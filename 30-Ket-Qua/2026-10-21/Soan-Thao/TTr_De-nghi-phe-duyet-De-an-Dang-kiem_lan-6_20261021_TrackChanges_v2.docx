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65" w:type="dxa"/>
        <w:jc w:val="center"/>
        <w:tblLook w:val="00A0" w:firstRow="1" w:lastRow="0" w:firstColumn="1" w:lastColumn="0" w:noHBand="0" w:noVBand="0"/>
      </w:tblPr>
      <w:tblGrid>
        <w:gridCol w:w="4395"/>
        <w:gridCol w:w="5670"/>
      </w:tblGrid>
      <w:tr w:rsidR="003764DC" w:rsidRPr="003764DC" w14:paraId="14B2B553" w14:textId="77777777" w:rsidTr="00860EFD">
        <w:trPr>
          <w:trHeight w:val="894"/>
          <w:jc w:val="center"/>
        </w:trPr>
        <w:tc>
          <w:tcPr>
            <w:tcW w:w="4395" w:type="dxa"/>
          </w:tcPr>
          <w:p w14:paraId="70BA9DD3" w14:textId="77777777" w:rsidR="00837ACF" w:rsidRPr="003764DC" w:rsidRDefault="00837ACF" w:rsidP="00837ACF">
            <w:pPr>
              <w:widowControl w:val="0"/>
              <w:jc w:val="center"/>
              <w:rPr>
                <w:iCs/>
                <w:sz w:val="26"/>
                <w:szCs w:val="26"/>
              </w:rPr>
            </w:pPr>
            <w:r w:rsidRPr="003764DC">
              <w:rPr>
                <w:iCs/>
                <w:sz w:val="26"/>
                <w:szCs w:val="26"/>
              </w:rPr>
              <w:t>UBND TỈNH QUẢNG NGÃI</w:t>
            </w:r>
          </w:p>
          <w:p w14:paraId="42459652" w14:textId="77777777" w:rsidR="00837ACF" w:rsidRPr="003764DC" w:rsidRDefault="00837ACF" w:rsidP="00837ACF">
            <w:pPr>
              <w:widowControl w:val="0"/>
              <w:ind w:left="-100" w:right="-111"/>
              <w:jc w:val="center"/>
              <w:rPr>
                <w:iCs/>
                <w:szCs w:val="24"/>
              </w:rPr>
            </w:pPr>
            <w:r w:rsidRPr="003764DC">
              <w:rPr>
                <w:iCs/>
                <w:noProof/>
                <w:szCs w:val="24"/>
                <w:lang w:val="vi-VN" w:eastAsia="vi-VN"/>
              </w:rPr>
              <mc:AlternateContent>
                <mc:Choice Requires="wps">
                  <w:drawing>
                    <wp:anchor distT="0" distB="0" distL="114300" distR="114300" simplePos="0" relativeHeight="251661312" behindDoc="0" locked="0" layoutInCell="1" allowOverlap="1" wp14:anchorId="78908A56" wp14:editId="5C17EC44">
                      <wp:simplePos x="0" y="0"/>
                      <wp:positionH relativeFrom="column">
                        <wp:posOffset>803659</wp:posOffset>
                      </wp:positionH>
                      <wp:positionV relativeFrom="paragraph">
                        <wp:posOffset>218809</wp:posOffset>
                      </wp:positionV>
                      <wp:extent cx="967563" cy="0"/>
                      <wp:effectExtent l="0" t="0" r="0" b="0"/>
                      <wp:wrapNone/>
                      <wp:docPr id="1"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756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0DE96E56" id="Line 8"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3pt,17.25pt" to="139.5pt,17.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SeU0rQEAAEcDAAAOAAAAZHJzL2Uyb0RvYy54bWysUsGO0zAQvSPxD5bvNG1RC0RN99BluSxQ aZcPmNpOYuF4rBm3Sf8e29uWFdwQPlgez8zze8+zuZsGJ06G2KJv5GI2l8J4hdr6rpE/nh/efZSC I3gNDr1p5NmwvNu+fbMZQ22W2KPThkQC8VyPoZF9jKGuKla9GYBnGIxPyRZpgJhC6ipNMCb0wVXL +XxdjUg6ECrDnG7vX5JyW/Db1qj4vW3ZROEambjFslPZD3mvthuoO4LQW3WhAf/AYgDr06M3qHuI II5k/4IarCJkbONM4VBh21plioakZjH/Q81TD8EULckcDjeb+P/Bqm+nnd9Tpq4m/xQeUf1k4XHX g+9MIfB8DunjFtmqagxc31pywGFP4jB+RZ1q4BixuDC1NGTIpE9MxezzzWwzRaHS5af1h9X6vRTq mqqgvvYF4vjF4CDyoZHO+mwD1HB65Jh5QH0tydceH6xz5SudF2PCXi1XpYHRWZ2TuYypO+wciRPk YSiriEqZ12WER68LWG9Af76cI1j3ck6PO3/xIsvPs8b1AfV5T1eP0m8VlpfJyuPwOi7dv+d/+wsA AP//AwBQSwMEFAAGAAgAAAAhAPWNUjTdAAAACQEAAA8AAABkcnMvZG93bnJldi54bWxMj8FOwzAQ RO9I/IO1SFwq6pBCgBCnQkBuvVBAXLfxkkTE6zR228DXs4gDHGf2aXamWE6uV3saQ+fZwPk8AUVc e9txY+DluTq7BhUissXeMxn4pADL8viowNz6Az/Rfh0bJSEccjTQxjjkWoe6JYdh7gdiub370WEU OTbajniQcNfrNEky7bBj+dDiQPct1R/rnTMQqlfaVl+zepa8LRpP6fZh9YjGnJ5Md7egIk3xD4af +lIdSum08Tu2QfWi0ywT1MDi4hKUAOnVjYzb/Bq6LPT/BeU3AAAA//8DAFBLAQItABQABgAIAAAA IQC2gziS/gAAAOEBAAATAAAAAAAAAAAAAAAAAAAAAABbQ29udGVudF9UeXBlc10ueG1sUEsBAi0A FAAGAAgAAAAhADj9If/WAAAAlAEAAAsAAAAAAAAAAAAAAAAALwEAAF9yZWxzLy5yZWxzUEsBAi0A FAAGAAgAAAAhAONJ5TStAQAARwMAAA4AAAAAAAAAAAAAAAAALgIAAGRycy9lMm9Eb2MueG1sUEsB Ai0AFAAGAAgAAAAhAPWNUjTdAAAACQEAAA8AAAAAAAAAAAAAAAAABwQAAGRycy9kb3ducmV2Lnht bFBLBQYAAAAABAAEAPMAAAARBQAAAAA= "/>
                  </w:pict>
                </mc:Fallback>
              </mc:AlternateContent>
            </w:r>
            <w:r w:rsidRPr="003764DC">
              <w:rPr>
                <w:b/>
                <w:bCs/>
                <w:iCs/>
              </w:rPr>
              <w:t>TRƯỜNG CAO ĐẲNG KON TUM</w:t>
            </w:r>
          </w:p>
        </w:tc>
        <w:tc>
          <w:tcPr>
            <w:tcW w:w="5670" w:type="dxa"/>
          </w:tcPr>
          <w:p w14:paraId="02A4AC92" w14:textId="77777777" w:rsidR="00837ACF" w:rsidRPr="003764DC" w:rsidRDefault="00837ACF" w:rsidP="00837ACF">
            <w:pPr>
              <w:widowControl w:val="0"/>
              <w:jc w:val="center"/>
              <w:rPr>
                <w:b/>
                <w:iCs/>
                <w:sz w:val="26"/>
                <w:szCs w:val="26"/>
              </w:rPr>
            </w:pPr>
            <w:del w:id="1001" w:author="Nội dung điều chỉnh (Claude)" w:date="2026-10-21T09:21:32Z">
              <w:r w:rsidRPr="003764DC">
                <w:rPr>
                  <w:b/>
                  <w:iCs/>
                  <w:sz w:val="26"/>
                  <w:szCs w:val="26"/>
                </w:rPr>
                <w:delText xml:space="preserve">CỘNG HOÀ</w:delText>
              </w:r>
            </w:del>
            <w:ins w:id="1002" w:author="Nội dung điều chỉnh (Claude)" w:date="2026-10-21T09:21:32Z">
              <w:r w:rsidRPr="003764DC">
                <w:rPr>
                  <w:b/>
                  <w:iCs/>
                  <w:sz w:val="26"/>
                  <w:szCs w:val="26"/>
                </w:rPr>
                <w:t xml:space="preserve">CỘNG HÒA</w:t>
              </w:r>
            </w:ins>
            <w:r w:rsidRPr="003764DC">
              <w:rPr>
                <w:b/>
                <w:iCs/>
                <w:sz w:val="26"/>
                <w:szCs w:val="26"/>
              </w:rPr>
              <w:t xml:space="preserve"> XÃ HỘI CHỦ NGHĨA VIỆT NAM</w:t>
            </w:r>
          </w:p>
          <w:p w14:paraId="027D1C48" w14:textId="77777777" w:rsidR="00837ACF" w:rsidRPr="003764DC" w:rsidRDefault="00837ACF" w:rsidP="00837ACF">
            <w:pPr>
              <w:widowControl w:val="0"/>
              <w:jc w:val="center"/>
              <w:rPr>
                <w:iCs/>
                <w:szCs w:val="24"/>
              </w:rPr>
            </w:pPr>
            <w:r w:rsidRPr="003764DC">
              <w:rPr>
                <w:iCs/>
                <w:noProof/>
                <w:szCs w:val="24"/>
                <w:lang w:val="vi-VN" w:eastAsia="vi-VN"/>
              </w:rPr>
              <mc:AlternateContent>
                <mc:Choice Requires="wps">
                  <w:drawing>
                    <wp:anchor distT="0" distB="0" distL="114300" distR="114300" simplePos="0" relativeHeight="251662336" behindDoc="0" locked="0" layoutInCell="1" allowOverlap="1" wp14:anchorId="1CCFE39E" wp14:editId="6E5BE1FD">
                      <wp:simplePos x="0" y="0"/>
                      <wp:positionH relativeFrom="column">
                        <wp:posOffset>653577</wp:posOffset>
                      </wp:positionH>
                      <wp:positionV relativeFrom="paragraph">
                        <wp:posOffset>214320</wp:posOffset>
                      </wp:positionV>
                      <wp:extent cx="2143125" cy="0"/>
                      <wp:effectExtent l="0" t="0" r="0" b="0"/>
                      <wp:wrapNone/>
                      <wp:docPr id="2"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3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45047DA6" id="Line 9"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45pt,16.9pt" to="220.2pt,16.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fpvW5rQEAAEgDAAAOAAAAZHJzL2Uyb0RvYy54bWysU8GO0zAQvSPxD5bvNE1hEURN99BluSxQ aZcPmNpOYuF4rBm3Sf8e29uW1XJD5GB5Zuzn995M1rfz6MTREFv0rawXSymMV6it71v58+n+3Scp OILX4NCbVp4My9vN2zfrKTRmhQM6bUgkEM/NFFo5xBiaqmI1mBF4gcH4VOyQRogppL7SBFNCH121 Wi4/VhOSDoTKMKfs3XNRbgp+1xkVf3QdmyhcKxO3WFYq6z6v1WYNTU8QBqvONOAfWIxgfXr0CnUH EcSB7F9Qo1WEjF1cKBwr7DqrTNGQ1NTLV2oeBwimaEnmcLjaxP8PVn0/bv2OMnU1+8fwgOoXC4/b AXxvCoGnU0iNq7NV1RS4uV7JAYcdif30DXU6A4eIxYW5ozFDJn1iLmafrmabOQqVkqv6w/t6dSOF utQqaC4XA3H8anAUedNKZ332ARo4PnDMRKC5HMlpj/fWudJL58XUys83CTlXGJ3VuVgC6vdbR+II eRrKV1S9OkZ48LqADQb0l/M+gnXP+/S482czsv48bNzsUZ92dDEptauwPI9WnoeXcbn95wfY/AYA AP//AwBQSwMEFAAGAAgAAAAhAOxALgrcAAAACQEAAA8AAABkcnMvZG93bnJldi54bWxMj8FOwzAQ RO9I/IO1SFwqapNECEKcCgG5caGAuG6TJYmI12nstoGvZ1EPcJzZp9mZYjW7Qe1pCr1nC5dLA4q4 9k3PrYXXl+riGlSIyA0OnsnCFwVYlacnBeaNP/Az7dexVRLCIUcLXYxjrnWoO3IYln4kltuHnxxG kVOrmwkPEu4GnRhzpR32LB86HOm+o/pzvXMWQvVG2+p7US/Me9p6SrYPT49o7fnZfHcLKtIc/2D4 rS/VoZROG7/jJqhBtEluBLWQpjJBgCwzGajN0dBlof8vKH8AAAD//wMAUEsBAi0AFAAGAAgAAAAh ALaDOJL+AAAA4QEAABMAAAAAAAAAAAAAAAAAAAAAAFtDb250ZW50X1R5cGVzXS54bWxQSwECLQAU AAYACAAAACEAOP0h/9YAAACUAQAACwAAAAAAAAAAAAAAAAAvAQAAX3JlbHMvLnJlbHNQSwECLQAU AAYACAAAACEAX6b1ua0BAABIAwAADgAAAAAAAAAAAAAAAAAuAgAAZHJzL2Uyb0RvYy54bWxQSwEC LQAUAAYACAAAACEA7EAuCtwAAAAJAQAADwAAAAAAAAAAAAAAAAAHBAAAZHJzL2Rvd25yZXYueG1s UEsFBgAAAAAEAAQA8wAAABAFAAAAAA== "/>
                  </w:pict>
                </mc:Fallback>
              </mc:AlternateContent>
            </w:r>
            <w:r w:rsidRPr="003764DC">
              <w:rPr>
                <w:b/>
                <w:iCs/>
                <w:szCs w:val="24"/>
              </w:rPr>
              <w:t>Độc lập - Tự do - Hạnh phúc</w:t>
            </w:r>
          </w:p>
        </w:tc>
      </w:tr>
      <w:tr w:rsidR="00837ACF" w:rsidRPr="003764DC" w14:paraId="74C4BF2E" w14:textId="77777777" w:rsidTr="00860EFD">
        <w:trPr>
          <w:trHeight w:val="232"/>
          <w:jc w:val="center"/>
        </w:trPr>
        <w:tc>
          <w:tcPr>
            <w:tcW w:w="4395" w:type="dxa"/>
          </w:tcPr>
          <w:p w14:paraId="26E30059" w14:textId="66D7404B" w:rsidR="00837ACF" w:rsidRPr="003764DC" w:rsidRDefault="00837ACF" w:rsidP="00837ACF">
            <w:pPr>
              <w:widowControl w:val="0"/>
              <w:jc w:val="center"/>
              <w:rPr>
                <w:iCs/>
                <w:sz w:val="26"/>
                <w:szCs w:val="26"/>
                <w:u w:val="single"/>
              </w:rPr>
            </w:pPr>
            <w:r w:rsidRPr="003764DC">
              <w:rPr>
                <w:iCs/>
                <w:sz w:val="26"/>
                <w:szCs w:val="26"/>
              </w:rPr>
              <w:t xml:space="preserve">Số:  </w:t>
            </w:r>
            <w:del w:id="1003" w:author="Nội dung điều chỉnh (Claude)" w:date="2026-10-21T09:21:32Z">
              <w:r w:rsidR="0016459B">
                <w:rPr>
                  <w:iCs/>
                  <w:sz w:val="26"/>
                  <w:szCs w:val="26"/>
                </w:rPr>
                <w:delText>22</w:delText>
              </w:r>
            </w:del>
            <w:ins w:id="1004" w:author="Nội dung điều chỉnh (Claude)" w:date="2026-10-21T09:21:32Z">
              <w:r w:rsidR="0016459B">
                <w:rPr>
                  <w:iCs/>
                  <w:sz w:val="26"/>
                  <w:szCs w:val="26"/>
                </w:rPr>
                <w:t xml:space="preserve">    </w:t>
              </w:r>
            </w:ins>
            <w:r w:rsidRPr="003764DC">
              <w:rPr>
                <w:iCs/>
                <w:sz w:val="26"/>
                <w:szCs w:val="26"/>
              </w:rPr>
              <w:t>/TTr-CĐKT</w:t>
            </w:r>
          </w:p>
        </w:tc>
        <w:tc>
          <w:tcPr>
            <w:tcW w:w="5670" w:type="dxa"/>
          </w:tcPr>
          <w:p w14:paraId="6D912852" w14:textId="4FA46DEE" w:rsidR="00837ACF" w:rsidRPr="003764DC" w:rsidRDefault="00837ACF" w:rsidP="00837ACF">
            <w:pPr>
              <w:widowControl w:val="0"/>
              <w:jc w:val="center"/>
              <w:rPr>
                <w:iCs/>
                <w:szCs w:val="24"/>
              </w:rPr>
            </w:pPr>
            <w:r w:rsidRPr="003764DC">
              <w:rPr>
                <w:i/>
                <w:iCs/>
                <w:szCs w:val="24"/>
                <w:lang w:val="nl-NL"/>
              </w:rPr>
              <w:t xml:space="preserve">Quảng Ngãi, </w:t>
            </w:r>
            <w:del w:id="1005" w:author="Nội dung điều chỉnh (Claude)" w:date="2026-10-21T09:21:32Z">
              <w:r w:rsidRPr="003764DC">
                <w:rPr>
                  <w:i/>
                  <w:iCs/>
                  <w:szCs w:val="24"/>
                  <w:lang w:val="nl-NL"/>
                </w:rPr>
                <w:delText xml:space="preserve">ngày</w:delText>
              </w:r>
            </w:del>
            <w:del w:id="1006" w:author="Nội dung điều chỉnh (Claude)" w:date="2026-10-21T09:21:32Z">
              <w:r w:rsidR="00F51817" w:rsidRPr="003764DC">
                <w:rPr>
                  <w:i/>
                  <w:iCs/>
                  <w:szCs w:val="24"/>
                  <w:lang w:val="nl-NL"/>
                </w:rPr>
                <w:delText xml:space="preserve"> 25 </w:delText>
              </w:r>
            </w:del>
            <w:del w:id="1007" w:author="Nội dung điều chỉnh (Claude)" w:date="2026-10-21T09:21:32Z">
              <w:r w:rsidRPr="003764DC">
                <w:rPr>
                  <w:i/>
                  <w:iCs/>
                  <w:szCs w:val="24"/>
                  <w:lang w:val="nl-NL"/>
                </w:rPr>
                <w:delText>tháng</w:delText>
              </w:r>
            </w:del>
            <w:del w:id="1008" w:author="Nội dung điều chỉnh (Claude)" w:date="2026-10-21T09:21:32Z">
              <w:r w:rsidR="00F51817" w:rsidRPr="003764DC">
                <w:rPr>
                  <w:i/>
                  <w:iCs/>
                  <w:szCs w:val="24"/>
                  <w:lang w:val="nl-NL"/>
                </w:rPr>
                <w:delText xml:space="preserve"> 8 </w:delText>
              </w:r>
            </w:del>
            <w:del w:id="1009" w:author="Nội dung điều chỉnh (Claude)" w:date="2026-10-21T09:21:32Z">
              <w:r w:rsidRPr="003764DC">
                <w:rPr>
                  <w:i/>
                  <w:iCs/>
                  <w:szCs w:val="24"/>
                  <w:lang w:val="nl-NL"/>
                </w:rPr>
                <w:delText>năm 2026</w:delText>
              </w:r>
            </w:del>
            <w:ins w:id="1010" w:author="Nội dung điều chỉnh (Claude)" w:date="2026-10-21T09:21:32Z">
              <w:r w:rsidRPr="003764DC">
                <w:rPr>
                  <w:i/>
                  <w:iCs/>
                  <w:szCs w:val="24"/>
                  <w:lang w:val="nl-NL"/>
                </w:rPr>
                <w:t xml:space="preserve">ngày      tháng      năm 2026</w:t>
              </w:r>
            </w:ins>
          </w:p>
        </w:tc>
      </w:tr>
    </w:tbl>
    <w:p w14:paraId="3AE74F68" w14:textId="6819EF5F" w:rsidR="00837ACF" w:rsidRPr="003764DC" w:rsidRDefault="00837ACF" w:rsidP="00837ACF">
      <w:pPr>
        <w:widowControl w:val="0"/>
        <w:jc w:val="both"/>
        <w:rPr>
          <w:b/>
          <w:iCs/>
        </w:rPr>
      </w:pPr>
    </w:p>
    <w:p w14:paraId="56DE20D2" w14:textId="77777777" w:rsidR="00B210DE" w:rsidRPr="003764DC" w:rsidRDefault="00B210DE" w:rsidP="00837ACF">
      <w:pPr>
        <w:widowControl w:val="0"/>
        <w:jc w:val="center"/>
        <w:rPr>
          <w:b/>
          <w:bCs/>
          <w:szCs w:val="24"/>
        </w:rPr>
      </w:pPr>
    </w:p>
    <w:p w14:paraId="229E028A" w14:textId="77777777" w:rsidR="00837ACF" w:rsidRPr="003764DC" w:rsidRDefault="00837ACF" w:rsidP="00097B1B">
      <w:pPr>
        <w:widowControl w:val="0"/>
        <w:jc w:val="center"/>
        <w:rPr>
          <w:b/>
          <w:bCs/>
          <w:szCs w:val="24"/>
        </w:rPr>
      </w:pPr>
      <w:r w:rsidRPr="003764DC">
        <w:rPr>
          <w:b/>
          <w:bCs/>
          <w:szCs w:val="24"/>
        </w:rPr>
        <w:t>TỜ TRÌNH</w:t>
      </w:r>
    </w:p>
    <w:p w14:paraId="22D43157" w14:textId="77777777" w:rsidR="00624C53" w:rsidRPr="003764DC" w:rsidRDefault="003A2674" w:rsidP="00B24E8E">
      <w:pPr>
        <w:widowControl w:val="0"/>
        <w:jc w:val="center"/>
        <w:rPr>
          <w:b/>
          <w:bCs/>
          <w:szCs w:val="24"/>
        </w:rPr>
      </w:pPr>
      <w:r w:rsidRPr="003764DC">
        <w:rPr>
          <w:b/>
          <w:bCs/>
          <w:szCs w:val="24"/>
        </w:rPr>
        <w:t xml:space="preserve">đề nghị phê duyệt Đề án </w:t>
      </w:r>
      <w:bookmarkStart w:id="0" w:name="_Hlk72819948"/>
      <w:bookmarkStart w:id="1" w:name="_Hlk79650130"/>
      <w:r w:rsidRPr="003764DC">
        <w:rPr>
          <w:b/>
          <w:bCs/>
          <w:szCs w:val="24"/>
        </w:rPr>
        <w:t xml:space="preserve">thành lập Trung tâm Đăng kiểm xe cơ giới </w:t>
      </w:r>
    </w:p>
    <w:p w14:paraId="41759BD7" w14:textId="77777777" w:rsidR="00B24E8E" w:rsidRPr="003764DC" w:rsidRDefault="00B24E8E" w:rsidP="00B24E8E">
      <w:pPr>
        <w:widowControl w:val="0"/>
        <w:jc w:val="center"/>
        <w:rPr>
          <w:b/>
          <w:bCs/>
          <w:szCs w:val="24"/>
        </w:rPr>
      </w:pPr>
      <w:r w:rsidRPr="003764DC">
        <w:rPr>
          <w:b/>
          <w:bCs/>
          <w:szCs w:val="24"/>
        </w:rPr>
        <w:t>trực thuộc Trường Cao đẳng Kon Tum</w:t>
      </w:r>
    </w:p>
    <w:p w14:paraId="57E85AA6" w14:textId="77777777" w:rsidR="003579B7" w:rsidRPr="003764DC" w:rsidRDefault="003E4049" w:rsidP="00B24E8E">
      <w:pPr>
        <w:widowControl w:val="0"/>
        <w:jc w:val="center"/>
        <w:rPr>
          <w:b/>
          <w:bCs/>
        </w:rPr>
      </w:pPr>
      <w:r w:rsidRPr="003764DC">
        <w:rPr>
          <w:noProof/>
        </w:rPr>
        <mc:AlternateContent>
          <mc:Choice Requires="wps">
            <w:drawing>
              <wp:anchor distT="4294967295" distB="4294967295" distL="114300" distR="114300" simplePos="0" relativeHeight="251658240" behindDoc="0" locked="0" layoutInCell="1" allowOverlap="1" wp14:anchorId="69809E38" wp14:editId="0642A948">
                <wp:simplePos x="0" y="0"/>
                <wp:positionH relativeFrom="margin">
                  <wp:align>center</wp:align>
                </wp:positionH>
                <wp:positionV relativeFrom="paragraph">
                  <wp:posOffset>66419</wp:posOffset>
                </wp:positionV>
                <wp:extent cx="828675" cy="0"/>
                <wp:effectExtent l="0" t="0" r="0" b="0"/>
                <wp:wrapNone/>
                <wp:docPr id="55080861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2867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48CA2DB7" id="Straight Connector 1" o:spid="_x0000_s1026" style="position:absolute;z-index:251658240;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5.25pt" to="65.25pt,5.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p5l3IvwEAAHQDAAAOAAAAZHJzL2Uyb0RvYy54bWysU01vGyEQvVfqf0Dc43UcxbVWXucQK71E baSkP2DCwi4qMIihXvvfd8Afddtb1T2ggWHevDe8XT/svRM7nchi6OTtbC6FDgp7G4ZOfnt7ullJ QRlCDw6D7uRBk3zYfPywnmKrFzii63USDBKonWInx5xj2zSkRu2BZhh14KTB5CHzNg1Nn2BidO+a xXy+bCZMfUyoNBGfbo9Juan4xmiVvxpDOgvXSeaW65rq+l7WZrOGdkgQR6tONOAfWHiwgZteoLaQ QfxI9i8ob1VCQpNnCn2DxlilqwZWczv/Q83rCFFXLTwcipcx0f+DVV92j+ElFepqH17jM6rvxENp pkjtJVk2FI/X9ib5cp25i30d5OEySL3PQvHharFafrqXQp1TDbTnupgof9boRQk66WwoEqGF3TPl 0hna85VyHPDJOlefyQUxdXJ5d88PqYDNYhxkDn3sO0lhkALcwC5UOVVEQmf7Ul1w6ECPLokdsBHY Pz1Ob8xWCgeUOcES6lcMwQx+Ky10tkDjsbimjr7xNrN5nfWs+LrahdJRV/udRP2aYInesT+8pPOY +Wlr05MNi3eu9xxf/yybnwAAAP//AwBQSwMEFAAGAAgAAAAhAOYIvQjZAAAABgEAAA8AAABkcnMv ZG93bnJldi54bWxMj81OwzAQhO9IvIO1lbhRu0RQFOJUqKgHbiUtEsdtvPmBeB3FThveHkcc4LY7 s5r9JttMthNnGnzrWMNqqUAQl860XGs4Hna3jyB8QDbYOSYN3+Rhk19fZZgad+E3OhehFjGEfYoa mhD6VEpfNmTRL11PHL3KDRZDXIdamgEvMdx28k6pB2mx5fihwZ62DZVfxWg1jPttpdpdMn1+JIUc X9f795eq1vpmMT0/gQg0hb9jmPEjOuSR6eRGNl50GmKREFV1D2J2k3k4/Qoyz+R//PwHAAD//wMA UEsBAi0AFAAGAAgAAAAhALaDOJL+AAAA4QEAABMAAAAAAAAAAAAAAAAAAAAAAFtDb250ZW50X1R5 cGVzXS54bWxQSwECLQAUAAYACAAAACEAOP0h/9YAAACUAQAACwAAAAAAAAAAAAAAAAAvAQAAX3Jl bHMvLnJlbHNQSwECLQAUAAYACAAAACEA6eZdyL8BAAB0AwAADgAAAAAAAAAAAAAAAAAuAgAAZHJz L2Uyb0RvYy54bWxQSwECLQAUAAYACAAAACEA5gi9CNkAAAAGAQAADwAAAAAAAAAAAAAAAAAZBAAA ZHJzL2Rvd25yZXYueG1sUEsFBgAAAAAEAAQA8wAAAB8FAAAAAA== " strokecolor="windowText" strokeweight=".5pt">
                <v:stroke joinstyle="miter"/>
                <o:lock v:ext="edit" shapetype="f"/>
                <w10:wrap anchorx="margin"/>
              </v:line>
            </w:pict>
          </mc:Fallback>
        </mc:AlternateContent>
      </w:r>
    </w:p>
    <w:bookmarkEnd w:id="0"/>
    <w:bookmarkEnd w:id="1"/>
    <w:p w14:paraId="4A4E9611" w14:textId="6861800D" w:rsidR="003579B7" w:rsidRPr="003764DC" w:rsidRDefault="003579B7" w:rsidP="00DB1CC3">
      <w:pPr>
        <w:spacing w:before="240" w:after="240"/>
        <w:jc w:val="center"/>
        <w:rPr>
          <w:spacing w:val="-2"/>
          <w:lang w:val="nl-NL"/>
        </w:rPr>
      </w:pPr>
      <w:del w:id="1011" w:author="Nội dung điều chỉnh (Claude)" w:date="2026-10-21T09:21:32Z">
        <w:r w:rsidRPr="003764DC">
          <w:rPr>
            <w:spacing w:val="-2"/>
            <w:lang w:eastAsia="vi-VN"/>
          </w:rPr>
          <w:delText xml:space="preserve">Kính gửi: </w:delText>
        </w:r>
      </w:del>
      <w:del w:id="1012" w:author="Nội dung điều chỉnh (Claude)" w:date="2026-10-21T09:21:32Z">
        <w:r w:rsidR="008A36BB" w:rsidRPr="003764DC">
          <w:rPr>
            <w:spacing w:val="-2"/>
            <w:lang w:val="nl-NL"/>
          </w:rPr>
          <w:delText>Uỷ ban nhân dân tỉnh</w:delText>
        </w:r>
      </w:del>
      <w:del w:id="1013" w:author="Nội dung điều chỉnh (Claude)" w:date="2026-10-21T09:21:32Z">
        <w:r w:rsidR="00DB1CC3" w:rsidRPr="003764DC">
          <w:rPr>
            <w:spacing w:val="-2"/>
            <w:lang w:val="nl-NL"/>
          </w:rPr>
          <w:delText>.</w:delText>
        </w:r>
      </w:del>
      <w:ins w:id="1014" w:author="Nội dung điều chỉnh (Claude)" w:date="2026-10-21T09:21:32Z">
        <w:r w:rsidRPr="003764DC">
          <w:rPr>
            <w:spacing w:val="-2"/>
            <w:lang w:eastAsia="vi-VN"/>
          </w:rPr>
          <w:t xml:space="preserve">Kính gửi: Ủy ban nhân dân tỉnh (qua Sở Tài chính).</w:t>
        </w:r>
      </w:ins>
    </w:p>
    <w:p w14:paraId="7B9D78E6" w14:textId="2B55BC8A" w:rsidR="009D0FE7" w:rsidRPr="003764DC" w:rsidRDefault="00C10741" w:rsidP="009B46E6">
      <w:pPr>
        <w:spacing w:before="120" w:after="120" w:line="252" w:lineRule="auto"/>
        <w:ind w:firstLine="720"/>
        <w:jc w:val="both"/>
        <w:rPr>
          <w:i/>
          <w:iCs/>
        </w:rPr>
      </w:pPr>
      <w:r w:rsidRPr="003764DC">
        <w:rPr>
          <w:i/>
          <w:iCs/>
        </w:rPr>
        <w:t>Căn cứ Nghị quyết số 19-NQ/TW ngày 25 tháng 10 năm 2017 Hội nghị lần thứ sáu Ban Chấp hành Trung ương Đảng khóa XII về tiếp tục đổi mới hệ thống tổ chức và quản lý, nâng cao chất lượng và hiệu quả hoạt động của các đơn vị sự nghiệp công lập</w:t>
      </w:r>
      <w:r w:rsidR="009D0FE7" w:rsidRPr="003764DC">
        <w:rPr>
          <w:i/>
          <w:iCs/>
        </w:rPr>
        <w:t>;</w:t>
      </w:r>
    </w:p>
    <w:p w14:paraId="7B9D78E6" w14:textId="2B55BC8A" w:rsidR="009D0FE7" w:rsidRPr="003764DC" w:rsidRDefault="00C10741" w:rsidP="009B46E6">
      <w:pPr>
        <w:spacing w:before="120" w:after="120" w:line="252" w:lineRule="auto"/>
        <w:ind w:firstLine="720"/>
        <w:jc w:val="both"/>
        <w:rPr>
          <w:i/>
          <w:iCs/>
        </w:rPr>
      </w:pPr>
      <w:ins w:id="1001" w:author="Nội dung bổ sung (Claude)" w:date="2026-10-21T11:02:44Z">
        <w:r w:rsidRPr="003764DC">
          <w:rPr>
            <w:i/>
            <w:iCs/>
          </w:rPr>
          <w:t xml:space="preserve">Căn cứ Quy định số 224-QĐ/TW ngày 14 tháng 10 năm 2026 của Ban Chấp hành Trung ương về đảng viên tham gia hoạt động đầu tư kinh doanh;</w:t>
        </w:r>
      </w:ins>
    </w:p>
    <w:p w14:paraId="6334130D" w14:textId="77777777" w:rsidR="00DA3FD8" w:rsidRPr="003764DC" w:rsidRDefault="00DA3FD8" w:rsidP="009B46E6">
      <w:pPr>
        <w:widowControl w:val="0"/>
        <w:spacing w:before="120" w:after="120" w:line="252" w:lineRule="auto"/>
        <w:ind w:firstLine="720"/>
        <w:jc w:val="both"/>
        <w:rPr>
          <w:i/>
          <w:iCs/>
        </w:rPr>
      </w:pPr>
      <w:r w:rsidRPr="003764DC">
        <w:rPr>
          <w:i/>
          <w:iCs/>
        </w:rPr>
        <w:t>Căn cứ Luật Trật tự, an toàn giao thông đường bộ ngày 27 tháng 6 năm 2024;</w:t>
      </w:r>
    </w:p>
    <w:p w14:paraId="5FCBD188" w14:textId="77777777" w:rsidR="00DA3FD8" w:rsidRPr="003764DC" w:rsidRDefault="00DA3FD8" w:rsidP="009B46E6">
      <w:pPr>
        <w:widowControl w:val="0"/>
        <w:spacing w:before="120" w:after="120" w:line="252" w:lineRule="auto"/>
        <w:ind w:firstLine="720"/>
        <w:jc w:val="both"/>
        <w:rPr>
          <w:i/>
          <w:iCs/>
        </w:rPr>
      </w:pPr>
      <w:r w:rsidRPr="003764DC">
        <w:rPr>
          <w:i/>
          <w:iCs/>
        </w:rPr>
        <w:t>Căn cứ Luật Giáo dục nghề nghiệp ngày 10 tháng 12 năm 2025;</w:t>
      </w:r>
    </w:p>
    <w:p w14:paraId="29323941" w14:textId="77777777" w:rsidR="00B24E8E" w:rsidRPr="003764DC" w:rsidRDefault="00B24E8E" w:rsidP="009B46E6">
      <w:pPr>
        <w:widowControl w:val="0"/>
        <w:spacing w:before="120" w:after="120" w:line="252" w:lineRule="auto"/>
        <w:ind w:firstLine="720"/>
        <w:jc w:val="both"/>
        <w:rPr>
          <w:i/>
          <w:iCs/>
        </w:rPr>
      </w:pPr>
      <w:r w:rsidRPr="003764DC">
        <w:rPr>
          <w:i/>
          <w:iCs/>
        </w:rPr>
        <w:t xml:space="preserve">Căn cứ Luật Doanh nghiệp ngày 17 tháng 6 năm 2020</w:t>
      </w:r>
      <w:r w:rsidRPr="003764DC">
        <w:rPr>
          <w:i/>
          <w:iCs/>
        </w:rPr>
        <w:t xml:space="preserve"> (hợp nhất tại Văn bản hợp nhất số 67/VBHN-VPQH ngày 15 tháng 8 năm 2025)</w:t>
      </w:r>
      <w:r w:rsidRPr="003764DC">
        <w:rPr>
          <w:i/>
          <w:iCs/>
        </w:rPr>
        <w:t xml:space="preserve">;</w:t>
      </w:r>
    </w:p>
    <w:p w14:paraId="06CB4D35" w14:textId="77777777" w:rsidR="00B24E8E" w:rsidRPr="003764DC" w:rsidRDefault="00B24E8E" w:rsidP="009B46E6">
      <w:pPr>
        <w:widowControl w:val="0"/>
        <w:spacing w:before="120" w:after="120" w:line="252" w:lineRule="auto"/>
        <w:ind w:firstLine="720"/>
        <w:jc w:val="both"/>
        <w:rPr>
          <w:i/>
          <w:iCs/>
        </w:rPr>
      </w:pPr>
      <w:r w:rsidRPr="003764DC">
        <w:rPr>
          <w:i/>
          <w:iCs/>
        </w:rPr>
        <w:t>Căn cứ Luật Quản lý và đầu tư vốn nhà nước tại doanh nghiệp ngày 14 tháng 6 năm 2025;</w:t>
      </w:r>
    </w:p>
    <w:p w14:paraId="405D8E85" w14:textId="77777777" w:rsidR="00DA3FD8" w:rsidRPr="003764DC" w:rsidRDefault="00093558" w:rsidP="009B46E6">
      <w:pPr>
        <w:widowControl w:val="0"/>
        <w:spacing w:before="120" w:after="120" w:line="252" w:lineRule="auto"/>
        <w:ind w:firstLine="720"/>
        <w:jc w:val="both"/>
        <w:rPr>
          <w:i/>
          <w:iCs/>
        </w:rPr>
      </w:pPr>
      <w:r w:rsidRPr="003764DC">
        <w:rPr>
          <w:i/>
          <w:iCs/>
        </w:rPr>
        <w:t xml:space="preserve">Căn cứ Luật Quản lý, sử dụng tài sản công ngày 21 tháng 6 năm 2017</w:t>
      </w:r>
      <w:r w:rsidRPr="003764DC">
        <w:rPr>
          <w:i/>
          <w:iCs/>
        </w:rPr>
        <w:t xml:space="preserve"> (hợp nhất tại Văn bản hợp nhất số 97/VBHN-VPQH ngày 22 tháng 8 năm 2025)</w:t>
      </w:r>
      <w:r w:rsidRPr="003764DC">
        <w:rPr>
          <w:i/>
          <w:iCs/>
        </w:rPr>
        <w:t xml:space="preserve">;</w:t>
      </w:r>
    </w:p>
    <w:p w14:paraId="60315ADB" w14:textId="77777777" w:rsidR="00DA3FD8" w:rsidRPr="003764DC" w:rsidRDefault="00DA3FD8" w:rsidP="009B46E6">
      <w:pPr>
        <w:widowControl w:val="0"/>
        <w:spacing w:before="120" w:after="120" w:line="252" w:lineRule="auto"/>
        <w:ind w:firstLine="720"/>
        <w:jc w:val="both"/>
        <w:rPr>
          <w:i/>
          <w:iCs/>
        </w:rPr>
      </w:pPr>
      <w:r w:rsidRPr="003764DC">
        <w:rPr>
          <w:i/>
          <w:iCs/>
        </w:rPr>
        <w:t xml:space="preserve">Căn cứ Luật Đất đai ngày 18 tháng 01 năm 2024</w:t>
      </w:r>
      <w:r w:rsidRPr="003764DC">
        <w:rPr>
          <w:i/>
          <w:iCs/>
        </w:rPr>
        <w:t xml:space="preserve"> (hợp nhất tại Văn bản hợp nhất số 44/VBHN-VPQH ngày 16 tháng 3 năm 2026)</w:t>
      </w:r>
      <w:r w:rsidRPr="003764DC">
        <w:rPr>
          <w:i/>
          <w:iCs/>
        </w:rPr>
        <w:t xml:space="preserve">;</w:t>
      </w:r>
    </w:p>
    <w:p w14:paraId="60777BE4" w14:textId="77777777" w:rsidR="00B24E8E" w:rsidRPr="003764DC" w:rsidRDefault="00B24E8E" w:rsidP="009B46E6">
      <w:pPr>
        <w:widowControl w:val="0"/>
        <w:spacing w:before="120" w:after="120" w:line="252" w:lineRule="auto"/>
        <w:ind w:firstLine="720"/>
        <w:jc w:val="both"/>
        <w:rPr>
          <w:i/>
          <w:iCs/>
        </w:rPr>
      </w:pPr>
      <w:r w:rsidRPr="003764DC">
        <w:rPr>
          <w:i/>
          <w:iCs/>
        </w:rPr>
        <w:t xml:space="preserve">Căn cứ Luật Kế toán ngày 20 tháng 11 năm 2015</w:t>
      </w:r>
      <w:r w:rsidRPr="003764DC">
        <w:rPr>
          <w:i/>
          <w:iCs/>
        </w:rPr>
        <w:t xml:space="preserve"> (hợp nhất tại Văn bản hợp nhất số 41/VBHN-VPQH ngày 16 tháng 3 năm 2026)</w:t>
      </w:r>
      <w:r w:rsidRPr="003764DC">
        <w:rPr>
          <w:i/>
          <w:iCs/>
        </w:rPr>
        <w:t xml:space="preserve">;</w:t>
      </w:r>
    </w:p>
    <w:p w14:paraId="62D8CF17" w14:textId="77777777" w:rsidR="00DA3FD8" w:rsidRPr="003764DC" w:rsidRDefault="00DA3FD8" w:rsidP="009B46E6">
      <w:pPr>
        <w:widowControl w:val="0"/>
        <w:spacing w:before="120" w:after="120" w:line="252" w:lineRule="auto"/>
        <w:ind w:firstLine="720"/>
        <w:jc w:val="both"/>
        <w:rPr>
          <w:i/>
          <w:iCs/>
        </w:rPr>
      </w:pPr>
      <w:r w:rsidRPr="003764DC">
        <w:rPr>
          <w:i/>
          <w:iCs/>
        </w:rPr>
        <w:t>Căn cứ Nghị định số 89/2026/NĐ-CP ngày 30 tháng 3 năm 2026 của Chính phủ quy định về điều kiện kinh doanh dịch vụ kiểm định xe cơ giới; tổ chức, hoạt động của cơ sở đăng kiểm; niên hạn sử dụng của xe cơ giới;</w:t>
      </w:r>
    </w:p>
    <w:p w14:paraId="328D8976" w14:textId="77777777" w:rsidR="00DA3FD8" w:rsidRPr="003764DC" w:rsidRDefault="00CA1CCA" w:rsidP="009B46E6">
      <w:pPr>
        <w:widowControl w:val="0"/>
        <w:spacing w:before="120" w:after="120" w:line="252" w:lineRule="auto"/>
        <w:ind w:firstLine="720"/>
        <w:jc w:val="both"/>
        <w:rPr>
          <w:i/>
          <w:iCs/>
        </w:rPr>
      </w:pPr>
      <w:r w:rsidRPr="003764DC">
        <w:rPr>
          <w:i/>
          <w:iCs/>
        </w:rPr>
        <w:t>Căn cứ Nghị định số 60/2021/NĐ-CP ngày 21 tháng 6 năm 2021 của Chính phủ quy định cơ chế tự chủ tài chính của đơn vị sự nghiệp công lập; Nghị định số 111/2025/NĐ-CP ngày 22 tháng 5 năm 2025 của Chính phủ sửa đổi, bổ sung một số điều của Nghị định số 60/2021/NĐ-CP ngày 21 tháng 6 năm 2021 của Chính phủ quy định cơ chế tự chủ tài chính của đơn vị sự nghiệp công lập;</w:t>
      </w:r>
    </w:p>
    <w:p w14:paraId="7ADF411D" w14:textId="77777777" w:rsidR="00317A92" w:rsidRPr="003764DC" w:rsidRDefault="000665B2" w:rsidP="009B46E6">
      <w:pPr>
        <w:widowControl w:val="0"/>
        <w:spacing w:before="120" w:after="120" w:line="252" w:lineRule="auto"/>
        <w:ind w:firstLine="720"/>
        <w:jc w:val="both"/>
        <w:rPr>
          <w:i/>
          <w:iCs/>
        </w:rPr>
      </w:pPr>
      <w:r w:rsidRPr="003764DC">
        <w:rPr>
          <w:i/>
          <w:iCs/>
        </w:rPr>
        <w:t>Căn cứ Nghị định số 299/2026/NĐ-CP ngày 28 tháng 7 năm 2026 của Chính phủ quy định tổ chức đơn vị sự nghiệp công lập;</w:t>
      </w:r>
    </w:p>
    <w:p w14:paraId="7ADF411D" w14:textId="77777777" w:rsidR="00317A92" w:rsidRPr="003764DC" w:rsidRDefault="000665B2" w:rsidP="009B46E6">
      <w:pPr>
        <w:widowControl w:val="0"/>
        <w:spacing w:before="120" w:after="120" w:line="252" w:lineRule="auto"/>
        <w:ind w:firstLine="720"/>
        <w:jc w:val="both"/>
        <w:rPr>
          <w:i/>
          <w:iCs/>
        </w:rPr>
      </w:pPr>
      <w:ins w:id="1038" w:author="Nội dung bổ sung (Claude)" w:date="2026-10-21T09:21:32Z">
        <w:r w:rsidRPr="003764DC">
          <w:rPr>
            <w:i/>
            <w:iCs/>
          </w:rPr>
          <w:t xml:space="preserve">Căn cứ Nghị định số 334/2026/NĐ-CP ngày 20 tháng 8 năm 2026 của Chính phủ quy định về tự chủ của cơ sở giáo dục đại học, cơ sở giáo dục nghề nghiệp; cơ chế tài chính đối với giáo dục đại học và giáo dục nghề nghiệp; chương trình trọng điểm quốc gia đào tạo tiến sĩ toàn thời gian;</w:t>
        </w:r>
      </w:ins>
    </w:p>
    <w:p w14:paraId="61D20027" w14:textId="77777777" w:rsidR="00317A92" w:rsidRPr="003764DC" w:rsidRDefault="000665B2" w:rsidP="009B46E6">
      <w:pPr>
        <w:widowControl w:val="0"/>
        <w:spacing w:before="120" w:after="120" w:line="252" w:lineRule="auto"/>
        <w:ind w:firstLine="720"/>
        <w:jc w:val="both"/>
        <w:rPr>
          <w:i/>
          <w:iCs/>
        </w:rPr>
      </w:pPr>
      <w:r w:rsidRPr="003764DC">
        <w:rPr>
          <w:i/>
          <w:iCs/>
        </w:rPr>
        <w:lastRenderedPageBreak/>
        <w:t>Căn cứ Nghị định số 181/2026/NĐ-CP ngày 21 tháng 5 năm 2026 của Chính phủ về quản lý người giữ chức danh, chức vụ và người đại diện phần vốn nhà nước tại doanh nghiệp;</w:t>
      </w:r>
    </w:p>
    <w:p w14:paraId="505CB381" w14:textId="0C665D07" w:rsidR="00DA3FD8" w:rsidRDefault="00CA1CCA" w:rsidP="009B46E6">
      <w:pPr>
        <w:widowControl w:val="0"/>
        <w:spacing w:before="120" w:after="120" w:line="252" w:lineRule="auto"/>
        <w:ind w:firstLine="720"/>
        <w:jc w:val="both"/>
        <w:rPr>
          <w:i/>
          <w:iCs/>
        </w:rPr>
      </w:pPr>
      <w:r w:rsidRPr="003764DC">
        <w:rPr>
          <w:i/>
          <w:iCs/>
        </w:rPr>
        <w:t>Căn cứ Nghị định số 186/2025/NĐ-CP ngày 01 tháng 7 năm 2025 của Chính phủ quy định chi tiết một số điều của Luật Quản lý, sử dụng tài sản công;</w:t>
      </w:r>
      <w:r w:rsidR="001D7B01" w:rsidRPr="003764DC">
        <w:rPr>
          <w:i/>
          <w:iCs/>
        </w:rPr>
        <w:t xml:space="preserve"> </w:t>
      </w:r>
      <w:r w:rsidRPr="003764DC">
        <w:rPr>
          <w:i/>
          <w:iCs/>
        </w:rPr>
        <w:t>đã được sửa đổi, bổ sung một số điều tại Nghị định số 286/2025/NĐ-CP ngày 03 tháng 11 năm 2025 của Chính phủ sửa đổi, bổ sung một số điều của các Nghị định trong lĩnh vực quản lý, sử dụng tài sản công;</w:t>
      </w:r>
    </w:p>
    <w:p w14:paraId="76E47B33" w14:textId="16C53CDF" w:rsidR="006212B5" w:rsidRPr="003764DC" w:rsidRDefault="006212B5" w:rsidP="009B46E6">
      <w:pPr>
        <w:widowControl w:val="0"/>
        <w:spacing w:before="120" w:after="120" w:line="252" w:lineRule="auto"/>
        <w:ind w:firstLine="720"/>
        <w:jc w:val="both"/>
        <w:rPr>
          <w:i/>
          <w:iCs/>
        </w:rPr>
      </w:pPr>
      <w:r>
        <w:rPr>
          <w:i/>
          <w:iCs/>
        </w:rPr>
        <w:t>Căn cứ</w:t>
      </w:r>
      <w:r w:rsidRPr="006212B5">
        <w:rPr>
          <w:i/>
          <w:iCs/>
        </w:rPr>
        <w:t xml:space="preserve"> Thông tư số 120/2025/TT-BTC ngày 18 tháng 12 năm 2025 của Bộ trưởng Bộ Tài chính hướng dẫn một số điều của Nghị định số 186/2025/NĐ-CP ngày 01 tháng 7 năm 2025 của Chính phủ quy định chi tiết một số điều của Luật Quản lý, sử dụng tài sản công</w:t>
      </w:r>
      <w:r>
        <w:rPr>
          <w:i/>
          <w:iCs/>
        </w:rPr>
        <w:t>;</w:t>
      </w:r>
    </w:p>
    <w:p w14:paraId="0F5F45D1" w14:textId="77777777" w:rsidR="00DA3FD8" w:rsidRPr="003764DC" w:rsidRDefault="00097B1B" w:rsidP="009B46E6">
      <w:pPr>
        <w:widowControl w:val="0"/>
        <w:spacing w:before="120" w:after="120" w:line="252" w:lineRule="auto"/>
        <w:ind w:firstLine="720"/>
        <w:jc w:val="both"/>
        <w:rPr>
          <w:i/>
          <w:iCs/>
        </w:rPr>
      </w:pPr>
      <w:r w:rsidRPr="003764DC">
        <w:rPr>
          <w:i/>
          <w:iCs/>
        </w:rPr>
        <w:t>Căn cứ Thông tư số 45/2024/TT-BGTVT ngày 15 tháng 11 năm 2024 của Bộ trưởng Bộ Giao thông vận tải quy định về cấp mới, cấp lại, tạm đình chỉ, thu hồi chứng chỉ ĐKV phương tiện giao thông đường bộ;</w:t>
      </w:r>
    </w:p>
    <w:p w14:paraId="55061042" w14:textId="77777777" w:rsidR="00DA3FD8" w:rsidRPr="003764DC" w:rsidRDefault="00143EFB" w:rsidP="009B46E6">
      <w:pPr>
        <w:widowControl w:val="0"/>
        <w:spacing w:before="120" w:after="120" w:line="252" w:lineRule="auto"/>
        <w:ind w:firstLine="720"/>
        <w:jc w:val="both"/>
        <w:rPr>
          <w:i/>
          <w:iCs/>
        </w:rPr>
      </w:pPr>
      <w:r w:rsidRPr="003764DC">
        <w:rPr>
          <w:i/>
          <w:iCs/>
        </w:rPr>
        <w:t>Căn cứ Thông tư số 40/2025/TT-BXD ngày 28 tháng 11 năm 2025 của Bộ trưởng Bộ Xây dựng quy định cơ chế, chính sách quản lý giá dịch vụ kiểm định, miễn kiểm định lần đầu cho xe cơ giới, xe máy chuyên dùng;</w:t>
      </w:r>
    </w:p>
    <w:p w14:paraId="64AA89B1" w14:textId="77777777" w:rsidR="00022DE3" w:rsidRPr="003764DC" w:rsidRDefault="00143EFB" w:rsidP="009B46E6">
      <w:pPr>
        <w:widowControl w:val="0"/>
        <w:spacing w:before="120" w:after="120" w:line="252" w:lineRule="auto"/>
        <w:ind w:firstLine="720"/>
        <w:jc w:val="both"/>
        <w:rPr>
          <w:i/>
          <w:iCs/>
        </w:rPr>
      </w:pPr>
      <w:r w:rsidRPr="003764DC">
        <w:rPr>
          <w:i/>
          <w:iCs/>
        </w:rPr>
        <w:t xml:space="preserve">Căn cứ Thông tư số 46/2024/TT-BGTVT ngày 15 tháng 11 năm 2024 của Bộ trưởng Bộ Giao thông vận tải quy định trình tự, thủ tục cấp mới, cấp lại, tạm đình chỉ hoạt động, thu hồi giấy chứng nhận đủ điều kiện hoạt động kiểm định XCG của cơ sở đăng kiểm xe cơ giới, cơ sở kiểm định khí thải xe mô tô, xe gắn máy; Thông tư số 24/2026/TT-BXD ngày 20 tháng 5 năm 2026 của Bộ trưởng Bộ Xây dựng sửa đổi, bổ sung một số điều của các Thông tư để phân cấp, cắt giảm, đơn giản hóa thủ tục hành chính trong lĩnh vực đăng kiểm, đường bộ, đường sắt, </w:t>
      </w:r>
      <w:del w:id="1039" w:author="Nội dung điều chỉnh (Claude)" w:date="2026-10-21T09:21:32Z">
        <w:r w:rsidRPr="003764DC">
          <w:rPr>
            <w:i/>
            <w:iCs/>
          </w:rPr>
          <w:delText xml:space="preserve">quy hoạch đô thị và nông thôn thuộc phạm vi quản lý của Bộ Xây dựng;</w:delText>
        </w:r>
      </w:del>
      <w:ins w:id="1040" w:author="Nội dung điều chỉnh (Claude)" w:date="2026-10-21T09:21:32Z">
        <w:r w:rsidRPr="003764DC">
          <w:rPr>
            <w:i/>
            <w:iCs/>
          </w:rPr>
          <w:t xml:space="preserve">quy hoạch đô thị và nông thôn thuộc phạm vi quản lý của Bộ Xây dựng; Thông tư số 45/2026/TT-BXD ngày 30 tháng 6 năm 2026 của Bộ trưởng Bộ Xây dựng sửa đổi, bổ sung một số điều của các Thông tư trong lĩnh vực đăng kiểm phương tiện giao thông đường bộ;</w:t>
        </w:r>
      </w:ins>
    </w:p>
    <w:p w14:paraId="7D7143B5" w14:textId="77777777" w:rsidR="00DA3FD8" w:rsidRPr="003764DC" w:rsidRDefault="00022DE3" w:rsidP="009B46E6">
      <w:pPr>
        <w:widowControl w:val="0"/>
        <w:spacing w:before="120" w:after="120" w:line="252" w:lineRule="auto"/>
        <w:ind w:firstLine="720"/>
        <w:jc w:val="both"/>
        <w:rPr>
          <w:i/>
          <w:iCs/>
        </w:rPr>
      </w:pPr>
      <w:r w:rsidRPr="003764DC">
        <w:rPr>
          <w:i/>
          <w:iCs/>
        </w:rPr>
        <w:t>Căn cứ Thông tư số 56/2022/TT-BTC ngày 16 tháng 9 năm 2022 của Bộ trưởng Bộ Tài chính hướng dẫn một số nội dung về cơ chế tự chủ tài chính của đơn vị sự nghiệp công lập; xử lý tài sản, tài chính khi tổ chức lại, giải thể đơn vị sự nghiệp công lập;</w:t>
      </w:r>
    </w:p>
    <w:p w14:paraId="7D3F72FB" w14:textId="77777777" w:rsidR="00DA3FD8" w:rsidRPr="003764DC" w:rsidRDefault="00143EFB" w:rsidP="009B46E6">
      <w:pPr>
        <w:widowControl w:val="0"/>
        <w:spacing w:before="120" w:after="120" w:line="252" w:lineRule="auto"/>
        <w:ind w:firstLine="720"/>
        <w:jc w:val="both"/>
        <w:rPr>
          <w:i/>
          <w:iCs/>
        </w:rPr>
      </w:pPr>
      <w:r w:rsidRPr="003764DC">
        <w:rPr>
          <w:i/>
          <w:iCs/>
        </w:rPr>
        <w:t>Căn cứ Thông tư số 03/2026/TT-BTC ngày 01 tháng 01 năm 2026 của Bộ trưởng Bộ Tài chính sửa đổi, bổ sung một số điều của Thông tư số 56/2022/TT-BTC ngày 16 tháng 9 năm 2022 của Bộ trưởng Bộ Tài chính hướng dẫn một số nội dung về cơ chế tự chủ tài chính của đơn vị sự nghiệp công lập; xử lý tài sản, tài chính khi tổ chức lại, giải thể đơn vị sự nghiệp công lập;</w:t>
      </w:r>
    </w:p>
    <w:p w14:paraId="062B0DAF" w14:textId="77777777" w:rsidR="00DA3FD8" w:rsidRPr="003764DC" w:rsidRDefault="00143EFB" w:rsidP="009B46E6">
      <w:pPr>
        <w:widowControl w:val="0"/>
        <w:spacing w:before="120" w:after="120" w:line="252" w:lineRule="auto"/>
        <w:ind w:firstLine="720"/>
        <w:jc w:val="both"/>
        <w:rPr>
          <w:i/>
          <w:iCs/>
        </w:rPr>
      </w:pPr>
      <w:r w:rsidRPr="003764DC">
        <w:rPr>
          <w:i/>
          <w:iCs/>
        </w:rPr>
        <w:t>Căn cứ  Thông tư số 238/2016/TT-BTC ngày 11 tháng 11 năm 2016 của Bộ trưởng Bộ Tài chính quy định về giá dịch vụ kiểm định an toàn kỹ thuật và bảo vệ môi trường đối với xe cơ giới, thiết bị và xe máy chuyên dùng đang lưu hành; đánh giá, hiệu chuẩn thiết bị kiểm tra xe cơ giới (hợp nhất tại Văn bản hợp nhất số 08/VBHN-BTC ngày 25 tháng 5 năm 2023);</w:t>
      </w:r>
    </w:p>
    <w:p w14:paraId="3CB8A7D9" w14:textId="77777777" w:rsidR="00DA3FD8" w:rsidRPr="003764DC" w:rsidRDefault="00143EFB" w:rsidP="009B46E6">
      <w:pPr>
        <w:widowControl w:val="0"/>
        <w:spacing w:before="120" w:after="120" w:line="252" w:lineRule="auto"/>
        <w:ind w:firstLine="720"/>
        <w:jc w:val="both"/>
        <w:rPr>
          <w:i/>
          <w:iCs/>
        </w:rPr>
      </w:pPr>
      <w:r w:rsidRPr="003764DC">
        <w:rPr>
          <w:i/>
          <w:iCs/>
        </w:rPr>
        <w:t>Căn cứ Thông tư số 50/2024/TT-BGTVT ngày 15 tháng 11 năm 2024 của Bộ trưởng Bộ Giao thông vận tải ban hành Quy chuẩn kỹ thuật quốc gia về cơ sở vật chất kỹ thuật và vị trí cơ sở đăng kiểm xe cơ giới, cơ sở kiểm định khí thải xe mô tô, xe gắn máy và Quy chuẩn kỹ thuật quốc gia về cơ sở bảo hành, bảo dưỡng xe cơ giới (QCVN 103:2024/BGTVT - Quy chuẩn kỹ thuật quốc gia về cơ sở vật chất kỹ thuật và vị trí cơ sở đăng kiểm xe cơ giới, cơ sở kiểm định khí thải xe mô tô, xe gắn máy);</w:t>
      </w:r>
    </w:p>
    <w:p w14:paraId="130C0F4B" w14:textId="77777777" w:rsidR="00DA3FD8" w:rsidRPr="003764DC" w:rsidRDefault="0045143D" w:rsidP="009B46E6">
      <w:pPr>
        <w:widowControl w:val="0"/>
        <w:spacing w:before="120" w:after="120" w:line="252" w:lineRule="auto"/>
        <w:ind w:firstLine="720"/>
        <w:jc w:val="both"/>
        <w:rPr>
          <w:i/>
          <w:iCs/>
        </w:rPr>
      </w:pPr>
      <w:r w:rsidRPr="003764DC">
        <w:rPr>
          <w:i/>
          <w:iCs/>
        </w:rPr>
        <w:t>Căn cứ Quyết định số 1671/QĐ-LĐTBXH ngày 24 tháng 10 năm 2017 của Bộ trưởng Bộ Lao động - Thương binh và Xã hội sáp nhập Trường Cao đẳng Kinh tế - Kỹ thuật Kon Tum, Trường Cao đẳng Sư phạm Kon Tum, Trường Trung cấp Y tế Kon Tum, Trường Trung cấp Nghề Kon Tum thành Trường Cao đẳng Cộng đồng Kon Tum; Quyết định số 635/QĐ-LĐTBXH ngày 16 tháng 5 năm 2023 của Bộ trưởng Bộ Lao động - Thương binh và Xã hội đổi tên Trường Cao đẳng Cộng đồng Kon Tum thành Trường Cao đẳng Kon Tum;</w:t>
      </w:r>
    </w:p>
    <w:p w14:paraId="50B37375" w14:textId="77777777" w:rsidR="0058756F" w:rsidRPr="003764DC" w:rsidRDefault="0058756F" w:rsidP="009B46E6">
      <w:pPr>
        <w:widowControl w:val="0"/>
        <w:spacing w:before="120" w:after="120" w:line="252" w:lineRule="auto"/>
        <w:ind w:firstLine="720"/>
        <w:jc w:val="both"/>
        <w:rPr>
          <w:i/>
          <w:iCs/>
        </w:rPr>
      </w:pPr>
      <w:r w:rsidRPr="003764DC">
        <w:rPr>
          <w:i/>
          <w:iCs/>
        </w:rPr>
        <w:t>Căn cứ Quyết định số 46/2025/QĐ-CTUBND ngày 02 tháng 12 năm 2025 của Chủ tịch UBND tỉnh Quảng Ngãi ban hành Quy định về phân cấp thẩm quyền quyết định việc quản lý, sử dụng tài sản công thuộc phạm vi quản lý của tỉnh Quảng Ngãi;</w:t>
      </w:r>
    </w:p>
    <w:p w14:paraId="0F6126B9" w14:textId="77777777" w:rsidR="00DA3FD8" w:rsidRPr="003764DC" w:rsidRDefault="0045143D" w:rsidP="009B46E6">
      <w:pPr>
        <w:widowControl w:val="0"/>
        <w:spacing w:before="120" w:after="120" w:line="252" w:lineRule="auto"/>
        <w:ind w:firstLine="720"/>
        <w:jc w:val="both"/>
        <w:rPr>
          <w:i/>
          <w:iCs/>
        </w:rPr>
      </w:pPr>
      <w:r w:rsidRPr="003764DC">
        <w:rPr>
          <w:i/>
          <w:iCs/>
        </w:rPr>
        <w:t xml:space="preserve">Căn cứ Quyết định số 339/QĐ-UBND ngày 26 tháng 6 năm 2023 của UBND tỉnh Kon Tum tổ chức lại Trường Cao đẳng Cộng đồng Kon Tum, trực thuộc UBND tỉnh Kon Tum; Quyết định số 543/QĐ-UBND ngày 30 tháng 6 năm 2025 của UBND tỉnh Quảng Ngãi chuyển và đổi tên các đơn vị thuộc UBND tỉnh Kon Tum về thuộc UBND tỉnh Quảng Ngãi; Quyết định số 287/QĐ-UBND ngày 29 tháng 4 năm 2026 của UBND tỉnh Quảng Ngãi phê duyệt Đề án sắp xếp tổ chức bên trong thuộc Trường Cao đẳng Kon Tum; </w:t>
      </w:r>
    </w:p>
    <w:p w14:paraId="1D174B2B" w14:textId="77777777" w:rsidR="00DA3FD8" w:rsidRPr="003764DC" w:rsidRDefault="0045143D" w:rsidP="009B46E6">
      <w:pPr>
        <w:widowControl w:val="0"/>
        <w:spacing w:before="120" w:after="120" w:line="252" w:lineRule="auto"/>
        <w:ind w:firstLine="720"/>
        <w:jc w:val="both"/>
        <w:rPr>
          <w:i/>
          <w:iCs/>
        </w:rPr>
      </w:pPr>
      <w:r w:rsidRPr="003764DC">
        <w:rPr>
          <w:i/>
          <w:iCs/>
        </w:rPr>
        <w:t>Căn cứ Quyết định số 30/QĐ-UBND ngày 19 tháng 01 năm 2026 của UBND tỉnh Quảng Ngãi ban hành nhiệm vụ, giải pháp chủ yếu thực hiện Kế hoạch phát triển kinh tế - xã hội năm 2026;</w:t>
      </w:r>
    </w:p>
    <w:p w14:paraId="1D174B2B" w14:textId="77777777" w:rsidR="00DA3FD8" w:rsidRPr="003764DC" w:rsidRDefault="0045143D" w:rsidP="009B46E6">
      <w:pPr>
        <w:widowControl w:val="0"/>
        <w:spacing w:before="120" w:after="120" w:line="252" w:lineRule="auto"/>
        <w:ind w:firstLine="720"/>
        <w:jc w:val="both"/>
        <w:rPr>
          <w:i/>
          <w:iCs/>
        </w:rPr>
      </w:pPr>
      <w:ins w:id="1041" w:author="Nội dung bổ sung (Claude)" w:date="2026-10-21T09:21:32Z">
        <w:r w:rsidRPr="003764DC">
          <w:rPr>
            <w:i/>
            <w:iCs/>
          </w:rPr>
          <w:t xml:space="preserve">Căn cứ Công văn số 10316/UBND-NC ngày 05 tháng 10 năm 2026 của Ủy ban nhân dân tỉnh về Đề án thành lập Trung tâm Đăng kiểm xe cơ giới trực thuộc Trường Cao đẳng Kon Tum;</w:t>
        </w:r>
      </w:ins>
    </w:p>
    <w:p w14:paraId="21AB80CC" w14:textId="44EE56D9" w:rsidR="00D0675C" w:rsidRPr="003764DC" w:rsidRDefault="0045143D" w:rsidP="009B46E6">
      <w:pPr>
        <w:widowControl w:val="0"/>
        <w:spacing w:before="120" w:after="120" w:line="252" w:lineRule="auto"/>
        <w:ind w:firstLine="720"/>
        <w:jc w:val="both"/>
        <w:rPr>
          <w:i/>
          <w:iCs/>
          <w:lang w:val="nl-NL"/>
        </w:rPr>
      </w:pPr>
      <w:r w:rsidRPr="003764DC">
        <w:rPr>
          <w:i/>
          <w:iCs/>
        </w:rPr>
        <w:t>Căn cứ ý kiến tham gia góp ý của các sở, ngành, địa phương về Dự thảo Đề án</w:t>
      </w:r>
      <w:r w:rsidR="009237B9" w:rsidRPr="003764DC">
        <w:rPr>
          <w:i/>
          <w:iCs/>
        </w:rPr>
        <w:t>, Báo cáo tổng h</w:t>
      </w:r>
      <w:r w:rsidR="00AA2BAD" w:rsidRPr="003764DC">
        <w:rPr>
          <w:i/>
          <w:iCs/>
        </w:rPr>
        <w:t xml:space="preserve">ợp </w:t>
      </w:r>
      <w:r w:rsidR="00AB73DC" w:rsidRPr="003764DC">
        <w:rPr>
          <w:i/>
          <w:iCs/>
        </w:rPr>
        <w:t>tiếp thu, giải trình qua các đợt lấy ý kiến đối với dự thảo Đề án thành lập Trung tâm Đăng kiểm xe cơ giới trực thuộc Trường Cao đẳng Kon Tum và hồ sơ trình UBND tỉnh phê duyệt Đề án ngày 25 tháng 8 năm 2026 của Trường Cao đẳng Kon Tum.</w:t>
      </w:r>
    </w:p>
    <w:p w14:paraId="4B78D339" w14:textId="77777777" w:rsidR="00D0675C" w:rsidRPr="003764DC" w:rsidRDefault="00D0675C" w:rsidP="009B46E6">
      <w:pPr>
        <w:spacing w:before="120" w:after="120" w:line="252" w:lineRule="auto"/>
        <w:ind w:firstLine="720"/>
        <w:jc w:val="both"/>
        <w:rPr>
          <w:lang w:val="de-DE" w:eastAsia="vi-VN"/>
        </w:rPr>
      </w:pPr>
      <w:r w:rsidRPr="003764DC">
        <w:rPr>
          <w:lang w:val="vi-VN" w:eastAsia="vi-VN"/>
        </w:rPr>
        <w:t xml:space="preserve">Trường Cao đẳng </w:t>
      </w:r>
      <w:r w:rsidRPr="003764DC">
        <w:rPr>
          <w:bCs/>
          <w:spacing w:val="-4"/>
          <w:lang w:val="vi-VN" w:eastAsia="vi-VN"/>
        </w:rPr>
        <w:t>Kon</w:t>
      </w:r>
      <w:r w:rsidRPr="003764DC">
        <w:rPr>
          <w:lang w:val="vi-VN" w:eastAsia="vi-VN"/>
        </w:rPr>
        <w:t xml:space="preserve"> Tum </w:t>
      </w:r>
      <w:r w:rsidRPr="003764DC">
        <w:rPr>
          <w:lang w:eastAsia="vi-VN"/>
        </w:rPr>
        <w:t xml:space="preserve">kính </w:t>
      </w:r>
      <w:r w:rsidRPr="003764DC">
        <w:rPr>
          <w:lang w:val="vi-VN" w:eastAsia="vi-VN"/>
        </w:rPr>
        <w:t xml:space="preserve">trình </w:t>
      </w:r>
      <w:r w:rsidRPr="003764DC">
        <w:rPr>
          <w:lang w:eastAsia="vi-VN"/>
        </w:rPr>
        <w:t xml:space="preserve">Ủy ban nhân dân tỉnh </w:t>
      </w:r>
      <w:r w:rsidRPr="003764DC">
        <w:rPr>
          <w:lang w:val="vi-VN" w:eastAsia="vi-VN"/>
        </w:rPr>
        <w:t xml:space="preserve">xem xét phê duyệt Đề án </w:t>
      </w:r>
      <w:r w:rsidRPr="003764DC">
        <w:rPr>
          <w:lang w:eastAsia="vi-VN"/>
        </w:rPr>
        <w:t xml:space="preserve">thành lập </w:t>
      </w:r>
      <w:r w:rsidRPr="003764DC">
        <w:rPr>
          <w:lang w:val="vi-VN" w:eastAsia="vi-VN"/>
        </w:rPr>
        <w:t>Trung tâm Đăng kiểm xe cơ giới</w:t>
      </w:r>
      <w:r w:rsidRPr="003764DC">
        <w:rPr>
          <w:lang w:eastAsia="vi-VN"/>
        </w:rPr>
        <w:t xml:space="preserve"> </w:t>
      </w:r>
      <w:r w:rsidRPr="003764DC">
        <w:rPr>
          <w:lang w:val="vi-VN" w:eastAsia="vi-VN"/>
        </w:rPr>
        <w:t>trực thuộc Trường Cao đẳng Kon Tum</w:t>
      </w:r>
      <w:r w:rsidRPr="003764DC">
        <w:rPr>
          <w:lang w:eastAsia="vi-VN"/>
        </w:rPr>
        <w:t xml:space="preserve"> </w:t>
      </w:r>
      <w:r w:rsidRPr="003764DC">
        <w:rPr>
          <w:i/>
          <w:lang w:val="vi-VN" w:eastAsia="vi-VN"/>
        </w:rPr>
        <w:t>(sau đây gọi tắt là Đề án)</w:t>
      </w:r>
      <w:r w:rsidRPr="003764DC">
        <w:rPr>
          <w:lang w:val="de-DE" w:eastAsia="vi-VN"/>
        </w:rPr>
        <w:t>, cụ thể như sau:</w:t>
      </w:r>
      <w:bookmarkStart w:id="2" w:name="_Toc221453366"/>
    </w:p>
    <w:bookmarkEnd w:id="2"/>
    <w:p w14:paraId="754C05A0" w14:textId="77777777" w:rsidR="000966CA" w:rsidRPr="003764DC" w:rsidRDefault="000966CA" w:rsidP="009B46E6">
      <w:pPr>
        <w:spacing w:before="120" w:after="120" w:line="252" w:lineRule="auto"/>
        <w:ind w:firstLine="720"/>
        <w:jc w:val="both"/>
        <w:rPr>
          <w:b/>
          <w:bCs/>
        </w:rPr>
      </w:pPr>
      <w:r w:rsidRPr="003764DC">
        <w:rPr>
          <w:b/>
          <w:bCs/>
        </w:rPr>
        <w:t>I. SỰ CẦN THIẾT XÂY DỰNG ĐỀ ÁN</w:t>
      </w:r>
    </w:p>
    <w:p w14:paraId="0080B5C1" w14:textId="236565C1" w:rsidR="00FF49EC" w:rsidRPr="003764DC" w:rsidRDefault="00FF49EC" w:rsidP="009B46E6">
      <w:pPr>
        <w:widowControl w:val="0"/>
        <w:spacing w:before="120" w:after="120" w:line="252" w:lineRule="auto"/>
        <w:ind w:firstLine="720"/>
        <w:jc w:val="both"/>
        <w:rPr>
          <w:lang w:val="de-DE"/>
        </w:rPr>
      </w:pPr>
      <w:r w:rsidRPr="003764DC">
        <w:rPr>
          <w:szCs w:val="24"/>
          <w:lang w:val="nl-BE"/>
        </w:rPr>
        <w:t>Trường</w:t>
      </w:r>
      <w:r w:rsidRPr="003764DC">
        <w:rPr>
          <w:lang w:val="de-DE"/>
        </w:rPr>
        <w:t xml:space="preserve"> Cao đẳng Kon Tum (sau đây gọi là Trường/nhà trường) được thành lập và chính thức đi vào hoạt động từ ngày 01 tháng 01 năm 2018 trên cơ sở sáp </w:t>
      </w:r>
      <w:r w:rsidRPr="003764DC">
        <w:rPr>
          <w:iCs/>
          <w:lang w:val="nl-BE"/>
        </w:rPr>
        <w:t>nhập</w:t>
      </w:r>
      <w:r w:rsidRPr="003764DC">
        <w:rPr>
          <w:lang w:val="de-DE"/>
        </w:rPr>
        <w:t xml:space="preserve"> các trường: Trường Cao đẳng Kinh tế - Kỹ thuật Kon Tum, Trường Cao đẳng Sư phạm Kon Tum, Trường Trung cấp Y tế Kon Tum và Trường Trung cấp Nghề Kon Tum</w:t>
      </w:r>
      <w:r w:rsidRPr="003764DC">
        <w:rPr>
          <w:vertAlign w:val="superscript"/>
          <w:lang w:val="de-DE"/>
        </w:rPr>
        <w:footnoteReference w:id="1"/>
      </w:r>
      <w:r w:rsidRPr="003764DC">
        <w:rPr>
          <w:lang w:val="de-DE"/>
        </w:rPr>
        <w:t xml:space="preserve">; ngày 26 tháng 6 năm 2023, </w:t>
      </w:r>
      <w:r w:rsidRPr="003764DC">
        <w:rPr>
          <w:spacing w:val="-4"/>
          <w:lang w:val="nl-BE"/>
        </w:rPr>
        <w:t>Trường được tổ chức lại theo Quyết định số 339/QĐ-UBND của UBND tỉnh Kon Tum (cũ)</w:t>
      </w:r>
      <w:r w:rsidRPr="003764DC">
        <w:rPr>
          <w:spacing w:val="-4"/>
          <w:vertAlign w:val="superscript"/>
          <w:lang w:val="nl-NL"/>
        </w:rPr>
        <w:footnoteReference w:id="2"/>
      </w:r>
      <w:r w:rsidRPr="003764DC">
        <w:rPr>
          <w:spacing w:val="-4"/>
          <w:lang w:val="nl-BE"/>
        </w:rPr>
        <w:t xml:space="preserve"> và được chuyển về thuộc UBND tỉnh Quảng Ngãi (mới) từ ngày 01 tháng 7 năm 2025; đến ngày 29 tháng 4 năm 2026, Trường được UBND tỉnh Quảng Ngãi phê duyệt Đề án sắp xếp tổ chức bên trong thuộc Trường Cao đẳng Kon Tum</w:t>
      </w:r>
      <w:r w:rsidRPr="003764DC">
        <w:rPr>
          <w:spacing w:val="-4"/>
          <w:vertAlign w:val="superscript"/>
          <w:lang w:val="nl-BE"/>
        </w:rPr>
        <w:footnoteReference w:id="3"/>
      </w:r>
      <w:r w:rsidRPr="003764DC">
        <w:rPr>
          <w:spacing w:val="-4"/>
          <w:lang w:val="nl-BE"/>
        </w:rPr>
        <w:t xml:space="preserve">. </w:t>
      </w:r>
      <w:r w:rsidRPr="003764DC">
        <w:rPr>
          <w:lang w:val="de-DE"/>
        </w:rPr>
        <w:t>Trường là đơn vị sự nghiệp công lập trực thuộc và chịu sự lãnh đạo, quản lý toàn diện, trực tiếp của UBND tỉnh Quảng Ngãi; chịu sự quản lý nhà nước về chuyên môn, nghiệp vụ của Bộ Giáo dục và Đào tạo. Trường hoạt động theo cơ chế tự chủ một phần chi thường xuyên theo quy định của pháp luật.</w:t>
      </w:r>
    </w:p>
    <w:p w14:paraId="64C94C82" w14:textId="77777777" w:rsidR="00FF49EC" w:rsidRPr="003764DC" w:rsidRDefault="00FF49EC" w:rsidP="009B46E6">
      <w:pPr>
        <w:widowControl w:val="0"/>
        <w:spacing w:before="120" w:after="120" w:line="252" w:lineRule="auto"/>
        <w:ind w:firstLine="720"/>
        <w:jc w:val="both"/>
        <w:rPr>
          <w:spacing w:val="-4"/>
          <w:lang w:val="de-DE"/>
        </w:rPr>
      </w:pPr>
      <w:r w:rsidRPr="003764DC">
        <w:rPr>
          <w:spacing w:val="-4"/>
          <w:lang w:val="de-DE"/>
        </w:rPr>
        <w:t>Trường có chức năng, nhiệm vụ đào tạo theo 3 cấp trình độ cao đẳng (CĐ), trung cấp (TC), sơ cấp (SC) và đào tạo dưới 3 tháng; bồi dưỡng nâng cao trình độ kỹ năng nghề cho người lao động theo yêu cầu của cơ sở sản xuất, kinh doanh, dịch vụ và người lao động; nghiên cứu, ứng dụng kỹ thuật - công nghệ nâng cao chất lượng hiệu quả đào tạo; hợp tác, liên kết tổ chức đào tạo; tổ chức sản xuất kinh doanh, dịch vụ theo quy định của pháp luật; tổ chức thực hiện chương trình bồi dưỡng theo tiêu chuẩn chức danh nghề nghiệp; chương trình bồi dưỡng theo yêu cầu của vị trí việc làm, kiến thức, kỹ năng chuyên ngành cho cán bộ, công chức, viên chức; đào tạo, bồi dưỡng Tiếng Việt cho người nước ngoài; bồi dưỡng tiếng dân tộc thiểu số Ba Na cho công dân Việt Nam có nhu cầu học tiếng dân tộc thiểu số; cán bộ, công chức, viên chức và sĩ quan, chiến sĩ trong lực lượng công an, quân đội đang công tác ở vùng đồng bào dân tộc thiểu số và miền núi.</w:t>
      </w:r>
    </w:p>
    <w:p w14:paraId="1988F531" w14:textId="77777777" w:rsidR="00FF49EC" w:rsidRPr="003764DC" w:rsidRDefault="0058756F" w:rsidP="009B46E6">
      <w:pPr>
        <w:widowControl w:val="0"/>
        <w:spacing w:before="120" w:after="120" w:line="252" w:lineRule="auto"/>
        <w:ind w:firstLine="720"/>
        <w:jc w:val="both"/>
        <w:rPr>
          <w:szCs w:val="24"/>
          <w:lang w:val="nl-NL"/>
        </w:rPr>
      </w:pPr>
      <w:r w:rsidRPr="003764DC">
        <w:rPr>
          <w:szCs w:val="24"/>
          <w:lang w:val="nl-NL"/>
        </w:rPr>
        <w:t>Tốc độ tăng trưởng kinh tế - xã hội của tỉnh những năm gần đây có chiều hướng phát triển nhanh, mức độ đầu tư phương tiện XCG tại các doanh nghiệp nói chung, doanh nghiệp kinh doanh vận tải nói riêng trên địa bàn tỉnh tăng mạnh, kể cả quy mô và số lượng phương tiện cơ giới. Thêm vào đó số lượng xe ô tô cá nhân ngày càng nhiều. Do đó nhu cầu sử dụng phương tiện cơ giới đường bộ đi kèm với nhu cầu kiểm định an toàn kỹ thuật và bảo vệ môi trường là rất lớn. Hiện nay, trên địa bàn phía Tây tỉnh Quảng Ngãi (tỉnh Kon Tum cũ) chỉ có duy nhất Trung tâm Đăng kiểm 8201S trực thuộc Sở Xây dựng tỉnh Quảng Ngãi, tuy nhiên năng lực hoạt động của đơn vị này chưa đáp ứng được nhu cầu đăng kiểm của chủ phương tiện trên địa bàn khu vực phía Tây tỉnh Quảng Ngãi, dẫn đến tình trạng quá tải, nhiều chủ phương tiện phải đến các trung tâm đăng kiểm ở các tỉnh, thành phố lân cận (Gia Lai, Đà Nẵng, ...), dẫn đến tốn kém và thất thu cho ngân sách tỉnh và phát sinh thêm kinh phí, thời gian của chủ phương tiện.</w:t>
      </w:r>
    </w:p>
    <w:p w14:paraId="36330F33" w14:textId="77777777" w:rsidR="00CD3B32" w:rsidRPr="003764DC" w:rsidRDefault="00CD3B32" w:rsidP="009B46E6">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rPr>
          <w:bCs/>
          <w:lang w:val="de-DE"/>
        </w:rPr>
      </w:pPr>
      <w:r w:rsidRPr="003764DC">
        <w:rPr>
          <w:szCs w:val="24"/>
          <w:lang w:val="nl-BE"/>
        </w:rPr>
        <w:t xml:space="preserve">Trước yêu cầu cấp bách của Đảng, Nhà nước nói chung và của Tỉnh ủy, UBND tỉnh nói riêng về đổi mới, tổ chức lại hệ thống tổ chức quản lý, nâng cao chất lượng và hiệu quả hoạt động của các đơn vị sự nghiệp công lập, tại buổi làm việc với Lãnh đạo Trường ngày 06 tháng 3 năm 2018, đồng chí Bí thư Tỉnh uỷ, Chủ tịch Hội đồng nhân dân tỉnh (Kon Tum cũ) yêu cầu nhà trường sớm xây dựng </w:t>
      </w:r>
      <w:r w:rsidRPr="003764DC">
        <w:rPr>
          <w:b/>
          <w:bCs/>
          <w:i/>
          <w:iCs/>
          <w:szCs w:val="24"/>
          <w:lang w:val="nl-BE"/>
        </w:rPr>
        <w:t>phương án thành lập các trung tâm dịch vụ trực thuộc trường hoạt động theo mô hình doanh nghiệp</w:t>
      </w:r>
      <w:r w:rsidRPr="003764DC">
        <w:rPr>
          <w:szCs w:val="24"/>
          <w:lang w:val="nl-BE"/>
        </w:rPr>
        <w:t xml:space="preserve"> để đáp ứng yêu cầu nhiệm vụ trong tình hình mới và khai thác có hiệu quả cơ sở vật chất, số lao động hiện có của Trường</w:t>
      </w:r>
      <w:r w:rsidRPr="003764DC">
        <w:rPr>
          <w:szCs w:val="24"/>
          <w:vertAlign w:val="superscript"/>
          <w:lang w:val="nl-BE"/>
        </w:rPr>
        <w:footnoteReference w:id="4"/>
      </w:r>
      <w:r w:rsidRPr="003764DC">
        <w:rPr>
          <w:szCs w:val="24"/>
          <w:lang w:val="nl-BE"/>
        </w:rPr>
        <w:t xml:space="preserve">. Tiếp theo đó, </w:t>
      </w:r>
      <w:bookmarkStart w:id="3" w:name="_Hlk52955599"/>
      <w:r w:rsidRPr="003764DC">
        <w:rPr>
          <w:szCs w:val="24"/>
          <w:lang w:val="nl-BE"/>
        </w:rPr>
        <w:t xml:space="preserve">tại buổi làm việc với Trường và các sở, ban, ngành có liên quan ngày 27 tháng 5 năm 2020, đồng chí Phó Bí thư Tỉnh ủy, Chủ tịch UBND tỉnh Kon Tum (cũ) đã yêu cầu nhà trường chủ động, phối hợp với các sở, ngành liên quan khắc phục những khó khăn, khai thác có hiệu quả tiềm năng, lợi thế của nhà trường gắn với đẩy mạnh hoạt động dịch vụ theo hướng xã hội hoá, trong đó có </w:t>
      </w:r>
      <w:r w:rsidRPr="003764DC">
        <w:rPr>
          <w:bCs/>
          <w:i/>
          <w:szCs w:val="24"/>
          <w:lang w:val="nl-BE"/>
        </w:rPr>
        <w:t>dịch vụ xã hội hoá Đăng kiểm xe cơ giới</w:t>
      </w:r>
      <w:bookmarkEnd w:id="3"/>
      <w:r w:rsidRPr="003764DC">
        <w:rPr>
          <w:szCs w:val="24"/>
          <w:vertAlign w:val="superscript"/>
          <w:lang w:val="nl-BE"/>
        </w:rPr>
        <w:footnoteReference w:id="5"/>
      </w:r>
      <w:r w:rsidRPr="003764DC">
        <w:rPr>
          <w:b/>
          <w:i/>
          <w:szCs w:val="24"/>
          <w:lang w:val="nl-BE"/>
        </w:rPr>
        <w:t xml:space="preserve">. </w:t>
      </w:r>
      <w:r w:rsidRPr="003764DC">
        <w:rPr>
          <w:b/>
          <w:iCs/>
          <w:szCs w:val="24"/>
          <w:lang w:val="nl-BE"/>
        </w:rPr>
        <w:t xml:space="preserve">Từ đó đến nay, </w:t>
      </w:r>
      <w:r w:rsidRPr="003764DC">
        <w:rPr>
          <w:bCs/>
          <w:iCs/>
          <w:szCs w:val="24"/>
          <w:lang w:val="nl-BE"/>
        </w:rPr>
        <w:t xml:space="preserve">nhà trường đã chủ động, tích cực chuẩn bị các điều kiện, xây dựng Đề án trình cấp có thẩm quyền thẩm định, phê duyệt. Tuy nhiên, UBND tỉnh Kon Tum (cũ) chưa xem xét, thông qua do chưa hoàn thành công tác xã hội hoá Trung tâm Đăng kiểm 8201S (trực thuộc Sở Xây dựng). Ngày 19 tháng 01 năm 2026, UBND tỉnh Quảng Ngãi ban hành Quyết định số 30/QĐ-UBND nhiệm vụ, giải pháp chủ yếu thực hiện Kế hoạch phát triển kinh tế - xã hội năm 2026 của tỉnh Quảng Ngãi, trong đó có giao nhiệm vụ cho nhà trường chủ trì xây dựng </w:t>
      </w:r>
      <w:r w:rsidRPr="003764DC">
        <w:rPr>
          <w:bCs/>
          <w:lang w:val="de-DE"/>
        </w:rPr>
        <w:t xml:space="preserve">Đề án thành lập Trung tâm Đăng kiểm xe cơ giới trực thuộc Trường </w:t>
      </w:r>
      <w:r w:rsidRPr="003764DC">
        <w:rPr>
          <w:bCs/>
          <w:i/>
          <w:iCs/>
          <w:lang w:val="de-DE"/>
        </w:rPr>
        <w:t>(hoàn thành trong Quý II năm 2026, gia hạn hoàn thành trong tháng 8/2026 theo Văn bản số 6767/UBND-NC ngày 10 tháng 7 năm 2026).</w:t>
      </w:r>
    </w:p>
    <w:p w14:paraId="5FDAEC6B" w14:textId="77777777" w:rsidR="0058756F" w:rsidRPr="003764DC" w:rsidRDefault="0058756F" w:rsidP="009B46E6">
      <w:pPr>
        <w:widowControl w:val="0"/>
        <w:spacing w:before="120" w:after="120" w:line="252" w:lineRule="auto"/>
        <w:ind w:firstLine="720"/>
        <w:jc w:val="both"/>
        <w:rPr>
          <w:b/>
          <w:bCs/>
          <w:i/>
          <w:iCs/>
          <w:szCs w:val="24"/>
          <w:lang w:val="nl-NL"/>
        </w:rPr>
      </w:pPr>
      <w:r w:rsidRPr="003764DC">
        <w:rPr>
          <w:i/>
          <w:iCs/>
          <w:szCs w:val="24"/>
          <w:lang w:val="nl-NL"/>
        </w:rPr>
        <w:t xml:space="preserve">Xuất phát từ những yêu cầu và thực trạng trên, Trường Cao đẳng Kon Tum xây dựng Đề án thành lập </w:t>
      </w:r>
      <w:r w:rsidRPr="003764DC">
        <w:rPr>
          <w:b/>
          <w:bCs/>
          <w:i/>
          <w:iCs/>
          <w:szCs w:val="24"/>
          <w:lang w:val="nl-NL"/>
        </w:rPr>
        <w:t>Trung tâm Đăng kiểm xe cơ giới</w:t>
      </w:r>
      <w:r w:rsidRPr="003764DC">
        <w:rPr>
          <w:i/>
          <w:iCs/>
          <w:szCs w:val="24"/>
          <w:lang w:val="nl-NL"/>
        </w:rPr>
        <w:t xml:space="preserve"> (sau đây gọi tắt là Trung tâm), Trung tâm này do </w:t>
      </w:r>
      <w:r w:rsidRPr="003764DC">
        <w:rPr>
          <w:b/>
          <w:bCs/>
          <w:i/>
          <w:iCs/>
          <w:szCs w:val="24"/>
          <w:lang w:val="nl-NL"/>
        </w:rPr>
        <w:t xml:space="preserve">Công ty Trách nhiệm hữu hạn (TNHH) Đăng kiểm Cao đẳng Kon Tum </w:t>
      </w:r>
      <w:r w:rsidRPr="003764DC">
        <w:rPr>
          <w:i/>
          <w:iCs/>
          <w:szCs w:val="24"/>
          <w:lang w:val="nl-NL"/>
        </w:rPr>
        <w:t xml:space="preserve">(sau đây gọi tắt là Công ty) trực thuộc Trường Cao đẳng Kon Tum quản trị và điều hành, hoạt động theo mô hình doanh nghiệp có vốn góp của Nhà nước (Trường Cao đẳng Kon Tum) nhằm </w:t>
      </w:r>
      <w:bookmarkStart w:id="4" w:name="_Hlk49847639"/>
      <w:r w:rsidRPr="003764DC">
        <w:rPr>
          <w:i/>
          <w:iCs/>
          <w:szCs w:val="24"/>
          <w:lang w:val="nl-NL"/>
        </w:rPr>
        <w:t>khai thác, sử dụng có hiệu quả nguồn nhân lực, cơ sở vật chất, tài sản công hiện có của nhà trường, gắn với hoạt động dịch vụ theo hướng xã hội hóa để tạo nguồn thu sự nghiệp cho nhà trường</w:t>
      </w:r>
      <w:bookmarkEnd w:id="4"/>
      <w:r w:rsidRPr="003764DC">
        <w:rPr>
          <w:i/>
          <w:iCs/>
          <w:szCs w:val="24"/>
          <w:lang w:val="nl-NL"/>
        </w:rPr>
        <w:t>; đồng thời huy động tiềm năng, nguồn vốn của xã hội đầu tư cho hoạt động kiểm định, khai thác có hiệu quả tài sản công nhằm đáp ứng nhu cầu kiểm định XCG của xã hội, không sử dụng ngân sách nhà nước (NSNN) chi cho đầu tư; tạo điều kiện thuận lợi tối đa cho chủ phương tiện, tạo ra tính cạnh tranh lành mạnh để phát triển lĩnh vực kiểm định XCG trên địa bàn tỉnh.</w:t>
      </w:r>
    </w:p>
    <w:p w14:paraId="6CACBD5A" w14:textId="77777777" w:rsidR="00AD70D9" w:rsidRPr="003764DC" w:rsidRDefault="00AD70D9" w:rsidP="009B46E6">
      <w:pPr>
        <w:spacing w:before="120" w:after="120" w:line="252" w:lineRule="auto"/>
        <w:ind w:firstLine="720"/>
        <w:jc w:val="both"/>
        <w:rPr>
          <w:b/>
          <w:bCs/>
        </w:rPr>
      </w:pPr>
      <w:r w:rsidRPr="003764DC">
        <w:rPr>
          <w:b/>
          <w:bCs/>
        </w:rPr>
        <w:t>II. QUÁ TRÌNH XÂY DỰNG ĐỀ ÁN</w:t>
      </w:r>
    </w:p>
    <w:p w14:paraId="39E928E5" w14:textId="77777777" w:rsidR="001C7F11" w:rsidRPr="003764DC" w:rsidRDefault="001C7F11" w:rsidP="009B46E6">
      <w:pPr>
        <w:spacing w:before="120" w:after="120" w:line="252" w:lineRule="auto"/>
        <w:ind w:firstLine="720"/>
        <w:jc w:val="both"/>
        <w:rPr>
          <w:bCs/>
          <w:lang w:val="de-DE" w:eastAsia="vi-VN"/>
        </w:rPr>
      </w:pPr>
      <w:r w:rsidRPr="003764DC">
        <w:t>Thực hiện Quyết định số 30/QĐ-UBND ngày 19/01/2026 của Ủy ban nhân dân tỉnh Quảng Ngãi về nhiệm vụ, giải pháp chủ yếu thực hiện Kế hoạch phát triển kinh tế - xã hội năm 2026 của tỉnh Quảng Ngãi; trong đó tại Phụ lục 02 ban hành kèm theo Quyết định này có nhiệm vụ, giải pháp số 54, giao cho Trường Cao đẳng Kon Tum chủ trì, phối hợp với các cơ quan, đơn vị có liên quan tham mưu xây dựng</w:t>
      </w:r>
      <w:r w:rsidRPr="003764DC">
        <w:rPr>
          <w:bCs/>
          <w:lang w:val="de-DE" w:eastAsia="vi-VN"/>
        </w:rPr>
        <w:t xml:space="preserve"> Đề án thành lập Trung tâm Đăng kiểm xe cơ giới trực thuộc Trường Cao đẳng Kon Tum (sau đây gọi chung là Đề án)</w:t>
      </w:r>
      <w:r w:rsidRPr="003764DC">
        <w:t xml:space="preserve">, </w:t>
      </w:r>
      <w:r w:rsidRPr="003764DC">
        <w:rPr>
          <w:i/>
          <w:iCs/>
        </w:rPr>
        <w:t>hoàn thành trong Quý II năm 2026 (được UBND tỉnh gia hạn thời gian hoàn thành trong tháng 8 năm 2026</w:t>
      </w:r>
      <w:r w:rsidRPr="003764DC">
        <w:rPr>
          <w:rStyle w:val="FootnoteReference"/>
          <w:i/>
          <w:iCs/>
        </w:rPr>
        <w:footnoteReference w:id="6"/>
      </w:r>
      <w:r w:rsidRPr="003764DC">
        <w:rPr>
          <w:i/>
          <w:iCs/>
        </w:rPr>
        <w:t>)..</w:t>
      </w:r>
    </w:p>
    <w:p w14:paraId="40D2B521" w14:textId="77777777" w:rsidR="00AD70D9" w:rsidRPr="003764DC" w:rsidRDefault="001C7F11" w:rsidP="009B46E6">
      <w:pPr>
        <w:widowControl w:val="0"/>
        <w:spacing w:before="120" w:after="120" w:line="252" w:lineRule="auto"/>
        <w:ind w:firstLine="720"/>
        <w:jc w:val="both"/>
        <w:rPr>
          <w:b/>
          <w:bCs/>
        </w:rPr>
      </w:pPr>
      <w:r w:rsidRPr="003764DC">
        <w:rPr>
          <w:lang w:eastAsia="vi-VN"/>
        </w:rPr>
        <w:t xml:space="preserve">Trong quá trình xây dựng Đề án, nhà trường đã triển khai xây dựng, lấy ý kiến nội bộ và đã 4 lần tổ chức lấy ý kiến các sở, ngành, đơn vị, địa phương đối với Dự thảo Đề án và hồ sơ có liên quan để trình </w:t>
      </w:r>
      <w:r w:rsidRPr="003764DC">
        <w:rPr>
          <w:lang w:val="de-DE" w:eastAsia="vi-VN"/>
        </w:rPr>
        <w:t>UBND tỉnh phê duyệt</w:t>
      </w:r>
      <w:r w:rsidRPr="003764DC">
        <w:rPr>
          <w:lang w:eastAsia="vi-VN"/>
        </w:rPr>
        <w:t>. T</w:t>
      </w:r>
      <w:r w:rsidRPr="003764DC">
        <w:rPr>
          <w:lang w:val="de-DE" w:eastAsia="vi-VN"/>
        </w:rPr>
        <w:t>rên cơ sở ý kiến góp ý của sở, ngành, đơn vị, địa phương, nhà trường đã có Báo cáo tiếp thu và giải trình ý kiến và chỉnh sửa, hoàn thiện Đề án và hồ sơ có liên quan trình UBND tỉnh phê duyệt.</w:t>
      </w:r>
    </w:p>
    <w:p w14:paraId="40D2B521" w14:textId="77777777" w:rsidR="00AD70D9" w:rsidRPr="003764DC" w:rsidRDefault="001C7F11" w:rsidP="009B46E6">
      <w:pPr>
        <w:widowControl w:val="0"/>
        <w:spacing w:before="120" w:after="120" w:line="252" w:lineRule="auto"/>
        <w:ind w:firstLine="720"/>
        <w:jc w:val="both"/>
        <w:rPr>
          <w:b/>
          <w:bCs/>
        </w:rPr>
      </w:pPr>
      <w:ins w:id="1042" w:author="Nội dung bổ sung (Claude)" w:date="2026-10-21T09:21:32Z">
        <w:r w:rsidRPr="003764DC">
          <w:rPr>
            <w:lang w:eastAsia="vi-VN"/>
          </w:rPr>
          <w:t xml:space="preserve">Ngày 25 tháng 8 năm 2026, nhà trường đã trình Ủy ban nhân dân tỉnh tại Tờ trình số 22/TTr-CĐKT. Trên cơ sở Công văn số 8766/STC-HCSN ngày 24 tháng 9 năm 2026 của Sở Tài chính và Công văn số 10316/UBND-NC ngày 05 tháng 10 năm 2026 của Ủy ban nhân dân tỉnh, nhà trường đã tiếp thu, giải trình ý kiến của các sở, ngành tại Báo cáo số      /BC-CĐKT ngày      tháng      năm 2026; chỉnh lý Đề án (lần 6), theo đó: Bổ sung căn cứ pháp lý; không sử dụng Quỹ phát triển hoạt động sự nghiệp để góp vốn; phân kỳ đầu tư, giai đoạn 1 đầu tư 01 dây chuyền kiểm định tổng hợp; cập nhật yêu cầu của quy chuẩn kỹ thuật quốc gia mới về cơ sở đăng kiểm vào khoản dự phòng; bổ sung các bước vận hành thử, đánh giá sự phù hợp vào lộ trình thực hiện.</w:t>
        </w:r>
      </w:ins>
    </w:p>
    <w:p w14:paraId="6E7B87F4" w14:textId="77777777" w:rsidR="00AD70D9" w:rsidRPr="003764DC" w:rsidRDefault="00157263" w:rsidP="009B46E6">
      <w:pPr>
        <w:spacing w:before="120" w:after="120" w:line="252" w:lineRule="auto"/>
        <w:ind w:firstLine="720"/>
        <w:jc w:val="both"/>
        <w:rPr>
          <w:b/>
          <w:bCs/>
        </w:rPr>
      </w:pPr>
      <w:r w:rsidRPr="003764DC">
        <w:rPr>
          <w:b/>
          <w:bCs/>
        </w:rPr>
        <w:t>III. NỘI DUNG CƠ BẢN CỦA ĐỀ ÁN</w:t>
      </w:r>
    </w:p>
    <w:p w14:paraId="141B9B19" w14:textId="77777777" w:rsidR="00157263" w:rsidRPr="003764DC" w:rsidRDefault="00157263" w:rsidP="009B46E6">
      <w:pPr>
        <w:widowControl w:val="0"/>
        <w:spacing w:before="120" w:after="120" w:line="252" w:lineRule="auto"/>
        <w:ind w:firstLine="720"/>
        <w:jc w:val="both"/>
        <w:rPr>
          <w:b/>
          <w:bCs/>
          <w:lang w:val="nl-NL"/>
        </w:rPr>
      </w:pPr>
      <w:r w:rsidRPr="003764DC">
        <w:rPr>
          <w:b/>
          <w:bCs/>
          <w:lang w:val="nl-NL"/>
        </w:rPr>
        <w:t>1. Mục tiêu của Đề án</w:t>
      </w:r>
    </w:p>
    <w:p w14:paraId="0219C083" w14:textId="77777777" w:rsidR="008324C0" w:rsidRPr="003764DC" w:rsidRDefault="00157263" w:rsidP="009B46E6">
      <w:pPr>
        <w:spacing w:before="120" w:after="120" w:line="252" w:lineRule="auto"/>
        <w:ind w:firstLine="720"/>
        <w:jc w:val="both"/>
        <w:rPr>
          <w:bCs/>
          <w:lang w:val="nl-BE"/>
        </w:rPr>
      </w:pPr>
      <w:r w:rsidRPr="003764DC">
        <w:rPr>
          <w:b/>
          <w:bCs/>
          <w:lang w:val="nl-NL"/>
        </w:rPr>
        <w:t>a) Mục tiêu chung:</w:t>
      </w:r>
      <w:r w:rsidRPr="003764DC">
        <w:rPr>
          <w:lang w:val="nl-NL"/>
        </w:rPr>
        <w:t xml:space="preserve"> Thành lập, đưa vào hoạt động Công ty TNHH Đăng kiểm Cao đẳng Kon Tum, là doanh nghiệp được thành lập theo loại hình công ty trách nhiệm hữu hạn hai thành viên trở lên theo Luật Doanh nghiệp; trong đó Trường Cao đẳng Kon Tum </w:t>
      </w:r>
      <w:del w:id="1015" w:author="Nội dung điều chỉnh (Claude)" w:date="2026-10-21T09:21:32Z">
        <w:r w:rsidRPr="003764DC">
          <w:rPr>
            <w:lang w:val="nl-NL"/>
          </w:rPr>
          <w:delText xml:space="preserve">tham gia góp vốn bằng tài sản được cơ quan có thẩm quyền cho phép sử dụng để góp vốn theo quy định của pháp luật</w:delText>
        </w:r>
      </w:del>
      <w:ins w:id="1016" w:author="Nội dung điều chỉnh (Claude)" w:date="2026-10-21T09:21:32Z">
        <w:r w:rsidRPr="003764DC">
          <w:rPr>
            <w:lang w:val="nl-NL"/>
          </w:rPr>
          <w:t xml:space="preserve">tham gia góp vốn bằng tiền theo quy định của pháp luật (không góp vốn bằng quyền sử dụng đất)</w:t>
        </w:r>
      </w:ins>
      <w:r w:rsidRPr="003764DC">
        <w:rPr>
          <w:lang w:val="nl-NL"/>
        </w:rPr>
        <w:t xml:space="preserve">. Công ty đầu tư, quản trị và điều hành hoạt động Trung tâm Đăng kiểm xe cơ giới nhằm k</w:t>
      </w:r>
      <w:r w:rsidRPr="003764DC">
        <w:rPr>
          <w:bCs/>
          <w:lang w:val="nl-BE"/>
        </w:rPr>
        <w:t>hai thác, sử dụng có hiệu quả nguồn nhân lực, cơ sở vật chất hiện có của nhà trường gắn với hoạt động dịch vụ theo hướng xã hội hóa để tạo nguồn thu sự nghiệp cho nhà trường, hướng đến tự chủ tài chính trong hoạt động của Trường; huy động các nguồn lực tài chính trong xã hội, giảm đầu tư công đối với lĩnh vực đăng kiểm XCG tại địa phương; đáp ứng nhu cầu đăng kiểm rất lớn cho chủ phương tiện trên địa bàn phía Tây tỉnh Quảng Ngãi; góp phần giảm thiểu tình trạng người dân, chủ phương tiện phải đưa xe đi đăng kiểm tại các địa phương lân cận.</w:t>
      </w:r>
    </w:p>
    <w:p w14:paraId="30FB1E6F" w14:textId="77777777" w:rsidR="00157263" w:rsidRPr="003764DC" w:rsidRDefault="00157263" w:rsidP="009B46E6">
      <w:pPr>
        <w:spacing w:before="120" w:after="120" w:line="252" w:lineRule="auto"/>
        <w:ind w:firstLine="720"/>
        <w:jc w:val="both"/>
        <w:rPr>
          <w:lang w:val="nl-NL"/>
        </w:rPr>
      </w:pPr>
      <w:r w:rsidRPr="003764DC">
        <w:rPr>
          <w:b/>
          <w:bCs/>
          <w:lang w:val="nl-NL"/>
        </w:rPr>
        <w:t>b) Mục tiêu cụ thể:</w:t>
      </w:r>
      <w:r w:rsidRPr="003764DC">
        <w:rPr>
          <w:lang w:val="nl-NL"/>
        </w:rPr>
        <w:t xml:space="preserve"> Thành lập và đưa Công ty TNHH Đăng kiểm Cao đẳng Kon Tum và đơn vị trực thuộc là Trung tâm Đăng kiểm xe cơ giới đi vào hoạt động </w:t>
      </w:r>
      <w:del w:id="1027" w:author="Nội dung điều chỉnh (Claude)" w:date="2026-10-21T09:21:32Z">
        <w:r w:rsidRPr="003764DC">
          <w:rPr>
            <w:lang w:val="nl-NL"/>
          </w:rPr>
          <w:delText xml:space="preserve">từ ngày Quý IV/2027</w:delText>
        </w:r>
      </w:del>
      <w:ins w:id="1028" w:author="Nội dung điều chỉnh (Claude)" w:date="2026-10-21T09:21:32Z">
        <w:r w:rsidRPr="003764DC">
          <w:rPr>
            <w:lang w:val="nl-NL"/>
          </w:rPr>
          <w:t xml:space="preserve">từ Quý III năm 2028</w:t>
        </w:r>
      </w:ins>
      <w:r w:rsidRPr="003764DC">
        <w:rPr>
          <w:lang w:val="nl-NL"/>
        </w:rPr>
        <w:t xml:space="preserve">, trong đó tập trung vào các nhiệm vụ chính:</w:t>
      </w:r>
    </w:p>
    <w:p w14:paraId="2CCB4EB0" w14:textId="77777777" w:rsidR="00852B7C" w:rsidRPr="003764DC" w:rsidRDefault="007833A7" w:rsidP="009B46E6">
      <w:pPr>
        <w:spacing w:before="120" w:after="120" w:line="252" w:lineRule="auto"/>
        <w:ind w:firstLine="720"/>
        <w:jc w:val="both"/>
        <w:rPr>
          <w:lang w:val="nl-NL"/>
        </w:rPr>
      </w:pPr>
      <w:r w:rsidRPr="003764DC">
        <w:rPr>
          <w:lang w:val="nl-NL"/>
        </w:rPr>
        <w:t>- Về pháp lý: Bảo đảm chủ trương, đường lối của Đảng, chính sách, pháp luật của Nhà nước các quy định pháp luật về giáo dục nghề nghiệp, đơn vị sự nghiệp công lập, đầu tư, tài chính công, tài sản công, doanh nghiệp và đăng kiểm; không phát sinh xung đột pháp lý làm cơ sở để UBND tỉnh có đủ căn cứ để phê duyệt chủ trương.</w:t>
      </w:r>
    </w:p>
    <w:p w14:paraId="0E966F90" w14:textId="77777777" w:rsidR="00852B7C" w:rsidRPr="003764DC" w:rsidRDefault="007833A7" w:rsidP="009B46E6">
      <w:pPr>
        <w:spacing w:before="120" w:after="120" w:line="252" w:lineRule="auto"/>
        <w:ind w:firstLine="720"/>
        <w:jc w:val="both"/>
        <w:rPr>
          <w:lang w:val="nl-NL"/>
        </w:rPr>
      </w:pPr>
      <w:r w:rsidRPr="003764DC">
        <w:rPr>
          <w:lang w:val="nl-NL"/>
        </w:rPr>
        <w:t>- Về thể chế: Hoàn thành các thủ tục thành lập Công ty, lập Dự án đầu tư, ban hành Điều lệ, Quy chế nội bộ Công ty.</w:t>
      </w:r>
    </w:p>
    <w:p w14:paraId="3C428E93" w14:textId="77777777" w:rsidR="00852B7C" w:rsidRPr="003764DC" w:rsidRDefault="007833A7" w:rsidP="009B46E6">
      <w:pPr>
        <w:spacing w:before="120" w:after="120" w:line="252" w:lineRule="auto"/>
        <w:ind w:firstLine="720"/>
        <w:jc w:val="both"/>
        <w:rPr>
          <w:lang w:val="nl-NL"/>
        </w:rPr>
      </w:pPr>
      <w:r w:rsidRPr="003764DC">
        <w:rPr>
          <w:lang w:val="nl-NL"/>
        </w:rPr>
        <w:t xml:space="preserve">- Về đầu tư: Chuẩn bị đầy đủ các điều kiện về cơ sở vật chất hiện có của Trường; tổ chức huy động, thu hút nhà đầu tư tham gia đầu tư xây dựng cơ sở vật chất, </w:t>
      </w:r>
      <w:del w:id="1019" w:author="Nội dung điều chỉnh (Claude)" w:date="2026-10-21T09:21:32Z">
        <w:r w:rsidRPr="003764DC">
          <w:rPr>
            <w:lang w:val="nl-NL"/>
          </w:rPr>
          <w:delText xml:space="preserve">lắp đặt 2 dây chuyền kiểm định trong Quý III năm 2027. Công ty có quy mô hoạt động ban đầu gồm 2 chuyền kiểm định, trung bình thực hiện kiểm định tối đa khoảng 96 lượt phương tiện xe cơ giới mỗi ngày, hoạt động 26 ngày/tháng, mỗi năm ước đạt khoảng 29.952 lượt phương tiện.</w:delText>
        </w:r>
      </w:del>
      <w:ins w:id="1020" w:author="Nội dung điều chỉnh (Claude)" w:date="2026-10-21T09:21:32Z">
        <w:r w:rsidRPr="003764DC">
          <w:rPr>
            <w:lang w:val="nl-NL"/>
          </w:rPr>
          <w:t xml:space="preserve">lắp đặt 01 dây chuyền kiểm định tổng hợp (loại I và loại II, có thiết bị kiểm tra phanh tổng hợp kiểm tra được xe dẫn động bốn bánh toàn thời gian) trong giai đoạn 1, kiểm định được xe con, xe bán tải (pickup), xe tải van, xe điện, xe tải, xe khách; quy mô hoạt động ban đầu tối đa khoảng 48 lượt phương tiện mỗi ngày, hoạt động 26 ngày/tháng, mỗi năm ước đạt khoảng 14.976 lượt phương tiện. Mặt bằng, nhà xưởng được thiết kế cho 02 dây chuyền; dây chuyền thứ hai chỉ đầu tư khi lưu lượng thực tế của dây chuyền giai đoạn 1 đạt từ 90% công suất thiết kế (14.976 lượt/năm) trong 2 năm liên tiếp.</w:t>
        </w:r>
      </w:ins>
    </w:p>
    <w:p w14:paraId="60647E22" w14:textId="2CD1A177" w:rsidR="00852B7C" w:rsidRPr="003764DC" w:rsidRDefault="007833A7" w:rsidP="009B46E6">
      <w:pPr>
        <w:spacing w:before="120" w:after="120" w:line="252" w:lineRule="auto"/>
        <w:ind w:firstLine="720"/>
        <w:jc w:val="both"/>
        <w:rPr>
          <w:lang w:val="nl-NL"/>
        </w:rPr>
      </w:pPr>
      <w:r w:rsidRPr="003764DC">
        <w:rPr>
          <w:lang w:val="nl-NL"/>
        </w:rPr>
        <w:t xml:space="preserve">- Về tài chính: </w:t>
      </w:r>
      <w:r w:rsidR="00B0004C" w:rsidRPr="003764DC">
        <w:rPr>
          <w:lang w:val="nl-NL"/>
        </w:rPr>
        <w:t xml:space="preserve">Tăng cường công tác quản lý tài chính Công ty, </w:t>
      </w:r>
      <w:del w:id="1021" w:author="Nội dung điều chỉnh (Claude)" w:date="2026-10-21T09:21:32Z">
        <w:r w:rsidR="00B0004C" w:rsidRPr="003764DC">
          <w:rPr>
            <w:lang w:val="nl-NL"/>
          </w:rPr>
          <w:delText xml:space="preserve">bảo đảm doanh thu năm thứ nhất đạt trên 6.635 triệu đồng, doanh thu tăng dần qua các năm, lãi tăng ổn định, thời gian hoàn vốn đầu tư dự kiến khoảng 5,2 năm</w:delText>
        </w:r>
      </w:del>
      <w:ins w:id="1022" w:author="Nội dung điều chỉnh (Claude)" w:date="2026-10-21T09:21:32Z">
        <w:r w:rsidR="00B0004C" w:rsidRPr="003764DC">
          <w:rPr>
            <w:lang w:val="nl-NL"/>
          </w:rPr>
          <w:t xml:space="preserve">bảo đảm doanh thu, lợi nhuận và thời gian hoàn vốn theo phương án phân kỳ đầu tư: có lãi từ năm thứ 3 hoạt động, thời gian hoàn vốn dự kiến khoảng 8,5 năm</w:t>
        </w:r>
      </w:ins>
      <w:r w:rsidR="00B0004C" w:rsidRPr="003764DC">
        <w:rPr>
          <w:lang w:val="nl-NL"/>
        </w:rPr>
        <w:t xml:space="preserve">.</w:t>
      </w:r>
    </w:p>
    <w:p w14:paraId="0A47CB4D" w14:textId="77777777" w:rsidR="00852B7C" w:rsidRPr="003764DC" w:rsidRDefault="007833A7" w:rsidP="009B46E6">
      <w:pPr>
        <w:spacing w:before="120" w:after="120" w:line="252" w:lineRule="auto"/>
        <w:ind w:firstLine="720"/>
        <w:jc w:val="both"/>
        <w:rPr>
          <w:lang w:val="nl-NL"/>
        </w:rPr>
      </w:pPr>
      <w:r w:rsidRPr="003764DC">
        <w:rPr>
          <w:lang w:val="nl-NL"/>
        </w:rPr>
        <w:t>- Về tài sản công: Phần vốn, tài sản công của nhà nước được bảo toàn, không để mất đất, mất tài sản và được khai thác có hiệu quả.</w:t>
      </w:r>
    </w:p>
    <w:p w14:paraId="7F4F007E" w14:textId="77777777" w:rsidR="00852B7C" w:rsidRPr="003764DC" w:rsidRDefault="007833A7" w:rsidP="009B46E6">
      <w:pPr>
        <w:spacing w:before="120" w:after="120" w:line="252" w:lineRule="auto"/>
        <w:ind w:firstLine="720"/>
        <w:jc w:val="both"/>
        <w:rPr>
          <w:lang w:val="nl-NL"/>
        </w:rPr>
      </w:pPr>
      <w:r w:rsidRPr="003764DC">
        <w:rPr>
          <w:lang w:val="nl-NL"/>
        </w:rPr>
        <w:t xml:space="preserve">- Về nhân lực: Đào tạo, bồi dưỡng và phát triển đội ngũ ĐKV, nhân viên phục vụ đối với viên chức hiện có của Trường, tổ chức tuyển dụng bổ sung (hoặc hợp đồng) đội ngũ ĐKV, nhân viên nhằm đáp ứng tiêu chuẩn đơn vị đăng kiểm XCG theo quy định hiện hành. </w:t>
      </w:r>
    </w:p>
    <w:p w14:paraId="14D2D278" w14:textId="77777777" w:rsidR="00852B7C" w:rsidRPr="003764DC" w:rsidRDefault="007833A7" w:rsidP="009B46E6">
      <w:pPr>
        <w:spacing w:before="120" w:after="120" w:line="252" w:lineRule="auto"/>
        <w:ind w:firstLine="720"/>
        <w:jc w:val="both"/>
        <w:rPr>
          <w:lang w:val="nl-NL"/>
        </w:rPr>
      </w:pPr>
      <w:r w:rsidRPr="003764DC">
        <w:rPr>
          <w:lang w:val="nl-NL"/>
        </w:rPr>
        <w:t>- Về quản trị: Phân định rõ quyền, trách nhiệm và cơ chế kiểm soát gắn với giải trình của nhà trường, Hội đồng thành viên, Giám đốc, Kiểm soát viên ngay từ khi thành lập và đi vào hoạt động.</w:t>
      </w:r>
    </w:p>
    <w:p w14:paraId="76E10042" w14:textId="77777777" w:rsidR="00852B7C" w:rsidRPr="003764DC" w:rsidRDefault="007833A7" w:rsidP="009B46E6">
      <w:pPr>
        <w:spacing w:before="120" w:after="120" w:line="252" w:lineRule="auto"/>
        <w:ind w:firstLine="720"/>
        <w:jc w:val="both"/>
        <w:rPr>
          <w:lang w:val="nl-NL"/>
        </w:rPr>
      </w:pPr>
      <w:r w:rsidRPr="003764DC">
        <w:rPr>
          <w:lang w:val="nl-NL"/>
        </w:rPr>
        <w:t>- Về rủi ro: Giảm thiểu rủi ro, không để xảy ra rủi ro pháp lý hoặc tài chính mức "rất cao" trong 3 năm đầu vận hành.</w:t>
      </w:r>
    </w:p>
    <w:p w14:paraId="30D3ECCC" w14:textId="77777777" w:rsidR="00157263" w:rsidRPr="003764DC" w:rsidRDefault="007833A7" w:rsidP="009B46E6">
      <w:pPr>
        <w:spacing w:before="120" w:after="120" w:line="252" w:lineRule="auto"/>
        <w:ind w:firstLine="720"/>
        <w:jc w:val="both"/>
        <w:rPr>
          <w:lang w:val="nl-NL"/>
        </w:rPr>
      </w:pPr>
      <w:r w:rsidRPr="003764DC">
        <w:rPr>
          <w:lang w:val="nl-NL"/>
        </w:rPr>
        <w:t>- Về mở rộng và phát triển: Quản lý, duy trì hoạt động, vận hành khai thác tiềm năng nhằm bảo đảm hoạt động đăng kiểm được thường xuyên, liên tục đáp ứng nhu cầu đăng kiểm trên địa bàn tỉnh. Cung cấp chất lượng dịch vụ tốt nhất, bảo đảm theo tiến độ, yêu cầu và sự hài lòng khách hàng tạo sự cạnh tranh lành mạnh với các cơ sở đăng kiểm trên địa bàn tỉnh và các tỉnh lân cận.</w:t>
      </w:r>
    </w:p>
    <w:p w14:paraId="4D301BA9" w14:textId="5DE0FB5C" w:rsidR="00157263" w:rsidRPr="003764DC" w:rsidRDefault="00157263" w:rsidP="009B46E6">
      <w:pPr>
        <w:spacing w:before="120" w:after="120" w:line="252" w:lineRule="auto"/>
        <w:ind w:firstLine="720"/>
        <w:jc w:val="both"/>
        <w:rPr>
          <w:b/>
          <w:bCs/>
          <w:lang w:val="nl-NL"/>
        </w:rPr>
      </w:pPr>
      <w:r w:rsidRPr="003764DC">
        <w:rPr>
          <w:b/>
          <w:bCs/>
          <w:lang w:val="nl-NL"/>
        </w:rPr>
        <w:t xml:space="preserve">2. Thông tin chung về doanh nghiệp dự kiến và cơ sở đăng kiểm </w:t>
      </w:r>
    </w:p>
    <w:p w14:paraId="49A1FC29" w14:textId="77777777" w:rsidR="00931E71" w:rsidRPr="003764DC" w:rsidRDefault="00B56907" w:rsidP="009B46E6">
      <w:pPr>
        <w:widowControl w:val="0"/>
        <w:spacing w:before="120" w:after="120" w:line="252" w:lineRule="auto"/>
        <w:ind w:firstLine="720"/>
        <w:jc w:val="both"/>
        <w:rPr>
          <w:bCs/>
          <w:szCs w:val="24"/>
          <w:lang w:val="nl-BE"/>
        </w:rPr>
      </w:pPr>
      <w:r w:rsidRPr="003764DC">
        <w:rPr>
          <w:bCs/>
          <w:szCs w:val="24"/>
          <w:lang w:val="nl-BE"/>
        </w:rPr>
        <w:t xml:space="preserve">a) Tên đầy đủ: </w:t>
      </w:r>
    </w:p>
    <w:p w14:paraId="66537B99" w14:textId="77777777" w:rsidR="00931E71" w:rsidRPr="003764DC" w:rsidRDefault="00931E71" w:rsidP="009B46E6">
      <w:pPr>
        <w:widowControl w:val="0"/>
        <w:spacing w:before="120" w:after="120" w:line="252" w:lineRule="auto"/>
        <w:ind w:firstLine="720"/>
        <w:jc w:val="both"/>
        <w:rPr>
          <w:b/>
          <w:szCs w:val="24"/>
          <w:lang w:val="nl-BE"/>
        </w:rPr>
      </w:pPr>
      <w:r w:rsidRPr="003764DC">
        <w:rPr>
          <w:bCs/>
          <w:szCs w:val="24"/>
          <w:lang w:val="nl-BE"/>
        </w:rPr>
        <w:t xml:space="preserve">Tên công ty quản trị, điều hành: </w:t>
      </w:r>
      <w:r w:rsidRPr="003764DC">
        <w:rPr>
          <w:b/>
          <w:szCs w:val="24"/>
          <w:lang w:val="nl-BE"/>
        </w:rPr>
        <w:t>Công ty TNHH Đăng kiểm Cao đẳng Kon Tum</w:t>
      </w:r>
    </w:p>
    <w:p w14:paraId="2BB97A18" w14:textId="77777777" w:rsidR="00931E71" w:rsidRPr="003764DC" w:rsidRDefault="00931E71" w:rsidP="009B46E6">
      <w:pPr>
        <w:widowControl w:val="0"/>
        <w:spacing w:before="120" w:after="120" w:line="252" w:lineRule="auto"/>
        <w:ind w:firstLine="720"/>
        <w:jc w:val="both"/>
        <w:rPr>
          <w:bCs/>
          <w:szCs w:val="24"/>
          <w:lang w:val="nl-BE"/>
        </w:rPr>
      </w:pPr>
      <w:r w:rsidRPr="003764DC">
        <w:rPr>
          <w:bCs/>
          <w:szCs w:val="24"/>
          <w:lang w:val="nl-BE"/>
        </w:rPr>
        <w:t xml:space="preserve">Tên cơ sở đăng kiểm: </w:t>
      </w:r>
      <w:r w:rsidRPr="003764DC">
        <w:rPr>
          <w:b/>
          <w:szCs w:val="24"/>
          <w:lang w:val="nl-BE"/>
        </w:rPr>
        <w:t>Trung tâm Đăng kiểm xe cơ giới</w:t>
      </w:r>
      <w:r w:rsidRPr="003764DC">
        <w:rPr>
          <w:bCs/>
          <w:szCs w:val="24"/>
          <w:lang w:val="nl-BE"/>
        </w:rPr>
        <w:t xml:space="preserve"> </w:t>
      </w:r>
    </w:p>
    <w:p w14:paraId="058DB893" w14:textId="77777777" w:rsidR="00931E71" w:rsidRPr="003764DC" w:rsidRDefault="00931E71" w:rsidP="009B46E6">
      <w:pPr>
        <w:widowControl w:val="0"/>
        <w:spacing w:before="120" w:after="120" w:line="252" w:lineRule="auto"/>
        <w:ind w:firstLine="720"/>
        <w:jc w:val="both"/>
        <w:rPr>
          <w:bCs/>
          <w:szCs w:val="24"/>
          <w:lang w:val="nl-BE"/>
        </w:rPr>
      </w:pPr>
      <w:r w:rsidRPr="003764DC">
        <w:rPr>
          <w:bCs/>
          <w:szCs w:val="24"/>
          <w:lang w:val="nl-BE"/>
        </w:rPr>
        <w:t>Mã cơ sở đăng kiểm XCG (gắn với tên cơ sở đăng kiểm): Do cơ quan quản lý nhà nước lĩnh vực quy định.</w:t>
      </w:r>
    </w:p>
    <w:p w14:paraId="28EE8851" w14:textId="77777777" w:rsidR="00180910" w:rsidRPr="003764DC" w:rsidRDefault="00852B7C" w:rsidP="009B46E6">
      <w:pPr>
        <w:widowControl w:val="0"/>
        <w:spacing w:before="120" w:after="120" w:line="252" w:lineRule="auto"/>
        <w:ind w:firstLine="720"/>
        <w:jc w:val="both"/>
        <w:rPr>
          <w:bCs/>
          <w:szCs w:val="24"/>
          <w:lang w:val="nl-BE"/>
        </w:rPr>
      </w:pPr>
      <w:r w:rsidRPr="003764DC">
        <w:rPr>
          <w:bCs/>
          <w:szCs w:val="24"/>
          <w:lang w:val="nl-BE"/>
        </w:rPr>
        <w:t xml:space="preserve">b) Loại hình: </w:t>
      </w:r>
    </w:p>
    <w:p w14:paraId="61F045A5" w14:textId="77777777" w:rsidR="00180910" w:rsidRPr="003764DC" w:rsidRDefault="00180910" w:rsidP="009B46E6">
      <w:pPr>
        <w:widowControl w:val="0"/>
        <w:spacing w:before="120" w:after="120" w:line="252" w:lineRule="auto"/>
        <w:ind w:firstLine="720"/>
        <w:jc w:val="both"/>
        <w:rPr>
          <w:szCs w:val="24"/>
          <w:lang w:val="nl-BE"/>
        </w:rPr>
      </w:pPr>
      <w:r w:rsidRPr="003764DC">
        <w:rPr>
          <w:szCs w:val="24"/>
          <w:lang w:val="nl-BE"/>
        </w:rPr>
        <w:t xml:space="preserve">Công ty quản trị, điều hành: </w:t>
      </w:r>
      <w:r w:rsidRPr="003764DC">
        <w:rPr>
          <w:lang w:val="nl-BE"/>
        </w:rPr>
        <w:t xml:space="preserve">Công ty trách nhiệm hữu hạn hai thành viên trở lên theo Luật Doanh nghiệp ngày 17 tháng 6 năm 2020</w:t>
      </w:r>
      <w:r w:rsidRPr="003764DC">
        <w:rPr>
          <w:lang w:val="nl-BE"/>
        </w:rPr>
        <w:t xml:space="preserve"> (hợp nhất tại Văn bản hợp nhất số 67/VBHN-VPQH ngày 15 tháng 8 năm 2025)</w:t>
      </w:r>
      <w:r w:rsidRPr="003764DC">
        <w:rPr>
          <w:lang w:val="nl-BE"/>
        </w:rPr>
        <w:t xml:space="preserve">.</w:t>
      </w:r>
    </w:p>
    <w:p w14:paraId="59ACA9F3" w14:textId="77777777" w:rsidR="00180910" w:rsidRPr="003764DC" w:rsidRDefault="00180910" w:rsidP="009B46E6">
      <w:pPr>
        <w:widowControl w:val="0"/>
        <w:spacing w:before="120" w:after="120" w:line="252" w:lineRule="auto"/>
        <w:ind w:firstLine="720"/>
        <w:jc w:val="both"/>
        <w:rPr>
          <w:szCs w:val="24"/>
          <w:lang w:val="nl-BE"/>
        </w:rPr>
      </w:pPr>
      <w:r w:rsidRPr="003764DC">
        <w:rPr>
          <w:szCs w:val="24"/>
          <w:lang w:val="nl-BE"/>
        </w:rPr>
        <w:t>Cơ sở đăng kiểm: Hoạt động theo mô hình doanh nghiệp.</w:t>
      </w:r>
    </w:p>
    <w:p w14:paraId="5000B567" w14:textId="59A4C41C" w:rsidR="00852B7C" w:rsidRPr="003764DC" w:rsidRDefault="00852B7C" w:rsidP="009B46E6">
      <w:pPr>
        <w:widowControl w:val="0"/>
        <w:spacing w:before="120" w:after="120" w:line="252" w:lineRule="auto"/>
        <w:ind w:firstLine="720"/>
        <w:jc w:val="both"/>
        <w:rPr>
          <w:bCs/>
          <w:szCs w:val="24"/>
          <w:lang w:val="nl-BE"/>
        </w:rPr>
      </w:pPr>
      <w:r w:rsidRPr="003764DC">
        <w:rPr>
          <w:bCs/>
          <w:szCs w:val="24"/>
          <w:lang w:val="nl-BE"/>
        </w:rPr>
        <w:t xml:space="preserve">c) Vốn điều lệ: </w:t>
      </w:r>
      <w:del w:id="1002" w:author="Nội dung điều chỉnh (Claude)" w:date="2026-10-21T11:02:44Z">
        <w:r w:rsidR="006A0210" w:rsidRPr="003764DC">
          <w:rPr>
            <w:bCs/>
            <w:szCs w:val="24"/>
            <w:lang w:val="nl-BE"/>
          </w:rPr>
          <w:delText xml:space="preserve">22.688,60 triệu đồng </w:delText>
        </w:r>
      </w:del>
      <w:del w:id="1003" w:author="Nội dung điều chỉnh (Claude)" w:date="2026-10-21T11:02:44Z">
        <w:r w:rsidR="006A0210" w:rsidRPr="003764DC">
          <w:rPr>
            <w:bCs/>
            <w:i/>
            <w:iCs/>
            <w:szCs w:val="24"/>
            <w:lang w:val="nl-BE"/>
          </w:rPr>
          <w:delText>(bằng chữ: Hai mươi hai tỷ, sáu trăm tám mươi tám triệu, sáu trăm nghìn đồng)</w:delText>
        </w:r>
      </w:del>
      <w:ins w:id="1004" w:author="Nội dung điều chỉnh (Claude)" w:date="2026-10-21T11:02:44Z">
        <w:r w:rsidR="006A0210" w:rsidRPr="003764DC">
          <w:rPr>
            <w:bCs/>
            <w:szCs w:val="24"/>
            <w:lang w:val="nl-BE"/>
          </w:rPr>
          <w:t xml:space="preserve">20.456,50 triệu đồng (bằng chữ: Hai mươi tỷ, bốn trăm năm mươi sáu triệu, năm trăm nghìn đồng)</w:t>
        </w:r>
      </w:ins>
    </w:p>
    <w:p w14:paraId="463C205C" w14:textId="0FA15113" w:rsidR="00852B7C" w:rsidRPr="003764DC" w:rsidRDefault="00852B7C" w:rsidP="009B46E6">
      <w:pPr>
        <w:widowControl w:val="0"/>
        <w:spacing w:before="120" w:after="120" w:line="252" w:lineRule="auto"/>
        <w:ind w:firstLine="720"/>
        <w:jc w:val="both"/>
        <w:rPr>
          <w:bCs/>
          <w:szCs w:val="24"/>
          <w:lang w:val="nl-BE"/>
        </w:rPr>
      </w:pPr>
      <w:r w:rsidRPr="003764DC">
        <w:rPr>
          <w:bCs/>
          <w:szCs w:val="24"/>
          <w:lang w:val="nl-BE"/>
        </w:rPr>
        <w:t xml:space="preserve">d) Trụ sở, địa điểm: </w:t>
      </w:r>
      <w:r w:rsidR="007E0AC5">
        <w:rPr>
          <w:bCs/>
          <w:szCs w:val="24"/>
          <w:lang w:val="nl-BE"/>
        </w:rPr>
        <w:t xml:space="preserve">Tiểu khu A, </w:t>
      </w:r>
      <w:r w:rsidR="007E0AC5" w:rsidRPr="007E0AC5">
        <w:rPr>
          <w:bCs/>
          <w:szCs w:val="24"/>
          <w:lang w:val="nl-BE"/>
        </w:rPr>
        <w:t>Khoa Kinh tế - Nông Lâm và Khu thực nghiệm</w:t>
      </w:r>
      <w:r w:rsidR="007E0AC5">
        <w:rPr>
          <w:bCs/>
          <w:szCs w:val="24"/>
          <w:lang w:val="nl-BE"/>
        </w:rPr>
        <w:t xml:space="preserve">, Trường Cao </w:t>
      </w:r>
      <w:r w:rsidR="00CA5140">
        <w:rPr>
          <w:bCs/>
          <w:szCs w:val="24"/>
          <w:lang w:val="nl-BE"/>
        </w:rPr>
        <w:t xml:space="preserve">đẳng Kon Tum; địa chỉ: </w:t>
      </w:r>
      <w:r w:rsidRPr="003764DC">
        <w:rPr>
          <w:bCs/>
          <w:szCs w:val="24"/>
          <w:lang w:val="nl-BE"/>
        </w:rPr>
        <w:t xml:space="preserve">Đường </w:t>
      </w:r>
      <w:bookmarkStart w:id="5" w:name="_Hlk50126379"/>
      <w:r w:rsidRPr="003764DC">
        <w:rPr>
          <w:bCs/>
          <w:szCs w:val="24"/>
          <w:lang w:val="nl-BE"/>
        </w:rPr>
        <w:t xml:space="preserve">Võ Nguyên Giáp, Tổ 10, phường Đăk Cấm, tỉnh </w:t>
      </w:r>
      <w:bookmarkEnd w:id="5"/>
      <w:r w:rsidRPr="003764DC">
        <w:rPr>
          <w:bCs/>
          <w:szCs w:val="24"/>
          <w:lang w:val="nl-BE"/>
        </w:rPr>
        <w:t>Quảng Ngãi (cách ngã tư Trung Tín về phía Đông khoảng 500m).</w:t>
      </w:r>
    </w:p>
    <w:p w14:paraId="0BB25180" w14:textId="77777777" w:rsidR="00852B7C" w:rsidRPr="003764DC" w:rsidRDefault="00852B7C" w:rsidP="009B46E6">
      <w:pPr>
        <w:widowControl w:val="0"/>
        <w:spacing w:before="120" w:after="120" w:line="252" w:lineRule="auto"/>
        <w:ind w:firstLine="720"/>
        <w:jc w:val="both"/>
        <w:rPr>
          <w:bCs/>
          <w:szCs w:val="24"/>
          <w:lang w:val="nl-BE"/>
        </w:rPr>
      </w:pPr>
      <w:r w:rsidRPr="003764DC">
        <w:rPr>
          <w:bCs/>
          <w:szCs w:val="24"/>
          <w:lang w:val="nl-BE"/>
        </w:rPr>
        <w:t xml:space="preserve">Diện tích sử dụng: </w:t>
      </w:r>
      <w:bookmarkStart w:id="6" w:name="_Hlk50126409"/>
      <w:r w:rsidRPr="003764DC">
        <w:rPr>
          <w:bCs/>
          <w:szCs w:val="24"/>
          <w:lang w:val="nl-BE"/>
        </w:rPr>
        <w:t>8.500m</w:t>
      </w:r>
      <w:r w:rsidRPr="003764DC">
        <w:rPr>
          <w:bCs/>
          <w:szCs w:val="24"/>
          <w:vertAlign w:val="superscript"/>
          <w:lang w:val="nl-BE"/>
        </w:rPr>
        <w:t>2</w:t>
      </w:r>
      <w:bookmarkEnd w:id="6"/>
      <w:r w:rsidRPr="003764DC">
        <w:rPr>
          <w:bCs/>
          <w:szCs w:val="24"/>
          <w:lang w:val="nl-BE"/>
        </w:rPr>
        <w:t>. Hiện trạng khu đất: Đất trống, khu đất này đã được Tỉnh giao cho Trường quản lý, sử dụng từ năm 1999.</w:t>
      </w:r>
    </w:p>
    <w:p w14:paraId="52ED5A70" w14:textId="77777777" w:rsidR="00852B7C" w:rsidRPr="003764DC" w:rsidRDefault="00852B7C" w:rsidP="009B46E6">
      <w:pPr>
        <w:widowControl w:val="0"/>
        <w:spacing w:before="120" w:after="120" w:line="252" w:lineRule="auto"/>
        <w:ind w:firstLine="720"/>
        <w:jc w:val="both"/>
        <w:rPr>
          <w:bCs/>
          <w:i/>
          <w:iCs/>
          <w:szCs w:val="24"/>
          <w:lang w:val="nl-BE"/>
        </w:rPr>
      </w:pPr>
      <w:r w:rsidRPr="003764DC">
        <w:rPr>
          <w:bCs/>
          <w:szCs w:val="24"/>
          <w:lang w:val="nl-BE"/>
        </w:rPr>
        <w:t>đ) Thành viên góp vốn chi phối: Trường Cao đẳng Kon Tum</w:t>
      </w:r>
      <w:r w:rsidRPr="003764DC">
        <w:rPr>
          <w:bCs/>
          <w:i/>
          <w:iCs/>
          <w:szCs w:val="24"/>
          <w:lang w:val="nl-BE"/>
        </w:rPr>
        <w:t xml:space="preserve"> (với tư cách thành viên góp vốn chi phối 51%)</w:t>
      </w:r>
    </w:p>
    <w:p w14:paraId="76B36AB4" w14:textId="77777777" w:rsidR="00852B7C" w:rsidRPr="003764DC" w:rsidRDefault="00852B7C" w:rsidP="009B46E6">
      <w:pPr>
        <w:widowControl w:val="0"/>
        <w:spacing w:before="120" w:after="120" w:line="252" w:lineRule="auto"/>
        <w:ind w:firstLine="720"/>
        <w:jc w:val="both"/>
        <w:rPr>
          <w:bCs/>
          <w:i/>
          <w:iCs/>
          <w:szCs w:val="24"/>
          <w:lang w:val="nl-BE"/>
        </w:rPr>
      </w:pPr>
      <w:r w:rsidRPr="003764DC">
        <w:rPr>
          <w:bCs/>
          <w:szCs w:val="24"/>
          <w:lang w:val="nl-BE"/>
        </w:rPr>
        <w:t>e) Cơ quan đại diện chủ sở hữu vốn nhà nước: UBND tỉnh Quảng Ngãi.</w:t>
      </w:r>
    </w:p>
    <w:p w14:paraId="5C116A6F" w14:textId="77777777" w:rsidR="00852B7C" w:rsidRPr="003764DC" w:rsidRDefault="00852B7C" w:rsidP="009B46E6">
      <w:pPr>
        <w:spacing w:before="120" w:after="120" w:line="252" w:lineRule="auto"/>
        <w:ind w:firstLine="720"/>
        <w:jc w:val="both"/>
        <w:rPr>
          <w:b/>
          <w:bCs/>
          <w:lang w:val="nl-NL"/>
        </w:rPr>
      </w:pPr>
      <w:r w:rsidRPr="003764DC">
        <w:rPr>
          <w:b/>
          <w:bCs/>
          <w:lang w:val="nl-NL"/>
        </w:rPr>
        <w:t>3. Cơ cấu vốn điều lệ và thành viên góp vốn</w:t>
      </w:r>
    </w:p>
    <w:tbl>
      <w:tblPr>
        <w:tblStyle w:val="TableGrid1"/>
        <w:tblW w:w="8784" w:type="dxa"/>
        <w:jc w:val="center"/>
        <w:tblLook w:val="04A0" w:firstRow="1" w:lastRow="0" w:firstColumn="1" w:lastColumn="0" w:noHBand="0" w:noVBand="1"/>
      </w:tblPr>
      <w:tblGrid>
        <w:gridCol w:w="590"/>
        <w:gridCol w:w="3554"/>
        <w:gridCol w:w="1808"/>
        <w:gridCol w:w="1698"/>
        <w:gridCol w:w="1134"/>
      </w:tblGrid>
      <w:tr w:rsidR="003764DC" w:rsidRPr="003764DC" w14:paraId="41A9E9AA" w14:textId="77777777" w:rsidTr="001D6CE2">
        <w:trPr>
          <w:jc w:val="center"/>
        </w:trPr>
        <w:tc>
          <w:tcPr>
            <w:tcW w:w="590" w:type="dxa"/>
            <w:vAlign w:val="center"/>
          </w:tcPr>
          <w:p w14:paraId="232D05A8" w14:textId="77777777" w:rsidR="00852B7C" w:rsidRPr="003764DC" w:rsidRDefault="00852B7C" w:rsidP="00852B7C">
            <w:pPr>
              <w:widowControl w:val="0"/>
              <w:jc w:val="center"/>
              <w:rPr>
                <w:rFonts w:eastAsia="Calibri"/>
                <w:b/>
                <w:bCs/>
              </w:rPr>
            </w:pPr>
            <w:r w:rsidRPr="003764DC">
              <w:rPr>
                <w:rFonts w:eastAsia="Calibri"/>
                <w:b/>
                <w:bCs/>
              </w:rPr>
              <w:t>TT</w:t>
            </w:r>
          </w:p>
        </w:tc>
        <w:tc>
          <w:tcPr>
            <w:tcW w:w="3554" w:type="dxa"/>
            <w:vAlign w:val="center"/>
          </w:tcPr>
          <w:p w14:paraId="113ED600" w14:textId="77777777" w:rsidR="00852B7C" w:rsidRPr="003764DC" w:rsidRDefault="00852B7C" w:rsidP="00852B7C">
            <w:pPr>
              <w:widowControl w:val="0"/>
              <w:jc w:val="center"/>
              <w:rPr>
                <w:rFonts w:eastAsia="Calibri"/>
                <w:b/>
                <w:bCs/>
              </w:rPr>
            </w:pPr>
            <w:r w:rsidRPr="003764DC">
              <w:rPr>
                <w:rFonts w:eastAsia="Calibri"/>
                <w:b/>
                <w:bCs/>
              </w:rPr>
              <w:t>Thành viên góp vốn</w:t>
            </w:r>
          </w:p>
        </w:tc>
        <w:tc>
          <w:tcPr>
            <w:tcW w:w="1808" w:type="dxa"/>
            <w:vAlign w:val="center"/>
          </w:tcPr>
          <w:p w14:paraId="32A47AEB" w14:textId="77777777" w:rsidR="00852B7C" w:rsidRPr="003764DC" w:rsidRDefault="00852B7C" w:rsidP="00852B7C">
            <w:pPr>
              <w:widowControl w:val="0"/>
              <w:jc w:val="center"/>
              <w:rPr>
                <w:rFonts w:eastAsia="Calibri"/>
                <w:b/>
                <w:bCs/>
              </w:rPr>
            </w:pPr>
            <w:r w:rsidRPr="003764DC">
              <w:rPr>
                <w:rFonts w:eastAsia="Calibri"/>
                <w:b/>
                <w:bCs/>
              </w:rPr>
              <w:t>Hình thức góp</w:t>
            </w:r>
          </w:p>
        </w:tc>
        <w:tc>
          <w:tcPr>
            <w:tcW w:w="1698" w:type="dxa"/>
            <w:vAlign w:val="center"/>
          </w:tcPr>
          <w:p w14:paraId="6B0C56B2" w14:textId="77777777" w:rsidR="00852B7C" w:rsidRPr="003764DC" w:rsidRDefault="00852B7C" w:rsidP="00852B7C">
            <w:pPr>
              <w:widowControl w:val="0"/>
              <w:jc w:val="center"/>
              <w:rPr>
                <w:rFonts w:eastAsia="Calibri"/>
                <w:b/>
                <w:bCs/>
              </w:rPr>
            </w:pPr>
            <w:r w:rsidRPr="003764DC">
              <w:rPr>
                <w:rFonts w:eastAsia="Calibri"/>
                <w:b/>
                <w:bCs/>
              </w:rPr>
              <w:t xml:space="preserve">Giá trị </w:t>
            </w:r>
          </w:p>
          <w:p w14:paraId="5366D5E3" w14:textId="77777777" w:rsidR="00852B7C" w:rsidRPr="003764DC" w:rsidRDefault="00852B7C" w:rsidP="00852B7C">
            <w:pPr>
              <w:widowControl w:val="0"/>
              <w:jc w:val="center"/>
              <w:rPr>
                <w:rFonts w:eastAsia="Calibri"/>
              </w:rPr>
            </w:pPr>
            <w:r w:rsidRPr="003764DC">
              <w:rPr>
                <w:rFonts w:eastAsia="Calibri"/>
              </w:rPr>
              <w:t>(triệu đồng)</w:t>
            </w:r>
          </w:p>
        </w:tc>
        <w:tc>
          <w:tcPr>
            <w:tcW w:w="1134" w:type="dxa"/>
            <w:vAlign w:val="center"/>
          </w:tcPr>
          <w:p w14:paraId="2B283C9C" w14:textId="77777777" w:rsidR="00852B7C" w:rsidRPr="003764DC" w:rsidRDefault="00852B7C" w:rsidP="00852B7C">
            <w:pPr>
              <w:widowControl w:val="0"/>
              <w:jc w:val="center"/>
              <w:rPr>
                <w:rFonts w:eastAsia="Calibri"/>
                <w:b/>
                <w:bCs/>
              </w:rPr>
            </w:pPr>
            <w:r w:rsidRPr="003764DC">
              <w:rPr>
                <w:rFonts w:eastAsia="Calibri"/>
                <w:b/>
                <w:bCs/>
              </w:rPr>
              <w:t xml:space="preserve">Tỷ lệ </w:t>
            </w:r>
            <w:r w:rsidRPr="003764DC">
              <w:rPr>
                <w:rFonts w:eastAsia="Calibri"/>
              </w:rPr>
              <w:t>(%)</w:t>
            </w:r>
          </w:p>
        </w:tc>
      </w:tr>
      <w:tr w:rsidR="003764DC" w:rsidRPr="003764DC" w14:paraId="54DB6955" w14:textId="77777777" w:rsidTr="001D6CE2">
        <w:trPr>
          <w:jc w:val="center"/>
        </w:trPr>
        <w:tc>
          <w:tcPr>
            <w:tcW w:w="590" w:type="dxa"/>
            <w:vAlign w:val="center"/>
          </w:tcPr>
          <w:p w14:paraId="2E75F30E" w14:textId="77777777" w:rsidR="00F408E0" w:rsidRPr="003764DC" w:rsidRDefault="00F408E0" w:rsidP="00F408E0">
            <w:pPr>
              <w:widowControl w:val="0"/>
              <w:jc w:val="center"/>
              <w:rPr>
                <w:rFonts w:eastAsia="Calibri"/>
                <w:b/>
                <w:bCs/>
              </w:rPr>
            </w:pPr>
            <w:r w:rsidRPr="003764DC">
              <w:rPr>
                <w:rFonts w:eastAsia="Calibri"/>
                <w:b/>
                <w:bCs/>
              </w:rPr>
              <w:t>1</w:t>
            </w:r>
          </w:p>
        </w:tc>
        <w:tc>
          <w:tcPr>
            <w:tcW w:w="3554" w:type="dxa"/>
            <w:vAlign w:val="center"/>
          </w:tcPr>
          <w:p w14:paraId="7DFA20D2" w14:textId="77777777" w:rsidR="00F408E0" w:rsidRPr="003764DC" w:rsidRDefault="00F408E0" w:rsidP="00F408E0">
            <w:pPr>
              <w:widowControl w:val="0"/>
              <w:rPr>
                <w:rFonts w:eastAsia="Calibri"/>
                <w:b/>
                <w:bCs/>
              </w:rPr>
            </w:pPr>
            <w:r w:rsidRPr="003764DC">
              <w:rPr>
                <w:rFonts w:eastAsia="Calibri"/>
                <w:b/>
                <w:bCs/>
              </w:rPr>
              <w:t>Trường Cao đẳng Kon Tum (đại diện vốn nhà nước)</w:t>
            </w:r>
          </w:p>
        </w:tc>
        <w:tc>
          <w:tcPr>
            <w:tcW w:w="1808" w:type="dxa"/>
            <w:vAlign w:val="center"/>
          </w:tcPr>
          <w:p w14:paraId="7FCA1617" w14:textId="77777777" w:rsidR="00F408E0" w:rsidRPr="003764DC" w:rsidRDefault="00F408E0" w:rsidP="00F408E0">
            <w:pPr>
              <w:widowControl w:val="0"/>
              <w:jc w:val="center"/>
              <w:rPr>
                <w:rFonts w:eastAsia="Calibri"/>
                <w:b/>
                <w:bCs/>
              </w:rPr>
            </w:pPr>
          </w:p>
        </w:tc>
        <w:tc>
          <w:tcPr>
            <w:tcW w:w="1698" w:type="dxa"/>
            <w:vAlign w:val="center"/>
          </w:tcPr>
          <w:p w14:paraId="06BE6FAA" w14:textId="3AF98379" w:rsidR="00F408E0" w:rsidRPr="003764DC" w:rsidRDefault="00F408E0" w:rsidP="00F408E0">
            <w:pPr>
              <w:widowControl w:val="0"/>
              <w:jc w:val="center"/>
              <w:rPr>
                <w:rFonts w:eastAsia="Calibri"/>
                <w:b/>
                <w:bCs/>
              </w:rPr>
            </w:pPr>
            <w:del w:id="1010" w:author="Nội dung điều chỉnh (Claude)" w:date="2026-10-21T11:02:44Z">
              <w:r w:rsidRPr="003764DC">
                <w:rPr>
                  <w:b/>
                  <w:bCs/>
                </w:rPr>
                <w:delText>11.571,19</w:delText>
              </w:r>
            </w:del>
            <w:ins w:id="1011" w:author="Nội dung điều chỉnh (Claude)" w:date="2026-10-21T11:02:44Z">
              <w:r w:rsidRPr="003764DC">
                <w:rPr>
                  <w:b/>
                  <w:bCs/>
                </w:rPr>
                <w:t xml:space="preserve">10.432,82</w:t>
              </w:r>
            </w:ins>
          </w:p>
        </w:tc>
        <w:tc>
          <w:tcPr>
            <w:tcW w:w="1134" w:type="dxa"/>
            <w:vAlign w:val="center"/>
          </w:tcPr>
          <w:p w14:paraId="52CE713F" w14:textId="4F926AAD" w:rsidR="00F408E0" w:rsidRPr="003764DC" w:rsidRDefault="00F408E0" w:rsidP="00F408E0">
            <w:pPr>
              <w:widowControl w:val="0"/>
              <w:jc w:val="center"/>
              <w:rPr>
                <w:rFonts w:eastAsia="Calibri"/>
                <w:b/>
                <w:bCs/>
              </w:rPr>
            </w:pPr>
            <w:r w:rsidRPr="003764DC">
              <w:rPr>
                <w:b/>
                <w:bCs/>
              </w:rPr>
              <w:t>51,00%</w:t>
            </w:r>
          </w:p>
        </w:tc>
      </w:tr>
      <w:tr w:rsidR="003764DC" w:rsidRPr="003764DC" w14:paraId="193DE5E5" w14:textId="77777777" w:rsidTr="001D6CE2">
        <w:trPr>
          <w:jc w:val="center"/>
        </w:trPr>
        <w:tc>
          <w:tcPr>
            <w:tcW w:w="590" w:type="dxa"/>
            <w:vAlign w:val="center"/>
          </w:tcPr>
          <w:p w14:paraId="07A0B4FE" w14:textId="41E2531A" w:rsidR="00F408E0" w:rsidRPr="003764DC" w:rsidRDefault="00F408E0" w:rsidP="00F408E0">
            <w:pPr>
              <w:widowControl w:val="0"/>
              <w:jc w:val="center"/>
              <w:rPr>
                <w:rFonts w:eastAsia="Calibri"/>
              </w:rPr>
            </w:pPr>
            <w:r w:rsidRPr="003764DC">
              <w:rPr>
                <w:rFonts w:eastAsia="Calibri"/>
              </w:rPr>
              <w:t>1.</w:t>
            </w:r>
            <w:r w:rsidR="001A565F" w:rsidRPr="003764DC">
              <w:rPr>
                <w:rFonts w:eastAsia="Calibri"/>
              </w:rPr>
              <w:t>1</w:t>
            </w:r>
          </w:p>
        </w:tc>
        <w:tc>
          <w:tcPr>
            <w:tcW w:w="3554" w:type="dxa"/>
            <w:vAlign w:val="center"/>
          </w:tcPr>
          <w:p w14:paraId="3B4C25F4" w14:textId="77777777" w:rsidR="00F408E0" w:rsidRPr="003764DC" w:rsidRDefault="00F408E0" w:rsidP="00F408E0">
            <w:pPr>
              <w:widowControl w:val="0"/>
              <w:jc w:val="both"/>
              <w:rPr>
                <w:rFonts w:eastAsia="Calibri"/>
              </w:rPr>
            </w:pPr>
            <w:del w:id="1025" w:author="Nội dung điều chỉnh (Claude)" w:date="2026-10-21T09:21:32Z">
              <w:r w:rsidRPr="003764DC">
                <w:rPr>
                  <w:rFonts w:eastAsia="Calibri"/>
                </w:rPr>
                <w:delText>Tiền từ Quỹ phát triển hoạt động sự nghiệp của Trường, vốn vay các tổ chức tín dụng và các nguồn vốn hợp pháp khác của Trường</w:delText>
              </w:r>
            </w:del>
            <w:ins w:id="1026" w:author="Nội dung điều chỉnh (Claude)" w:date="2026-10-21T09:21:32Z">
              <w:r w:rsidRPr="003764DC">
                <w:rPr>
                  <w:rFonts w:eastAsia="Calibri"/>
                </w:rPr>
                <w:t xml:space="preserve">Tiền từ nguồn thu hoạt động sự nghiệp và các nguồn tài chính hợp pháp khác của Trường; vốn vay chỉ sử dụng khi được cơ quan có thẩm quyền hướng dẫn, chấp thuận</w:t>
              </w:r>
            </w:ins>
          </w:p>
        </w:tc>
        <w:tc>
          <w:tcPr>
            <w:tcW w:w="1808" w:type="dxa"/>
            <w:vAlign w:val="center"/>
          </w:tcPr>
          <w:p w14:paraId="7358C586" w14:textId="77777777" w:rsidR="00F408E0" w:rsidRPr="003764DC" w:rsidRDefault="00F408E0" w:rsidP="00F408E0">
            <w:pPr>
              <w:jc w:val="center"/>
            </w:pPr>
            <w:r w:rsidRPr="003764DC">
              <w:t xml:space="preserve">Tiền mặt/ Tiền gửi </w:t>
            </w:r>
          </w:p>
          <w:p w14:paraId="2F9E9540" w14:textId="77777777" w:rsidR="00F408E0" w:rsidRPr="003764DC" w:rsidRDefault="00F408E0" w:rsidP="00F408E0">
            <w:pPr>
              <w:widowControl w:val="0"/>
              <w:jc w:val="center"/>
              <w:rPr>
                <w:rFonts w:eastAsia="Calibri"/>
              </w:rPr>
            </w:pPr>
            <w:r w:rsidRPr="003764DC">
              <w:t>ngân hàng</w:t>
            </w:r>
          </w:p>
        </w:tc>
        <w:tc>
          <w:tcPr>
            <w:tcW w:w="1698" w:type="dxa"/>
            <w:vAlign w:val="center"/>
          </w:tcPr>
          <w:p w14:paraId="71D07D8E" w14:textId="6433FE73" w:rsidR="00F408E0" w:rsidRPr="003764DC" w:rsidRDefault="00F408E0" w:rsidP="00F408E0">
            <w:pPr>
              <w:widowControl w:val="0"/>
              <w:jc w:val="center"/>
              <w:rPr>
                <w:rFonts w:eastAsia="Calibri"/>
              </w:rPr>
            </w:pPr>
            <w:del w:id="1012" w:author="Nội dung điều chỉnh (Claude)" w:date="2026-10-21T11:02:44Z">
              <w:r w:rsidRPr="003764DC">
                <w:delText>11.571,19</w:delText>
              </w:r>
            </w:del>
            <w:ins w:id="1013" w:author="Nội dung điều chỉnh (Claude)" w:date="2026-10-21T11:02:44Z">
              <w:r w:rsidRPr="003764DC">
                <w:t xml:space="preserve">10.432,82</w:t>
              </w:r>
            </w:ins>
          </w:p>
        </w:tc>
        <w:tc>
          <w:tcPr>
            <w:tcW w:w="1134" w:type="dxa"/>
            <w:vAlign w:val="center"/>
          </w:tcPr>
          <w:p w14:paraId="666DB176" w14:textId="0000F19F" w:rsidR="00F408E0" w:rsidRPr="003764DC" w:rsidRDefault="00F408E0" w:rsidP="00F408E0">
            <w:pPr>
              <w:widowControl w:val="0"/>
              <w:jc w:val="center"/>
              <w:rPr>
                <w:rFonts w:eastAsia="Calibri"/>
              </w:rPr>
            </w:pPr>
            <w:r w:rsidRPr="003764DC">
              <w:t>51,00%</w:t>
            </w:r>
          </w:p>
        </w:tc>
      </w:tr>
      <w:tr w:rsidR="003764DC" w:rsidRPr="003764DC" w14:paraId="34504F04" w14:textId="77777777" w:rsidTr="001D6CE2">
        <w:trPr>
          <w:jc w:val="center"/>
        </w:trPr>
        <w:tc>
          <w:tcPr>
            <w:tcW w:w="590" w:type="dxa"/>
            <w:vAlign w:val="center"/>
          </w:tcPr>
          <w:p w14:paraId="76A9367D" w14:textId="77777777" w:rsidR="00F408E0" w:rsidRPr="003764DC" w:rsidRDefault="00F408E0" w:rsidP="00F408E0">
            <w:pPr>
              <w:widowControl w:val="0"/>
              <w:jc w:val="center"/>
              <w:rPr>
                <w:rFonts w:eastAsia="Calibri"/>
                <w:b/>
                <w:bCs/>
              </w:rPr>
            </w:pPr>
            <w:r w:rsidRPr="003764DC">
              <w:rPr>
                <w:rFonts w:eastAsia="Calibri"/>
                <w:b/>
                <w:bCs/>
              </w:rPr>
              <w:t>2</w:t>
            </w:r>
          </w:p>
        </w:tc>
        <w:tc>
          <w:tcPr>
            <w:tcW w:w="3554" w:type="dxa"/>
            <w:vAlign w:val="center"/>
          </w:tcPr>
          <w:p w14:paraId="549C515F" w14:textId="77777777" w:rsidR="00F408E0" w:rsidRPr="003764DC" w:rsidRDefault="00F408E0" w:rsidP="00F408E0">
            <w:pPr>
              <w:widowControl w:val="0"/>
              <w:rPr>
                <w:rFonts w:eastAsia="Calibri"/>
                <w:b/>
                <w:bCs/>
              </w:rPr>
            </w:pPr>
            <w:r w:rsidRPr="003764DC">
              <w:rPr>
                <w:rFonts w:eastAsia="Calibri"/>
                <w:b/>
                <w:bCs/>
              </w:rPr>
              <w:t xml:space="preserve">Nhà đầu tư chiến lược </w:t>
            </w:r>
            <w:r w:rsidRPr="003764DC">
              <w:rPr>
                <w:rFonts w:eastAsia="Calibri"/>
              </w:rPr>
              <w:t>(được lựa chọn công khai, minh bạch theo quy định)</w:t>
            </w:r>
          </w:p>
        </w:tc>
        <w:tc>
          <w:tcPr>
            <w:tcW w:w="1808" w:type="dxa"/>
            <w:vAlign w:val="center"/>
          </w:tcPr>
          <w:p w14:paraId="0BEA7C03" w14:textId="77777777" w:rsidR="00F408E0" w:rsidRPr="003764DC" w:rsidRDefault="00F408E0" w:rsidP="00F408E0">
            <w:pPr>
              <w:jc w:val="center"/>
            </w:pPr>
            <w:r w:rsidRPr="003764DC">
              <w:t xml:space="preserve">Tiền mặt/ Tiền gửi </w:t>
            </w:r>
          </w:p>
          <w:p w14:paraId="3DA4320B" w14:textId="77777777" w:rsidR="00F408E0" w:rsidRPr="003764DC" w:rsidRDefault="00F408E0" w:rsidP="00F408E0">
            <w:pPr>
              <w:widowControl w:val="0"/>
              <w:jc w:val="center"/>
              <w:rPr>
                <w:rFonts w:eastAsia="Calibri"/>
              </w:rPr>
            </w:pPr>
            <w:r w:rsidRPr="003764DC">
              <w:t>ngân hàng</w:t>
            </w:r>
          </w:p>
        </w:tc>
        <w:tc>
          <w:tcPr>
            <w:tcW w:w="1698" w:type="dxa"/>
            <w:vAlign w:val="center"/>
          </w:tcPr>
          <w:p w14:paraId="5F209740" w14:textId="671A624B" w:rsidR="00F408E0" w:rsidRPr="003764DC" w:rsidRDefault="00F408E0" w:rsidP="00F408E0">
            <w:pPr>
              <w:widowControl w:val="0"/>
              <w:jc w:val="center"/>
              <w:rPr>
                <w:rFonts w:eastAsia="Calibri"/>
                <w:b/>
                <w:bCs/>
              </w:rPr>
            </w:pPr>
            <w:del w:id="1014" w:author="Nội dung điều chỉnh (Claude)" w:date="2026-10-21T11:02:44Z">
              <w:r w:rsidRPr="003764DC">
                <w:rPr>
                  <w:b/>
                  <w:bCs/>
                </w:rPr>
                <w:delText>11.117,41</w:delText>
              </w:r>
            </w:del>
            <w:ins w:id="1015" w:author="Nội dung điều chỉnh (Claude)" w:date="2026-10-21T11:02:44Z">
              <w:r w:rsidRPr="003764DC">
                <w:rPr>
                  <w:b/>
                  <w:bCs/>
                </w:rPr>
                <w:t xml:space="preserve">10.023,68</w:t>
              </w:r>
            </w:ins>
          </w:p>
        </w:tc>
        <w:tc>
          <w:tcPr>
            <w:tcW w:w="1134" w:type="dxa"/>
            <w:vAlign w:val="center"/>
          </w:tcPr>
          <w:p w14:paraId="0057687E" w14:textId="16E035E7" w:rsidR="00F408E0" w:rsidRPr="003764DC" w:rsidRDefault="00F408E0" w:rsidP="00F408E0">
            <w:pPr>
              <w:widowControl w:val="0"/>
              <w:jc w:val="center"/>
              <w:rPr>
                <w:rFonts w:eastAsia="Calibri"/>
                <w:b/>
                <w:bCs/>
              </w:rPr>
            </w:pPr>
            <w:r w:rsidRPr="003764DC">
              <w:rPr>
                <w:b/>
                <w:bCs/>
              </w:rPr>
              <w:t>49,00%</w:t>
            </w:r>
          </w:p>
        </w:tc>
      </w:tr>
      <w:tr w:rsidR="003764DC" w:rsidRPr="003764DC" w14:paraId="24EB0CFF" w14:textId="77777777" w:rsidTr="001D6CE2">
        <w:trPr>
          <w:trHeight w:val="433"/>
          <w:jc w:val="center"/>
        </w:trPr>
        <w:tc>
          <w:tcPr>
            <w:tcW w:w="590" w:type="dxa"/>
            <w:vAlign w:val="center"/>
          </w:tcPr>
          <w:p w14:paraId="07F40A80" w14:textId="77777777" w:rsidR="00F408E0" w:rsidRPr="003764DC" w:rsidRDefault="00F408E0" w:rsidP="00F408E0">
            <w:pPr>
              <w:widowControl w:val="0"/>
              <w:jc w:val="center"/>
              <w:rPr>
                <w:rFonts w:eastAsia="Calibri"/>
              </w:rPr>
            </w:pPr>
          </w:p>
        </w:tc>
        <w:tc>
          <w:tcPr>
            <w:tcW w:w="3554" w:type="dxa"/>
            <w:vAlign w:val="center"/>
          </w:tcPr>
          <w:p w14:paraId="38437B49" w14:textId="77777777" w:rsidR="00F408E0" w:rsidRPr="003764DC" w:rsidRDefault="00F408E0" w:rsidP="00F408E0">
            <w:pPr>
              <w:widowControl w:val="0"/>
              <w:jc w:val="center"/>
              <w:rPr>
                <w:rFonts w:eastAsia="Calibri"/>
                <w:b/>
                <w:bCs/>
              </w:rPr>
            </w:pPr>
            <w:r w:rsidRPr="003764DC">
              <w:rPr>
                <w:rFonts w:eastAsia="Calibri"/>
                <w:b/>
                <w:bCs/>
              </w:rPr>
              <w:t>TỔNG VỐN ĐIỀU LỆ</w:t>
            </w:r>
          </w:p>
        </w:tc>
        <w:tc>
          <w:tcPr>
            <w:tcW w:w="1808" w:type="dxa"/>
            <w:vAlign w:val="center"/>
          </w:tcPr>
          <w:p w14:paraId="0FDD6E7F" w14:textId="77777777" w:rsidR="00F408E0" w:rsidRPr="003764DC" w:rsidRDefault="00F408E0" w:rsidP="00F408E0">
            <w:pPr>
              <w:widowControl w:val="0"/>
              <w:jc w:val="center"/>
              <w:rPr>
                <w:rFonts w:eastAsia="Calibri"/>
                <w:b/>
                <w:bCs/>
              </w:rPr>
            </w:pPr>
          </w:p>
        </w:tc>
        <w:tc>
          <w:tcPr>
            <w:tcW w:w="1698" w:type="dxa"/>
            <w:vAlign w:val="center"/>
          </w:tcPr>
          <w:p w14:paraId="3CE4C2D9" w14:textId="0A6E7381" w:rsidR="00F408E0" w:rsidRPr="003764DC" w:rsidRDefault="00F408E0" w:rsidP="00F408E0">
            <w:pPr>
              <w:widowControl w:val="0"/>
              <w:jc w:val="center"/>
              <w:rPr>
                <w:rFonts w:eastAsia="Calibri"/>
                <w:b/>
                <w:bCs/>
              </w:rPr>
            </w:pPr>
            <w:del w:id="1016" w:author="Nội dung điều chỉnh (Claude)" w:date="2026-10-21T11:02:44Z">
              <w:r w:rsidRPr="003764DC">
                <w:rPr>
                  <w:b/>
                  <w:bCs/>
                </w:rPr>
                <w:delText>22.688,60</w:delText>
              </w:r>
            </w:del>
            <w:ins w:id="1017" w:author="Nội dung điều chỉnh (Claude)" w:date="2026-10-21T11:02:44Z">
              <w:r w:rsidRPr="003764DC">
                <w:rPr>
                  <w:b/>
                  <w:bCs/>
                </w:rPr>
                <w:t xml:space="preserve">20.456,50</w:t>
              </w:r>
            </w:ins>
          </w:p>
        </w:tc>
        <w:tc>
          <w:tcPr>
            <w:tcW w:w="1134" w:type="dxa"/>
            <w:vAlign w:val="center"/>
          </w:tcPr>
          <w:p w14:paraId="2F13C7F7" w14:textId="3F58509B" w:rsidR="00F408E0" w:rsidRPr="003764DC" w:rsidRDefault="00F408E0" w:rsidP="00F408E0">
            <w:pPr>
              <w:widowControl w:val="0"/>
              <w:jc w:val="center"/>
              <w:rPr>
                <w:rFonts w:eastAsia="Calibri"/>
                <w:b/>
                <w:bCs/>
              </w:rPr>
            </w:pPr>
            <w:r w:rsidRPr="003764DC">
              <w:rPr>
                <w:b/>
                <w:bCs/>
              </w:rPr>
              <w:t>100%</w:t>
            </w:r>
          </w:p>
        </w:tc>
      </w:tr>
    </w:tbl>
    <w:p w14:paraId="685E6A4D" w14:textId="77777777" w:rsidR="00B56907" w:rsidRPr="003764DC" w:rsidRDefault="006B6DD9" w:rsidP="009B46E6">
      <w:pPr>
        <w:spacing w:before="120" w:after="120" w:line="252" w:lineRule="auto"/>
        <w:jc w:val="both"/>
        <w:rPr>
          <w:b/>
          <w:bCs/>
          <w:lang w:val="nl-NL"/>
        </w:rPr>
      </w:pPr>
      <w:r w:rsidRPr="003764DC">
        <w:rPr>
          <w:b/>
          <w:bCs/>
          <w:lang w:val="nl-NL"/>
        </w:rPr>
        <w:tab/>
        <w:t>4. Vị trí, chức năng, nhiệm vụ, quyền hạn, tổ chức, bộ máy và mối quan hệ công tác của Công ty</w:t>
      </w:r>
    </w:p>
    <w:p w14:paraId="0920F9BF" w14:textId="77777777" w:rsidR="00B56907" w:rsidRPr="003764DC" w:rsidRDefault="006B6DD9" w:rsidP="009B46E6">
      <w:pPr>
        <w:widowControl w:val="0"/>
        <w:spacing w:before="120" w:after="120" w:line="252" w:lineRule="auto"/>
        <w:ind w:firstLine="720"/>
        <w:jc w:val="both"/>
        <w:outlineLvl w:val="1"/>
        <w:rPr>
          <w:b/>
          <w:i/>
          <w:iCs/>
          <w:szCs w:val="26"/>
          <w:lang w:val="nl-BE"/>
        </w:rPr>
      </w:pPr>
      <w:bookmarkStart w:id="7" w:name="_Toc230272865"/>
      <w:r w:rsidRPr="003764DC">
        <w:rPr>
          <w:b/>
          <w:i/>
          <w:iCs/>
          <w:szCs w:val="26"/>
          <w:lang w:val="nl-BE"/>
        </w:rPr>
        <w:t>4.1. Vị trí, chức năng</w:t>
      </w:r>
      <w:bookmarkEnd w:id="7"/>
      <w:r w:rsidRPr="003764DC">
        <w:rPr>
          <w:b/>
          <w:i/>
          <w:iCs/>
          <w:szCs w:val="26"/>
          <w:lang w:val="nl-BE"/>
        </w:rPr>
        <w:t>:</w:t>
      </w:r>
    </w:p>
    <w:p w14:paraId="5119CBD5" w14:textId="77777777" w:rsidR="001D6CE2" w:rsidRPr="003764DC" w:rsidRDefault="0014064D" w:rsidP="009B46E6">
      <w:pPr>
        <w:widowControl w:val="0"/>
        <w:spacing w:before="120" w:after="120" w:line="252" w:lineRule="auto"/>
        <w:ind w:firstLine="720"/>
        <w:jc w:val="both"/>
        <w:rPr>
          <w:szCs w:val="24"/>
          <w:lang w:val="nl-BE"/>
        </w:rPr>
      </w:pPr>
      <w:bookmarkStart w:id="8" w:name="_Toc230272866"/>
      <w:r w:rsidRPr="003764DC">
        <w:rPr>
          <w:szCs w:val="24"/>
          <w:lang w:val="nl-BE"/>
        </w:rPr>
        <w:t xml:space="preserve">a) Công ty TNHH Đăng kiểm Cao đẳng Kon Tum: Là doanh nghiệp được thành lập theo loại hình công ty trách nhiệm hữu hạn hai thành viên trở lên theo Luật Doanh nghiệp ngày 17 tháng 6 năm 2020</w:t>
      </w:r>
      <w:r w:rsidRPr="003764DC">
        <w:rPr>
          <w:szCs w:val="24"/>
          <w:lang w:val="nl-BE"/>
        </w:rPr>
        <w:t xml:space="preserve"> (hợp nhất tại Văn bản hợp nhất số 67/VBHN-VPQH ngày 15 tháng 8 năm 2025)</w:t>
      </w:r>
      <w:r w:rsidRPr="003764DC">
        <w:rPr>
          <w:szCs w:val="24"/>
          <w:lang w:val="nl-BE"/>
        </w:rPr>
        <w:t xml:space="preserve">; trong đó Trường Cao đẳng Kon Tum </w:t>
      </w:r>
      <w:del w:id="1017" w:author="Nội dung điều chỉnh (Claude)" w:date="2026-10-21T09:21:32Z">
        <w:r w:rsidRPr="003764DC">
          <w:rPr>
            <w:szCs w:val="24"/>
            <w:lang w:val="nl-BE"/>
          </w:rPr>
          <w:delText xml:space="preserve">tham gia góp vốn bằng tài sản được cơ quan có thẩm quyền cho phép sử dụng để góp vốn theo quy định của pháp luật</w:delText>
        </w:r>
      </w:del>
      <w:ins w:id="1018" w:author="Nội dung điều chỉnh (Claude)" w:date="2026-10-21T09:21:32Z">
        <w:r w:rsidRPr="003764DC">
          <w:rPr>
            <w:szCs w:val="24"/>
            <w:lang w:val="nl-BE"/>
          </w:rPr>
          <w:t xml:space="preserve">tham gia góp vốn bằng tiền theo quy định của pháp luật (không góp vốn bằng quyền sử dụng đất)</w:t>
        </w:r>
      </w:ins>
      <w:r w:rsidRPr="003764DC">
        <w:rPr>
          <w:szCs w:val="24"/>
          <w:lang w:val="nl-BE"/>
        </w:rPr>
        <w:t xml:space="preserve">. Công ty là pháp nhân độc lập, tự chủ trong hoạt động sản xuất, kinh doanh và chịu trách nhiệm trước pháp luật về toàn bộ hoạt động của mình.</w:t>
      </w:r>
    </w:p>
    <w:p w14:paraId="65AD941A" w14:textId="77777777" w:rsidR="001D6CE2" w:rsidRPr="003764DC" w:rsidRDefault="0014064D" w:rsidP="009B46E6">
      <w:pPr>
        <w:widowControl w:val="0"/>
        <w:spacing w:before="120" w:after="120" w:line="252" w:lineRule="auto"/>
        <w:ind w:firstLine="720"/>
        <w:jc w:val="both"/>
        <w:rPr>
          <w:szCs w:val="24"/>
          <w:lang w:val="nl-BE"/>
        </w:rPr>
      </w:pPr>
      <w:r w:rsidRPr="003764DC">
        <w:rPr>
          <w:szCs w:val="24"/>
          <w:lang w:val="nl-BE"/>
        </w:rPr>
        <w:t>b) Trung tâm Đăng kiểm xe cơ giới:</w:t>
      </w:r>
      <w:r w:rsidRPr="003764DC">
        <w:rPr>
          <w:b/>
          <w:bCs/>
          <w:szCs w:val="24"/>
          <w:lang w:val="nl-BE"/>
        </w:rPr>
        <w:t xml:space="preserve"> </w:t>
      </w:r>
      <w:r w:rsidRPr="003764DC">
        <w:rPr>
          <w:szCs w:val="24"/>
          <w:lang w:val="nl-BE"/>
        </w:rPr>
        <w:t xml:space="preserve">Là đơn vị tổ chức hoạt động đăng kiểm do Công ty TNHH Đăng kiểm Cao đẳng Kon Tum đầu tư, quản lý và vận hành theo quy định của pháp luật chuyên ngành về đăng kiểm xe cơ giới. </w:t>
      </w:r>
    </w:p>
    <w:p w14:paraId="4F178E99" w14:textId="77777777" w:rsidR="001D6CE2" w:rsidRPr="003764DC" w:rsidRDefault="0014064D" w:rsidP="009B46E6">
      <w:pPr>
        <w:widowControl w:val="0"/>
        <w:spacing w:before="120" w:after="120" w:line="252" w:lineRule="auto"/>
        <w:ind w:firstLine="720"/>
        <w:jc w:val="both"/>
        <w:rPr>
          <w:szCs w:val="24"/>
          <w:lang w:val="nl-BE"/>
        </w:rPr>
      </w:pPr>
      <w:r w:rsidRPr="003764DC">
        <w:rPr>
          <w:szCs w:val="24"/>
          <w:lang w:val="nl-BE"/>
        </w:rPr>
        <w:t>c) Công ty TNHH Đăng kiểm Cao đẳng Kon Tum chịu sự quản lý trực tiếp của Hội đồng thành viên, người đại diện phần vốn nhà nước, Kiểm soát viên theo Điều lệ và quy chế Công ty; chịu sự kiểm tra, thanh tra về chuyên môn, nghiệp vụ của Sở Xây dựng, Cục Đăng kiểm Việt Nam và các cơ quan có liên quan đến lĩnh vực hoạt động của Công ty.</w:t>
      </w:r>
    </w:p>
    <w:p w14:paraId="611990B7" w14:textId="77777777" w:rsidR="003F72C2" w:rsidRPr="003764DC" w:rsidRDefault="0014064D" w:rsidP="009B46E6">
      <w:pPr>
        <w:widowControl w:val="0"/>
        <w:spacing w:before="120" w:after="120" w:line="252" w:lineRule="auto"/>
        <w:ind w:firstLine="720"/>
        <w:jc w:val="both"/>
      </w:pPr>
      <w:r w:rsidRPr="003764DC">
        <w:rPr>
          <w:szCs w:val="24"/>
          <w:lang w:val="nl-BE"/>
        </w:rPr>
        <w:t>d) Công ty được phép sử dụng con dấu riêng, hạch toán độc lập và được mở tài khoản giao dịch tại ngân hàng theo quy định của pháp luật; Trung tâm được phép sử dụng con dấu riêng, hạch toán phụ thuộc Công ty và được mở tài khoản giao dịch tại ngân hàng theo quy định của pháp luật</w:t>
      </w:r>
      <w:r w:rsidR="003F72C2" w:rsidRPr="003764DC">
        <w:rPr>
          <w:szCs w:val="24"/>
          <w:lang w:val="nl-BE"/>
        </w:rPr>
        <w:t xml:space="preserve"> </w:t>
      </w:r>
      <w:r w:rsidR="003F72C2" w:rsidRPr="003764DC">
        <w:t>và thực hiện theo đúng Điều lệ, quyết định của Công ty và pháp luật hiện hành (sau khi hoàn tất thủ tục đăng ký/ủy quyền theo thẩm quyền).</w:t>
      </w:r>
    </w:p>
    <w:p w14:paraId="3736FBAE" w14:textId="77777777" w:rsidR="00B56907" w:rsidRPr="003764DC" w:rsidRDefault="006B6DD9" w:rsidP="009B46E6">
      <w:pPr>
        <w:widowControl w:val="0"/>
        <w:spacing w:before="120" w:after="120" w:line="252" w:lineRule="auto"/>
        <w:ind w:firstLine="720"/>
        <w:jc w:val="both"/>
        <w:outlineLvl w:val="1"/>
        <w:rPr>
          <w:b/>
          <w:i/>
          <w:iCs/>
          <w:szCs w:val="26"/>
          <w:lang w:val="nl-BE"/>
        </w:rPr>
      </w:pPr>
      <w:r w:rsidRPr="003764DC">
        <w:rPr>
          <w:b/>
          <w:i/>
          <w:iCs/>
          <w:szCs w:val="26"/>
          <w:lang w:val="nl-BE"/>
        </w:rPr>
        <w:t>4.2. Nhiệm vụ, quyền hạn</w:t>
      </w:r>
      <w:bookmarkEnd w:id="8"/>
      <w:r w:rsidRPr="003764DC">
        <w:rPr>
          <w:b/>
          <w:i/>
          <w:iCs/>
          <w:szCs w:val="26"/>
          <w:lang w:val="nl-BE"/>
        </w:rPr>
        <w:t>:</w:t>
      </w:r>
    </w:p>
    <w:p w14:paraId="536222A5" w14:textId="77777777" w:rsidR="007B7EC6" w:rsidRPr="003764DC" w:rsidRDefault="007B7EC6" w:rsidP="009B46E6">
      <w:pPr>
        <w:widowControl w:val="0"/>
        <w:spacing w:before="120" w:after="120" w:line="252" w:lineRule="auto"/>
        <w:ind w:firstLine="720"/>
        <w:jc w:val="both"/>
        <w:rPr>
          <w:szCs w:val="24"/>
          <w:lang w:val="nl-BE"/>
        </w:rPr>
      </w:pPr>
      <w:r w:rsidRPr="003764DC">
        <w:rPr>
          <w:b/>
          <w:bCs/>
          <w:i/>
          <w:iCs/>
          <w:szCs w:val="24"/>
          <w:lang w:val="nl-BE"/>
        </w:rPr>
        <w:t>a) Đối với Công ty</w:t>
      </w:r>
    </w:p>
    <w:p w14:paraId="76D7E503"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Thực hiện nhiệm vụ, quyền hạn chung đối với doanh nghiệp theo quy định của pháp luật;</w:t>
      </w:r>
    </w:p>
    <w:p w14:paraId="53799275"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xml:space="preserve">- Tổ chức thu phí, lệ phí và dịch vụ theo quy định của pháp luật; </w:t>
      </w:r>
    </w:p>
    <w:p w14:paraId="79F481C5"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xml:space="preserve">- </w:t>
      </w:r>
      <w:del w:id="1023" w:author="Nội dung điều chỉnh (Claude)" w:date="2026-10-21T09:21:32Z">
        <w:r w:rsidRPr="003764DC">
          <w:rPr>
            <w:szCs w:val="24"/>
            <w:lang w:val="nl-BE"/>
          </w:rPr>
          <w:delText xml:space="preserve">Xây dựng hệ thống quản lý chất lượng theo tiêu chuẩn ISO-9001 có liên quan đến nhiệm vụ của Công ty</w:delText>
        </w:r>
      </w:del>
      <w:ins w:id="1024" w:author="Nội dung điều chỉnh (Claude)" w:date="2026-10-21T09:21:32Z">
        <w:r w:rsidRPr="003764DC">
          <w:rPr>
            <w:szCs w:val="24"/>
            <w:lang w:val="nl-BE"/>
          </w:rPr>
          <w:t xml:space="preserve">Xây dựng, áp dụng hệ thống quản lý chất lượng theo nguyên tắc của TCVN ISO/IEC 17020:2012; cơ sở đăng kiểm được tổ chức đánh giá sự phù hợp được chỉ định đánh giá, chứng nhận phù hợp quy chuẩn kỹ thuật quốc gia về cơ sở đăng kiểm trước khi đưa vào hoạt động</w:t>
        </w:r>
      </w:ins>
      <w:r w:rsidRPr="003764DC">
        <w:rPr>
          <w:szCs w:val="24"/>
          <w:lang w:val="nl-BE"/>
        </w:rPr>
        <w:t xml:space="preserve">;</w:t>
      </w:r>
    </w:p>
    <w:p w14:paraId="342358A8"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Thực hiện chế độ thông tin, báo cáo về Trường Cao đẳng Kon Tum, Hội đồng thành viên, Kiểm soát viên, Sở Xây dựng, Cục Đăng kiểm Việt Nam, UBND tỉnh và các cơ quan có thẩm quyền theo quy định;</w:t>
      </w:r>
    </w:p>
    <w:p w14:paraId="4B0CE2B2"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xml:space="preserve">- Thực hiện các nhiệm vụ khác do Hiệu trưởng Trường Cao đẳng Kon Tum và các cơ quan có thẩm quyền giao. </w:t>
      </w:r>
    </w:p>
    <w:p w14:paraId="4861B34F" w14:textId="77777777" w:rsidR="007B7EC6" w:rsidRPr="003764DC" w:rsidRDefault="007B7EC6" w:rsidP="009B46E6">
      <w:pPr>
        <w:widowControl w:val="0"/>
        <w:spacing w:before="120" w:after="120" w:line="252" w:lineRule="auto"/>
        <w:ind w:firstLine="720"/>
        <w:jc w:val="both"/>
        <w:rPr>
          <w:szCs w:val="24"/>
          <w:lang w:val="nl-BE"/>
        </w:rPr>
      </w:pPr>
      <w:r w:rsidRPr="003764DC">
        <w:rPr>
          <w:b/>
          <w:bCs/>
          <w:i/>
          <w:iCs/>
          <w:szCs w:val="24"/>
          <w:lang w:val="nl-BE"/>
        </w:rPr>
        <w:t>b) Đối với Trung tâm:</w:t>
      </w:r>
      <w:r w:rsidRPr="003764DC">
        <w:rPr>
          <w:szCs w:val="24"/>
          <w:lang w:val="nl-BE"/>
        </w:rPr>
        <w:t xml:space="preserve"> </w:t>
      </w:r>
    </w:p>
    <w:p w14:paraId="6728C612"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Thực hiện các nhiệm vụ, quyền hạn đối với cơ sở đăng kiểm theo quy định tại Điều 11 Nghị định số 89/2026/NĐ-CP, cụ thể:</w:t>
      </w:r>
    </w:p>
    <w:p w14:paraId="2243A1B8"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Thực hiện kiểm định và cấp giấy chứng nhận kiểm định cho XCG, xe máy chuyên dùng; kiểm định khí thải và cấp giấy chứng nhận kiểm định khí thải cho xe mô tô, xe gắn máy; chứng nhận cải tạo và cấp giấy chứng nhận cải tạo cho xe cơ giới cải tạo, xe máy chuyên dùng cải tạo theo đúng quy định của pháp luật liên quan đến công tác kiểm định, chứng nhận cải tạo;</w:t>
      </w:r>
    </w:p>
    <w:p w14:paraId="179FC904"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Phân công đăng kiểm viên thực hiện việc kiểm định, chứng nhận cải tạo, kiểm định khí thải xe mô tô, xe gắn máy phù hợp với chứng chỉ chuyên môn của KĐV. Lập sổ phân công nhiệm vụ theo quy định;</w:t>
      </w:r>
    </w:p>
    <w:p w14:paraId="67EF68A1"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Bảo đảm các thiết bị, dụng cụ kiểm tra phải đáp ứng yêu cầu kỹ thuật theo Quy chuẩn kỹ thuật quốc gia về cơ sở đăng kiểm. Trường hợp các thiết bị, dụng cụ kiểm tra là phương tiện đo thì phải được kiểm định, hiệu chuẩn, thử nghiệm theo quy định của pháp luật về đo lường. Bố trí thiết bị, dụng cụ kiểm tra của cơ sở đăng kiểm tại xưởng kiểm định hoặc bên ngoài xưởng kiểm định phù hợp với các trường hợp kiểm định;</w:t>
      </w:r>
    </w:p>
    <w:p w14:paraId="668DE1F2"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Khi có sự cố hư hỏng hoặc thay đổi lãnh đạo cơ sở đăng kiểm, lãnh đạo bộ phận kiểm định, ĐKV, thiết bị, dụng cụ kiểm tra, Công ty chủ động khắc phục sự cố bảo đảm thiết bị, dụng cụ kiểm tra đáp ứng quy định, đồng thời thông báo bằng bản giấy hoặc dữ liệu điện tử cho UBND tỉnh để theo dõi, quản lý theo quy định;</w:t>
      </w:r>
    </w:p>
    <w:p w14:paraId="6C21EB9C"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Thu hồi giấy chứng nhận kiểm định, tem kiểm định đã cấp sai quy định;</w:t>
      </w:r>
    </w:p>
    <w:p w14:paraId="6C58B2AF"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Từ chối kiểm định đối với các trường hợp quy định của pháp luật;</w:t>
      </w:r>
    </w:p>
    <w:p w14:paraId="21CBDCE3"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Ngừng hoạt động kiểm định, chứng nhận cải tạo khi có quyết định tạm đình chỉ hoặc thu hồi giấy chứng nhận đủ điều kiện hoạt động kiểm định xe cơ giới, giấy chứng nhận đủ điều kiện hoạt động kiểm định khí thải xe mô tô, xe gắn máy của cơ quan có thẩm quyền;</w:t>
      </w:r>
    </w:p>
    <w:p w14:paraId="24E5A6F1"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Thực hiện các hoạt động dịch vụ kỹ thuật liên quan đến XCG, xe máy chuyên dùng và khí thải xe mô tô, xe gắn máy theo quy định;</w:t>
      </w:r>
    </w:p>
    <w:p w14:paraId="1942210D"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Thực hiện các chương trình, kế hoạch tập huấn, thực tập, đánh giá, thực hiện các công việc chuyên môn theo quy định của cơ quan có thẩm quyền;</w:t>
      </w:r>
    </w:p>
    <w:p w14:paraId="18FABDBA"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Duy trì bộ phận giải quyết các công việc liên quan đến hồ sơ về kiểm định, chứng nhận cải tạo trong thời gian cơ sở đăng kiểm tạm ngừng, tạm đình chỉ hoạt động kiểm định, trừ trường hợp bất khả kháng theo quy định của pháp luật.</w:t>
      </w:r>
    </w:p>
    <w:p w14:paraId="664D3F6A" w14:textId="77777777" w:rsidR="006B6DD9" w:rsidRPr="003764DC" w:rsidRDefault="006B6DD9" w:rsidP="009B46E6">
      <w:pPr>
        <w:spacing w:before="120" w:after="120" w:line="252" w:lineRule="auto"/>
        <w:ind w:firstLine="720"/>
        <w:jc w:val="both"/>
        <w:rPr>
          <w:b/>
          <w:bCs/>
        </w:rPr>
      </w:pPr>
      <w:r w:rsidRPr="003764DC">
        <w:rPr>
          <w:b/>
          <w:bCs/>
        </w:rPr>
        <w:t>5. Mô hình quản trị, tổ chức, nhân sự Công ty</w:t>
      </w:r>
    </w:p>
    <w:p w14:paraId="3C86C436" w14:textId="77777777" w:rsidR="006B6DD9" w:rsidRPr="003764DC" w:rsidRDefault="009116EC" w:rsidP="009B46E6">
      <w:pPr>
        <w:spacing w:before="120" w:after="120" w:line="252" w:lineRule="auto"/>
        <w:ind w:firstLine="720"/>
        <w:jc w:val="both"/>
      </w:pPr>
      <w:r w:rsidRPr="003764DC">
        <w:rPr>
          <w:b/>
          <w:bCs/>
        </w:rPr>
        <w:t>5.1.</w:t>
      </w:r>
      <w:r w:rsidRPr="003764DC">
        <w:t xml:space="preserve"> </w:t>
      </w:r>
      <w:r w:rsidRPr="003764DC">
        <w:rPr>
          <w:b/>
          <w:bCs/>
        </w:rPr>
        <w:t xml:space="preserve">Mô hình quản trị: </w:t>
      </w:r>
      <w:r w:rsidRPr="003764DC">
        <w:t xml:space="preserve">Doanh nghiệp được tổ chức theo mô hình bốn tầng quản trị, phân định rõ quyền hạn, trách nhiệm và cơ chế phối hợp giữa các cấp theo Luật Doanh nghiệp ngày 17 tháng 6 năm 2020</w:t>
      </w:r>
      <w:r w:rsidRPr="003764DC">
        <w:t xml:space="preserve"> (hợp nhất tại Văn bản hợp nhất số 67/VBHN-VPQH ngày 15 tháng 8 năm 2025)</w:t>
      </w:r>
      <w:r w:rsidRPr="003764DC">
        <w:t xml:space="preserve">, gồm: Hội đồng thành viên, Giám đốc, Kiểm soát viên, Người đại diện theo pháp luật, các bộ phận tác nghiệp.</w:t>
      </w:r>
    </w:p>
    <w:p w14:paraId="19222B61" w14:textId="77777777" w:rsidR="00157263" w:rsidRPr="003764DC" w:rsidRDefault="009116EC" w:rsidP="009B46E6">
      <w:pPr>
        <w:spacing w:before="120" w:after="120" w:line="252" w:lineRule="auto"/>
        <w:ind w:firstLine="720"/>
        <w:jc w:val="both"/>
        <w:rPr>
          <w:b/>
          <w:bCs/>
        </w:rPr>
      </w:pPr>
      <w:r w:rsidRPr="003764DC">
        <w:rPr>
          <w:b/>
          <w:bCs/>
        </w:rPr>
        <w:t>5.2. Cơ cấu tổ chức</w:t>
      </w:r>
    </w:p>
    <w:p w14:paraId="4EE6E0F5" w14:textId="77777777" w:rsidR="00F43833" w:rsidRPr="003764DC" w:rsidRDefault="00F43833" w:rsidP="009B46E6">
      <w:pPr>
        <w:widowControl w:val="0"/>
        <w:spacing w:before="120" w:after="120" w:line="252" w:lineRule="auto"/>
        <w:ind w:firstLine="720"/>
        <w:jc w:val="both"/>
        <w:rPr>
          <w:iCs/>
          <w:szCs w:val="24"/>
          <w:lang w:val="nl-BE"/>
        </w:rPr>
      </w:pPr>
      <w:r w:rsidRPr="003764DC">
        <w:rPr>
          <w:iCs/>
          <w:szCs w:val="24"/>
          <w:lang w:val="nl-BE"/>
        </w:rPr>
        <w:t>a) Hội đồng thành viên Công ty;</w:t>
      </w:r>
    </w:p>
    <w:p w14:paraId="0A51041A" w14:textId="77777777" w:rsidR="009116EC" w:rsidRPr="003764DC" w:rsidRDefault="009116EC" w:rsidP="009B46E6">
      <w:pPr>
        <w:widowControl w:val="0"/>
        <w:spacing w:before="120" w:after="120" w:line="252" w:lineRule="auto"/>
        <w:ind w:firstLine="720"/>
        <w:jc w:val="both"/>
        <w:rPr>
          <w:iCs/>
          <w:szCs w:val="24"/>
          <w:lang w:val="nl-BE"/>
        </w:rPr>
      </w:pPr>
      <w:r w:rsidRPr="003764DC">
        <w:rPr>
          <w:iCs/>
          <w:szCs w:val="24"/>
          <w:lang w:val="nl-BE"/>
        </w:rPr>
        <w:t>b) Kiểm soát viên;</w:t>
      </w:r>
    </w:p>
    <w:p w14:paraId="61171EE7" w14:textId="03D48A83" w:rsidR="00F43833" w:rsidRPr="003764DC" w:rsidRDefault="00BB1E61" w:rsidP="009B46E6">
      <w:pPr>
        <w:widowControl w:val="0"/>
        <w:spacing w:before="120" w:after="120" w:line="252" w:lineRule="auto"/>
        <w:ind w:firstLine="720"/>
        <w:jc w:val="both"/>
        <w:rPr>
          <w:szCs w:val="24"/>
          <w:lang w:val="nl-BE"/>
        </w:rPr>
      </w:pPr>
      <w:r>
        <w:rPr>
          <w:szCs w:val="24"/>
          <w:lang w:val="nl-BE"/>
        </w:rPr>
        <w:t>c</w:t>
      </w:r>
      <w:r w:rsidR="00F43833" w:rsidRPr="003764DC">
        <w:rPr>
          <w:szCs w:val="24"/>
          <w:lang w:val="nl-BE"/>
        </w:rPr>
        <w:t>) Giám đốc, các Phó Giám đốc;</w:t>
      </w:r>
    </w:p>
    <w:p w14:paraId="4F096C5E" w14:textId="253FAC90" w:rsidR="00F43833" w:rsidRPr="003764DC" w:rsidRDefault="00BB1E61" w:rsidP="009B46E6">
      <w:pPr>
        <w:widowControl w:val="0"/>
        <w:spacing w:before="120" w:after="120" w:line="252" w:lineRule="auto"/>
        <w:ind w:firstLine="720"/>
        <w:jc w:val="both"/>
        <w:rPr>
          <w:szCs w:val="24"/>
          <w:lang w:val="nl-BE"/>
        </w:rPr>
      </w:pPr>
      <w:r>
        <w:rPr>
          <w:szCs w:val="24"/>
          <w:lang w:val="nl-BE"/>
        </w:rPr>
        <w:t>d</w:t>
      </w:r>
      <w:r w:rsidR="00F43833" w:rsidRPr="003764DC">
        <w:rPr>
          <w:szCs w:val="24"/>
          <w:lang w:val="nl-BE"/>
        </w:rPr>
        <w:t>) Bộ phận Văn phòng;</w:t>
      </w:r>
    </w:p>
    <w:p w14:paraId="378F33EE" w14:textId="7B257FDA" w:rsidR="00F43833" w:rsidRPr="003764DC" w:rsidRDefault="00BB1E61" w:rsidP="009B46E6">
      <w:pPr>
        <w:widowControl w:val="0"/>
        <w:spacing w:before="120" w:after="120" w:line="252" w:lineRule="auto"/>
        <w:ind w:firstLine="720"/>
        <w:jc w:val="both"/>
        <w:rPr>
          <w:szCs w:val="24"/>
          <w:lang w:val="nl-BE"/>
        </w:rPr>
      </w:pPr>
      <w:r>
        <w:rPr>
          <w:szCs w:val="24"/>
          <w:lang w:val="nl-BE"/>
        </w:rPr>
        <w:t>đ</w:t>
      </w:r>
      <w:r w:rsidR="00F43833" w:rsidRPr="003764DC">
        <w:rPr>
          <w:szCs w:val="24"/>
          <w:lang w:val="nl-BE"/>
        </w:rPr>
        <w:t>) Bộ phận Kiểm định.</w:t>
      </w:r>
    </w:p>
    <w:p w14:paraId="0BC80CE1" w14:textId="766481DD" w:rsidR="00F43833" w:rsidRPr="003764DC" w:rsidRDefault="00491B01" w:rsidP="009B46E6">
      <w:pPr>
        <w:spacing w:before="120" w:after="120" w:line="252" w:lineRule="auto"/>
        <w:ind w:firstLine="720"/>
        <w:jc w:val="both"/>
        <w:rPr>
          <w:b/>
          <w:bCs/>
        </w:rPr>
      </w:pPr>
      <w:r w:rsidRPr="003764DC">
        <w:rPr>
          <w:b/>
          <w:bCs/>
        </w:rPr>
        <w:t>5.3. Nhân sự, số người làm việc Công ty</w:t>
      </w:r>
    </w:p>
    <w:p w14:paraId="14A2B7EE" w14:textId="77777777" w:rsidR="00F43833" w:rsidRPr="003764DC" w:rsidRDefault="004F3618" w:rsidP="009B46E6">
      <w:pPr>
        <w:widowControl w:val="0"/>
        <w:spacing w:before="120" w:after="120" w:line="252" w:lineRule="auto"/>
        <w:ind w:firstLine="720"/>
        <w:jc w:val="both"/>
        <w:rPr>
          <w:szCs w:val="24"/>
          <w:lang w:val="nl-BE"/>
        </w:rPr>
      </w:pPr>
      <w:r w:rsidRPr="003764DC">
        <w:rPr>
          <w:szCs w:val="24"/>
          <w:lang w:val="nl-BE"/>
        </w:rPr>
        <w:t xml:space="preserve">a) Về nhân sự, số người làm việc: </w:t>
      </w:r>
      <w:del w:id="1041" w:author="Nội dung điều chỉnh (Claude)" w:date="2026-10-21T11:02:44Z">
        <w:r w:rsidRPr="003764DC">
          <w:rPr>
            <w:szCs w:val="24"/>
            <w:lang w:val="nl-BE"/>
          </w:rPr>
          <w:delText xml:space="preserve">Tối thiểu 15 người, trong đó:</w:delText>
        </w:r>
      </w:del>
      <w:ins w:id="1042" w:author="Nội dung điều chỉnh (Claude)" w:date="2026-10-21T11:02:44Z">
        <w:r w:rsidRPr="003764DC">
          <w:rPr>
            <w:szCs w:val="24"/>
            <w:lang w:val="nl-BE"/>
          </w:rPr>
          <w:t xml:space="preserve">Tối thiểu 11 người trong giai đoạn 1 (01 dây chuyền), trong đó:</w:t>
        </w:r>
      </w:ins>
    </w:p>
    <w:p w14:paraId="012F3C84" w14:textId="6C495A53" w:rsidR="003155E1" w:rsidRPr="003764DC" w:rsidRDefault="00CB22B6" w:rsidP="009B46E6">
      <w:pPr>
        <w:widowControl w:val="0"/>
        <w:spacing w:before="120" w:after="120" w:line="252" w:lineRule="auto"/>
        <w:ind w:firstLine="720"/>
        <w:jc w:val="both"/>
      </w:pPr>
      <w:r w:rsidRPr="003764DC">
        <w:rPr>
          <w:szCs w:val="24"/>
          <w:lang w:val="nl-BE"/>
        </w:rPr>
        <w:t xml:space="preserve">- Số lượng người làm việc có nguồn gốc từ viên chức của Trường được cử làm người đại diện phần vốn nhà nước, người quản lý doanh nghiệp hoặc Kiểm soát viên theo quy định tại Nghị định số 181/2026/NĐ-CP: Không quá </w:t>
      </w:r>
      <w:r w:rsidRPr="003764DC">
        <w:rPr>
          <w:b/>
          <w:bCs/>
          <w:szCs w:val="24"/>
          <w:lang w:val="nl-BE"/>
        </w:rPr>
        <w:t>2</w:t>
      </w:r>
      <w:r w:rsidRPr="003764DC">
        <w:rPr>
          <w:szCs w:val="24"/>
          <w:lang w:val="nl-BE"/>
        </w:rPr>
        <w:t xml:space="preserve"> người </w:t>
      </w:r>
      <w:r w:rsidR="003155E1" w:rsidRPr="003764DC">
        <w:t>(gồm Lãnh đạo Công ty và Kiểm soát viên, không đồng thời là cán bộ, công chức, viên chức; chỉ bố trí sau quyết định của cấp có thẩm quyền và hoàn tất chuyển đổi/chấm dứt chế độ viên chức, lao động, lương, bảo hiểm).</w:t>
      </w:r>
    </w:p>
    <w:p w14:paraId="0BA3305E" w14:textId="77777777" w:rsidR="00CB22B6" w:rsidRPr="003764DC" w:rsidRDefault="00CB22B6" w:rsidP="009B46E6">
      <w:pPr>
        <w:widowControl w:val="0"/>
        <w:spacing w:before="120" w:after="120" w:line="252" w:lineRule="auto"/>
        <w:ind w:firstLine="720"/>
        <w:jc w:val="both"/>
        <w:rPr>
          <w:szCs w:val="24"/>
          <w:lang w:val="nl-BE"/>
        </w:rPr>
      </w:pPr>
      <w:r w:rsidRPr="003764DC">
        <w:rPr>
          <w:szCs w:val="24"/>
          <w:lang w:val="nl-BE"/>
        </w:rPr>
        <w:t xml:space="preserve">- Số lượng người làm việc theo chế độ hợp đồng: </w:t>
      </w:r>
      <w:del w:id="1043" w:author="Nội dung điều chỉnh (Claude)" w:date="2026-10-21T11:02:44Z">
        <w:r w:rsidRPr="003764DC">
          <w:rPr>
            <w:szCs w:val="24"/>
            <w:lang w:val="nl-BE"/>
          </w:rPr>
          <w:delText xml:space="preserve">Từ 13 người trở lên.</w:delText>
        </w:r>
      </w:del>
      <w:ins w:id="1044" w:author="Nội dung điều chỉnh (Claude)" w:date="2026-10-21T11:02:44Z">
        <w:r w:rsidRPr="003764DC">
          <w:rPr>
            <w:szCs w:val="24"/>
            <w:lang w:val="nl-BE"/>
          </w:rPr>
          <w:t xml:space="preserve">Từ 09 người trở lên.</w:t>
        </w:r>
      </w:ins>
    </w:p>
    <w:p w14:paraId="0E832E50" w14:textId="77777777" w:rsidR="00F43833" w:rsidRPr="003764DC" w:rsidRDefault="004F3618" w:rsidP="009B46E6">
      <w:pPr>
        <w:spacing w:before="120" w:after="120" w:line="252" w:lineRule="auto"/>
        <w:ind w:firstLine="720"/>
        <w:jc w:val="both"/>
      </w:pPr>
      <w:r w:rsidRPr="003764DC">
        <w:t>b) Về danh mục vị trí việc làm của Công ty: Chi tiết trong Đề án.</w:t>
      </w:r>
    </w:p>
    <w:p w14:paraId="59947453" w14:textId="77777777" w:rsidR="00491B01" w:rsidRPr="003764DC" w:rsidRDefault="00491B01" w:rsidP="009B46E6">
      <w:pPr>
        <w:spacing w:before="120" w:after="120" w:line="252" w:lineRule="auto"/>
        <w:ind w:firstLine="720"/>
        <w:jc w:val="both"/>
        <w:rPr>
          <w:b/>
          <w:bCs/>
        </w:rPr>
      </w:pPr>
      <w:r w:rsidRPr="003764DC">
        <w:rPr>
          <w:b/>
          <w:bCs/>
        </w:rPr>
        <w:t>6. Cơ chế hoạt động, quản lý tài chính</w:t>
      </w:r>
    </w:p>
    <w:p w14:paraId="2F3F7603" w14:textId="77777777" w:rsidR="00491B01" w:rsidRPr="003764DC" w:rsidRDefault="00491B01" w:rsidP="009B46E6">
      <w:pPr>
        <w:spacing w:before="120" w:after="120" w:line="252" w:lineRule="auto"/>
        <w:ind w:firstLine="720"/>
        <w:jc w:val="both"/>
        <w:rPr>
          <w:b/>
          <w:szCs w:val="26"/>
          <w:lang w:val="nl-NL"/>
        </w:rPr>
      </w:pPr>
      <w:bookmarkStart w:id="9" w:name="_Toc234249802"/>
      <w:r w:rsidRPr="003764DC">
        <w:rPr>
          <w:b/>
          <w:szCs w:val="26"/>
          <w:lang w:val="nl-NL"/>
        </w:rPr>
        <w:t>6.1. Cơ chế hoạt động</w:t>
      </w:r>
      <w:bookmarkEnd w:id="9"/>
    </w:p>
    <w:p w14:paraId="309F0D1C" w14:textId="77777777" w:rsidR="00491B01" w:rsidRPr="003764DC" w:rsidRDefault="00491B01" w:rsidP="009B46E6">
      <w:pPr>
        <w:widowControl w:val="0"/>
        <w:spacing w:before="120" w:after="120" w:line="252" w:lineRule="auto"/>
        <w:ind w:firstLine="720"/>
        <w:jc w:val="both"/>
        <w:rPr>
          <w:szCs w:val="24"/>
          <w:lang w:val="nl-NL"/>
        </w:rPr>
      </w:pPr>
      <w:r w:rsidRPr="003764DC">
        <w:rPr>
          <w:szCs w:val="24"/>
          <w:lang w:val="nl-NL"/>
        </w:rPr>
        <w:t>a) Công ty được tổ chức và làm việc theo chế độ Giám đốc; chức năng, nhiệm vụ, quyền hạn của các Bộ phận thuộc Công ty do Giám đốc Công ty quy định trên cơ sở chức năng, nhiệm vụ, quyền hạn của Công ty đã được Hội đồng thành viên công ty thông qua. Mối quan hệ công tác giữa các Bộ phận thuộc Công ty do Giám đốc Công ty quy định.</w:t>
      </w:r>
    </w:p>
    <w:p w14:paraId="60C6B19A" w14:textId="77777777" w:rsidR="00491B01" w:rsidRPr="003764DC" w:rsidRDefault="00491B01" w:rsidP="009B46E6">
      <w:pPr>
        <w:widowControl w:val="0"/>
        <w:spacing w:before="120" w:after="120" w:line="252" w:lineRule="auto"/>
        <w:ind w:firstLine="720"/>
        <w:jc w:val="both"/>
        <w:rPr>
          <w:szCs w:val="24"/>
          <w:lang w:val="nl-NL"/>
        </w:rPr>
      </w:pPr>
      <w:r w:rsidRPr="003764DC">
        <w:rPr>
          <w:szCs w:val="24"/>
          <w:lang w:val="nl-NL"/>
        </w:rPr>
        <w:t>b) Các vị trí, chức danh lãnh đạo các Bộ phận thuộc Công ty được bổ nhiệm, miễn nhiệm theo các quy định của pháp luật và theo Quy chế Công ty.</w:t>
      </w:r>
    </w:p>
    <w:p w14:paraId="41985742" w14:textId="77777777" w:rsidR="00491B01" w:rsidRPr="003764DC" w:rsidRDefault="00491B01" w:rsidP="009B46E6">
      <w:pPr>
        <w:spacing w:before="120" w:after="120" w:line="252" w:lineRule="auto"/>
        <w:ind w:firstLine="720"/>
        <w:jc w:val="both"/>
        <w:rPr>
          <w:b/>
          <w:szCs w:val="26"/>
          <w:lang w:val="nl-NL"/>
        </w:rPr>
      </w:pPr>
      <w:bookmarkStart w:id="10" w:name="_Toc234249803"/>
      <w:r w:rsidRPr="003764DC">
        <w:rPr>
          <w:b/>
          <w:szCs w:val="26"/>
          <w:lang w:val="nl-NL"/>
        </w:rPr>
        <w:t>6.2. Cơ chế tài chính</w:t>
      </w:r>
      <w:bookmarkEnd w:id="10"/>
    </w:p>
    <w:p w14:paraId="0C58518D" w14:textId="77777777" w:rsidR="00491B01" w:rsidRPr="003764DC" w:rsidRDefault="00491B01" w:rsidP="009B46E6">
      <w:pPr>
        <w:widowControl w:val="0"/>
        <w:spacing w:before="120" w:after="120" w:line="252" w:lineRule="auto"/>
        <w:ind w:firstLine="720"/>
        <w:jc w:val="both"/>
        <w:rPr>
          <w:szCs w:val="24"/>
          <w:lang w:val="nl-NL"/>
        </w:rPr>
      </w:pPr>
      <w:r w:rsidRPr="003764DC">
        <w:rPr>
          <w:szCs w:val="24"/>
          <w:lang w:val="nl-NL"/>
        </w:rPr>
        <w:t xml:space="preserve">a) Công ty thực hiện chế độ kế toán doanh nghiệp theo Luật Kế toán ngày 20 tháng 11 năm 2015</w:t>
      </w:r>
      <w:r w:rsidRPr="003764DC">
        <w:rPr>
          <w:szCs w:val="24"/>
          <w:lang w:val="nl-NL"/>
        </w:rPr>
        <w:t xml:space="preserve"> (hợp nhất tại Văn bản hợp nhất số 41/VBHN-VPQH ngày 16 tháng 3 năm 2026)</w:t>
      </w:r>
      <w:r w:rsidRPr="003764DC">
        <w:rPr>
          <w:szCs w:val="24"/>
          <w:lang w:val="nl-NL"/>
        </w:rPr>
        <w:t xml:space="preserve"> và chế độ kế toán doanh nghiệp hiện hành; tự chủ, tự chịu trách nhiệm về tài chính theo Luật Doanh nghiệp ngày 17 tháng 6 năm 2020</w:t>
      </w:r>
      <w:r w:rsidRPr="003764DC">
        <w:rPr>
          <w:szCs w:val="24"/>
          <w:lang w:val="nl-NL"/>
        </w:rPr>
        <w:t xml:space="preserve"> (hợp nhất tại Văn bản hợp nhất số 67/VBHN-VPQH ngày 15 tháng 8 năm 2025)</w:t>
      </w:r>
      <w:r w:rsidRPr="003764DC">
        <w:rPr>
          <w:szCs w:val="24"/>
          <w:lang w:val="nl-NL"/>
        </w:rPr>
        <w:t xml:space="preserve">; thực hiện đầy đủ nghĩa vụ thuế (thuế giá trị gia tăng, thuế thu nhập doanh nghiệp và các nghĩa vụ khác) theo pháp luật về thuế áp dụng cho doanh nghiệp.</w:t>
      </w:r>
    </w:p>
    <w:p w14:paraId="333D4825" w14:textId="77777777" w:rsidR="00491B01" w:rsidRPr="003764DC" w:rsidRDefault="00491B01" w:rsidP="009B46E6">
      <w:pPr>
        <w:widowControl w:val="0"/>
        <w:spacing w:before="120" w:after="120" w:line="252" w:lineRule="auto"/>
        <w:ind w:firstLine="720"/>
        <w:jc w:val="both"/>
        <w:rPr>
          <w:szCs w:val="24"/>
          <w:lang w:val="nl-NL"/>
        </w:rPr>
      </w:pPr>
      <w:r w:rsidRPr="003764DC">
        <w:rPr>
          <w:szCs w:val="24"/>
          <w:lang w:val="nl-NL"/>
        </w:rPr>
        <w:t>b) Quản lý dòng tiền và tách bạch tài sản: Tách bạch hoàn toàn giữa dòng tiền của Trường (ĐVSNCL) và dòng tiền của doanh nghiệp. Mọi giao dịch tài chính giữa hai bên phải được xác lập bằng hợp đồng có căn cứ pháp lý rõ ràng, phản ánh đúng giá trị giao dịch theo nguyên tắc thị trường. Dòng tiền của doanh nghiệp và Công ty hạch toán độc lập, minh bạch theo quy định kế toán doanh nghiệp.</w:t>
      </w:r>
    </w:p>
    <w:p w14:paraId="51057694" w14:textId="77777777" w:rsidR="00491B01" w:rsidRPr="003764DC" w:rsidRDefault="00491B01" w:rsidP="009B46E6">
      <w:pPr>
        <w:widowControl w:val="0"/>
        <w:spacing w:before="120" w:after="120" w:line="252" w:lineRule="auto"/>
        <w:ind w:firstLine="720"/>
        <w:jc w:val="both"/>
        <w:rPr>
          <w:szCs w:val="24"/>
          <w:lang w:val="nl-NL"/>
        </w:rPr>
      </w:pPr>
      <w:r w:rsidRPr="003764DC">
        <w:rPr>
          <w:szCs w:val="24"/>
          <w:lang w:val="nl-NL"/>
        </w:rPr>
        <w:t>b) Cơ chế thu phí kiểm định: Doanh nghiệp thu phí dịch vụ kiểm định an toàn kỹ thuật và bảo vệ môi trường XCG theo quy định hiện hành.</w:t>
      </w:r>
    </w:p>
    <w:p w14:paraId="59A2DC03" w14:textId="77777777" w:rsidR="00491B01" w:rsidRPr="003764DC" w:rsidRDefault="00491B01" w:rsidP="009B46E6">
      <w:pPr>
        <w:widowControl w:val="0"/>
        <w:spacing w:before="120" w:after="120" w:line="252" w:lineRule="auto"/>
        <w:ind w:firstLine="720"/>
        <w:jc w:val="both"/>
        <w:rPr>
          <w:szCs w:val="24"/>
          <w:lang w:val="nl-NL"/>
        </w:rPr>
      </w:pPr>
      <w:r w:rsidRPr="003764DC">
        <w:rPr>
          <w:szCs w:val="24"/>
          <w:lang w:val="nl-NL"/>
        </w:rPr>
        <w:t>d) Phân phối lợi nhuận sau thuế (tương ứng tỷ lệ vốn góp): Lợi nhuận sau thuế được phân phối theo đúng tỷ lệ vốn góp thực tế của các thành viên sau khi trích lập các quỹ theo quy định của pháp luật về doanh nghiệp và Điều lệ Công ty.</w:t>
      </w:r>
    </w:p>
    <w:p w14:paraId="57DF4D88" w14:textId="77777777" w:rsidR="004F3618" w:rsidRPr="003764DC" w:rsidRDefault="00CB22B6" w:rsidP="009B46E6">
      <w:pPr>
        <w:spacing w:before="120" w:after="120" w:line="252" w:lineRule="auto"/>
        <w:ind w:firstLine="720"/>
        <w:jc w:val="both"/>
        <w:rPr>
          <w:b/>
          <w:bCs/>
        </w:rPr>
      </w:pPr>
      <w:r w:rsidRPr="003764DC">
        <w:rPr>
          <w:b/>
          <w:bCs/>
        </w:rPr>
        <w:t>7. Nhu cầu kinh phí thực hiện Đề án:</w:t>
      </w:r>
    </w:p>
    <w:p w14:paraId="2CAE5092" w14:textId="2F258A1C" w:rsidR="00943F3A" w:rsidRPr="003764DC" w:rsidRDefault="00DB2207" w:rsidP="009B46E6">
      <w:pPr>
        <w:spacing w:before="120" w:after="120" w:line="252" w:lineRule="auto"/>
        <w:ind w:firstLine="720"/>
        <w:jc w:val="both"/>
        <w:rPr>
          <w:lang w:val="nl-NL"/>
        </w:rPr>
      </w:pPr>
      <w:del w:id="1005" w:author="Nội dung điều chỉnh (Claude)" w:date="2026-10-21T11:02:44Z">
        <w:r w:rsidRPr="003764DC">
          <w:rPr>
            <w:lang w:val="nl-NL"/>
          </w:rPr>
          <w:delText xml:space="preserve">Tổng nhu cầu kinh phí thực hiện Đề án là </w:delText>
        </w:r>
      </w:del>
      <w:del w:id="1006" w:author="Nội dung điều chỉnh (Claude)" w:date="2026-10-21T11:02:44Z">
        <w:r w:rsidRPr="003764DC">
          <w:rPr>
            <w:b/>
            <w:bCs/>
            <w:iCs/>
            <w:lang w:val="nl-NL"/>
          </w:rPr>
          <w:delText xml:space="preserve">22.688,6 </w:delText>
        </w:r>
      </w:del>
      <w:del w:id="1007" w:author="Nội dung điều chỉnh (Claude)" w:date="2026-10-21T11:02:44Z">
        <w:r w:rsidRPr="003764DC">
          <w:rPr>
            <w:lang w:val="nl-NL"/>
          </w:rPr>
          <w:delText xml:space="preserve">triệu đồng </w:delText>
        </w:r>
      </w:del>
      <w:del w:id="1008" w:author="Nội dung điều chỉnh (Claude)" w:date="2026-10-21T11:02:44Z">
        <w:r w:rsidRPr="003764DC">
          <w:rPr>
            <w:i/>
            <w:iCs/>
            <w:lang w:val="nl-NL"/>
          </w:rPr>
          <w:delText>(bằng chữ: Hai mươi hai tỷ, sáu trăm tám mươi tám triệu, sáu trăm ngàn đồng)</w:delText>
        </w:r>
      </w:del>
      <w:ins w:id="1009" w:author="Nội dung điều chỉnh (Claude)" w:date="2026-10-21T11:02:44Z">
        <w:r w:rsidRPr="003764DC">
          <w:rPr>
            <w:lang w:val="nl-NL"/>
          </w:rPr>
          <w:t xml:space="preserve">Tổng nhu cầu kinh phí thực hiện giai đoạn 1 của Đề án là 20.456,5 triệu đồng (bằng chữ: Hai mươi tỷ, bốn trăm năm mươi sáu triệu, năm trăm nghìn đồng)</w:t>
        </w:r>
      </w:ins>
      <w:r w:rsidR="00943F3A" w:rsidRPr="003764DC">
        <w:rPr>
          <w:lang w:val="nl-NL"/>
        </w:rPr>
        <w:t>, trong đó cơ cấu vốn đầu tư như sau:</w:t>
      </w:r>
    </w:p>
    <w:p w14:paraId="3655B5AD" w14:textId="77777777" w:rsidR="00943F3A" w:rsidRPr="003764DC" w:rsidRDefault="00943F3A" w:rsidP="00943F3A">
      <w:pPr>
        <w:jc w:val="right"/>
        <w:rPr>
          <w:rFonts w:asciiTheme="majorHAnsi" w:hAnsiTheme="majorHAnsi" w:cstheme="majorHAnsi"/>
          <w:i/>
          <w:iCs/>
        </w:rPr>
      </w:pPr>
      <w:r w:rsidRPr="003764DC">
        <w:rPr>
          <w:rFonts w:asciiTheme="majorHAnsi" w:hAnsiTheme="majorHAnsi" w:cstheme="majorHAnsi"/>
          <w:i/>
          <w:iCs/>
        </w:rPr>
        <w:t>ĐVT: triệu đồng</w:t>
      </w:r>
    </w:p>
    <w:tbl>
      <w:tblPr>
        <w:tblStyle w:val="TableGrid"/>
        <w:tblW w:w="8821" w:type="dxa"/>
        <w:jc w:val="center"/>
        <w:tblLook w:val="04A0" w:firstRow="1" w:lastRow="0" w:firstColumn="1" w:lastColumn="0" w:noHBand="0" w:noVBand="1"/>
      </w:tblPr>
      <w:tblGrid>
        <w:gridCol w:w="704"/>
        <w:gridCol w:w="6237"/>
        <w:gridCol w:w="1880"/>
      </w:tblGrid>
      <w:tr w:rsidR="003764DC" w:rsidRPr="003764DC" w14:paraId="518E95CA" w14:textId="77777777" w:rsidTr="005510C9">
        <w:trPr>
          <w:trHeight w:val="454"/>
          <w:tblHeader/>
          <w:jc w:val="center"/>
        </w:trPr>
        <w:tc>
          <w:tcPr>
            <w:tcW w:w="704" w:type="dxa"/>
            <w:vAlign w:val="center"/>
          </w:tcPr>
          <w:p w14:paraId="09B2F6BE" w14:textId="77777777" w:rsidR="002E09CF" w:rsidRPr="003764DC" w:rsidRDefault="002E09CF" w:rsidP="005510C9">
            <w:pPr>
              <w:jc w:val="center"/>
              <w:rPr>
                <w:b/>
                <w:bCs/>
                <w:iCs/>
                <w:szCs w:val="20"/>
                <w:lang w:val="vi-VN" w:eastAsia="vi-VN"/>
              </w:rPr>
            </w:pPr>
            <w:r w:rsidRPr="003764DC">
              <w:rPr>
                <w:b/>
                <w:bCs/>
                <w:iCs/>
                <w:szCs w:val="20"/>
                <w:lang w:val="vi-VN" w:eastAsia="vi-VN"/>
              </w:rPr>
              <w:t>TT</w:t>
            </w:r>
          </w:p>
        </w:tc>
        <w:tc>
          <w:tcPr>
            <w:tcW w:w="6237" w:type="dxa"/>
            <w:vAlign w:val="center"/>
          </w:tcPr>
          <w:p w14:paraId="31B09C09" w14:textId="77777777" w:rsidR="002E09CF" w:rsidRPr="003764DC" w:rsidRDefault="002E09CF" w:rsidP="005510C9">
            <w:pPr>
              <w:jc w:val="center"/>
              <w:rPr>
                <w:b/>
                <w:bCs/>
                <w:iCs/>
                <w:szCs w:val="20"/>
                <w:lang w:val="vi-VN" w:eastAsia="vi-VN"/>
              </w:rPr>
            </w:pPr>
            <w:r w:rsidRPr="003764DC">
              <w:rPr>
                <w:b/>
                <w:bCs/>
                <w:iCs/>
                <w:szCs w:val="20"/>
                <w:lang w:val="vi-VN" w:eastAsia="vi-VN"/>
              </w:rPr>
              <w:t>Nội dung, hạng mục</w:t>
            </w:r>
          </w:p>
        </w:tc>
        <w:tc>
          <w:tcPr>
            <w:tcW w:w="1880" w:type="dxa"/>
            <w:vAlign w:val="center"/>
          </w:tcPr>
          <w:p w14:paraId="5F5EC3E8" w14:textId="77777777" w:rsidR="002E09CF" w:rsidRPr="003764DC" w:rsidRDefault="002E09CF" w:rsidP="005510C9">
            <w:pPr>
              <w:jc w:val="center"/>
              <w:rPr>
                <w:b/>
                <w:bCs/>
                <w:iCs/>
                <w:szCs w:val="20"/>
                <w:lang w:eastAsia="vi-VN"/>
              </w:rPr>
            </w:pPr>
            <w:r w:rsidRPr="003764DC">
              <w:rPr>
                <w:b/>
                <w:bCs/>
                <w:iCs/>
                <w:szCs w:val="20"/>
                <w:lang w:val="vi-VN" w:eastAsia="vi-VN"/>
              </w:rPr>
              <w:t>Mức</w:t>
            </w:r>
            <w:r w:rsidRPr="003764DC">
              <w:rPr>
                <w:b/>
                <w:bCs/>
                <w:iCs/>
                <w:szCs w:val="20"/>
                <w:lang w:eastAsia="vi-VN"/>
              </w:rPr>
              <w:t xml:space="preserve"> </w:t>
            </w:r>
            <w:r w:rsidRPr="003764DC">
              <w:rPr>
                <w:b/>
                <w:bCs/>
                <w:iCs/>
                <w:szCs w:val="20"/>
                <w:lang w:val="vi-VN" w:eastAsia="vi-VN"/>
              </w:rPr>
              <w:t>đầu tư</w:t>
            </w:r>
          </w:p>
        </w:tc>
      </w:tr>
      <w:tr w:rsidR="003764DC" w:rsidRPr="003764DC" w14:paraId="6C1032E3" w14:textId="77777777" w:rsidTr="005510C9">
        <w:trPr>
          <w:trHeight w:val="454"/>
          <w:jc w:val="center"/>
        </w:trPr>
        <w:tc>
          <w:tcPr>
            <w:tcW w:w="704" w:type="dxa"/>
            <w:vAlign w:val="center"/>
          </w:tcPr>
          <w:p w14:paraId="66153F8C" w14:textId="77777777" w:rsidR="002E09CF" w:rsidRPr="003764DC" w:rsidRDefault="002E09CF" w:rsidP="005510C9">
            <w:pPr>
              <w:jc w:val="center"/>
              <w:rPr>
                <w:b/>
                <w:bCs/>
                <w:iCs/>
                <w:szCs w:val="20"/>
                <w:lang w:eastAsia="vi-VN"/>
              </w:rPr>
            </w:pPr>
            <w:r w:rsidRPr="003764DC">
              <w:rPr>
                <w:b/>
                <w:bCs/>
                <w:iCs/>
                <w:szCs w:val="20"/>
                <w:lang w:val="vi-VN" w:eastAsia="vi-VN"/>
              </w:rPr>
              <w:t>I</w:t>
            </w:r>
          </w:p>
        </w:tc>
        <w:tc>
          <w:tcPr>
            <w:tcW w:w="6237" w:type="dxa"/>
            <w:vAlign w:val="center"/>
          </w:tcPr>
          <w:p w14:paraId="5833BD8B" w14:textId="77777777" w:rsidR="002E09CF" w:rsidRPr="003764DC" w:rsidRDefault="002E09CF" w:rsidP="005510C9">
            <w:pPr>
              <w:rPr>
                <w:b/>
                <w:bCs/>
                <w:iCs/>
                <w:szCs w:val="20"/>
                <w:lang w:val="vi-VN" w:eastAsia="vi-VN"/>
              </w:rPr>
            </w:pPr>
            <w:r w:rsidRPr="003764DC">
              <w:rPr>
                <w:b/>
                <w:bCs/>
                <w:iCs/>
                <w:szCs w:val="20"/>
                <w:lang w:val="vi-VN" w:eastAsia="vi-VN"/>
              </w:rPr>
              <w:t>Đầu tư CSVC và mua sắm thiết bị</w:t>
            </w:r>
          </w:p>
        </w:tc>
        <w:tc>
          <w:tcPr>
            <w:tcW w:w="1880" w:type="dxa"/>
            <w:vAlign w:val="center"/>
          </w:tcPr>
          <w:p w14:paraId="53FB559C" w14:textId="77777777" w:rsidR="002E09CF" w:rsidRPr="003764DC" w:rsidRDefault="002E09CF" w:rsidP="005510C9">
            <w:pPr>
              <w:jc w:val="right"/>
              <w:rPr>
                <w:b/>
                <w:bCs/>
                <w:iCs/>
                <w:szCs w:val="20"/>
                <w:lang w:val="vi-VN" w:eastAsia="vi-VN"/>
              </w:rPr>
            </w:pPr>
            <w:del w:id="1018" w:author="Nội dung điều chỉnh (Claude)" w:date="2026-10-21T11:02:44Z">
              <w:r w:rsidRPr="003764DC">
                <w:rPr>
                  <w:b/>
                  <w:bCs/>
                  <w:iCs/>
                  <w:szCs w:val="20"/>
                  <w:lang w:val="vi-VN" w:eastAsia="vi-VN"/>
                </w:rPr>
                <w:delText>22.605</w:delText>
              </w:r>
            </w:del>
            <w:ins w:id="1019" w:author="Nội dung điều chỉnh (Claude)" w:date="2026-10-21T11:02:44Z">
              <w:r w:rsidRPr="003764DC">
                <w:rPr>
                  <w:b/>
                  <w:bCs/>
                  <w:iCs/>
                  <w:szCs w:val="20"/>
                  <w:lang w:val="vi-VN" w:eastAsia="vi-VN"/>
                </w:rPr>
                <w:t xml:space="preserve">20.405</w:t>
              </w:r>
            </w:ins>
          </w:p>
        </w:tc>
      </w:tr>
      <w:tr w:rsidR="003764DC" w:rsidRPr="003764DC" w14:paraId="3EFFC88E" w14:textId="77777777" w:rsidTr="005510C9">
        <w:trPr>
          <w:trHeight w:val="454"/>
          <w:jc w:val="center"/>
        </w:trPr>
        <w:tc>
          <w:tcPr>
            <w:tcW w:w="704" w:type="dxa"/>
            <w:vAlign w:val="center"/>
          </w:tcPr>
          <w:p w14:paraId="447D19E9" w14:textId="77777777" w:rsidR="002E09CF" w:rsidRPr="003764DC" w:rsidRDefault="002E09CF" w:rsidP="005510C9">
            <w:pPr>
              <w:jc w:val="center"/>
              <w:rPr>
                <w:b/>
                <w:bCs/>
                <w:iCs/>
                <w:szCs w:val="20"/>
                <w:lang w:val="vi-VN" w:eastAsia="vi-VN"/>
              </w:rPr>
            </w:pPr>
            <w:r w:rsidRPr="003764DC">
              <w:rPr>
                <w:b/>
                <w:bCs/>
                <w:iCs/>
                <w:szCs w:val="20"/>
                <w:lang w:val="vi-VN" w:eastAsia="vi-VN"/>
              </w:rPr>
              <w:t>1</w:t>
            </w:r>
          </w:p>
        </w:tc>
        <w:tc>
          <w:tcPr>
            <w:tcW w:w="6237" w:type="dxa"/>
            <w:vAlign w:val="center"/>
          </w:tcPr>
          <w:p w14:paraId="0E57EBC5" w14:textId="77777777" w:rsidR="002E09CF" w:rsidRPr="003764DC" w:rsidRDefault="002E09CF" w:rsidP="005510C9">
            <w:pPr>
              <w:rPr>
                <w:b/>
                <w:bCs/>
                <w:iCs/>
                <w:szCs w:val="20"/>
                <w:lang w:val="vi-VN" w:eastAsia="vi-VN"/>
              </w:rPr>
            </w:pPr>
            <w:r w:rsidRPr="003764DC">
              <w:rPr>
                <w:b/>
                <w:bCs/>
                <w:iCs/>
                <w:szCs w:val="20"/>
                <w:lang w:val="vi-VN" w:eastAsia="vi-VN"/>
              </w:rPr>
              <w:t>Chi đầu tư xây dựng cơ bản</w:t>
            </w:r>
          </w:p>
        </w:tc>
        <w:tc>
          <w:tcPr>
            <w:tcW w:w="1880" w:type="dxa"/>
            <w:vAlign w:val="center"/>
          </w:tcPr>
          <w:p w14:paraId="5DFC9C29" w14:textId="77777777" w:rsidR="002E09CF" w:rsidRPr="003764DC" w:rsidRDefault="002E09CF" w:rsidP="005510C9">
            <w:pPr>
              <w:jc w:val="right"/>
              <w:rPr>
                <w:b/>
                <w:bCs/>
                <w:iCs/>
                <w:szCs w:val="20"/>
                <w:lang w:val="vi-VN" w:eastAsia="vi-VN"/>
              </w:rPr>
            </w:pPr>
            <w:del w:id="1020" w:author="Nội dung điều chỉnh (Claude)" w:date="2026-10-21T11:02:44Z">
              <w:r w:rsidRPr="003764DC">
                <w:rPr>
                  <w:b/>
                  <w:bCs/>
                  <w:iCs/>
                  <w:szCs w:val="20"/>
                  <w:lang w:val="vi-VN" w:eastAsia="vi-VN"/>
                </w:rPr>
                <w:delText>13.900</w:delText>
              </w:r>
            </w:del>
            <w:ins w:id="1021" w:author="Nội dung điều chỉnh (Claude)" w:date="2026-10-21T11:02:44Z">
              <w:r w:rsidRPr="003764DC">
                <w:rPr>
                  <w:b/>
                  <w:bCs/>
                  <w:iCs/>
                  <w:szCs w:val="20"/>
                  <w:lang w:val="vi-VN" w:eastAsia="vi-VN"/>
                </w:rPr>
                <w:t xml:space="preserve">11.900</w:t>
              </w:r>
            </w:ins>
          </w:p>
        </w:tc>
      </w:tr>
      <w:tr w:rsidR="003764DC" w:rsidRPr="003764DC" w14:paraId="10520AEB" w14:textId="77777777" w:rsidTr="005510C9">
        <w:trPr>
          <w:trHeight w:val="454"/>
          <w:jc w:val="center"/>
        </w:trPr>
        <w:tc>
          <w:tcPr>
            <w:tcW w:w="704" w:type="dxa"/>
            <w:vAlign w:val="center"/>
          </w:tcPr>
          <w:p w14:paraId="75BDCC7E" w14:textId="77777777" w:rsidR="002E09CF" w:rsidRPr="003764DC" w:rsidRDefault="002E09CF" w:rsidP="005510C9">
            <w:pPr>
              <w:jc w:val="center"/>
              <w:rPr>
                <w:i/>
                <w:szCs w:val="20"/>
                <w:lang w:val="vi-VN" w:eastAsia="vi-VN"/>
              </w:rPr>
            </w:pPr>
            <w:r w:rsidRPr="003764DC">
              <w:rPr>
                <w:i/>
                <w:szCs w:val="20"/>
                <w:lang w:val="vi-VN" w:eastAsia="vi-VN"/>
              </w:rPr>
              <w:t>1.1</w:t>
            </w:r>
          </w:p>
        </w:tc>
        <w:tc>
          <w:tcPr>
            <w:tcW w:w="6237" w:type="dxa"/>
            <w:vAlign w:val="center"/>
          </w:tcPr>
          <w:p w14:paraId="0D5B06F8" w14:textId="77777777" w:rsidR="002E09CF" w:rsidRPr="003764DC" w:rsidRDefault="002E09CF" w:rsidP="005510C9">
            <w:pPr>
              <w:rPr>
                <w:i/>
                <w:szCs w:val="20"/>
                <w:lang w:val="vi-VN" w:eastAsia="vi-VN"/>
              </w:rPr>
            </w:pPr>
            <w:del w:id="1022" w:author="Nội dung điều chỉnh (Claude)" w:date="2026-10-21T11:02:44Z">
              <w:r w:rsidRPr="003764DC">
                <w:rPr>
                  <w:i/>
                  <w:szCs w:val="20"/>
                  <w:lang w:val="vi-VN" w:eastAsia="vi-VN"/>
                </w:rPr>
                <w:delText>Nhà xưởng kiểm định 700 m</w:delText>
              </w:r>
            </w:del>
            <w:del w:id="1023" w:author="Nội dung điều chỉnh (Claude)" w:date="2026-10-21T11:02:44Z">
              <w:r w:rsidRPr="003764DC">
                <w:rPr>
                  <w:i/>
                  <w:szCs w:val="20"/>
                  <w:vertAlign w:val="superscript"/>
                  <w:lang w:val="vi-VN" w:eastAsia="vi-VN"/>
                </w:rPr>
                <w:delText>2</w:delText>
              </w:r>
            </w:del>
            <w:ins w:id="1024" w:author="Nội dung điều chỉnh (Claude)" w:date="2026-10-21T11:02:44Z">
              <w:r w:rsidRPr="003764DC">
                <w:rPr>
                  <w:i/>
                  <w:szCs w:val="20"/>
                  <w:lang w:val="vi-VN" w:eastAsia="vi-VN"/>
                </w:rPr>
                <w:t xml:space="preserve">Nhà xưởng kiểm định 740 m2</w:t>
              </w:r>
            </w:ins>
          </w:p>
        </w:tc>
        <w:tc>
          <w:tcPr>
            <w:tcW w:w="1880" w:type="dxa"/>
            <w:vAlign w:val="center"/>
          </w:tcPr>
          <w:p w14:paraId="7827220B" w14:textId="77777777" w:rsidR="002E09CF" w:rsidRPr="003764DC" w:rsidRDefault="002E09CF" w:rsidP="005510C9">
            <w:pPr>
              <w:jc w:val="right"/>
              <w:rPr>
                <w:i/>
                <w:szCs w:val="20"/>
                <w:lang w:val="vi-VN" w:eastAsia="vi-VN"/>
              </w:rPr>
            </w:pPr>
            <w:r w:rsidRPr="003764DC">
              <w:rPr>
                <w:i/>
                <w:szCs w:val="20"/>
                <w:lang w:val="vi-VN" w:eastAsia="vi-VN"/>
              </w:rPr>
              <w:t>5.600</w:t>
            </w:r>
          </w:p>
        </w:tc>
      </w:tr>
      <w:tr w:rsidR="003764DC" w:rsidRPr="003764DC" w14:paraId="13ABEB96" w14:textId="77777777" w:rsidTr="005510C9">
        <w:trPr>
          <w:trHeight w:val="454"/>
          <w:jc w:val="center"/>
        </w:trPr>
        <w:tc>
          <w:tcPr>
            <w:tcW w:w="704" w:type="dxa"/>
            <w:vAlign w:val="center"/>
          </w:tcPr>
          <w:p w14:paraId="367983DB" w14:textId="77777777" w:rsidR="002E09CF" w:rsidRPr="003764DC" w:rsidRDefault="002E09CF" w:rsidP="005510C9">
            <w:pPr>
              <w:jc w:val="center"/>
              <w:rPr>
                <w:i/>
                <w:szCs w:val="20"/>
                <w:lang w:val="vi-VN" w:eastAsia="vi-VN"/>
              </w:rPr>
            </w:pPr>
            <w:r w:rsidRPr="003764DC">
              <w:rPr>
                <w:i/>
                <w:szCs w:val="20"/>
                <w:lang w:val="vi-VN" w:eastAsia="vi-VN"/>
              </w:rPr>
              <w:t>1.2</w:t>
            </w:r>
          </w:p>
        </w:tc>
        <w:tc>
          <w:tcPr>
            <w:tcW w:w="6237" w:type="dxa"/>
            <w:vAlign w:val="center"/>
          </w:tcPr>
          <w:p w14:paraId="6EC44205" w14:textId="77777777" w:rsidR="002E09CF" w:rsidRPr="003764DC" w:rsidRDefault="002E09CF" w:rsidP="005510C9">
            <w:pPr>
              <w:rPr>
                <w:i/>
                <w:szCs w:val="20"/>
                <w:lang w:val="vi-VN" w:eastAsia="vi-VN"/>
              </w:rPr>
            </w:pPr>
            <w:r w:rsidRPr="003764DC">
              <w:rPr>
                <w:i/>
                <w:szCs w:val="20"/>
                <w:lang w:val="vi-VN" w:eastAsia="vi-VN"/>
              </w:rPr>
              <w:t xml:space="preserve">Nhà làm việc Bộ phận Văn phòng </w:t>
            </w:r>
            <w:r w:rsidRPr="003764DC">
              <w:rPr>
                <w:iCs/>
                <w:szCs w:val="20"/>
                <w:lang w:val="vi-VN" w:eastAsia="vi-VN"/>
              </w:rPr>
              <w:t>250 m</w:t>
            </w:r>
            <w:r w:rsidRPr="003764DC">
              <w:rPr>
                <w:iCs/>
                <w:szCs w:val="20"/>
                <w:vertAlign w:val="superscript"/>
                <w:lang w:val="vi-VN" w:eastAsia="vi-VN"/>
              </w:rPr>
              <w:t>2</w:t>
            </w:r>
          </w:p>
        </w:tc>
        <w:tc>
          <w:tcPr>
            <w:tcW w:w="1880" w:type="dxa"/>
            <w:vAlign w:val="center"/>
          </w:tcPr>
          <w:p w14:paraId="7A25B55F" w14:textId="77777777" w:rsidR="002E09CF" w:rsidRPr="003764DC" w:rsidRDefault="002E09CF" w:rsidP="005510C9">
            <w:pPr>
              <w:jc w:val="right"/>
              <w:rPr>
                <w:i/>
                <w:szCs w:val="20"/>
                <w:lang w:val="vi-VN" w:eastAsia="vi-VN"/>
              </w:rPr>
            </w:pPr>
            <w:r w:rsidRPr="003764DC">
              <w:rPr>
                <w:i/>
                <w:szCs w:val="20"/>
                <w:lang w:val="vi-VN" w:eastAsia="vi-VN"/>
              </w:rPr>
              <w:t>2.500</w:t>
            </w:r>
          </w:p>
        </w:tc>
      </w:tr>
      <w:tr w:rsidR="003764DC" w:rsidRPr="003764DC" w14:paraId="5C73CB01" w14:textId="77777777" w:rsidTr="005510C9">
        <w:trPr>
          <w:trHeight w:val="454"/>
          <w:jc w:val="center"/>
        </w:trPr>
        <w:tc>
          <w:tcPr>
            <w:tcW w:w="704" w:type="dxa"/>
            <w:vAlign w:val="center"/>
          </w:tcPr>
          <w:p w14:paraId="45798686" w14:textId="77777777" w:rsidR="002E09CF" w:rsidRPr="003764DC" w:rsidRDefault="002E09CF" w:rsidP="005510C9">
            <w:pPr>
              <w:jc w:val="center"/>
              <w:rPr>
                <w:i/>
                <w:szCs w:val="20"/>
                <w:lang w:val="vi-VN" w:eastAsia="vi-VN"/>
              </w:rPr>
            </w:pPr>
            <w:r w:rsidRPr="003764DC">
              <w:rPr>
                <w:i/>
                <w:szCs w:val="20"/>
                <w:lang w:val="vi-VN" w:eastAsia="vi-VN"/>
              </w:rPr>
              <w:t>1.3</w:t>
            </w:r>
          </w:p>
        </w:tc>
        <w:tc>
          <w:tcPr>
            <w:tcW w:w="6237" w:type="dxa"/>
            <w:vAlign w:val="center"/>
          </w:tcPr>
          <w:p w14:paraId="622AA2E3" w14:textId="77777777" w:rsidR="002E09CF" w:rsidRPr="003764DC" w:rsidRDefault="002E09CF" w:rsidP="005510C9">
            <w:pPr>
              <w:rPr>
                <w:i/>
                <w:szCs w:val="20"/>
                <w:lang w:val="vi-VN" w:eastAsia="vi-VN"/>
              </w:rPr>
            </w:pPr>
            <w:r w:rsidRPr="003764DC">
              <w:rPr>
                <w:i/>
                <w:szCs w:val="20"/>
                <w:lang w:val="vi-VN" w:eastAsia="vi-VN"/>
              </w:rPr>
              <w:t>Đầu tư hệ thống phòng cháy chữa cháy</w:t>
            </w:r>
          </w:p>
        </w:tc>
        <w:tc>
          <w:tcPr>
            <w:tcW w:w="1880" w:type="dxa"/>
            <w:vAlign w:val="center"/>
          </w:tcPr>
          <w:p w14:paraId="18B7C100" w14:textId="77777777" w:rsidR="002E09CF" w:rsidRPr="003764DC" w:rsidRDefault="002E09CF" w:rsidP="005510C9">
            <w:pPr>
              <w:jc w:val="right"/>
              <w:rPr>
                <w:i/>
                <w:szCs w:val="20"/>
                <w:lang w:val="vi-VN" w:eastAsia="vi-VN"/>
              </w:rPr>
            </w:pPr>
            <w:r w:rsidRPr="003764DC">
              <w:rPr>
                <w:i/>
                <w:szCs w:val="20"/>
                <w:lang w:val="vi-VN" w:eastAsia="vi-VN"/>
              </w:rPr>
              <w:t>1.000</w:t>
            </w:r>
          </w:p>
        </w:tc>
      </w:tr>
      <w:tr w:rsidR="003764DC" w:rsidRPr="003764DC" w14:paraId="0C252E5E" w14:textId="77777777" w:rsidTr="005510C9">
        <w:trPr>
          <w:trHeight w:val="454"/>
          <w:jc w:val="center"/>
        </w:trPr>
        <w:tc>
          <w:tcPr>
            <w:tcW w:w="704" w:type="dxa"/>
            <w:vAlign w:val="center"/>
          </w:tcPr>
          <w:p w14:paraId="613FD36E" w14:textId="77777777" w:rsidR="002E09CF" w:rsidRPr="003764DC" w:rsidRDefault="002E09CF" w:rsidP="005510C9">
            <w:pPr>
              <w:jc w:val="center"/>
              <w:rPr>
                <w:i/>
                <w:szCs w:val="20"/>
                <w:lang w:val="vi-VN" w:eastAsia="vi-VN"/>
              </w:rPr>
            </w:pPr>
            <w:r w:rsidRPr="003764DC">
              <w:rPr>
                <w:i/>
                <w:szCs w:val="20"/>
                <w:lang w:val="vi-VN" w:eastAsia="vi-VN"/>
              </w:rPr>
              <w:t>1.4</w:t>
            </w:r>
          </w:p>
        </w:tc>
        <w:tc>
          <w:tcPr>
            <w:tcW w:w="6237" w:type="dxa"/>
            <w:vAlign w:val="center"/>
          </w:tcPr>
          <w:p w14:paraId="689F1CA4" w14:textId="77777777" w:rsidR="002E09CF" w:rsidRPr="003764DC" w:rsidRDefault="002E09CF" w:rsidP="005510C9">
            <w:pPr>
              <w:rPr>
                <w:i/>
                <w:szCs w:val="20"/>
                <w:lang w:val="vi-VN" w:eastAsia="vi-VN"/>
              </w:rPr>
            </w:pPr>
            <w:r w:rsidRPr="003764DC">
              <w:rPr>
                <w:i/>
                <w:szCs w:val="20"/>
                <w:lang w:val="vi-VN" w:eastAsia="vi-VN"/>
              </w:rPr>
              <w:t>Hệ thống đường nội bộ (rộng 6m x dài 120m) 720</w:t>
            </w:r>
            <w:r w:rsidRPr="003764DC">
              <w:rPr>
                <w:iCs/>
                <w:szCs w:val="20"/>
                <w:lang w:val="vi-VN" w:eastAsia="vi-VN"/>
              </w:rPr>
              <w:t>m</w:t>
            </w:r>
            <w:r w:rsidRPr="003764DC">
              <w:rPr>
                <w:iCs/>
                <w:szCs w:val="20"/>
                <w:vertAlign w:val="superscript"/>
                <w:lang w:val="vi-VN" w:eastAsia="vi-VN"/>
              </w:rPr>
              <w:t>2</w:t>
            </w:r>
          </w:p>
        </w:tc>
        <w:tc>
          <w:tcPr>
            <w:tcW w:w="1880" w:type="dxa"/>
            <w:vAlign w:val="center"/>
          </w:tcPr>
          <w:p w14:paraId="3B1ABF2E" w14:textId="77777777" w:rsidR="002E09CF" w:rsidRPr="003764DC" w:rsidRDefault="002E09CF" w:rsidP="005510C9">
            <w:pPr>
              <w:jc w:val="right"/>
              <w:rPr>
                <w:i/>
                <w:szCs w:val="20"/>
                <w:lang w:val="vi-VN" w:eastAsia="vi-VN"/>
              </w:rPr>
            </w:pPr>
            <w:r w:rsidRPr="003764DC">
              <w:rPr>
                <w:i/>
                <w:szCs w:val="20"/>
                <w:lang w:val="vi-VN" w:eastAsia="vi-VN"/>
              </w:rPr>
              <w:t>800</w:t>
            </w:r>
          </w:p>
        </w:tc>
      </w:tr>
      <w:tr w:rsidR="003764DC" w:rsidRPr="003764DC" w14:paraId="18B449E9" w14:textId="77777777" w:rsidTr="005510C9">
        <w:trPr>
          <w:trHeight w:val="454"/>
          <w:jc w:val="center"/>
        </w:trPr>
        <w:tc>
          <w:tcPr>
            <w:tcW w:w="704" w:type="dxa"/>
            <w:vAlign w:val="center"/>
          </w:tcPr>
          <w:p w14:paraId="097079C9" w14:textId="77777777" w:rsidR="002E09CF" w:rsidRPr="003764DC" w:rsidRDefault="002E09CF" w:rsidP="005510C9">
            <w:pPr>
              <w:jc w:val="center"/>
              <w:rPr>
                <w:i/>
                <w:szCs w:val="20"/>
                <w:lang w:val="vi-VN" w:eastAsia="vi-VN"/>
              </w:rPr>
            </w:pPr>
            <w:r w:rsidRPr="003764DC">
              <w:rPr>
                <w:i/>
                <w:szCs w:val="20"/>
                <w:lang w:val="vi-VN" w:eastAsia="vi-VN"/>
              </w:rPr>
              <w:t>1.5</w:t>
            </w:r>
          </w:p>
        </w:tc>
        <w:tc>
          <w:tcPr>
            <w:tcW w:w="6237" w:type="dxa"/>
            <w:vAlign w:val="center"/>
          </w:tcPr>
          <w:p w14:paraId="3AFCB8E3" w14:textId="77777777" w:rsidR="002E09CF" w:rsidRPr="003764DC" w:rsidRDefault="002E09CF" w:rsidP="005510C9">
            <w:pPr>
              <w:rPr>
                <w:i/>
                <w:szCs w:val="20"/>
                <w:lang w:val="vi-VN" w:eastAsia="vi-VN"/>
              </w:rPr>
            </w:pPr>
            <w:del w:id="1025" w:author="Nội dung điều chỉnh (Claude)" w:date="2026-10-21T11:02:44Z">
              <w:r w:rsidRPr="003764DC">
                <w:rPr>
                  <w:i/>
                  <w:szCs w:val="20"/>
                  <w:lang w:val="vi-VN" w:eastAsia="vi-VN"/>
                </w:rPr>
                <w:delText xml:space="preserve">Bãi đỗ xe bê tông 4.000 </w:delText>
              </w:r>
            </w:del>
            <w:del w:id="1026" w:author="Nội dung điều chỉnh (Claude)" w:date="2026-10-21T11:02:44Z">
              <w:r w:rsidRPr="003764DC">
                <w:rPr>
                  <w:iCs/>
                  <w:szCs w:val="20"/>
                  <w:lang w:val="vi-VN" w:eastAsia="vi-VN"/>
                </w:rPr>
                <w:delText>m</w:delText>
              </w:r>
            </w:del>
            <w:del w:id="1027" w:author="Nội dung điều chỉnh (Claude)" w:date="2026-10-21T11:02:44Z">
              <w:r w:rsidRPr="003764DC">
                <w:rPr>
                  <w:iCs/>
                  <w:szCs w:val="20"/>
                  <w:vertAlign w:val="superscript"/>
                  <w:lang w:val="vi-VN" w:eastAsia="vi-VN"/>
                </w:rPr>
                <w:delText>2</w:delText>
              </w:r>
            </w:del>
            <w:ins w:id="1028" w:author="Nội dung điều chỉnh (Claude)" w:date="2026-10-21T11:02:44Z">
              <w:r w:rsidRPr="003764DC">
                <w:rPr>
                  <w:i/>
                  <w:szCs w:val="20"/>
                  <w:lang w:val="vi-VN" w:eastAsia="vi-VN"/>
                </w:rPr>
                <w:t xml:space="preserve">Bãi đỗ xe bê tông 2.000 m2 (giai đoạn 1; 2.000 m2 còn lại đầu tư cùng dây chuyền thứ hai)</w:t>
              </w:r>
            </w:ins>
          </w:p>
        </w:tc>
        <w:tc>
          <w:tcPr>
            <w:tcW w:w="1880" w:type="dxa"/>
            <w:vAlign w:val="center"/>
          </w:tcPr>
          <w:p w14:paraId="0C4D9E08" w14:textId="77777777" w:rsidR="002E09CF" w:rsidRPr="003764DC" w:rsidRDefault="002E09CF" w:rsidP="005510C9">
            <w:pPr>
              <w:jc w:val="right"/>
              <w:rPr>
                <w:i/>
                <w:szCs w:val="20"/>
                <w:lang w:val="vi-VN" w:eastAsia="vi-VN"/>
              </w:rPr>
            </w:pPr>
            <w:del w:id="1029" w:author="Nội dung điều chỉnh (Claude)" w:date="2026-10-21T11:02:44Z">
              <w:r w:rsidRPr="003764DC">
                <w:rPr>
                  <w:i/>
                  <w:szCs w:val="20"/>
                  <w:lang w:val="vi-VN" w:eastAsia="vi-VN"/>
                </w:rPr>
                <w:delText>4.000</w:delText>
              </w:r>
            </w:del>
            <w:ins w:id="1030" w:author="Nội dung điều chỉnh (Claude)" w:date="2026-10-21T11:02:44Z">
              <w:r w:rsidRPr="003764DC">
                <w:rPr>
                  <w:i/>
                  <w:szCs w:val="20"/>
                  <w:lang w:val="vi-VN" w:eastAsia="vi-VN"/>
                </w:rPr>
                <w:t xml:space="preserve">2.000</w:t>
              </w:r>
            </w:ins>
          </w:p>
        </w:tc>
      </w:tr>
      <w:tr w:rsidR="003764DC" w:rsidRPr="003764DC" w14:paraId="68C65587" w14:textId="77777777" w:rsidTr="005510C9">
        <w:trPr>
          <w:trHeight w:val="454"/>
          <w:jc w:val="center"/>
        </w:trPr>
        <w:tc>
          <w:tcPr>
            <w:tcW w:w="704" w:type="dxa"/>
            <w:vAlign w:val="center"/>
          </w:tcPr>
          <w:p w14:paraId="5784418A" w14:textId="77777777" w:rsidR="002E09CF" w:rsidRPr="003764DC" w:rsidRDefault="002E09CF" w:rsidP="005510C9">
            <w:pPr>
              <w:jc w:val="center"/>
              <w:rPr>
                <w:b/>
                <w:bCs/>
                <w:iCs/>
                <w:szCs w:val="20"/>
                <w:lang w:val="vi-VN" w:eastAsia="vi-VN"/>
              </w:rPr>
            </w:pPr>
            <w:r w:rsidRPr="003764DC">
              <w:rPr>
                <w:b/>
                <w:bCs/>
                <w:iCs/>
                <w:szCs w:val="20"/>
                <w:lang w:val="vi-VN" w:eastAsia="vi-VN"/>
              </w:rPr>
              <w:t>2</w:t>
            </w:r>
          </w:p>
        </w:tc>
        <w:tc>
          <w:tcPr>
            <w:tcW w:w="6237" w:type="dxa"/>
            <w:vAlign w:val="center"/>
          </w:tcPr>
          <w:p w14:paraId="07D3396E" w14:textId="77777777" w:rsidR="002E09CF" w:rsidRPr="003764DC" w:rsidRDefault="002E09CF" w:rsidP="005510C9">
            <w:pPr>
              <w:rPr>
                <w:b/>
                <w:bCs/>
                <w:iCs/>
                <w:szCs w:val="20"/>
                <w:lang w:val="vi-VN" w:eastAsia="vi-VN"/>
              </w:rPr>
            </w:pPr>
            <w:r w:rsidRPr="003764DC">
              <w:rPr>
                <w:b/>
                <w:bCs/>
                <w:iCs/>
                <w:szCs w:val="20"/>
                <w:lang w:val="vi-VN" w:eastAsia="vi-VN"/>
              </w:rPr>
              <w:t>Chi đầu tư trang thiết bị kiểm định, hạ tầng kỹ thuật</w:t>
            </w:r>
          </w:p>
        </w:tc>
        <w:tc>
          <w:tcPr>
            <w:tcW w:w="1880" w:type="dxa"/>
            <w:vAlign w:val="center"/>
          </w:tcPr>
          <w:p w14:paraId="4D4EF2D3" w14:textId="77777777" w:rsidR="002E09CF" w:rsidRPr="003764DC" w:rsidRDefault="002E09CF" w:rsidP="005510C9">
            <w:pPr>
              <w:jc w:val="right"/>
              <w:rPr>
                <w:b/>
                <w:bCs/>
                <w:iCs/>
                <w:szCs w:val="20"/>
                <w:lang w:val="vi-VN" w:eastAsia="vi-VN"/>
              </w:rPr>
            </w:pPr>
            <w:r w:rsidRPr="003764DC">
              <w:rPr>
                <w:b/>
                <w:bCs/>
                <w:iCs/>
                <w:szCs w:val="20"/>
                <w:lang w:val="vi-VN" w:eastAsia="vi-VN"/>
              </w:rPr>
              <w:t>6.650</w:t>
            </w:r>
          </w:p>
        </w:tc>
      </w:tr>
      <w:tr w:rsidR="003764DC" w:rsidRPr="003764DC" w14:paraId="5FF9DECD" w14:textId="77777777" w:rsidTr="005510C9">
        <w:trPr>
          <w:trHeight w:val="454"/>
          <w:jc w:val="center"/>
        </w:trPr>
        <w:tc>
          <w:tcPr>
            <w:tcW w:w="704" w:type="dxa"/>
            <w:vAlign w:val="center"/>
          </w:tcPr>
          <w:p w14:paraId="1BCC03D2" w14:textId="77777777" w:rsidR="002E09CF" w:rsidRPr="003764DC" w:rsidRDefault="002E09CF" w:rsidP="005510C9">
            <w:pPr>
              <w:jc w:val="center"/>
              <w:rPr>
                <w:i/>
                <w:szCs w:val="20"/>
                <w:lang w:val="vi-VN" w:eastAsia="vi-VN"/>
              </w:rPr>
            </w:pPr>
            <w:r w:rsidRPr="003764DC">
              <w:rPr>
                <w:i/>
                <w:szCs w:val="20"/>
                <w:lang w:val="vi-VN" w:eastAsia="vi-VN"/>
              </w:rPr>
              <w:t>2.1</w:t>
            </w:r>
          </w:p>
        </w:tc>
        <w:tc>
          <w:tcPr>
            <w:tcW w:w="6237" w:type="dxa"/>
            <w:vAlign w:val="center"/>
          </w:tcPr>
          <w:p w14:paraId="7CBB58B7" w14:textId="77777777" w:rsidR="002E09CF" w:rsidRPr="003764DC" w:rsidRDefault="002E09CF" w:rsidP="005510C9">
            <w:pPr>
              <w:rPr>
                <w:i/>
                <w:szCs w:val="20"/>
                <w:lang w:val="vi-VN" w:eastAsia="vi-VN"/>
              </w:rPr>
            </w:pPr>
            <w:del w:id="1043" w:author="Nội dung điều chỉnh (Claude)" w:date="2026-10-21T09:21:32Z">
              <w:r w:rsidRPr="003764DC">
                <w:rPr>
                  <w:i/>
                  <w:szCs w:val="20"/>
                  <w:lang w:val="vi-VN" w:eastAsia="vi-VN"/>
                </w:rPr>
                <w:delText>Thiết bị thuộc 2 dây chuyền kiểm định loại II</w:delText>
              </w:r>
            </w:del>
            <w:ins w:id="1044" w:author="Nội dung điều chỉnh (Claude)" w:date="2026-10-21T09:21:32Z">
              <w:r w:rsidRPr="003764DC">
                <w:rPr>
                  <w:i/>
                  <w:szCs w:val="20"/>
                  <w:lang w:val="vi-VN" w:eastAsia="vi-VN"/>
                </w:rPr>
                <w:t xml:space="preserve">Thiết bị 01 dây chuyền kiểm định tổng hợp loại I và loại II (giai đoạn 1)</w:t>
              </w:r>
            </w:ins>
          </w:p>
        </w:tc>
        <w:tc>
          <w:tcPr>
            <w:tcW w:w="1880" w:type="dxa"/>
            <w:vAlign w:val="center"/>
          </w:tcPr>
          <w:p w14:paraId="3A4764FC" w14:textId="77777777" w:rsidR="002E09CF" w:rsidRPr="003764DC" w:rsidRDefault="002E09CF" w:rsidP="005510C9">
            <w:pPr>
              <w:jc w:val="right"/>
              <w:rPr>
                <w:i/>
                <w:szCs w:val="20"/>
                <w:lang w:val="vi-VN" w:eastAsia="vi-VN"/>
              </w:rPr>
            </w:pPr>
            <w:del w:id="1045" w:author="Nội dung điều chỉnh (Claude)" w:date="2026-10-21T09:21:32Z">
              <w:r w:rsidRPr="003764DC">
                <w:rPr>
                  <w:i/>
                  <w:szCs w:val="20"/>
                  <w:lang w:val="vi-VN" w:eastAsia="vi-VN"/>
                </w:rPr>
                <w:delText>5.800</w:delText>
              </w:r>
            </w:del>
            <w:ins w:id="1046" w:author="Nội dung điều chỉnh (Claude)" w:date="2026-10-21T09:21:32Z">
              <w:r w:rsidRPr="003764DC">
                <w:rPr>
                  <w:i/>
                  <w:szCs w:val="20"/>
                  <w:lang w:val="vi-VN" w:eastAsia="vi-VN"/>
                </w:rPr>
                <w:t xml:space="preserve">2.820</w:t>
              </w:r>
            </w:ins>
          </w:p>
        </w:tc>
      </w:tr>
      <w:tr w:rsidR="003764DC" w:rsidRPr="003764DC" w14:paraId="45909203" w14:textId="77777777" w:rsidTr="005510C9">
        <w:trPr>
          <w:trHeight w:val="454"/>
          <w:jc w:val="center"/>
        </w:trPr>
        <w:tc>
          <w:tcPr>
            <w:tcW w:w="704" w:type="dxa"/>
            <w:vAlign w:val="center"/>
          </w:tcPr>
          <w:p w14:paraId="0FE554B6" w14:textId="77777777" w:rsidR="002E09CF" w:rsidRPr="003764DC" w:rsidRDefault="002E09CF" w:rsidP="005510C9">
            <w:pPr>
              <w:jc w:val="center"/>
              <w:rPr>
                <w:i/>
                <w:szCs w:val="20"/>
                <w:lang w:val="vi-VN" w:eastAsia="vi-VN"/>
              </w:rPr>
            </w:pPr>
            <w:r w:rsidRPr="003764DC">
              <w:rPr>
                <w:i/>
                <w:szCs w:val="20"/>
                <w:lang w:val="vi-VN" w:eastAsia="vi-VN"/>
              </w:rPr>
              <w:t>2.2</w:t>
            </w:r>
          </w:p>
        </w:tc>
        <w:tc>
          <w:tcPr>
            <w:tcW w:w="6237" w:type="dxa"/>
            <w:vAlign w:val="center"/>
          </w:tcPr>
          <w:p w14:paraId="6BEF95B8" w14:textId="77777777" w:rsidR="002E09CF" w:rsidRPr="003764DC" w:rsidRDefault="002E09CF" w:rsidP="005510C9">
            <w:pPr>
              <w:rPr>
                <w:i/>
                <w:szCs w:val="20"/>
                <w:lang w:val="vi-VN" w:eastAsia="vi-VN"/>
              </w:rPr>
            </w:pPr>
            <w:r w:rsidRPr="003764DC">
              <w:rPr>
                <w:i/>
                <w:szCs w:val="20"/>
                <w:lang w:val="vi-VN" w:eastAsia="vi-VN"/>
              </w:rPr>
              <w:t>Thiết bị phụ trợ kèm theo dây chuyền kiểm định</w:t>
            </w:r>
          </w:p>
        </w:tc>
        <w:tc>
          <w:tcPr>
            <w:tcW w:w="1880" w:type="dxa"/>
            <w:vAlign w:val="center"/>
          </w:tcPr>
          <w:p w14:paraId="614F983F" w14:textId="77777777" w:rsidR="002E09CF" w:rsidRPr="003764DC" w:rsidRDefault="002E09CF" w:rsidP="005510C9">
            <w:pPr>
              <w:jc w:val="right"/>
              <w:rPr>
                <w:i/>
                <w:szCs w:val="20"/>
                <w:lang w:val="vi-VN" w:eastAsia="vi-VN"/>
              </w:rPr>
            </w:pPr>
            <w:r w:rsidRPr="003764DC">
              <w:rPr>
                <w:i/>
                <w:szCs w:val="20"/>
                <w:lang w:val="vi-VN" w:eastAsia="vi-VN"/>
              </w:rPr>
              <w:t>350</w:t>
            </w:r>
          </w:p>
        </w:tc>
      </w:tr>
      <w:tr w:rsidR="003764DC" w:rsidRPr="003764DC" w14:paraId="7C537DD2" w14:textId="77777777" w:rsidTr="005510C9">
        <w:trPr>
          <w:trHeight w:val="454"/>
          <w:jc w:val="center"/>
        </w:trPr>
        <w:tc>
          <w:tcPr>
            <w:tcW w:w="704" w:type="dxa"/>
            <w:vAlign w:val="center"/>
          </w:tcPr>
          <w:p w14:paraId="563E50DC" w14:textId="77777777" w:rsidR="002E09CF" w:rsidRPr="003764DC" w:rsidRDefault="002E09CF" w:rsidP="005510C9">
            <w:pPr>
              <w:jc w:val="center"/>
              <w:rPr>
                <w:i/>
                <w:szCs w:val="20"/>
                <w:lang w:val="vi-VN" w:eastAsia="vi-VN"/>
              </w:rPr>
            </w:pPr>
            <w:r w:rsidRPr="003764DC">
              <w:rPr>
                <w:i/>
                <w:szCs w:val="20"/>
                <w:lang w:val="vi-VN" w:eastAsia="vi-VN"/>
              </w:rPr>
              <w:t>2.3</w:t>
            </w:r>
          </w:p>
        </w:tc>
        <w:tc>
          <w:tcPr>
            <w:tcW w:w="6237" w:type="dxa"/>
            <w:vAlign w:val="center"/>
          </w:tcPr>
          <w:p w14:paraId="2FB0E49C" w14:textId="77777777" w:rsidR="002E09CF" w:rsidRPr="003764DC" w:rsidRDefault="002E09CF" w:rsidP="005510C9">
            <w:pPr>
              <w:rPr>
                <w:i/>
                <w:szCs w:val="20"/>
                <w:lang w:val="vi-VN" w:eastAsia="vi-VN"/>
              </w:rPr>
            </w:pPr>
            <w:r w:rsidRPr="003764DC">
              <w:rPr>
                <w:i/>
                <w:szCs w:val="20"/>
                <w:lang w:val="vi-VN" w:eastAsia="vi-VN"/>
              </w:rPr>
              <w:t>Thiết bị văn phòng</w:t>
            </w:r>
          </w:p>
        </w:tc>
        <w:tc>
          <w:tcPr>
            <w:tcW w:w="1880" w:type="dxa"/>
            <w:vAlign w:val="center"/>
          </w:tcPr>
          <w:p w14:paraId="303F0299" w14:textId="77777777" w:rsidR="002E09CF" w:rsidRPr="003764DC" w:rsidRDefault="002E09CF" w:rsidP="005510C9">
            <w:pPr>
              <w:jc w:val="right"/>
              <w:rPr>
                <w:i/>
                <w:szCs w:val="20"/>
                <w:lang w:val="vi-VN" w:eastAsia="vi-VN"/>
              </w:rPr>
            </w:pPr>
            <w:r w:rsidRPr="003764DC">
              <w:rPr>
                <w:i/>
                <w:szCs w:val="20"/>
                <w:lang w:val="vi-VN" w:eastAsia="vi-VN"/>
              </w:rPr>
              <w:t>500</w:t>
            </w:r>
          </w:p>
        </w:tc>
      </w:tr>
      <w:tr w:rsidR="003764DC" w:rsidRPr="003764DC" w14:paraId="7C537DD2" w14:textId="77777777" w:rsidTr="005510C9">
        <w:trPr>
          <w:trHeight w:val="454"/>
          <w:jc w:val="center"/>
          <w:ins w:id="1050" w:author="Nội dung bổ sung (Claude)" w:date="2026-10-21T09:21:32Z"/>
        </w:trPr>
        <w:tc>
          <w:tcPr>
            <w:tcW w:w="704" w:type="dxa"/>
            <w:vAlign w:val="center"/>
          </w:tcPr>
          <w:p w14:paraId="563E50DC" w14:textId="77777777" w:rsidR="002E09CF" w:rsidRPr="003764DC" w:rsidRDefault="002E09CF" w:rsidP="005510C9">
            <w:pPr>
              <w:jc w:val="center"/>
              <w:rPr>
                <w:i/>
                <w:szCs w:val="20"/>
                <w:lang w:val="vi-VN" w:eastAsia="vi-VN"/>
              </w:rPr>
            </w:pPr>
            <w:ins w:id="1047" w:author="Nội dung bổ sung (Claude)" w:date="2026-10-21T09:21:32Z">
              <w:r w:rsidRPr="003764DC">
                <w:rPr>
                  <w:i/>
                  <w:szCs w:val="20"/>
                  <w:lang w:val="vi-VN" w:eastAsia="vi-VN"/>
                </w:rPr>
                <w:t xml:space="preserve">2.4</w:t>
              </w:r>
            </w:ins>
          </w:p>
        </w:tc>
        <w:tc>
          <w:tcPr>
            <w:tcW w:w="6237" w:type="dxa"/>
            <w:vAlign w:val="center"/>
          </w:tcPr>
          <w:p w14:paraId="2FB0E49C" w14:textId="77777777" w:rsidR="002E09CF" w:rsidRPr="003764DC" w:rsidRDefault="002E09CF" w:rsidP="005510C9">
            <w:pPr>
              <w:rPr>
                <w:i/>
                <w:szCs w:val="20"/>
                <w:lang w:val="vi-VN" w:eastAsia="vi-VN"/>
              </w:rPr>
            </w:pPr>
            <w:ins w:id="1048" w:author="Nội dung bổ sung (Claude)" w:date="2026-10-21T09:21:32Z">
              <w:r w:rsidRPr="003764DC">
                <w:rPr>
                  <w:i/>
                  <w:szCs w:val="20"/>
                  <w:lang w:val="vi-VN" w:eastAsia="vi-VN"/>
                </w:rPr>
                <w:t xml:space="preserve">Dự phòng đầu tư chuẩn hóa theo quy chuẩn kỹ thuật quốc gia mới về cơ sở đăng kiểm (thiết bị cân kiểm tra khối lượng xe; chênh lệch thiết bị kiểm tra phanh tổng hợp có chức năng kiểm tra xe dẫn động bốn bánh toàn thời gian; dụng cụ đo độ truyền sáng kính chắn gió; trang bị bảo vệ cách điện khi kiểm tra xe điện; thiết bị và camera kiểm định khí thải xe mô tô, xe gắn máy; hố móng cân; hệ thống quản lý chất lượng và chứng nhận phù hợp quy chuẩn)</w:t>
              </w:r>
            </w:ins>
          </w:p>
        </w:tc>
        <w:tc>
          <w:tcPr>
            <w:tcW w:w="1880" w:type="dxa"/>
            <w:vAlign w:val="center"/>
          </w:tcPr>
          <w:p w14:paraId="303F0299" w14:textId="77777777" w:rsidR="002E09CF" w:rsidRPr="003764DC" w:rsidRDefault="002E09CF" w:rsidP="005510C9">
            <w:pPr>
              <w:jc w:val="right"/>
              <w:rPr>
                <w:i/>
                <w:szCs w:val="20"/>
                <w:lang w:val="vi-VN" w:eastAsia="vi-VN"/>
              </w:rPr>
            </w:pPr>
            <w:ins w:id="1049" w:author="Nội dung bổ sung (Claude)" w:date="2026-10-21T09:21:32Z">
              <w:r w:rsidRPr="003764DC">
                <w:rPr>
                  <w:i/>
                  <w:szCs w:val="20"/>
                  <w:lang w:val="vi-VN" w:eastAsia="vi-VN"/>
                </w:rPr>
                <w:t xml:space="preserve">2.980</w:t>
              </w:r>
            </w:ins>
          </w:p>
        </w:tc>
      </w:tr>
      <w:tr w:rsidR="003764DC" w:rsidRPr="003764DC" w14:paraId="5B77DDF0" w14:textId="77777777" w:rsidTr="005510C9">
        <w:trPr>
          <w:trHeight w:val="1036"/>
          <w:jc w:val="center"/>
        </w:trPr>
        <w:tc>
          <w:tcPr>
            <w:tcW w:w="704" w:type="dxa"/>
            <w:vAlign w:val="center"/>
          </w:tcPr>
          <w:p w14:paraId="2A0EE41E" w14:textId="77777777" w:rsidR="002E09CF" w:rsidRPr="003764DC" w:rsidRDefault="002E09CF" w:rsidP="005510C9">
            <w:pPr>
              <w:jc w:val="center"/>
              <w:rPr>
                <w:b/>
                <w:bCs/>
                <w:i/>
                <w:szCs w:val="20"/>
                <w:lang w:val="vi-VN" w:eastAsia="vi-VN"/>
              </w:rPr>
            </w:pPr>
            <w:r w:rsidRPr="003764DC">
              <w:rPr>
                <w:b/>
                <w:bCs/>
                <w:iCs/>
                <w:szCs w:val="20"/>
                <w:lang w:val="vi-VN" w:eastAsia="vi-VN"/>
              </w:rPr>
              <w:t>3</w:t>
            </w:r>
          </w:p>
        </w:tc>
        <w:tc>
          <w:tcPr>
            <w:tcW w:w="6237" w:type="dxa"/>
            <w:vAlign w:val="center"/>
          </w:tcPr>
          <w:p w14:paraId="18520C12" w14:textId="77777777" w:rsidR="002E09CF" w:rsidRPr="003764DC" w:rsidRDefault="002E09CF" w:rsidP="005510C9">
            <w:pPr>
              <w:rPr>
                <w:b/>
                <w:bCs/>
                <w:i/>
                <w:szCs w:val="20"/>
                <w:lang w:val="vi-VN" w:eastAsia="vi-VN"/>
              </w:rPr>
            </w:pPr>
            <w:r w:rsidRPr="003764DC">
              <w:rPr>
                <w:b/>
                <w:bCs/>
                <w:iCs/>
                <w:szCs w:val="20"/>
                <w:lang w:val="vi-VN" w:eastAsia="vi-VN"/>
              </w:rPr>
              <w:t xml:space="preserve">Chi phí khác </w:t>
            </w:r>
            <w:r w:rsidRPr="003764DC">
              <w:rPr>
                <w:iCs/>
                <w:szCs w:val="20"/>
                <w:lang w:val="vi-VN" w:eastAsia="vi-VN"/>
              </w:rPr>
              <w:t>(chi phí quản lý, chi phí tư vấn, chi phí dự phòng và chi phí khác, bằng 10% tổng chi phí xây dựng cơ bản và chi phí đầu tư trang thiết bị)</w:t>
            </w:r>
          </w:p>
        </w:tc>
        <w:tc>
          <w:tcPr>
            <w:tcW w:w="1880" w:type="dxa"/>
            <w:vAlign w:val="center"/>
          </w:tcPr>
          <w:p w14:paraId="1EA5D8B8" w14:textId="77777777" w:rsidR="002E09CF" w:rsidRPr="003764DC" w:rsidRDefault="002E09CF" w:rsidP="005510C9">
            <w:pPr>
              <w:jc w:val="right"/>
              <w:rPr>
                <w:b/>
                <w:bCs/>
                <w:iCs/>
                <w:szCs w:val="20"/>
                <w:lang w:val="vi-VN" w:eastAsia="vi-VN"/>
              </w:rPr>
            </w:pPr>
            <w:del w:id="1031" w:author="Nội dung điều chỉnh (Claude)" w:date="2026-10-21T11:02:44Z">
              <w:r w:rsidRPr="003764DC">
                <w:rPr>
                  <w:b/>
                  <w:bCs/>
                  <w:iCs/>
                  <w:szCs w:val="20"/>
                  <w:lang w:val="vi-VN" w:eastAsia="vi-VN"/>
                </w:rPr>
                <w:delText>2.055</w:delText>
              </w:r>
            </w:del>
            <w:ins w:id="1032" w:author="Nội dung điều chỉnh (Claude)" w:date="2026-10-21T11:02:44Z">
              <w:r w:rsidRPr="003764DC">
                <w:rPr>
                  <w:b/>
                  <w:bCs/>
                  <w:iCs/>
                  <w:szCs w:val="20"/>
                  <w:lang w:val="vi-VN" w:eastAsia="vi-VN"/>
                </w:rPr>
                <w:t xml:space="preserve">1.855</w:t>
              </w:r>
            </w:ins>
          </w:p>
        </w:tc>
      </w:tr>
      <w:tr w:rsidR="003764DC" w:rsidRPr="003764DC" w14:paraId="0B0CB383" w14:textId="77777777" w:rsidTr="005510C9">
        <w:trPr>
          <w:trHeight w:val="454"/>
          <w:jc w:val="center"/>
        </w:trPr>
        <w:tc>
          <w:tcPr>
            <w:tcW w:w="704" w:type="dxa"/>
            <w:vAlign w:val="center"/>
          </w:tcPr>
          <w:p w14:paraId="208A2AE3" w14:textId="77777777" w:rsidR="002E09CF" w:rsidRPr="003764DC" w:rsidRDefault="002E09CF" w:rsidP="005510C9">
            <w:pPr>
              <w:jc w:val="center"/>
              <w:rPr>
                <w:b/>
                <w:bCs/>
                <w:iCs/>
                <w:szCs w:val="20"/>
                <w:lang w:eastAsia="vi-VN"/>
              </w:rPr>
            </w:pPr>
            <w:r w:rsidRPr="003764DC">
              <w:rPr>
                <w:b/>
                <w:bCs/>
                <w:iCs/>
                <w:szCs w:val="20"/>
                <w:lang w:val="vi-VN" w:eastAsia="vi-VN"/>
              </w:rPr>
              <w:t>II</w:t>
            </w:r>
          </w:p>
        </w:tc>
        <w:tc>
          <w:tcPr>
            <w:tcW w:w="6237" w:type="dxa"/>
            <w:vAlign w:val="center"/>
          </w:tcPr>
          <w:p w14:paraId="6F9C131D" w14:textId="77777777" w:rsidR="002E09CF" w:rsidRPr="003764DC" w:rsidRDefault="002E09CF" w:rsidP="005510C9">
            <w:pPr>
              <w:rPr>
                <w:b/>
                <w:bCs/>
                <w:iCs/>
                <w:szCs w:val="20"/>
                <w:lang w:val="vi-VN" w:eastAsia="vi-VN"/>
              </w:rPr>
            </w:pPr>
            <w:r w:rsidRPr="003764DC">
              <w:rPr>
                <w:b/>
                <w:bCs/>
                <w:iCs/>
                <w:szCs w:val="20"/>
                <w:lang w:val="vi-VN" w:eastAsia="vi-VN"/>
              </w:rPr>
              <w:t>CHI PHÍ ĐÀO TẠO, BỒI DƯỠNG</w:t>
            </w:r>
          </w:p>
        </w:tc>
        <w:tc>
          <w:tcPr>
            <w:tcW w:w="1880" w:type="dxa"/>
            <w:vAlign w:val="center"/>
          </w:tcPr>
          <w:p w14:paraId="519638C5" w14:textId="77777777" w:rsidR="002E09CF" w:rsidRPr="003764DC" w:rsidRDefault="002E09CF" w:rsidP="005510C9">
            <w:pPr>
              <w:jc w:val="right"/>
              <w:rPr>
                <w:b/>
                <w:bCs/>
                <w:iCs/>
                <w:szCs w:val="20"/>
                <w:lang w:val="vi-VN" w:eastAsia="vi-VN"/>
              </w:rPr>
            </w:pPr>
            <w:del w:id="1033" w:author="Nội dung điều chỉnh (Claude)" w:date="2026-10-21T11:02:44Z">
              <w:r w:rsidRPr="003764DC">
                <w:rPr>
                  <w:b/>
                  <w:bCs/>
                  <w:iCs/>
                  <w:szCs w:val="20"/>
                  <w:lang w:val="vi-VN" w:eastAsia="vi-VN"/>
                </w:rPr>
                <w:delText>83,6</w:delText>
              </w:r>
            </w:del>
            <w:ins w:id="1034" w:author="Nội dung điều chỉnh (Claude)" w:date="2026-10-21T11:02:44Z">
              <w:r w:rsidRPr="003764DC">
                <w:rPr>
                  <w:b/>
                  <w:bCs/>
                  <w:iCs/>
                  <w:szCs w:val="20"/>
                  <w:lang w:val="vi-VN" w:eastAsia="vi-VN"/>
                </w:rPr>
                <w:t xml:space="preserve">51,5</w:t>
              </w:r>
            </w:ins>
          </w:p>
        </w:tc>
      </w:tr>
      <w:tr w:rsidR="003764DC" w:rsidRPr="003764DC" w14:paraId="4C74555D" w14:textId="77777777" w:rsidTr="005510C9">
        <w:trPr>
          <w:trHeight w:val="491"/>
          <w:jc w:val="center"/>
        </w:trPr>
        <w:tc>
          <w:tcPr>
            <w:tcW w:w="704" w:type="dxa"/>
            <w:vAlign w:val="center"/>
          </w:tcPr>
          <w:p w14:paraId="014F692F" w14:textId="77777777" w:rsidR="002E09CF" w:rsidRPr="003764DC" w:rsidRDefault="002E09CF" w:rsidP="005510C9">
            <w:pPr>
              <w:jc w:val="center"/>
              <w:rPr>
                <w:iCs/>
                <w:szCs w:val="20"/>
                <w:lang w:val="vi-VN" w:eastAsia="vi-VN"/>
              </w:rPr>
            </w:pPr>
            <w:r w:rsidRPr="003764DC">
              <w:rPr>
                <w:iCs/>
                <w:szCs w:val="20"/>
                <w:lang w:val="vi-VN" w:eastAsia="vi-VN"/>
              </w:rPr>
              <w:t>1</w:t>
            </w:r>
          </w:p>
        </w:tc>
        <w:tc>
          <w:tcPr>
            <w:tcW w:w="6237" w:type="dxa"/>
            <w:vAlign w:val="center"/>
          </w:tcPr>
          <w:p w14:paraId="5E82D337" w14:textId="77777777" w:rsidR="002E09CF" w:rsidRPr="003764DC" w:rsidRDefault="002E09CF" w:rsidP="005510C9">
            <w:pPr>
              <w:rPr>
                <w:iCs/>
                <w:szCs w:val="20"/>
                <w:lang w:val="vi-VN" w:eastAsia="vi-VN"/>
              </w:rPr>
            </w:pPr>
            <w:del w:id="1035" w:author="Nội dung điều chỉnh (Claude)" w:date="2026-10-21T11:02:44Z">
              <w:r w:rsidRPr="003764DC">
                <w:rPr>
                  <w:iCs/>
                  <w:szCs w:val="20"/>
                  <w:lang w:val="vi-VN" w:eastAsia="vi-VN"/>
                </w:rPr>
                <w:delText>ĐKV: 7 người: (10,7 triệu/người x 7 người) gồm: Học phí 5 triệu/người + tiền công tác phí, ăn ở, đi lại: 5,7 triệu/người.</w:delText>
              </w:r>
            </w:del>
            <w:ins w:id="1036" w:author="Nội dung điều chỉnh (Claude)" w:date="2026-10-21T11:02:44Z">
              <w:r w:rsidRPr="003764DC">
                <w:rPr>
                  <w:iCs/>
                  <w:szCs w:val="20"/>
                  <w:lang w:val="vi-VN" w:eastAsia="vi-VN"/>
                </w:rPr>
                <w:t xml:space="preserve">ĐKV: 4 người: (10,7 triệu/người x 4 người) gồm: Học phí 5 triệu/người + tiền công tác phí, ăn ở, đi lại: 5,7 triệu/người.</w:t>
              </w:r>
            </w:ins>
          </w:p>
        </w:tc>
        <w:tc>
          <w:tcPr>
            <w:tcW w:w="1880" w:type="dxa"/>
            <w:vAlign w:val="center"/>
          </w:tcPr>
          <w:p w14:paraId="5BEDC616" w14:textId="77777777" w:rsidR="002E09CF" w:rsidRPr="003764DC" w:rsidRDefault="002E09CF" w:rsidP="005510C9">
            <w:pPr>
              <w:jc w:val="right"/>
              <w:rPr>
                <w:iCs/>
                <w:szCs w:val="20"/>
                <w:lang w:val="vi-VN" w:eastAsia="vi-VN"/>
              </w:rPr>
            </w:pPr>
            <w:del w:id="1037" w:author="Nội dung điều chỉnh (Claude)" w:date="2026-10-21T11:02:44Z">
              <w:r w:rsidRPr="003764DC">
                <w:rPr>
                  <w:iCs/>
                  <w:szCs w:val="20"/>
                  <w:lang w:val="vi-VN" w:eastAsia="vi-VN"/>
                </w:rPr>
                <w:delText>74,9</w:delText>
              </w:r>
            </w:del>
            <w:ins w:id="1038" w:author="Nội dung điều chỉnh (Claude)" w:date="2026-10-21T11:02:44Z">
              <w:r w:rsidRPr="003764DC">
                <w:rPr>
                  <w:iCs/>
                  <w:szCs w:val="20"/>
                  <w:lang w:val="vi-VN" w:eastAsia="vi-VN"/>
                </w:rPr>
                <w:t xml:space="preserve">42,8</w:t>
              </w:r>
            </w:ins>
          </w:p>
          <w:p w14:paraId="4BD52EE1" w14:textId="77777777" w:rsidR="002E09CF" w:rsidRPr="003764DC" w:rsidRDefault="002E09CF" w:rsidP="005510C9">
            <w:pPr>
              <w:spacing w:before="60" w:after="60" w:line="264" w:lineRule="auto"/>
              <w:ind w:firstLine="709"/>
              <w:rPr>
                <w:szCs w:val="20"/>
                <w:lang w:val="vi-VN" w:eastAsia="vi-VN"/>
              </w:rPr>
            </w:pPr>
          </w:p>
        </w:tc>
      </w:tr>
      <w:tr w:rsidR="003764DC" w:rsidRPr="003764DC" w14:paraId="342A166C" w14:textId="77777777" w:rsidTr="005510C9">
        <w:trPr>
          <w:trHeight w:val="96"/>
          <w:jc w:val="center"/>
        </w:trPr>
        <w:tc>
          <w:tcPr>
            <w:tcW w:w="704" w:type="dxa"/>
            <w:vAlign w:val="center"/>
          </w:tcPr>
          <w:p w14:paraId="25FBB2A5" w14:textId="77777777" w:rsidR="002E09CF" w:rsidRPr="003764DC" w:rsidRDefault="002E09CF" w:rsidP="005510C9">
            <w:pPr>
              <w:jc w:val="center"/>
              <w:rPr>
                <w:iCs/>
                <w:szCs w:val="20"/>
                <w:lang w:val="vi-VN" w:eastAsia="vi-VN"/>
              </w:rPr>
            </w:pPr>
            <w:r w:rsidRPr="003764DC">
              <w:rPr>
                <w:iCs/>
                <w:szCs w:val="20"/>
                <w:lang w:val="vi-VN" w:eastAsia="vi-VN"/>
              </w:rPr>
              <w:t>2</w:t>
            </w:r>
          </w:p>
        </w:tc>
        <w:tc>
          <w:tcPr>
            <w:tcW w:w="6237" w:type="dxa"/>
            <w:vAlign w:val="center"/>
          </w:tcPr>
          <w:p w14:paraId="44011FF6" w14:textId="77777777" w:rsidR="002E09CF" w:rsidRPr="003764DC" w:rsidRDefault="002E09CF" w:rsidP="005510C9">
            <w:pPr>
              <w:rPr>
                <w:iCs/>
                <w:szCs w:val="20"/>
                <w:lang w:val="vi-VN" w:eastAsia="vi-VN"/>
              </w:rPr>
            </w:pPr>
            <w:r w:rsidRPr="003764DC">
              <w:rPr>
                <w:iCs/>
                <w:szCs w:val="20"/>
                <w:lang w:val="vi-VN" w:eastAsia="vi-VN"/>
              </w:rPr>
              <w:t>Nhân viên nghiệp vụ: 1 người (8,7 triệu/người x 1 người)</w:t>
            </w:r>
          </w:p>
        </w:tc>
        <w:tc>
          <w:tcPr>
            <w:tcW w:w="1880" w:type="dxa"/>
            <w:vAlign w:val="center"/>
          </w:tcPr>
          <w:p w14:paraId="7A33E6CC" w14:textId="77777777" w:rsidR="002E09CF" w:rsidRPr="003764DC" w:rsidRDefault="002E09CF" w:rsidP="005510C9">
            <w:pPr>
              <w:jc w:val="right"/>
              <w:rPr>
                <w:iCs/>
                <w:szCs w:val="20"/>
                <w:lang w:val="vi-VN" w:eastAsia="vi-VN"/>
              </w:rPr>
            </w:pPr>
            <w:r w:rsidRPr="003764DC">
              <w:rPr>
                <w:iCs/>
                <w:szCs w:val="20"/>
                <w:lang w:val="vi-VN" w:eastAsia="vi-VN"/>
              </w:rPr>
              <w:t>8,7</w:t>
            </w:r>
          </w:p>
        </w:tc>
      </w:tr>
      <w:tr w:rsidR="003764DC" w:rsidRPr="003764DC" w14:paraId="611B6C49" w14:textId="77777777" w:rsidTr="005510C9">
        <w:trPr>
          <w:trHeight w:val="571"/>
          <w:jc w:val="center"/>
        </w:trPr>
        <w:tc>
          <w:tcPr>
            <w:tcW w:w="6941" w:type="dxa"/>
            <w:gridSpan w:val="2"/>
            <w:vAlign w:val="center"/>
          </w:tcPr>
          <w:p w14:paraId="4DAAFFE1" w14:textId="77777777" w:rsidR="002E09CF" w:rsidRPr="003764DC" w:rsidRDefault="002E09CF" w:rsidP="005510C9">
            <w:pPr>
              <w:jc w:val="center"/>
              <w:rPr>
                <w:b/>
                <w:bCs/>
                <w:iCs/>
                <w:szCs w:val="20"/>
                <w:lang w:val="vi-VN" w:eastAsia="vi-VN"/>
              </w:rPr>
            </w:pPr>
            <w:r w:rsidRPr="003764DC">
              <w:rPr>
                <w:b/>
                <w:bCs/>
                <w:iCs/>
                <w:szCs w:val="20"/>
                <w:lang w:val="vi-VN" w:eastAsia="vi-VN"/>
              </w:rPr>
              <w:t>TỔNG CỘNG (I+II)</w:t>
            </w:r>
          </w:p>
        </w:tc>
        <w:tc>
          <w:tcPr>
            <w:tcW w:w="1880" w:type="dxa"/>
            <w:vAlign w:val="center"/>
          </w:tcPr>
          <w:p w14:paraId="342741FE" w14:textId="77777777" w:rsidR="002E09CF" w:rsidRPr="003764DC" w:rsidRDefault="002E09CF" w:rsidP="005510C9">
            <w:pPr>
              <w:jc w:val="right"/>
              <w:rPr>
                <w:b/>
                <w:bCs/>
                <w:iCs/>
                <w:szCs w:val="20"/>
                <w:lang w:val="vi-VN" w:eastAsia="vi-VN"/>
              </w:rPr>
            </w:pPr>
            <w:del w:id="1039" w:author="Nội dung điều chỉnh (Claude)" w:date="2026-10-21T11:02:44Z">
              <w:r w:rsidRPr="003764DC">
                <w:rPr>
                  <w:b/>
                  <w:bCs/>
                  <w:iCs/>
                  <w:szCs w:val="20"/>
                  <w:lang w:val="vi-VN" w:eastAsia="vi-VN"/>
                </w:rPr>
                <w:delText>22.688,6</w:delText>
              </w:r>
            </w:del>
            <w:ins w:id="1040" w:author="Nội dung điều chỉnh (Claude)" w:date="2026-10-21T11:02:44Z">
              <w:r w:rsidRPr="003764DC">
                <w:rPr>
                  <w:b/>
                  <w:bCs/>
                  <w:iCs/>
                  <w:szCs w:val="20"/>
                  <w:lang w:val="vi-VN" w:eastAsia="vi-VN"/>
                </w:rPr>
                <w:t xml:space="preserve">20.456,5</w:t>
              </w:r>
            </w:ins>
          </w:p>
        </w:tc>
      </w:tr>
    </w:tbl>
    <w:p w14:paraId="5DB269BC" w14:textId="77777777" w:rsidR="008347A7" w:rsidRPr="003764DC" w:rsidRDefault="008347A7" w:rsidP="00F9277B">
      <w:pPr>
        <w:widowControl w:val="0"/>
        <w:spacing w:line="264" w:lineRule="auto"/>
        <w:ind w:firstLine="720"/>
        <w:jc w:val="both"/>
        <w:rPr>
          <w:b/>
          <w:bCs/>
          <w:lang w:val="nl-NL"/>
        </w:rPr>
      </w:pPr>
      <w:r w:rsidRPr="003764DC">
        <w:rPr>
          <w:b/>
          <w:bCs/>
          <w:lang w:val="nl-NL"/>
        </w:rPr>
        <w:t>8. Lộ trình, các bước thực hiện Đề án</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1"/>
        <w:gridCol w:w="4366"/>
        <w:gridCol w:w="1384"/>
        <w:gridCol w:w="1378"/>
        <w:gridCol w:w="1348"/>
      </w:tblGrid>
      <w:tr w:rsidR="003764DC" w:rsidRPr="003764DC" w14:paraId="21D1BD7E" w14:textId="77777777" w:rsidTr="006D13CA">
        <w:trPr>
          <w:tblHeader/>
        </w:trPr>
        <w:tc>
          <w:tcPr>
            <w:tcW w:w="591" w:type="dxa"/>
            <w:vAlign w:val="center"/>
          </w:tcPr>
          <w:p w14:paraId="208F3255" w14:textId="77777777" w:rsidR="00AA2CBE" w:rsidRPr="003764DC" w:rsidRDefault="00AA2CBE" w:rsidP="00AA2CBE">
            <w:pPr>
              <w:jc w:val="center"/>
              <w:rPr>
                <w:lang w:val="vi-VN" w:eastAsia="vi-VN"/>
              </w:rPr>
            </w:pPr>
            <w:r w:rsidRPr="003764DC">
              <w:rPr>
                <w:b/>
                <w:bCs/>
                <w:lang w:val="vi-VN" w:eastAsia="vi-VN"/>
              </w:rPr>
              <w:t>TT</w:t>
            </w:r>
          </w:p>
        </w:tc>
        <w:tc>
          <w:tcPr>
            <w:tcW w:w="4366" w:type="dxa"/>
            <w:vAlign w:val="center"/>
          </w:tcPr>
          <w:p w14:paraId="308AA2F9" w14:textId="77777777" w:rsidR="00AA2CBE" w:rsidRPr="003764DC" w:rsidRDefault="00AA2CBE" w:rsidP="00AA2CBE">
            <w:pPr>
              <w:jc w:val="center"/>
              <w:rPr>
                <w:lang w:val="vi-VN" w:eastAsia="vi-VN"/>
              </w:rPr>
            </w:pPr>
            <w:r w:rsidRPr="003764DC">
              <w:rPr>
                <w:b/>
                <w:bCs/>
                <w:lang w:val="vi-VN" w:eastAsia="vi-VN"/>
              </w:rPr>
              <w:t>Nội dung</w:t>
            </w:r>
          </w:p>
        </w:tc>
        <w:tc>
          <w:tcPr>
            <w:tcW w:w="1384" w:type="dxa"/>
          </w:tcPr>
          <w:p w14:paraId="519AF7DB" w14:textId="77777777" w:rsidR="00AA2CBE" w:rsidRPr="003764DC" w:rsidRDefault="00AA2CBE" w:rsidP="00AA2CBE">
            <w:pPr>
              <w:jc w:val="center"/>
              <w:rPr>
                <w:b/>
                <w:bCs/>
                <w:lang w:eastAsia="vi-VN"/>
              </w:rPr>
            </w:pPr>
            <w:r w:rsidRPr="003764DC">
              <w:rPr>
                <w:b/>
                <w:bCs/>
                <w:lang w:eastAsia="vi-VN"/>
              </w:rPr>
              <w:t>Đơn vị chủ trì thực hiện</w:t>
            </w:r>
          </w:p>
        </w:tc>
        <w:tc>
          <w:tcPr>
            <w:tcW w:w="1378" w:type="dxa"/>
            <w:vAlign w:val="center"/>
          </w:tcPr>
          <w:p w14:paraId="41237EC0" w14:textId="77777777" w:rsidR="00AA2CBE" w:rsidRPr="003764DC" w:rsidRDefault="00AA2CBE" w:rsidP="00AA2CBE">
            <w:pPr>
              <w:jc w:val="center"/>
              <w:rPr>
                <w:b/>
                <w:bCs/>
                <w:lang w:eastAsia="vi-VN"/>
              </w:rPr>
            </w:pPr>
            <w:r w:rsidRPr="003764DC">
              <w:rPr>
                <w:b/>
                <w:bCs/>
                <w:lang w:eastAsia="vi-VN"/>
              </w:rPr>
              <w:t>Đơn vị phê duyệt</w:t>
            </w:r>
          </w:p>
        </w:tc>
        <w:tc>
          <w:tcPr>
            <w:tcW w:w="1348" w:type="dxa"/>
            <w:vAlign w:val="center"/>
          </w:tcPr>
          <w:p w14:paraId="09C25EB3" w14:textId="77777777" w:rsidR="00AA2CBE" w:rsidRPr="003764DC" w:rsidRDefault="00AA2CBE" w:rsidP="00AA2CBE">
            <w:pPr>
              <w:jc w:val="center"/>
              <w:rPr>
                <w:b/>
                <w:bCs/>
                <w:lang w:eastAsia="vi-VN"/>
              </w:rPr>
            </w:pPr>
            <w:r w:rsidRPr="003764DC">
              <w:rPr>
                <w:b/>
                <w:bCs/>
                <w:lang w:val="vi-VN" w:eastAsia="vi-VN"/>
              </w:rPr>
              <w:t xml:space="preserve">Thời gian </w:t>
            </w:r>
          </w:p>
          <w:p w14:paraId="00B7AF6E" w14:textId="77777777" w:rsidR="00AA2CBE" w:rsidRPr="003764DC" w:rsidRDefault="00AA2CBE" w:rsidP="00AA2CBE">
            <w:pPr>
              <w:jc w:val="center"/>
              <w:rPr>
                <w:lang w:val="vi-VN" w:eastAsia="vi-VN"/>
              </w:rPr>
            </w:pPr>
            <w:r w:rsidRPr="003764DC">
              <w:rPr>
                <w:b/>
                <w:bCs/>
                <w:lang w:val="vi-VN" w:eastAsia="vi-VN"/>
              </w:rPr>
              <w:t>dự kiến</w:t>
            </w:r>
          </w:p>
        </w:tc>
      </w:tr>
      <w:tr w:rsidR="003764DC" w:rsidRPr="003764DC" w14:paraId="69919E21" w14:textId="77777777" w:rsidTr="006D13CA">
        <w:tc>
          <w:tcPr>
            <w:tcW w:w="591" w:type="dxa"/>
            <w:vAlign w:val="center"/>
          </w:tcPr>
          <w:p w14:paraId="065F5CE6" w14:textId="77777777" w:rsidR="00AA2CBE" w:rsidRPr="003764DC" w:rsidRDefault="00AA2CBE" w:rsidP="00AA2CBE">
            <w:pPr>
              <w:jc w:val="center"/>
              <w:rPr>
                <w:b/>
                <w:bCs/>
                <w:lang w:eastAsia="vi-VN"/>
              </w:rPr>
            </w:pPr>
            <w:r w:rsidRPr="003764DC">
              <w:rPr>
                <w:b/>
                <w:bCs/>
                <w:lang w:eastAsia="vi-VN"/>
              </w:rPr>
              <w:t>1</w:t>
            </w:r>
          </w:p>
        </w:tc>
        <w:tc>
          <w:tcPr>
            <w:tcW w:w="4366" w:type="dxa"/>
            <w:vAlign w:val="center"/>
          </w:tcPr>
          <w:p w14:paraId="137BA588" w14:textId="77777777" w:rsidR="00AA2CBE" w:rsidRPr="003764DC" w:rsidRDefault="00AA2CBE" w:rsidP="00AA2CBE">
            <w:pPr>
              <w:jc w:val="both"/>
              <w:rPr>
                <w:b/>
                <w:bCs/>
                <w:lang w:val="vi-VN" w:eastAsia="vi-VN"/>
              </w:rPr>
            </w:pPr>
            <w:r w:rsidRPr="003764DC">
              <w:rPr>
                <w:b/>
                <w:bCs/>
                <w:lang w:val="vi-VN" w:eastAsia="vi-VN"/>
              </w:rPr>
              <w:t>Giai đoạn 1. Chấp thuận chủ trương</w:t>
            </w:r>
          </w:p>
        </w:tc>
        <w:tc>
          <w:tcPr>
            <w:tcW w:w="1384" w:type="dxa"/>
          </w:tcPr>
          <w:p w14:paraId="098A168F" w14:textId="77777777" w:rsidR="00AA2CBE" w:rsidRPr="003764DC" w:rsidRDefault="00AA2CBE" w:rsidP="00AA2CBE">
            <w:pPr>
              <w:jc w:val="center"/>
              <w:rPr>
                <w:b/>
                <w:bCs/>
                <w:lang w:eastAsia="vi-VN"/>
              </w:rPr>
            </w:pPr>
          </w:p>
        </w:tc>
        <w:tc>
          <w:tcPr>
            <w:tcW w:w="1378" w:type="dxa"/>
            <w:vAlign w:val="center"/>
          </w:tcPr>
          <w:p w14:paraId="11901400" w14:textId="77777777" w:rsidR="00AA2CBE" w:rsidRPr="003764DC" w:rsidRDefault="00AA2CBE" w:rsidP="00AA2CBE">
            <w:pPr>
              <w:jc w:val="center"/>
              <w:rPr>
                <w:b/>
                <w:bCs/>
                <w:lang w:val="vi-VN" w:eastAsia="vi-VN"/>
              </w:rPr>
            </w:pPr>
          </w:p>
        </w:tc>
        <w:tc>
          <w:tcPr>
            <w:tcW w:w="1348" w:type="dxa"/>
            <w:vAlign w:val="center"/>
          </w:tcPr>
          <w:p w14:paraId="5F5C0DFD" w14:textId="77777777" w:rsidR="00AA2CBE" w:rsidRPr="003764DC" w:rsidRDefault="00AA2CBE" w:rsidP="00AA2CBE">
            <w:pPr>
              <w:jc w:val="center"/>
              <w:rPr>
                <w:b/>
                <w:bCs/>
                <w:lang w:val="vi-VN" w:eastAsia="vi-VN"/>
              </w:rPr>
            </w:pPr>
          </w:p>
        </w:tc>
      </w:tr>
      <w:tr w:rsidR="003764DC" w:rsidRPr="003764DC" w14:paraId="54F3BD42" w14:textId="77777777" w:rsidTr="006D13CA">
        <w:trPr>
          <w:trHeight w:val="1939"/>
        </w:trPr>
        <w:tc>
          <w:tcPr>
            <w:tcW w:w="591" w:type="dxa"/>
            <w:vAlign w:val="center"/>
          </w:tcPr>
          <w:p w14:paraId="126C39D9" w14:textId="77777777" w:rsidR="00AA2CBE" w:rsidRPr="003764DC" w:rsidRDefault="00AA2CBE" w:rsidP="00AA2CBE">
            <w:pPr>
              <w:jc w:val="center"/>
              <w:rPr>
                <w:lang w:val="vi-VN" w:eastAsia="vi-VN"/>
              </w:rPr>
            </w:pPr>
            <w:r w:rsidRPr="003764DC">
              <w:rPr>
                <w:lang w:eastAsia="vi-VN"/>
              </w:rPr>
              <w:t>1.</w:t>
            </w:r>
            <w:r w:rsidRPr="003764DC">
              <w:rPr>
                <w:lang w:val="vi-VN" w:eastAsia="vi-VN"/>
              </w:rPr>
              <w:t>1</w:t>
            </w:r>
          </w:p>
        </w:tc>
        <w:tc>
          <w:tcPr>
            <w:tcW w:w="4366" w:type="dxa"/>
            <w:vAlign w:val="center"/>
          </w:tcPr>
          <w:p w14:paraId="5CF3F5D9" w14:textId="77777777" w:rsidR="00AA2CBE" w:rsidRPr="003764DC" w:rsidRDefault="00AA2CBE" w:rsidP="00AA2CBE">
            <w:pPr>
              <w:jc w:val="both"/>
              <w:rPr>
                <w:lang w:eastAsia="vi-VN"/>
              </w:rPr>
            </w:pPr>
            <w:r w:rsidRPr="003764DC">
              <w:rPr>
                <w:lang w:val="vi-VN" w:eastAsia="vi-VN"/>
              </w:rPr>
              <w:t xml:space="preserve">Hoàn thiện Đề án, lấy ý kiến các </w:t>
            </w:r>
            <w:r w:rsidRPr="003764DC">
              <w:rPr>
                <w:lang w:eastAsia="vi-VN"/>
              </w:rPr>
              <w:t>s</w:t>
            </w:r>
            <w:r w:rsidRPr="003764DC">
              <w:rPr>
                <w:lang w:val="vi-VN" w:eastAsia="vi-VN"/>
              </w:rPr>
              <w:t>ở</w:t>
            </w:r>
            <w:r w:rsidRPr="003764DC">
              <w:rPr>
                <w:lang w:eastAsia="vi-VN"/>
              </w:rPr>
              <w:t>,</w:t>
            </w:r>
            <w:r w:rsidRPr="003764DC">
              <w:rPr>
                <w:lang w:val="vi-VN" w:eastAsia="vi-VN"/>
              </w:rPr>
              <w:t xml:space="preserve"> ngành</w:t>
            </w:r>
            <w:r w:rsidRPr="003764DC">
              <w:rPr>
                <w:lang w:eastAsia="vi-VN"/>
              </w:rPr>
              <w:t>, đơn vị, địa phương</w:t>
            </w:r>
            <w:r w:rsidRPr="003764DC">
              <w:rPr>
                <w:lang w:val="vi-VN" w:eastAsia="vi-VN"/>
              </w:rPr>
              <w:t>; trình UBND tỉnh Quảng Ngãi phê duyệt</w:t>
            </w:r>
            <w:r w:rsidRPr="003764DC">
              <w:rPr>
                <w:lang w:eastAsia="vi-VN"/>
              </w:rPr>
              <w:t xml:space="preserve">: Đề án, </w:t>
            </w:r>
            <w:del w:id="1051" w:author="Nội dung điều chỉnh (Claude)" w:date="2026-10-21T09:21:32Z">
              <w:r w:rsidRPr="003764DC">
                <w:rPr>
                  <w:lang w:eastAsia="vi-VN"/>
                </w:rPr>
                <w:delText xml:space="preserve">c</w:delText>
              </w:r>
            </w:del>
            <w:del w:id="1052" w:author="Nội dung điều chỉnh (Claude)" w:date="2026-10-21T09:21:32Z">
              <w:r w:rsidRPr="003764DC">
                <w:rPr>
                  <w:lang w:val="vi-VN" w:eastAsia="vi-VN"/>
                </w:rPr>
                <w:delText>hấp thuận chủ trương thành lập doanh nghiệp</w:delText>
              </w:r>
            </w:del>
            <w:del w:id="1053" w:author="Nội dung điều chỉnh (Claude)" w:date="2026-10-21T09:21:32Z">
              <w:r w:rsidRPr="003764DC">
                <w:rPr>
                  <w:lang w:eastAsia="vi-VN"/>
                </w:rPr>
                <w:delText>, xã hội hoá</w:delText>
              </w:r>
            </w:del>
            <w:ins w:id="1054" w:author="Nội dung điều chỉnh (Claude)" w:date="2026-10-21T09:21:32Z">
              <w:r w:rsidRPr="003764DC">
                <w:rPr>
                  <w:lang w:eastAsia="vi-VN"/>
                </w:rPr>
                <w:t xml:space="preserve">chấp thuận chủ trương thành lập doanh nghiệp, xã hội hoá (trình lại qua Sở Tài chính theo Công văn số 10316/UBND-NC; xin ý kiến hướng dẫn của Bộ Tài chính, Bộ Nội vụ)</w:t>
              </w:r>
            </w:ins>
          </w:p>
        </w:tc>
        <w:tc>
          <w:tcPr>
            <w:tcW w:w="1384" w:type="dxa"/>
            <w:vAlign w:val="center"/>
          </w:tcPr>
          <w:p w14:paraId="162B72A1" w14:textId="77777777" w:rsidR="00AA2CBE" w:rsidRPr="003764DC" w:rsidRDefault="00AA2CBE" w:rsidP="00AA2CBE">
            <w:pPr>
              <w:jc w:val="center"/>
              <w:rPr>
                <w:lang w:eastAsia="vi-VN"/>
              </w:rPr>
            </w:pPr>
            <w:r w:rsidRPr="003764DC">
              <w:rPr>
                <w:lang w:eastAsia="vi-VN"/>
              </w:rPr>
              <w:t>Trường Cao đẳng Kon Tum</w:t>
            </w:r>
          </w:p>
        </w:tc>
        <w:tc>
          <w:tcPr>
            <w:tcW w:w="1378" w:type="dxa"/>
            <w:vAlign w:val="center"/>
          </w:tcPr>
          <w:p w14:paraId="1BD95A70" w14:textId="77777777" w:rsidR="00AA2CBE" w:rsidRPr="003764DC" w:rsidRDefault="00AA2CBE" w:rsidP="00AA2CBE">
            <w:pPr>
              <w:jc w:val="center"/>
              <w:rPr>
                <w:lang w:eastAsia="vi-VN"/>
              </w:rPr>
            </w:pPr>
            <w:r w:rsidRPr="003764DC">
              <w:rPr>
                <w:lang w:eastAsia="vi-VN"/>
              </w:rPr>
              <w:t>UBND tỉnh</w:t>
            </w:r>
          </w:p>
        </w:tc>
        <w:tc>
          <w:tcPr>
            <w:tcW w:w="1348" w:type="dxa"/>
            <w:vAlign w:val="center"/>
          </w:tcPr>
          <w:p w14:paraId="7C6F4D41" w14:textId="77777777" w:rsidR="00AA2CBE" w:rsidRPr="003764DC" w:rsidRDefault="00AA2CBE" w:rsidP="00AA2CBE">
            <w:pPr>
              <w:jc w:val="center"/>
              <w:rPr>
                <w:lang w:val="vi-VN" w:eastAsia="vi-VN"/>
              </w:rPr>
            </w:pPr>
            <w:del w:id="1055" w:author="Nội dung điều chỉnh (Claude)" w:date="2026-10-21T09:21:32Z">
              <w:r w:rsidRPr="003764DC">
                <w:rPr>
                  <w:lang w:eastAsia="vi-VN"/>
                </w:rPr>
                <w:delText xml:space="preserve">Trong tháng 8 năm </w:delText>
              </w:r>
            </w:del>
            <w:del w:id="1056" w:author="Nội dung điều chỉnh (Claude)" w:date="2026-10-21T09:21:32Z">
              <w:r w:rsidRPr="003764DC">
                <w:rPr>
                  <w:lang w:val="vi-VN" w:eastAsia="vi-VN"/>
                </w:rPr>
                <w:delText>2026</w:delText>
              </w:r>
            </w:del>
            <w:ins w:id="1057" w:author="Nội dung điều chỉnh (Claude)" w:date="2026-10-21T09:21:32Z">
              <w:r w:rsidRPr="003764DC">
                <w:rPr>
                  <w:lang w:eastAsia="vi-VN"/>
                </w:rPr>
                <w:t xml:space="preserve">Quý IV năm 2026 – Quý I năm 2027</w:t>
              </w:r>
            </w:ins>
          </w:p>
        </w:tc>
      </w:tr>
      <w:tr w:rsidR="003764DC" w:rsidRPr="003764DC" w14:paraId="1263ECBD" w14:textId="77777777" w:rsidTr="006D13CA">
        <w:tc>
          <w:tcPr>
            <w:tcW w:w="591" w:type="dxa"/>
            <w:vAlign w:val="center"/>
          </w:tcPr>
          <w:p w14:paraId="25B0768D" w14:textId="77777777" w:rsidR="00AA2CBE" w:rsidRPr="003764DC" w:rsidRDefault="00AA2CBE" w:rsidP="00AA2CBE">
            <w:pPr>
              <w:jc w:val="center"/>
              <w:rPr>
                <w:b/>
                <w:bCs/>
                <w:lang w:eastAsia="vi-VN"/>
              </w:rPr>
            </w:pPr>
            <w:r w:rsidRPr="003764DC">
              <w:rPr>
                <w:b/>
                <w:bCs/>
                <w:lang w:eastAsia="vi-VN"/>
              </w:rPr>
              <w:t>2</w:t>
            </w:r>
          </w:p>
        </w:tc>
        <w:tc>
          <w:tcPr>
            <w:tcW w:w="4366" w:type="dxa"/>
            <w:vAlign w:val="center"/>
          </w:tcPr>
          <w:p w14:paraId="7DC0D670" w14:textId="77777777" w:rsidR="00AA2CBE" w:rsidRPr="003764DC" w:rsidRDefault="00AA2CBE" w:rsidP="00AA2CBE">
            <w:pPr>
              <w:jc w:val="both"/>
              <w:rPr>
                <w:b/>
                <w:bCs/>
                <w:lang w:val="vi-VN" w:eastAsia="vi-VN"/>
              </w:rPr>
            </w:pPr>
            <w:r w:rsidRPr="003764DC">
              <w:rPr>
                <w:b/>
                <w:bCs/>
                <w:lang w:val="vi-VN" w:eastAsia="vi-VN"/>
              </w:rPr>
              <w:t>Giai đoạn 2. Hoàn thiện phương án sử dụng tài sản công</w:t>
            </w:r>
          </w:p>
        </w:tc>
        <w:tc>
          <w:tcPr>
            <w:tcW w:w="1384" w:type="dxa"/>
            <w:vAlign w:val="center"/>
          </w:tcPr>
          <w:p w14:paraId="69EF7102" w14:textId="77777777" w:rsidR="00AA2CBE" w:rsidRPr="003764DC" w:rsidRDefault="00AA2CBE" w:rsidP="00AA2CBE">
            <w:pPr>
              <w:jc w:val="center"/>
              <w:rPr>
                <w:b/>
                <w:bCs/>
                <w:lang w:eastAsia="vi-VN"/>
              </w:rPr>
            </w:pPr>
          </w:p>
        </w:tc>
        <w:tc>
          <w:tcPr>
            <w:tcW w:w="1378" w:type="dxa"/>
            <w:vAlign w:val="center"/>
          </w:tcPr>
          <w:p w14:paraId="21CF5057" w14:textId="77777777" w:rsidR="00AA2CBE" w:rsidRPr="003764DC" w:rsidRDefault="00AA2CBE" w:rsidP="00AA2CBE">
            <w:pPr>
              <w:jc w:val="center"/>
              <w:rPr>
                <w:b/>
                <w:bCs/>
                <w:lang w:eastAsia="vi-VN"/>
              </w:rPr>
            </w:pPr>
          </w:p>
        </w:tc>
        <w:tc>
          <w:tcPr>
            <w:tcW w:w="1348" w:type="dxa"/>
            <w:vAlign w:val="center"/>
          </w:tcPr>
          <w:p w14:paraId="2949E1B0" w14:textId="77777777" w:rsidR="00AA2CBE" w:rsidRPr="003764DC" w:rsidRDefault="00AA2CBE" w:rsidP="00AA2CBE">
            <w:pPr>
              <w:jc w:val="center"/>
              <w:rPr>
                <w:lang w:eastAsia="vi-VN"/>
              </w:rPr>
            </w:pPr>
            <w:r w:rsidRPr="003764DC">
              <w:rPr>
                <w:lang w:eastAsia="vi-VN"/>
              </w:rPr>
              <w:t>Sau khi hoàn thiện Giai đoạn 1</w:t>
            </w:r>
          </w:p>
        </w:tc>
      </w:tr>
      <w:tr w:rsidR="003764DC" w:rsidRPr="003764DC" w14:paraId="0C9E3CFC" w14:textId="77777777" w:rsidTr="006D13CA">
        <w:tc>
          <w:tcPr>
            <w:tcW w:w="591" w:type="dxa"/>
            <w:vAlign w:val="center"/>
          </w:tcPr>
          <w:p w14:paraId="1E7DD34C" w14:textId="77777777" w:rsidR="00AA2CBE" w:rsidRPr="003764DC" w:rsidRDefault="00AA2CBE" w:rsidP="00AA2CBE">
            <w:pPr>
              <w:jc w:val="center"/>
              <w:rPr>
                <w:lang w:eastAsia="vi-VN"/>
              </w:rPr>
            </w:pPr>
            <w:r w:rsidRPr="003764DC">
              <w:rPr>
                <w:lang w:eastAsia="vi-VN"/>
              </w:rPr>
              <w:t>2.1</w:t>
            </w:r>
          </w:p>
        </w:tc>
        <w:tc>
          <w:tcPr>
            <w:tcW w:w="4366" w:type="dxa"/>
            <w:vAlign w:val="center"/>
          </w:tcPr>
          <w:p w14:paraId="5C1FCCC5" w14:textId="77777777" w:rsidR="00AA2CBE" w:rsidRPr="003764DC" w:rsidRDefault="00AA2CBE" w:rsidP="00AA2CBE">
            <w:pPr>
              <w:jc w:val="both"/>
              <w:rPr>
                <w:lang w:val="vi-VN" w:eastAsia="vi-VN"/>
              </w:rPr>
            </w:pPr>
            <w:r w:rsidRPr="003764DC">
              <w:rPr>
                <w:lang w:val="vi-VN" w:eastAsia="vi-VN"/>
              </w:rPr>
              <w:t>Rà soát hiện trạng đất, tài sản.</w:t>
            </w:r>
            <w:del w:id="1058" w:author="Nội dung điều chỉnh (Claude)" w:date="2026-10-21T09:21:32Z">
              <w:r w:rsidRPr="003764DC">
                <w:rPr>
                  <w:lang w:eastAsia="vi-VN"/>
                </w:rPr>
                <w:delText xml:space="preserve"> </w:delText>
              </w:r>
            </w:del>
            <w:del w:id="1059" w:author="Nội dung điều chỉnh (Claude)" w:date="2026-10-21T09:21:32Z">
              <w:r w:rsidRPr="003764DC">
                <w:rPr>
                  <w:lang w:val="vi-VN" w:eastAsia="vi-VN"/>
                </w:rPr>
                <w:delText>Xác định tài sản dự kiến góp vốn.</w:delText>
              </w:r>
            </w:del>
          </w:p>
        </w:tc>
        <w:tc>
          <w:tcPr>
            <w:tcW w:w="1384" w:type="dxa"/>
            <w:vAlign w:val="center"/>
          </w:tcPr>
          <w:p w14:paraId="4AFF8A51" w14:textId="77777777" w:rsidR="00AA2CBE" w:rsidRPr="003764DC" w:rsidRDefault="00AA2CBE" w:rsidP="00AA2CBE">
            <w:pPr>
              <w:jc w:val="center"/>
              <w:rPr>
                <w:lang w:eastAsia="vi-VN"/>
              </w:rPr>
            </w:pPr>
            <w:r w:rsidRPr="003764DC">
              <w:rPr>
                <w:lang w:eastAsia="vi-VN"/>
              </w:rPr>
              <w:t>Trường Cao đẳng Kon Tum</w:t>
            </w:r>
          </w:p>
        </w:tc>
        <w:tc>
          <w:tcPr>
            <w:tcW w:w="1378" w:type="dxa"/>
            <w:vAlign w:val="center"/>
          </w:tcPr>
          <w:p w14:paraId="486A1CB8" w14:textId="77777777" w:rsidR="00AA2CBE" w:rsidRPr="003764DC" w:rsidRDefault="00AA2CBE" w:rsidP="00AA2CBE">
            <w:pPr>
              <w:jc w:val="center"/>
              <w:rPr>
                <w:lang w:eastAsia="vi-VN"/>
              </w:rPr>
            </w:pPr>
            <w:r w:rsidRPr="003764DC">
              <w:rPr>
                <w:lang w:eastAsia="vi-VN"/>
              </w:rPr>
              <w:t>Trường Cao đẳng Kon Tum</w:t>
            </w:r>
          </w:p>
        </w:tc>
        <w:tc>
          <w:tcPr>
            <w:tcW w:w="1348" w:type="dxa"/>
            <w:vMerge w:val="restart"/>
            <w:vAlign w:val="center"/>
          </w:tcPr>
          <w:p w14:paraId="29DC89C6" w14:textId="77777777" w:rsidR="00AA2CBE" w:rsidRPr="003764DC" w:rsidRDefault="00AA2CBE" w:rsidP="00AA2CBE">
            <w:pPr>
              <w:jc w:val="center"/>
              <w:rPr>
                <w:lang w:eastAsia="vi-VN"/>
              </w:rPr>
            </w:pPr>
            <w:del w:id="1060" w:author="Nội dung điều chỉnh (Claude)" w:date="2026-10-21T09:21:32Z">
              <w:r w:rsidRPr="003764DC">
                <w:rPr>
                  <w:lang w:eastAsia="vi-VN"/>
                </w:rPr>
                <w:delText>Từ Quý IV năm 2026</w:delText>
              </w:r>
            </w:del>
            <w:ins w:id="1061" w:author="Nội dung điều chỉnh (Claude)" w:date="2026-10-21T09:21:32Z">
              <w:r w:rsidRPr="003764DC">
                <w:rPr>
                  <w:lang w:eastAsia="vi-VN"/>
                </w:rPr>
                <w:t xml:space="preserve">Quý I năm 2027</w:t>
              </w:r>
            </w:ins>
          </w:p>
        </w:tc>
      </w:tr>
      <w:tr w:rsidR="003764DC" w:rsidRPr="003764DC" w14:paraId="2D00BB8C" w14:textId="77777777" w:rsidTr="006D13CA">
        <w:tc>
          <w:tcPr>
            <w:tcW w:w="591" w:type="dxa"/>
            <w:vAlign w:val="center"/>
          </w:tcPr>
          <w:p w14:paraId="383AD0B7" w14:textId="381AB7B4" w:rsidR="00AA2CBE" w:rsidRPr="003764DC" w:rsidRDefault="00AA2CBE" w:rsidP="00AA2CBE">
            <w:pPr>
              <w:jc w:val="center"/>
              <w:rPr>
                <w:lang w:eastAsia="vi-VN"/>
              </w:rPr>
            </w:pPr>
            <w:r w:rsidRPr="003764DC">
              <w:rPr>
                <w:lang w:eastAsia="vi-VN"/>
              </w:rPr>
              <w:t>2.</w:t>
            </w:r>
            <w:r w:rsidR="00AB436D" w:rsidRPr="003764DC">
              <w:rPr>
                <w:lang w:eastAsia="vi-VN"/>
              </w:rPr>
              <w:t>2</w:t>
            </w:r>
          </w:p>
        </w:tc>
        <w:tc>
          <w:tcPr>
            <w:tcW w:w="4366" w:type="dxa"/>
            <w:vAlign w:val="center"/>
          </w:tcPr>
          <w:p w14:paraId="4365D785" w14:textId="77777777" w:rsidR="00AA2CBE" w:rsidRPr="003764DC" w:rsidRDefault="00AA2CBE" w:rsidP="00AA2CBE">
            <w:pPr>
              <w:jc w:val="both"/>
              <w:rPr>
                <w:lang w:eastAsia="vi-VN"/>
              </w:rPr>
            </w:pPr>
            <w:r w:rsidRPr="003764DC">
              <w:rPr>
                <w:lang w:eastAsia="vi-VN"/>
              </w:rPr>
              <w:t xml:space="preserve">Lập, thẩm định và phê duyệt Đề án sử dụng tài sản công vào mục đích kinh doanh, liên doanh, liên kết </w:t>
            </w:r>
          </w:p>
        </w:tc>
        <w:tc>
          <w:tcPr>
            <w:tcW w:w="1384" w:type="dxa"/>
            <w:vAlign w:val="center"/>
          </w:tcPr>
          <w:p w14:paraId="3509D765" w14:textId="77777777" w:rsidR="00AA2CBE" w:rsidRPr="003764DC" w:rsidRDefault="00AA2CBE" w:rsidP="00AA2CBE">
            <w:pPr>
              <w:jc w:val="center"/>
              <w:rPr>
                <w:lang w:eastAsia="vi-VN"/>
              </w:rPr>
            </w:pPr>
            <w:r w:rsidRPr="003764DC">
              <w:rPr>
                <w:lang w:eastAsia="vi-VN"/>
              </w:rPr>
              <w:t>Trường Cao đẳng Kon Tum</w:t>
            </w:r>
          </w:p>
        </w:tc>
        <w:tc>
          <w:tcPr>
            <w:tcW w:w="1378" w:type="dxa"/>
            <w:vAlign w:val="center"/>
          </w:tcPr>
          <w:p w14:paraId="5598FB82" w14:textId="77777777" w:rsidR="00AA2CBE" w:rsidRPr="003764DC" w:rsidRDefault="00AA2CBE" w:rsidP="00AA2CBE">
            <w:pPr>
              <w:jc w:val="center"/>
              <w:rPr>
                <w:lang w:eastAsia="vi-VN"/>
              </w:rPr>
            </w:pPr>
            <w:r w:rsidRPr="003764DC">
              <w:rPr>
                <w:lang w:eastAsia="vi-VN"/>
              </w:rPr>
              <w:t>Trường Cao đẳng Kon Tum</w:t>
            </w:r>
          </w:p>
        </w:tc>
        <w:tc>
          <w:tcPr>
            <w:tcW w:w="1348" w:type="dxa"/>
            <w:vMerge/>
            <w:vAlign w:val="center"/>
          </w:tcPr>
          <w:p w14:paraId="68F57E72" w14:textId="77777777" w:rsidR="00AA2CBE" w:rsidRPr="003764DC" w:rsidRDefault="00AA2CBE" w:rsidP="00AA2CBE">
            <w:pPr>
              <w:jc w:val="center"/>
              <w:rPr>
                <w:lang w:eastAsia="vi-VN"/>
              </w:rPr>
            </w:pPr>
          </w:p>
        </w:tc>
      </w:tr>
      <w:tr w:rsidR="003764DC" w:rsidRPr="003764DC" w14:paraId="2D00BB8C" w14:textId="77777777" w:rsidTr="006D13CA">
        <w:trPr>
          <w:ins w:id="1067" w:author="Nội dung bổ sung (Claude)" w:date="2026-10-21T09:21:32Z"/>
        </w:trPr>
        <w:tc>
          <w:tcPr>
            <w:tcW w:w="591" w:type="dxa"/>
            <w:vAlign w:val="center"/>
          </w:tcPr>
          <w:p w14:paraId="383AD0B7" w14:textId="381AB7B4" w:rsidR="00AA2CBE" w:rsidRPr="003764DC" w:rsidRDefault="00AA2CBE" w:rsidP="00AA2CBE">
            <w:pPr>
              <w:jc w:val="center"/>
              <w:rPr>
                <w:lang w:eastAsia="vi-VN"/>
              </w:rPr>
            </w:pPr>
            <w:ins w:id="1062" w:author="Nội dung bổ sung (Claude)" w:date="2026-10-21T09:21:32Z">
              <w:r w:rsidRPr="003764DC">
                <w:rPr>
                  <w:lang w:eastAsia="vi-VN"/>
                </w:rPr>
                <w:t xml:space="preserve">2.3</w:t>
              </w:r>
            </w:ins>
          </w:p>
        </w:tc>
        <w:tc>
          <w:tcPr>
            <w:tcW w:w="4366" w:type="dxa"/>
            <w:vAlign w:val="center"/>
          </w:tcPr>
          <w:p w14:paraId="4365D785" w14:textId="77777777" w:rsidR="00AA2CBE" w:rsidRPr="003764DC" w:rsidRDefault="00AA2CBE" w:rsidP="00AA2CBE">
            <w:pPr>
              <w:jc w:val="both"/>
              <w:rPr>
                <w:lang w:eastAsia="vi-VN"/>
              </w:rPr>
            </w:pPr>
            <w:ins w:id="1063" w:author="Nội dung bổ sung (Claude)" w:date="2026-10-21T09:21:32Z">
              <w:r w:rsidRPr="003764DC">
                <w:rPr>
                  <w:lang w:eastAsia="vi-VN"/>
                </w:rPr>
                <w:t xml:space="preserve">Báo cáo cơ quan quản lý cấp trên cho ý kiến về chủ trương phương án vay vốn, huy động vốn và hoàn trả vốn của Trường (khoản 4 Điều 24 Nghị định số 60/2021/NĐ-CP được sửa đổi tại khoản 16 Điều 1 Nghị định số 111/2025/NĐ-CP)</w:t>
              </w:r>
            </w:ins>
          </w:p>
        </w:tc>
        <w:tc>
          <w:tcPr>
            <w:tcW w:w="1384" w:type="dxa"/>
            <w:vAlign w:val="center"/>
          </w:tcPr>
          <w:p w14:paraId="3509D765" w14:textId="77777777" w:rsidR="00AA2CBE" w:rsidRPr="003764DC" w:rsidRDefault="00AA2CBE" w:rsidP="00AA2CBE">
            <w:pPr>
              <w:jc w:val="center"/>
              <w:rPr>
                <w:lang w:eastAsia="vi-VN"/>
              </w:rPr>
            </w:pPr>
            <w:ins w:id="1064" w:author="Nội dung bổ sung (Claude)" w:date="2026-10-21T09:21:32Z">
              <w:r w:rsidRPr="003764DC">
                <w:rPr>
                  <w:lang w:eastAsia="vi-VN"/>
                </w:rPr>
                <w:t xml:space="preserve">Trường Cao đẳng Kon Tum</w:t>
              </w:r>
            </w:ins>
          </w:p>
        </w:tc>
        <w:tc>
          <w:tcPr>
            <w:tcW w:w="1378" w:type="dxa"/>
            <w:vAlign w:val="center"/>
          </w:tcPr>
          <w:p w14:paraId="5598FB82" w14:textId="77777777" w:rsidR="00AA2CBE" w:rsidRPr="003764DC" w:rsidRDefault="00AA2CBE" w:rsidP="00AA2CBE">
            <w:pPr>
              <w:jc w:val="center"/>
              <w:rPr>
                <w:lang w:eastAsia="vi-VN"/>
              </w:rPr>
            </w:pPr>
            <w:ins w:id="1065" w:author="Nội dung bổ sung (Claude)" w:date="2026-10-21T09:21:32Z">
              <w:r w:rsidRPr="003764DC">
                <w:rPr>
                  <w:lang w:eastAsia="vi-VN"/>
                </w:rPr>
                <w:t xml:space="preserve">UBND tỉnh</w:t>
              </w:r>
            </w:ins>
          </w:p>
        </w:tc>
        <w:tc>
          <w:tcPr>
            <w:tcW w:w="1348" w:type="dxa"/>
            <w:vMerge/>
            <w:vAlign w:val="center"/>
          </w:tcPr>
          <w:p w14:paraId="68F57E72" w14:textId="77777777" w:rsidR="00AA2CBE" w:rsidRPr="003764DC" w:rsidRDefault="00AA2CBE" w:rsidP="00AA2CBE">
            <w:pPr>
              <w:jc w:val="center"/>
              <w:rPr>
                <w:lang w:eastAsia="vi-VN"/>
              </w:rPr>
            </w:pPr>
            <w:ins w:id="1066" w:author="Nội dung bổ sung (Claude)" w:date="2026-10-21T09:21:32Z">
              <w:r>
                <w:t xml:space="preserve">Quý I năm 2027</w:t>
              </w:r>
            </w:ins>
          </w:p>
        </w:tc>
      </w:tr>
      <w:tr w:rsidR="003764DC" w:rsidRPr="003764DC" w14:paraId="7DBD9890" w14:textId="77777777" w:rsidTr="006D13CA">
        <w:tc>
          <w:tcPr>
            <w:tcW w:w="591" w:type="dxa"/>
            <w:vAlign w:val="center"/>
          </w:tcPr>
          <w:p w14:paraId="1027C56D" w14:textId="77777777" w:rsidR="00AA2CBE" w:rsidRPr="003764DC" w:rsidRDefault="00AA2CBE" w:rsidP="00AA2CBE">
            <w:pPr>
              <w:jc w:val="center"/>
              <w:rPr>
                <w:b/>
                <w:bCs/>
                <w:lang w:eastAsia="vi-VN"/>
              </w:rPr>
            </w:pPr>
            <w:r w:rsidRPr="003764DC">
              <w:rPr>
                <w:b/>
                <w:bCs/>
                <w:lang w:eastAsia="vi-VN"/>
              </w:rPr>
              <w:t>3</w:t>
            </w:r>
          </w:p>
        </w:tc>
        <w:tc>
          <w:tcPr>
            <w:tcW w:w="4366" w:type="dxa"/>
            <w:vAlign w:val="center"/>
          </w:tcPr>
          <w:p w14:paraId="60CD98B9" w14:textId="77777777" w:rsidR="00AA2CBE" w:rsidRPr="003764DC" w:rsidRDefault="00AA2CBE" w:rsidP="00AA2CBE">
            <w:pPr>
              <w:jc w:val="both"/>
              <w:rPr>
                <w:b/>
                <w:bCs/>
                <w:lang w:eastAsia="vi-VN"/>
              </w:rPr>
            </w:pPr>
            <w:r w:rsidRPr="003764DC">
              <w:rPr>
                <w:b/>
                <w:bCs/>
                <w:lang w:eastAsia="vi-VN"/>
              </w:rPr>
              <w:t>Giai đoạn 3. Lựa chọn nhà đầu tư</w:t>
            </w:r>
          </w:p>
        </w:tc>
        <w:tc>
          <w:tcPr>
            <w:tcW w:w="1384" w:type="dxa"/>
            <w:vAlign w:val="center"/>
          </w:tcPr>
          <w:p w14:paraId="4A68DEE7" w14:textId="77777777" w:rsidR="00AA2CBE" w:rsidRPr="003764DC" w:rsidRDefault="00AA2CBE" w:rsidP="00AA2CBE">
            <w:pPr>
              <w:jc w:val="center"/>
              <w:rPr>
                <w:b/>
                <w:bCs/>
                <w:lang w:eastAsia="vi-VN"/>
              </w:rPr>
            </w:pPr>
          </w:p>
        </w:tc>
        <w:tc>
          <w:tcPr>
            <w:tcW w:w="1378" w:type="dxa"/>
            <w:vAlign w:val="center"/>
          </w:tcPr>
          <w:p w14:paraId="343C1AC3" w14:textId="77777777" w:rsidR="00AA2CBE" w:rsidRPr="003764DC" w:rsidRDefault="00AA2CBE" w:rsidP="00AA2CBE">
            <w:pPr>
              <w:jc w:val="center"/>
              <w:rPr>
                <w:b/>
                <w:bCs/>
                <w:lang w:eastAsia="vi-VN"/>
              </w:rPr>
            </w:pPr>
          </w:p>
        </w:tc>
        <w:tc>
          <w:tcPr>
            <w:tcW w:w="1348" w:type="dxa"/>
            <w:vAlign w:val="center"/>
          </w:tcPr>
          <w:p w14:paraId="00DB7253" w14:textId="77777777" w:rsidR="00AA2CBE" w:rsidRPr="003764DC" w:rsidRDefault="00AA2CBE" w:rsidP="00AA2CBE">
            <w:pPr>
              <w:jc w:val="center"/>
              <w:rPr>
                <w:b/>
                <w:bCs/>
                <w:lang w:eastAsia="vi-VN"/>
              </w:rPr>
            </w:pPr>
          </w:p>
        </w:tc>
      </w:tr>
      <w:tr w:rsidR="003764DC" w:rsidRPr="003764DC" w14:paraId="08F1228D" w14:textId="77777777" w:rsidTr="006D13CA">
        <w:tc>
          <w:tcPr>
            <w:tcW w:w="591" w:type="dxa"/>
            <w:vAlign w:val="center"/>
          </w:tcPr>
          <w:p w14:paraId="6D92D847" w14:textId="77777777" w:rsidR="00AA2CBE" w:rsidRPr="003764DC" w:rsidRDefault="00AA2CBE" w:rsidP="00AA2CBE">
            <w:pPr>
              <w:jc w:val="center"/>
              <w:rPr>
                <w:lang w:eastAsia="vi-VN"/>
              </w:rPr>
            </w:pPr>
            <w:r w:rsidRPr="003764DC">
              <w:rPr>
                <w:lang w:eastAsia="vi-VN"/>
              </w:rPr>
              <w:t>3.1</w:t>
            </w:r>
          </w:p>
        </w:tc>
        <w:tc>
          <w:tcPr>
            <w:tcW w:w="4366" w:type="dxa"/>
            <w:vAlign w:val="center"/>
          </w:tcPr>
          <w:p w14:paraId="35800CDC" w14:textId="77777777" w:rsidR="00AA2CBE" w:rsidRPr="003764DC" w:rsidRDefault="00AA2CBE" w:rsidP="00AA2CBE">
            <w:pPr>
              <w:jc w:val="both"/>
              <w:rPr>
                <w:lang w:eastAsia="vi-VN"/>
              </w:rPr>
            </w:pPr>
            <w:r w:rsidRPr="003764DC">
              <w:rPr>
                <w:lang w:eastAsia="vi-VN"/>
              </w:rPr>
              <w:t>Ban hành tiêu chí lựa chọn; Thông báo công khai lựa chọn; đàm phán, thống nhất tỷ lệ góp vốn; thống nhất Điều lệ Công ty; thống nhất phương án quản trị.</w:t>
            </w:r>
          </w:p>
        </w:tc>
        <w:tc>
          <w:tcPr>
            <w:tcW w:w="1384" w:type="dxa"/>
            <w:vAlign w:val="center"/>
          </w:tcPr>
          <w:p w14:paraId="0C7A3183" w14:textId="77777777" w:rsidR="00AA2CBE" w:rsidRPr="003764DC" w:rsidRDefault="00AA2CBE" w:rsidP="00AA2CBE">
            <w:pPr>
              <w:jc w:val="center"/>
              <w:rPr>
                <w:lang w:eastAsia="vi-VN"/>
              </w:rPr>
            </w:pPr>
            <w:r w:rsidRPr="003764DC">
              <w:rPr>
                <w:lang w:eastAsia="vi-VN"/>
              </w:rPr>
              <w:t xml:space="preserve">Trường Cao đẳng Kon Tum, các tổ chức, đơn vị, cá nhân </w:t>
            </w:r>
          </w:p>
        </w:tc>
        <w:tc>
          <w:tcPr>
            <w:tcW w:w="1378" w:type="dxa"/>
            <w:vAlign w:val="center"/>
          </w:tcPr>
          <w:p w14:paraId="46CA1D0C" w14:textId="77777777" w:rsidR="00AA2CBE" w:rsidRPr="003764DC" w:rsidRDefault="00AA2CBE" w:rsidP="00AA2CBE">
            <w:pPr>
              <w:jc w:val="center"/>
              <w:rPr>
                <w:lang w:eastAsia="vi-VN"/>
              </w:rPr>
            </w:pPr>
            <w:r w:rsidRPr="003764DC">
              <w:rPr>
                <w:lang w:eastAsia="vi-VN"/>
              </w:rPr>
              <w:t>Trường Cao đẳng Kon Tum</w:t>
            </w:r>
          </w:p>
        </w:tc>
        <w:tc>
          <w:tcPr>
            <w:tcW w:w="1348" w:type="dxa"/>
            <w:vAlign w:val="center"/>
          </w:tcPr>
          <w:p w14:paraId="52C92083" w14:textId="77777777" w:rsidR="00AA2CBE" w:rsidRPr="003764DC" w:rsidRDefault="00AA2CBE" w:rsidP="00AA2CBE">
            <w:pPr>
              <w:jc w:val="center"/>
              <w:rPr>
                <w:lang w:eastAsia="vi-VN"/>
              </w:rPr>
            </w:pPr>
            <w:del w:id="1068" w:author="Nội dung điều chỉnh (Claude)" w:date="2026-10-21T09:21:32Z">
              <w:r w:rsidRPr="003764DC">
                <w:rPr>
                  <w:lang w:eastAsia="vi-VN"/>
                </w:rPr>
                <w:delText>Từ Quý IV năm 2026</w:delText>
              </w:r>
            </w:del>
            <w:ins w:id="1069" w:author="Nội dung điều chỉnh (Claude)" w:date="2026-10-21T09:21:32Z">
              <w:r w:rsidRPr="003764DC">
                <w:rPr>
                  <w:lang w:eastAsia="vi-VN"/>
                </w:rPr>
                <w:t xml:space="preserve">Quý II năm 2027</w:t>
              </w:r>
            </w:ins>
          </w:p>
        </w:tc>
      </w:tr>
      <w:tr w:rsidR="003764DC" w:rsidRPr="003764DC" w14:paraId="068164AA" w14:textId="77777777" w:rsidTr="006D13CA">
        <w:tc>
          <w:tcPr>
            <w:tcW w:w="591" w:type="dxa"/>
            <w:vAlign w:val="center"/>
          </w:tcPr>
          <w:p w14:paraId="25C73059" w14:textId="77777777" w:rsidR="00AA2CBE" w:rsidRPr="003764DC" w:rsidRDefault="00AA2CBE" w:rsidP="00AA2CBE">
            <w:pPr>
              <w:jc w:val="center"/>
              <w:rPr>
                <w:b/>
                <w:bCs/>
                <w:lang w:eastAsia="vi-VN"/>
              </w:rPr>
            </w:pPr>
            <w:r w:rsidRPr="003764DC">
              <w:rPr>
                <w:b/>
                <w:bCs/>
                <w:lang w:eastAsia="vi-VN"/>
              </w:rPr>
              <w:t>4</w:t>
            </w:r>
          </w:p>
        </w:tc>
        <w:tc>
          <w:tcPr>
            <w:tcW w:w="4366" w:type="dxa"/>
            <w:vAlign w:val="center"/>
          </w:tcPr>
          <w:p w14:paraId="659697DA" w14:textId="77777777" w:rsidR="00AA2CBE" w:rsidRPr="003764DC" w:rsidRDefault="00AA2CBE" w:rsidP="00AA2CBE">
            <w:pPr>
              <w:jc w:val="both"/>
              <w:rPr>
                <w:b/>
                <w:bCs/>
                <w:lang w:eastAsia="vi-VN"/>
              </w:rPr>
            </w:pPr>
            <w:r w:rsidRPr="003764DC">
              <w:rPr>
                <w:b/>
                <w:bCs/>
                <w:lang w:eastAsia="vi-VN"/>
              </w:rPr>
              <w:t>Giai đoạn 4. Thành lập Công ty TNHH Đăng kiểm Cao đẳng Kon Tum</w:t>
            </w:r>
          </w:p>
        </w:tc>
        <w:tc>
          <w:tcPr>
            <w:tcW w:w="1384" w:type="dxa"/>
            <w:vAlign w:val="center"/>
          </w:tcPr>
          <w:p w14:paraId="5D4C7803" w14:textId="77777777" w:rsidR="00AA2CBE" w:rsidRPr="003764DC" w:rsidRDefault="00AA2CBE" w:rsidP="00AA2CBE">
            <w:pPr>
              <w:jc w:val="center"/>
              <w:rPr>
                <w:b/>
                <w:bCs/>
                <w:lang w:eastAsia="vi-VN"/>
              </w:rPr>
            </w:pPr>
          </w:p>
        </w:tc>
        <w:tc>
          <w:tcPr>
            <w:tcW w:w="1378" w:type="dxa"/>
            <w:vAlign w:val="center"/>
          </w:tcPr>
          <w:p w14:paraId="59A4E18E" w14:textId="77777777" w:rsidR="00AA2CBE" w:rsidRPr="003764DC" w:rsidRDefault="00AA2CBE" w:rsidP="00AA2CBE">
            <w:pPr>
              <w:jc w:val="center"/>
              <w:rPr>
                <w:b/>
                <w:bCs/>
                <w:lang w:eastAsia="vi-VN"/>
              </w:rPr>
            </w:pPr>
          </w:p>
        </w:tc>
        <w:tc>
          <w:tcPr>
            <w:tcW w:w="1348" w:type="dxa"/>
            <w:vAlign w:val="center"/>
          </w:tcPr>
          <w:p w14:paraId="256DF5F4" w14:textId="77777777" w:rsidR="00AA2CBE" w:rsidRPr="003764DC" w:rsidRDefault="00AA2CBE" w:rsidP="00AA2CBE">
            <w:pPr>
              <w:jc w:val="center"/>
              <w:rPr>
                <w:b/>
                <w:bCs/>
                <w:lang w:eastAsia="vi-VN"/>
              </w:rPr>
            </w:pPr>
          </w:p>
        </w:tc>
      </w:tr>
      <w:tr w:rsidR="003764DC" w:rsidRPr="003764DC" w14:paraId="361E1E22" w14:textId="77777777" w:rsidTr="006D13CA">
        <w:tc>
          <w:tcPr>
            <w:tcW w:w="591" w:type="dxa"/>
            <w:vAlign w:val="center"/>
          </w:tcPr>
          <w:p w14:paraId="2CFF8B20" w14:textId="77777777" w:rsidR="00AA2CBE" w:rsidRPr="003764DC" w:rsidRDefault="00AA2CBE" w:rsidP="00AA2CBE">
            <w:pPr>
              <w:jc w:val="center"/>
              <w:rPr>
                <w:lang w:eastAsia="vi-VN"/>
              </w:rPr>
            </w:pPr>
            <w:r w:rsidRPr="003764DC">
              <w:rPr>
                <w:lang w:eastAsia="vi-VN"/>
              </w:rPr>
              <w:t>4.1</w:t>
            </w:r>
          </w:p>
        </w:tc>
        <w:tc>
          <w:tcPr>
            <w:tcW w:w="4366" w:type="dxa"/>
            <w:vAlign w:val="center"/>
          </w:tcPr>
          <w:p w14:paraId="62891B65" w14:textId="77777777" w:rsidR="00AA2CBE" w:rsidRPr="003764DC" w:rsidRDefault="00AA2CBE" w:rsidP="00AA2CBE">
            <w:pPr>
              <w:jc w:val="both"/>
              <w:rPr>
                <w:lang w:eastAsia="vi-VN"/>
              </w:rPr>
            </w:pPr>
            <w:r w:rsidRPr="003764DC">
              <w:rPr>
                <w:lang w:eastAsia="vi-VN"/>
              </w:rPr>
              <w:t>Chuẩn bị, hoàn thiện hồ sơ đăng ký doanh nghiệp, gồm:</w:t>
            </w:r>
          </w:p>
          <w:p w14:paraId="40ECEA8D" w14:textId="77777777" w:rsidR="00AA2CBE" w:rsidRPr="003764DC" w:rsidRDefault="00AA2CBE" w:rsidP="00AA2CBE">
            <w:pPr>
              <w:jc w:val="both"/>
              <w:rPr>
                <w:lang w:eastAsia="vi-VN"/>
              </w:rPr>
            </w:pPr>
            <w:r w:rsidRPr="003764DC">
              <w:rPr>
                <w:lang w:eastAsia="vi-VN"/>
              </w:rPr>
              <w:t>- Điều lệ Công ty;</w:t>
            </w:r>
          </w:p>
          <w:p w14:paraId="5BEEFC89" w14:textId="77777777" w:rsidR="00AA2CBE" w:rsidRPr="003764DC" w:rsidRDefault="00AA2CBE" w:rsidP="00AA2CBE">
            <w:pPr>
              <w:jc w:val="both"/>
              <w:rPr>
                <w:lang w:eastAsia="vi-VN"/>
              </w:rPr>
            </w:pPr>
            <w:r w:rsidRPr="003764DC">
              <w:rPr>
                <w:lang w:eastAsia="vi-VN"/>
              </w:rPr>
              <w:t>- Cam kết, góp vốn;</w:t>
            </w:r>
          </w:p>
          <w:p w14:paraId="7A5B0163" w14:textId="77777777" w:rsidR="00AA2CBE" w:rsidRPr="003764DC" w:rsidRDefault="00AA2CBE" w:rsidP="00AA2CBE">
            <w:pPr>
              <w:jc w:val="both"/>
              <w:rPr>
                <w:lang w:eastAsia="vi-VN"/>
              </w:rPr>
            </w:pPr>
            <w:r w:rsidRPr="003764DC">
              <w:rPr>
                <w:lang w:eastAsia="vi-VN"/>
              </w:rPr>
              <w:t>- Bầu Hội đồng thành viên;</w:t>
            </w:r>
          </w:p>
          <w:p w14:paraId="10512934" w14:textId="77777777" w:rsidR="00AA2CBE" w:rsidRPr="003764DC" w:rsidRDefault="00AA2CBE" w:rsidP="00AA2CBE">
            <w:pPr>
              <w:jc w:val="both"/>
              <w:rPr>
                <w:lang w:eastAsia="vi-VN"/>
              </w:rPr>
            </w:pPr>
            <w:r w:rsidRPr="003764DC">
              <w:rPr>
                <w:lang w:eastAsia="vi-VN"/>
              </w:rPr>
              <w:t>- Bổ nhiệm Chủ tịch Hội đồng thành viên; Ban Giám đốc; Kiểm soát viên.</w:t>
            </w:r>
          </w:p>
        </w:tc>
        <w:tc>
          <w:tcPr>
            <w:tcW w:w="1384" w:type="dxa"/>
            <w:vAlign w:val="center"/>
          </w:tcPr>
          <w:p w14:paraId="14A67BA5" w14:textId="77777777" w:rsidR="00AA2CBE" w:rsidRPr="003764DC" w:rsidRDefault="00AA2CBE" w:rsidP="00AA2CBE">
            <w:pPr>
              <w:jc w:val="center"/>
              <w:rPr>
                <w:lang w:eastAsia="vi-VN"/>
              </w:rPr>
            </w:pPr>
            <w:r w:rsidRPr="003764DC">
              <w:rPr>
                <w:lang w:eastAsia="vi-VN"/>
              </w:rPr>
              <w:t xml:space="preserve">Trường Cao đẳng Kon Tum, các tổ chức, đơn vị, cá nhân </w:t>
            </w:r>
          </w:p>
        </w:tc>
        <w:tc>
          <w:tcPr>
            <w:tcW w:w="1378" w:type="dxa"/>
            <w:vAlign w:val="center"/>
          </w:tcPr>
          <w:p w14:paraId="51E234EB" w14:textId="77777777" w:rsidR="00AA2CBE" w:rsidRPr="003764DC" w:rsidRDefault="00AA2CBE" w:rsidP="00AA2CBE">
            <w:pPr>
              <w:jc w:val="center"/>
              <w:rPr>
                <w:lang w:eastAsia="vi-VN"/>
              </w:rPr>
            </w:pPr>
          </w:p>
        </w:tc>
        <w:tc>
          <w:tcPr>
            <w:tcW w:w="1348" w:type="dxa"/>
            <w:vMerge w:val="restart"/>
            <w:vAlign w:val="center"/>
          </w:tcPr>
          <w:p w14:paraId="6E14FC40" w14:textId="77777777" w:rsidR="00AA2CBE" w:rsidRPr="003764DC" w:rsidRDefault="00AA2CBE" w:rsidP="00AA2CBE">
            <w:pPr>
              <w:jc w:val="center"/>
              <w:rPr>
                <w:lang w:eastAsia="vi-VN"/>
              </w:rPr>
            </w:pPr>
            <w:del w:id="1070" w:author="Nội dung điều chỉnh (Claude)" w:date="2026-10-21T09:21:32Z">
              <w:r w:rsidRPr="003764DC">
                <w:rPr>
                  <w:lang w:eastAsia="vi-VN"/>
                </w:rPr>
                <w:delText>Từ Quý I năm 2027</w:delText>
              </w:r>
            </w:del>
            <w:ins w:id="1071" w:author="Nội dung điều chỉnh (Claude)" w:date="2026-10-21T09:21:32Z">
              <w:r w:rsidRPr="003764DC">
                <w:rPr>
                  <w:lang w:eastAsia="vi-VN"/>
                </w:rPr>
                <w:t xml:space="preserve">Quý II năm 2027</w:t>
              </w:r>
            </w:ins>
          </w:p>
        </w:tc>
      </w:tr>
      <w:tr w:rsidR="003764DC" w:rsidRPr="003764DC" w14:paraId="2A15739C" w14:textId="77777777" w:rsidTr="006D13CA">
        <w:tc>
          <w:tcPr>
            <w:tcW w:w="591" w:type="dxa"/>
            <w:vAlign w:val="center"/>
          </w:tcPr>
          <w:p w14:paraId="3C76D3FF" w14:textId="77777777" w:rsidR="00AA2CBE" w:rsidRPr="003764DC" w:rsidRDefault="00AA2CBE" w:rsidP="00AA2CBE">
            <w:pPr>
              <w:jc w:val="center"/>
              <w:rPr>
                <w:lang w:eastAsia="vi-VN"/>
              </w:rPr>
            </w:pPr>
            <w:r w:rsidRPr="003764DC">
              <w:rPr>
                <w:lang w:eastAsia="vi-VN"/>
              </w:rPr>
              <w:t>4.2</w:t>
            </w:r>
          </w:p>
        </w:tc>
        <w:tc>
          <w:tcPr>
            <w:tcW w:w="4366" w:type="dxa"/>
            <w:vAlign w:val="center"/>
          </w:tcPr>
          <w:p w14:paraId="35AFA8B7" w14:textId="77777777" w:rsidR="00AA2CBE" w:rsidRPr="003764DC" w:rsidRDefault="00AA2CBE" w:rsidP="00AA2CBE">
            <w:pPr>
              <w:jc w:val="both"/>
              <w:rPr>
                <w:lang w:eastAsia="vi-VN"/>
              </w:rPr>
            </w:pPr>
            <w:r w:rsidRPr="003764DC">
              <w:rPr>
                <w:lang w:eastAsia="vi-VN"/>
              </w:rPr>
              <w:t>Đăng ký doanh nghiệp</w:t>
            </w:r>
          </w:p>
        </w:tc>
        <w:tc>
          <w:tcPr>
            <w:tcW w:w="1384" w:type="dxa"/>
            <w:vAlign w:val="center"/>
          </w:tcPr>
          <w:p w14:paraId="2EE84E79" w14:textId="77777777" w:rsidR="00AA2CBE" w:rsidRPr="003764DC" w:rsidRDefault="00AA2CBE" w:rsidP="00AA2CBE">
            <w:pPr>
              <w:jc w:val="center"/>
              <w:rPr>
                <w:lang w:eastAsia="vi-VN"/>
              </w:rPr>
            </w:pPr>
            <w:r w:rsidRPr="003764DC">
              <w:rPr>
                <w:lang w:eastAsia="vi-VN"/>
              </w:rPr>
              <w:t xml:space="preserve">Trường Cao đẳng Kon Tum; các tổ chức, đơn vị, cá nhân </w:t>
            </w:r>
          </w:p>
        </w:tc>
        <w:tc>
          <w:tcPr>
            <w:tcW w:w="1378" w:type="dxa"/>
            <w:vAlign w:val="center"/>
          </w:tcPr>
          <w:p w14:paraId="21173134" w14:textId="77777777" w:rsidR="00AA2CBE" w:rsidRPr="003764DC" w:rsidRDefault="00AA2CBE" w:rsidP="00AA2CBE">
            <w:pPr>
              <w:jc w:val="center"/>
              <w:rPr>
                <w:lang w:eastAsia="vi-VN"/>
              </w:rPr>
            </w:pPr>
            <w:r w:rsidRPr="003764DC">
              <w:rPr>
                <w:lang w:eastAsia="vi-VN"/>
              </w:rPr>
              <w:t>Sở Tài chính</w:t>
            </w:r>
          </w:p>
        </w:tc>
        <w:tc>
          <w:tcPr>
            <w:tcW w:w="1348" w:type="dxa"/>
            <w:vMerge/>
            <w:vAlign w:val="center"/>
          </w:tcPr>
          <w:p w14:paraId="11C7690B" w14:textId="77777777" w:rsidR="00AA2CBE" w:rsidRPr="003764DC" w:rsidRDefault="00AA2CBE" w:rsidP="00AA2CBE">
            <w:pPr>
              <w:jc w:val="center"/>
              <w:rPr>
                <w:lang w:eastAsia="vi-VN"/>
              </w:rPr>
            </w:pPr>
          </w:p>
        </w:tc>
      </w:tr>
      <w:tr w:rsidR="003764DC" w:rsidRPr="003764DC" w14:paraId="2C4033D6" w14:textId="77777777" w:rsidTr="006D13CA">
        <w:tc>
          <w:tcPr>
            <w:tcW w:w="591" w:type="dxa"/>
            <w:vAlign w:val="center"/>
          </w:tcPr>
          <w:p w14:paraId="1400EC62" w14:textId="77777777" w:rsidR="00AA2CBE" w:rsidRPr="003764DC" w:rsidRDefault="00AA2CBE" w:rsidP="00AA2CBE">
            <w:pPr>
              <w:jc w:val="center"/>
              <w:rPr>
                <w:lang w:eastAsia="vi-VN"/>
              </w:rPr>
            </w:pPr>
            <w:del w:id="1072" w:author="Nội dung điều chỉnh (Claude)" w:date="2026-10-21T09:21:32Z">
              <w:r w:rsidRPr="003764DC">
                <w:rPr>
                  <w:lang w:eastAsia="vi-VN"/>
                </w:rPr>
                <w:delText>4.2</w:delText>
              </w:r>
            </w:del>
            <w:ins w:id="1073" w:author="Nội dung điều chỉnh (Claude)" w:date="2026-10-21T09:21:32Z">
              <w:r w:rsidRPr="003764DC">
                <w:rPr>
                  <w:lang w:eastAsia="vi-VN"/>
                </w:rPr>
                <w:t xml:space="preserve">4.3</w:t>
              </w:r>
            </w:ins>
          </w:p>
        </w:tc>
        <w:tc>
          <w:tcPr>
            <w:tcW w:w="4366" w:type="dxa"/>
            <w:vAlign w:val="center"/>
          </w:tcPr>
          <w:p w14:paraId="027934BC" w14:textId="77777777" w:rsidR="00AA2CBE" w:rsidRPr="003764DC" w:rsidRDefault="00AA2CBE" w:rsidP="00AA2CBE">
            <w:pPr>
              <w:jc w:val="both"/>
              <w:rPr>
                <w:lang w:eastAsia="vi-VN"/>
              </w:rPr>
            </w:pPr>
            <w:r w:rsidRPr="003764DC">
              <w:rPr>
                <w:lang w:eastAsia="vi-VN"/>
              </w:rPr>
              <w:t>Đăng ký con dấu, thuế</w:t>
            </w:r>
          </w:p>
        </w:tc>
        <w:tc>
          <w:tcPr>
            <w:tcW w:w="1384" w:type="dxa"/>
            <w:vAlign w:val="center"/>
          </w:tcPr>
          <w:p w14:paraId="7EE8CE8F" w14:textId="77777777" w:rsidR="00AA2CBE" w:rsidRPr="003764DC" w:rsidRDefault="00AA2CBE" w:rsidP="00AA2CBE">
            <w:pPr>
              <w:jc w:val="center"/>
              <w:rPr>
                <w:lang w:eastAsia="vi-VN"/>
              </w:rPr>
            </w:pPr>
            <w:r w:rsidRPr="003764DC">
              <w:rPr>
                <w:lang w:eastAsia="vi-VN"/>
              </w:rPr>
              <w:t>Công ty</w:t>
            </w:r>
          </w:p>
        </w:tc>
        <w:tc>
          <w:tcPr>
            <w:tcW w:w="1378" w:type="dxa"/>
            <w:vAlign w:val="center"/>
          </w:tcPr>
          <w:p w14:paraId="444941FB" w14:textId="77777777" w:rsidR="00AA2CBE" w:rsidRPr="003764DC" w:rsidRDefault="00AA2CBE" w:rsidP="00AA2CBE">
            <w:pPr>
              <w:jc w:val="center"/>
              <w:rPr>
                <w:lang w:eastAsia="vi-VN"/>
              </w:rPr>
            </w:pPr>
            <w:r w:rsidRPr="003764DC">
              <w:rPr>
                <w:lang w:eastAsia="vi-VN"/>
              </w:rPr>
              <w:t>Các cơ quan có thẩm quyền</w:t>
            </w:r>
          </w:p>
        </w:tc>
        <w:tc>
          <w:tcPr>
            <w:tcW w:w="1348" w:type="dxa"/>
            <w:vMerge/>
            <w:vAlign w:val="center"/>
          </w:tcPr>
          <w:p w14:paraId="497518AB" w14:textId="77777777" w:rsidR="00AA2CBE" w:rsidRPr="003764DC" w:rsidRDefault="00AA2CBE" w:rsidP="00AA2CBE">
            <w:pPr>
              <w:jc w:val="center"/>
              <w:rPr>
                <w:lang w:eastAsia="vi-VN"/>
              </w:rPr>
            </w:pPr>
          </w:p>
        </w:tc>
      </w:tr>
      <w:tr w:rsidR="003764DC" w:rsidRPr="003764DC" w14:paraId="28848D22" w14:textId="77777777" w:rsidTr="006D13CA">
        <w:tc>
          <w:tcPr>
            <w:tcW w:w="591" w:type="dxa"/>
            <w:vAlign w:val="center"/>
          </w:tcPr>
          <w:p w14:paraId="361158CF" w14:textId="77777777" w:rsidR="00AA2CBE" w:rsidRPr="003764DC" w:rsidRDefault="00AA2CBE" w:rsidP="00AA2CBE">
            <w:pPr>
              <w:jc w:val="center"/>
              <w:rPr>
                <w:b/>
                <w:bCs/>
                <w:lang w:eastAsia="vi-VN"/>
              </w:rPr>
            </w:pPr>
            <w:r w:rsidRPr="003764DC">
              <w:rPr>
                <w:b/>
                <w:bCs/>
                <w:lang w:eastAsia="vi-VN"/>
              </w:rPr>
              <w:t>5</w:t>
            </w:r>
          </w:p>
        </w:tc>
        <w:tc>
          <w:tcPr>
            <w:tcW w:w="4366" w:type="dxa"/>
            <w:vAlign w:val="center"/>
          </w:tcPr>
          <w:p w14:paraId="5288BC4A" w14:textId="77777777" w:rsidR="00AA2CBE" w:rsidRPr="003764DC" w:rsidRDefault="00AA2CBE" w:rsidP="00AA2CBE">
            <w:pPr>
              <w:jc w:val="both"/>
              <w:rPr>
                <w:b/>
                <w:bCs/>
                <w:lang w:eastAsia="vi-VN"/>
              </w:rPr>
            </w:pPr>
            <w:r w:rsidRPr="003764DC">
              <w:rPr>
                <w:b/>
                <w:bCs/>
                <w:szCs w:val="24"/>
              </w:rPr>
              <w:t>Giai đoạn 5. Hoàn tất góp vốn</w:t>
            </w:r>
          </w:p>
        </w:tc>
        <w:tc>
          <w:tcPr>
            <w:tcW w:w="1384" w:type="dxa"/>
            <w:vAlign w:val="center"/>
          </w:tcPr>
          <w:p w14:paraId="62AC3A79" w14:textId="77777777" w:rsidR="00AA2CBE" w:rsidRPr="003764DC" w:rsidRDefault="00AA2CBE" w:rsidP="00AA2CBE">
            <w:pPr>
              <w:jc w:val="center"/>
              <w:rPr>
                <w:b/>
                <w:bCs/>
                <w:lang w:eastAsia="vi-VN"/>
              </w:rPr>
            </w:pPr>
          </w:p>
        </w:tc>
        <w:tc>
          <w:tcPr>
            <w:tcW w:w="1378" w:type="dxa"/>
            <w:vAlign w:val="center"/>
          </w:tcPr>
          <w:p w14:paraId="044C1AC3" w14:textId="77777777" w:rsidR="00AA2CBE" w:rsidRPr="003764DC" w:rsidRDefault="00AA2CBE" w:rsidP="00AA2CBE">
            <w:pPr>
              <w:jc w:val="center"/>
              <w:rPr>
                <w:b/>
                <w:bCs/>
                <w:lang w:eastAsia="vi-VN"/>
              </w:rPr>
            </w:pPr>
          </w:p>
        </w:tc>
        <w:tc>
          <w:tcPr>
            <w:tcW w:w="1348" w:type="dxa"/>
            <w:vAlign w:val="center"/>
          </w:tcPr>
          <w:p w14:paraId="76AB6668" w14:textId="77777777" w:rsidR="00AA2CBE" w:rsidRPr="003764DC" w:rsidRDefault="00AA2CBE" w:rsidP="00AA2CBE">
            <w:pPr>
              <w:jc w:val="center"/>
              <w:rPr>
                <w:b/>
                <w:bCs/>
                <w:lang w:eastAsia="vi-VN"/>
              </w:rPr>
            </w:pPr>
          </w:p>
        </w:tc>
      </w:tr>
      <w:tr w:rsidR="003764DC" w:rsidRPr="003764DC" w14:paraId="1F11E0BD" w14:textId="77777777" w:rsidTr="006D13CA">
        <w:tc>
          <w:tcPr>
            <w:tcW w:w="591" w:type="dxa"/>
            <w:vAlign w:val="center"/>
          </w:tcPr>
          <w:p w14:paraId="002713D1" w14:textId="77777777" w:rsidR="00AA2CBE" w:rsidRPr="003764DC" w:rsidRDefault="00AA2CBE" w:rsidP="00AA2CBE">
            <w:pPr>
              <w:jc w:val="center"/>
              <w:rPr>
                <w:lang w:eastAsia="vi-VN"/>
              </w:rPr>
            </w:pPr>
            <w:r w:rsidRPr="003764DC">
              <w:rPr>
                <w:lang w:eastAsia="vi-VN"/>
              </w:rPr>
              <w:t>5.1</w:t>
            </w:r>
          </w:p>
        </w:tc>
        <w:tc>
          <w:tcPr>
            <w:tcW w:w="4366" w:type="dxa"/>
            <w:vAlign w:val="center"/>
          </w:tcPr>
          <w:p w14:paraId="762FF0D2" w14:textId="77777777" w:rsidR="00AA2CBE" w:rsidRPr="003764DC" w:rsidRDefault="00AA2CBE" w:rsidP="00AA2CBE">
            <w:pPr>
              <w:jc w:val="both"/>
              <w:rPr>
                <w:szCs w:val="24"/>
              </w:rPr>
            </w:pPr>
            <w:r w:rsidRPr="003764DC">
              <w:rPr>
                <w:szCs w:val="24"/>
              </w:rPr>
              <w:t>Sau khi doanh nghiệp được thành lập, thực hiện các thủ tục:</w:t>
            </w:r>
          </w:p>
          <w:p w14:paraId="28369576" w14:textId="77777777" w:rsidR="00AA2CBE" w:rsidRPr="003764DC" w:rsidRDefault="00AA2CBE" w:rsidP="00AA2CBE">
            <w:pPr>
              <w:jc w:val="both"/>
              <w:rPr>
                <w:szCs w:val="24"/>
              </w:rPr>
            </w:pPr>
            <w:r w:rsidRPr="003764DC">
              <w:rPr>
                <w:szCs w:val="24"/>
              </w:rPr>
              <w:t>- Chuyển giao tài sản;</w:t>
            </w:r>
          </w:p>
          <w:p w14:paraId="5110AAC1" w14:textId="77777777" w:rsidR="00AA2CBE" w:rsidRPr="003764DC" w:rsidRDefault="00AA2CBE" w:rsidP="00AA2CBE">
            <w:pPr>
              <w:jc w:val="both"/>
              <w:rPr>
                <w:szCs w:val="24"/>
              </w:rPr>
            </w:pPr>
            <w:r w:rsidRPr="003764DC">
              <w:rPr>
                <w:szCs w:val="24"/>
              </w:rPr>
              <w:t>- Lập biên bản bàn giao;</w:t>
            </w:r>
          </w:p>
          <w:p w14:paraId="0773949E" w14:textId="77777777" w:rsidR="00AA2CBE" w:rsidRPr="003764DC" w:rsidRDefault="00AA2CBE" w:rsidP="00AA2CBE">
            <w:pPr>
              <w:jc w:val="both"/>
              <w:rPr>
                <w:szCs w:val="24"/>
              </w:rPr>
            </w:pPr>
            <w:r w:rsidRPr="003764DC">
              <w:rPr>
                <w:szCs w:val="24"/>
              </w:rPr>
              <w:t>- Ghi nhận vốn góp;</w:t>
            </w:r>
          </w:p>
          <w:p w14:paraId="78193774" w14:textId="77777777" w:rsidR="00AA2CBE" w:rsidRPr="003764DC" w:rsidRDefault="00AA2CBE" w:rsidP="00AA2CBE">
            <w:pPr>
              <w:jc w:val="both"/>
              <w:rPr>
                <w:szCs w:val="24"/>
              </w:rPr>
            </w:pPr>
            <w:r w:rsidRPr="003764DC">
              <w:rPr>
                <w:szCs w:val="24"/>
              </w:rPr>
              <w:t>- Cấp giấy chứng nhận phần vốn góp theo quy định của Luật Doanh nghiệp.</w:t>
            </w:r>
          </w:p>
        </w:tc>
        <w:tc>
          <w:tcPr>
            <w:tcW w:w="1384" w:type="dxa"/>
            <w:vAlign w:val="center"/>
          </w:tcPr>
          <w:p w14:paraId="7A7156F9" w14:textId="77777777" w:rsidR="00AA2CBE" w:rsidRPr="003764DC" w:rsidRDefault="00AA2CBE" w:rsidP="00AA2CBE">
            <w:pPr>
              <w:jc w:val="center"/>
              <w:rPr>
                <w:lang w:eastAsia="vi-VN"/>
              </w:rPr>
            </w:pPr>
            <w:r w:rsidRPr="003764DC">
              <w:rPr>
                <w:lang w:eastAsia="vi-VN"/>
              </w:rPr>
              <w:t xml:space="preserve">Trường Cao đẳng Kon Tum; Công ty các tổ chức, đơn vị, cá nhân </w:t>
            </w:r>
          </w:p>
        </w:tc>
        <w:tc>
          <w:tcPr>
            <w:tcW w:w="1378" w:type="dxa"/>
            <w:vAlign w:val="center"/>
          </w:tcPr>
          <w:p w14:paraId="692275C8" w14:textId="77777777" w:rsidR="00AA2CBE" w:rsidRPr="003764DC" w:rsidRDefault="00AA2CBE" w:rsidP="00AA2CBE">
            <w:pPr>
              <w:jc w:val="center"/>
              <w:rPr>
                <w:lang w:eastAsia="vi-VN"/>
              </w:rPr>
            </w:pPr>
          </w:p>
        </w:tc>
        <w:tc>
          <w:tcPr>
            <w:tcW w:w="1348" w:type="dxa"/>
            <w:vAlign w:val="center"/>
          </w:tcPr>
          <w:p w14:paraId="6A0D6613" w14:textId="77777777" w:rsidR="00AA2CBE" w:rsidRPr="003764DC" w:rsidRDefault="00AA2CBE" w:rsidP="00AA2CBE">
            <w:pPr>
              <w:jc w:val="center"/>
              <w:rPr>
                <w:lang w:eastAsia="vi-VN"/>
              </w:rPr>
            </w:pPr>
            <w:del w:id="1074" w:author="Nội dung điều chỉnh (Claude)" w:date="2026-10-21T09:21:32Z">
              <w:r w:rsidRPr="003764DC">
                <w:rPr>
                  <w:lang w:eastAsia="vi-VN"/>
                </w:rPr>
                <w:delText>Từ Quý II năm 2027</w:delText>
              </w:r>
            </w:del>
            <w:ins w:id="1075" w:author="Nội dung điều chỉnh (Claude)" w:date="2026-10-21T09:21:32Z">
              <w:r w:rsidRPr="003764DC">
                <w:rPr>
                  <w:lang w:eastAsia="vi-VN"/>
                </w:rPr>
                <w:t xml:space="preserve">Quý III năm 2027</w:t>
              </w:r>
            </w:ins>
          </w:p>
        </w:tc>
      </w:tr>
      <w:tr w:rsidR="003764DC" w:rsidRPr="003764DC" w14:paraId="777BBCD3" w14:textId="77777777" w:rsidTr="006D13CA">
        <w:tc>
          <w:tcPr>
            <w:tcW w:w="591" w:type="dxa"/>
            <w:vAlign w:val="center"/>
          </w:tcPr>
          <w:p w14:paraId="0BE7737A" w14:textId="77777777" w:rsidR="00AA2CBE" w:rsidRPr="003764DC" w:rsidRDefault="00AA2CBE" w:rsidP="00AA2CBE">
            <w:pPr>
              <w:jc w:val="center"/>
              <w:rPr>
                <w:b/>
                <w:bCs/>
                <w:lang w:eastAsia="vi-VN"/>
              </w:rPr>
            </w:pPr>
            <w:r w:rsidRPr="003764DC">
              <w:rPr>
                <w:b/>
                <w:bCs/>
                <w:lang w:eastAsia="vi-VN"/>
              </w:rPr>
              <w:t>6</w:t>
            </w:r>
          </w:p>
        </w:tc>
        <w:tc>
          <w:tcPr>
            <w:tcW w:w="4366" w:type="dxa"/>
            <w:vAlign w:val="center"/>
          </w:tcPr>
          <w:p w14:paraId="4945C75E" w14:textId="77777777" w:rsidR="00AA2CBE" w:rsidRPr="003764DC" w:rsidRDefault="00AA2CBE" w:rsidP="00AA2CBE">
            <w:pPr>
              <w:jc w:val="both"/>
              <w:rPr>
                <w:b/>
                <w:bCs/>
                <w:szCs w:val="24"/>
              </w:rPr>
            </w:pPr>
            <w:r w:rsidRPr="003764DC">
              <w:rPr>
                <w:b/>
                <w:bCs/>
                <w:szCs w:val="24"/>
              </w:rPr>
              <w:t>Giai đoạn 6. Đầu tư xây dựng Trung tâm Đăng kiểm</w:t>
            </w:r>
          </w:p>
        </w:tc>
        <w:tc>
          <w:tcPr>
            <w:tcW w:w="1384" w:type="dxa"/>
            <w:vAlign w:val="center"/>
          </w:tcPr>
          <w:p w14:paraId="14FE35E5" w14:textId="77777777" w:rsidR="00AA2CBE" w:rsidRPr="003764DC" w:rsidRDefault="00AA2CBE" w:rsidP="00AA2CBE">
            <w:pPr>
              <w:jc w:val="center"/>
              <w:rPr>
                <w:b/>
                <w:bCs/>
                <w:lang w:eastAsia="vi-VN"/>
              </w:rPr>
            </w:pPr>
          </w:p>
        </w:tc>
        <w:tc>
          <w:tcPr>
            <w:tcW w:w="1378" w:type="dxa"/>
            <w:vAlign w:val="center"/>
          </w:tcPr>
          <w:p w14:paraId="77665660" w14:textId="77777777" w:rsidR="00AA2CBE" w:rsidRPr="003764DC" w:rsidRDefault="00AA2CBE" w:rsidP="00AA2CBE">
            <w:pPr>
              <w:jc w:val="center"/>
              <w:rPr>
                <w:b/>
                <w:bCs/>
                <w:lang w:eastAsia="vi-VN"/>
              </w:rPr>
            </w:pPr>
          </w:p>
        </w:tc>
        <w:tc>
          <w:tcPr>
            <w:tcW w:w="1348" w:type="dxa"/>
            <w:vAlign w:val="center"/>
          </w:tcPr>
          <w:p w14:paraId="2C0C85F4" w14:textId="77777777" w:rsidR="00AA2CBE" w:rsidRPr="003764DC" w:rsidRDefault="00AA2CBE" w:rsidP="00AA2CBE">
            <w:pPr>
              <w:jc w:val="center"/>
              <w:rPr>
                <w:b/>
                <w:bCs/>
                <w:lang w:eastAsia="vi-VN"/>
              </w:rPr>
            </w:pPr>
          </w:p>
        </w:tc>
      </w:tr>
      <w:tr w:rsidR="003764DC" w:rsidRPr="003764DC" w14:paraId="7198CA09" w14:textId="77777777" w:rsidTr="006D13CA">
        <w:tc>
          <w:tcPr>
            <w:tcW w:w="591" w:type="dxa"/>
            <w:vAlign w:val="center"/>
          </w:tcPr>
          <w:p w14:paraId="6107ED07" w14:textId="77777777" w:rsidR="00AA2CBE" w:rsidRPr="003764DC" w:rsidRDefault="00AA2CBE" w:rsidP="00AA2CBE">
            <w:pPr>
              <w:jc w:val="center"/>
              <w:rPr>
                <w:lang w:eastAsia="vi-VN"/>
              </w:rPr>
            </w:pPr>
            <w:r w:rsidRPr="003764DC">
              <w:rPr>
                <w:lang w:eastAsia="vi-VN"/>
              </w:rPr>
              <w:t>6.1</w:t>
            </w:r>
          </w:p>
        </w:tc>
        <w:tc>
          <w:tcPr>
            <w:tcW w:w="4366" w:type="dxa"/>
            <w:vAlign w:val="center"/>
          </w:tcPr>
          <w:p w14:paraId="081D017C" w14:textId="77777777" w:rsidR="00AA2CBE" w:rsidRPr="003764DC" w:rsidRDefault="00AA2CBE" w:rsidP="00AA2CBE">
            <w:pPr>
              <w:jc w:val="both"/>
              <w:rPr>
                <w:szCs w:val="24"/>
              </w:rPr>
            </w:pPr>
            <w:r w:rsidRPr="003764DC">
              <w:rPr>
                <w:szCs w:val="24"/>
              </w:rPr>
              <w:t xml:space="preserve">Lập Dự án đầu tư, Ban quản lý dự án đầu tư, </w:t>
            </w:r>
            <w:del w:id="1076" w:author="Nội dung điều chỉnh (Claude)" w:date="2026-10-21T09:21:32Z">
              <w:r w:rsidRPr="003764DC">
                <w:rPr>
                  <w:szCs w:val="24"/>
                </w:rPr>
                <w:delText xml:space="preserve">xin cấp phép xây dựng (nếu có)</w:delText>
              </w:r>
            </w:del>
            <w:ins w:id="1077" w:author="Nội dung điều chỉnh (Claude)" w:date="2026-10-21T09:21:32Z">
              <w:r w:rsidRPr="003764DC">
                <w:rPr>
                  <w:szCs w:val="24"/>
                </w:rPr>
                <w:t xml:space="preserve">xin cấp phép xây dựng (nếu có); lập hồ sơ thủ tục môi trường; xác định việc điều chỉnh quy hoạch cục bộ (nếu có)</w:t>
              </w:r>
            </w:ins>
          </w:p>
        </w:tc>
        <w:tc>
          <w:tcPr>
            <w:tcW w:w="1384" w:type="dxa"/>
            <w:vAlign w:val="center"/>
          </w:tcPr>
          <w:p w14:paraId="5BCEA0A7" w14:textId="77777777" w:rsidR="00AA2CBE" w:rsidRPr="003764DC" w:rsidRDefault="00AA2CBE" w:rsidP="00AA2CBE">
            <w:pPr>
              <w:jc w:val="center"/>
              <w:rPr>
                <w:lang w:eastAsia="vi-VN"/>
              </w:rPr>
            </w:pPr>
            <w:r w:rsidRPr="003764DC">
              <w:rPr>
                <w:lang w:eastAsia="vi-VN"/>
              </w:rPr>
              <w:t>Công ty</w:t>
            </w:r>
          </w:p>
        </w:tc>
        <w:tc>
          <w:tcPr>
            <w:tcW w:w="1378" w:type="dxa"/>
            <w:vAlign w:val="center"/>
          </w:tcPr>
          <w:p w14:paraId="20F5FFC3" w14:textId="77777777" w:rsidR="00AA2CBE" w:rsidRPr="003764DC" w:rsidRDefault="00AA2CBE" w:rsidP="00AA2CBE">
            <w:pPr>
              <w:jc w:val="center"/>
              <w:rPr>
                <w:lang w:eastAsia="vi-VN"/>
              </w:rPr>
            </w:pPr>
            <w:r w:rsidRPr="003764DC">
              <w:rPr>
                <w:lang w:eastAsia="vi-VN"/>
              </w:rPr>
              <w:t xml:space="preserve">Trường Cao đẳng Kon Tum;  các tổ chức, đơn vị, cá nhân </w:t>
            </w:r>
          </w:p>
        </w:tc>
        <w:tc>
          <w:tcPr>
            <w:tcW w:w="1348" w:type="dxa"/>
            <w:vMerge w:val="restart"/>
            <w:vAlign w:val="center"/>
          </w:tcPr>
          <w:p w14:paraId="18618E32" w14:textId="77777777" w:rsidR="00AA2CBE" w:rsidRPr="003764DC" w:rsidRDefault="00AA2CBE" w:rsidP="00AA2CBE">
            <w:pPr>
              <w:jc w:val="center"/>
              <w:rPr>
                <w:lang w:eastAsia="vi-VN"/>
              </w:rPr>
            </w:pPr>
            <w:del w:id="1078" w:author="Nội dung điều chỉnh (Claude)" w:date="2026-10-21T09:21:32Z">
              <w:r w:rsidRPr="003764DC">
                <w:rPr>
                  <w:lang w:eastAsia="vi-VN"/>
                </w:rPr>
                <w:delText>Từ Quý II năm 2027</w:delText>
              </w:r>
            </w:del>
            <w:ins w:id="1079" w:author="Nội dung điều chỉnh (Claude)" w:date="2026-10-21T09:21:32Z">
              <w:r w:rsidRPr="003764DC">
                <w:rPr>
                  <w:lang w:eastAsia="vi-VN"/>
                </w:rPr>
                <w:t xml:space="preserve">Quý III năm 2027</w:t>
              </w:r>
            </w:ins>
          </w:p>
        </w:tc>
      </w:tr>
      <w:tr w:rsidR="003764DC" w:rsidRPr="003764DC" w14:paraId="3E017AF1" w14:textId="77777777" w:rsidTr="006D13CA">
        <w:tc>
          <w:tcPr>
            <w:tcW w:w="591" w:type="dxa"/>
            <w:vAlign w:val="center"/>
          </w:tcPr>
          <w:p w14:paraId="0D8BAC1D" w14:textId="77777777" w:rsidR="00AA2CBE" w:rsidRPr="003764DC" w:rsidRDefault="00AA2CBE" w:rsidP="00AA2CBE">
            <w:pPr>
              <w:jc w:val="center"/>
              <w:rPr>
                <w:lang w:eastAsia="vi-VN"/>
              </w:rPr>
            </w:pPr>
            <w:r w:rsidRPr="003764DC">
              <w:rPr>
                <w:lang w:eastAsia="vi-VN"/>
              </w:rPr>
              <w:t>6.2</w:t>
            </w:r>
          </w:p>
        </w:tc>
        <w:tc>
          <w:tcPr>
            <w:tcW w:w="4366" w:type="dxa"/>
            <w:vAlign w:val="center"/>
          </w:tcPr>
          <w:p w14:paraId="42569D4A" w14:textId="77777777" w:rsidR="00AA2CBE" w:rsidRPr="003764DC" w:rsidRDefault="00AA2CBE" w:rsidP="00AA2CBE">
            <w:pPr>
              <w:jc w:val="both"/>
              <w:rPr>
                <w:szCs w:val="24"/>
              </w:rPr>
            </w:pPr>
            <w:del w:id="1080" w:author="Nội dung điều chỉnh (Claude)" w:date="2026-10-21T09:21:32Z">
              <w:r w:rsidRPr="003764DC">
                <w:rPr>
                  <w:szCs w:val="24"/>
                </w:rPr>
                <w:delText>Đầu tư nhà xưởng; dây chuyền; thiết bị; hoàn thành hạ tầng.</w:delText>
              </w:r>
            </w:del>
            <w:ins w:id="1081" w:author="Nội dung điều chỉnh (Claude)" w:date="2026-10-21T09:21:32Z">
              <w:r w:rsidRPr="003764DC">
                <w:rPr>
                  <w:szCs w:val="24"/>
                </w:rPr>
                <w:t xml:space="preserve">Lựa chọn nhà thầu theo pháp luật về đấu thầu; đầu tư nhà xưởng cho 02 dây chuyền, hạ tầng giai đoạn 1 (bãi đỗ xe 2.000 m2); lắp đặt 01 dây chuyền kiểm định tổng hợp (giai đoạn 1) theo quy chuẩn kỹ thuật quốc gia có hiệu lực tại thời điểm đầu tư.</w:t>
              </w:r>
            </w:ins>
          </w:p>
        </w:tc>
        <w:tc>
          <w:tcPr>
            <w:tcW w:w="1384" w:type="dxa"/>
            <w:vAlign w:val="center"/>
          </w:tcPr>
          <w:p w14:paraId="0FDD0809" w14:textId="77777777" w:rsidR="00AA2CBE" w:rsidRPr="003764DC" w:rsidRDefault="00AA2CBE" w:rsidP="00AA2CBE">
            <w:pPr>
              <w:jc w:val="center"/>
              <w:rPr>
                <w:lang w:eastAsia="vi-VN"/>
              </w:rPr>
            </w:pPr>
            <w:r w:rsidRPr="003764DC">
              <w:rPr>
                <w:lang w:eastAsia="vi-VN"/>
              </w:rPr>
              <w:t>Công ty</w:t>
            </w:r>
          </w:p>
        </w:tc>
        <w:tc>
          <w:tcPr>
            <w:tcW w:w="1378" w:type="dxa"/>
            <w:vAlign w:val="center"/>
          </w:tcPr>
          <w:p w14:paraId="2D8A072E" w14:textId="77777777" w:rsidR="00AA2CBE" w:rsidRPr="003764DC" w:rsidRDefault="00AA2CBE" w:rsidP="00AA2CBE">
            <w:pPr>
              <w:jc w:val="center"/>
              <w:rPr>
                <w:lang w:eastAsia="vi-VN"/>
              </w:rPr>
            </w:pPr>
            <w:r w:rsidRPr="003764DC">
              <w:rPr>
                <w:lang w:eastAsia="vi-VN"/>
              </w:rPr>
              <w:t xml:space="preserve">Trường Cao đẳng Kon Tum;  các tổ chức, đơn vị, cá nhân </w:t>
            </w:r>
          </w:p>
        </w:tc>
        <w:tc>
          <w:tcPr>
            <w:tcW w:w="1348" w:type="dxa"/>
            <w:vMerge/>
            <w:vAlign w:val="center"/>
          </w:tcPr>
          <w:p w14:paraId="2342353F" w14:textId="77777777" w:rsidR="00AA2CBE" w:rsidRPr="003764DC" w:rsidRDefault="00AA2CBE" w:rsidP="00AA2CBE">
            <w:pPr>
              <w:jc w:val="center"/>
              <w:rPr>
                <w:lang w:eastAsia="vi-VN"/>
              </w:rPr>
            </w:pPr>
          </w:p>
        </w:tc>
      </w:tr>
      <w:tr w:rsidR="003764DC" w:rsidRPr="003764DC" w14:paraId="18FAAAD0" w14:textId="77777777" w:rsidTr="006D13CA">
        <w:tc>
          <w:tcPr>
            <w:tcW w:w="591" w:type="dxa"/>
            <w:vAlign w:val="center"/>
          </w:tcPr>
          <w:p w14:paraId="59D64D36" w14:textId="77777777" w:rsidR="00AA2CBE" w:rsidRPr="003764DC" w:rsidRDefault="00AA2CBE" w:rsidP="00AA2CBE">
            <w:pPr>
              <w:jc w:val="center"/>
              <w:rPr>
                <w:b/>
                <w:bCs/>
                <w:lang w:eastAsia="vi-VN"/>
              </w:rPr>
            </w:pPr>
            <w:r w:rsidRPr="003764DC">
              <w:rPr>
                <w:b/>
                <w:bCs/>
                <w:lang w:eastAsia="vi-VN"/>
              </w:rPr>
              <w:t>7</w:t>
            </w:r>
          </w:p>
        </w:tc>
        <w:tc>
          <w:tcPr>
            <w:tcW w:w="4366" w:type="dxa"/>
            <w:vAlign w:val="center"/>
          </w:tcPr>
          <w:p w14:paraId="0D5CEC68" w14:textId="77777777" w:rsidR="00AA2CBE" w:rsidRPr="003764DC" w:rsidRDefault="00AA2CBE" w:rsidP="00AA2CBE">
            <w:pPr>
              <w:jc w:val="both"/>
              <w:rPr>
                <w:b/>
                <w:bCs/>
                <w:lang w:eastAsia="vi-VN"/>
              </w:rPr>
            </w:pPr>
            <w:r w:rsidRPr="003764DC">
              <w:rPr>
                <w:b/>
                <w:bCs/>
                <w:lang w:eastAsia="vi-VN"/>
              </w:rPr>
              <w:t>Giai đoạn 7. Thực hiện thủ tục cấp phép đủ điều kiện hoạt động đăng kiểm theo quy định</w:t>
            </w:r>
          </w:p>
        </w:tc>
        <w:tc>
          <w:tcPr>
            <w:tcW w:w="1384" w:type="dxa"/>
            <w:vAlign w:val="center"/>
          </w:tcPr>
          <w:p w14:paraId="40E618D0" w14:textId="77777777" w:rsidR="00AA2CBE" w:rsidRPr="003764DC" w:rsidRDefault="00AA2CBE" w:rsidP="00AA2CBE">
            <w:pPr>
              <w:jc w:val="center"/>
              <w:rPr>
                <w:b/>
                <w:bCs/>
                <w:lang w:eastAsia="vi-VN"/>
              </w:rPr>
            </w:pPr>
          </w:p>
        </w:tc>
        <w:tc>
          <w:tcPr>
            <w:tcW w:w="1378" w:type="dxa"/>
            <w:vAlign w:val="center"/>
          </w:tcPr>
          <w:p w14:paraId="5652C4E5" w14:textId="77777777" w:rsidR="00AA2CBE" w:rsidRPr="003764DC" w:rsidRDefault="00AA2CBE" w:rsidP="00AA2CBE">
            <w:pPr>
              <w:jc w:val="center"/>
              <w:rPr>
                <w:lang w:eastAsia="vi-VN"/>
              </w:rPr>
            </w:pPr>
          </w:p>
        </w:tc>
        <w:tc>
          <w:tcPr>
            <w:tcW w:w="1348" w:type="dxa"/>
            <w:vAlign w:val="center"/>
          </w:tcPr>
          <w:p w14:paraId="40585D28" w14:textId="77777777" w:rsidR="00AA2CBE" w:rsidRPr="003764DC" w:rsidRDefault="00AA2CBE" w:rsidP="00AA2CBE">
            <w:pPr>
              <w:jc w:val="center"/>
              <w:rPr>
                <w:b/>
                <w:bCs/>
                <w:lang w:eastAsia="vi-VN"/>
              </w:rPr>
            </w:pPr>
          </w:p>
        </w:tc>
      </w:tr>
      <w:tr w:rsidR="003764DC" w:rsidRPr="003764DC" w14:paraId="616E0648" w14:textId="77777777" w:rsidTr="006D13CA">
        <w:tc>
          <w:tcPr>
            <w:tcW w:w="591" w:type="dxa"/>
            <w:vAlign w:val="center"/>
          </w:tcPr>
          <w:p w14:paraId="6377BAE3" w14:textId="77777777" w:rsidR="00AA2CBE" w:rsidRPr="003764DC" w:rsidRDefault="00AA2CBE" w:rsidP="00AA2CBE">
            <w:pPr>
              <w:jc w:val="center"/>
              <w:rPr>
                <w:lang w:eastAsia="vi-VN"/>
              </w:rPr>
            </w:pPr>
            <w:r w:rsidRPr="003764DC">
              <w:rPr>
                <w:lang w:eastAsia="vi-VN"/>
              </w:rPr>
              <w:t>7.1</w:t>
            </w:r>
          </w:p>
        </w:tc>
        <w:tc>
          <w:tcPr>
            <w:tcW w:w="4366" w:type="dxa"/>
            <w:vAlign w:val="center"/>
          </w:tcPr>
          <w:p w14:paraId="034981B1" w14:textId="77777777" w:rsidR="00AA2CBE" w:rsidRPr="003764DC" w:rsidRDefault="00AA2CBE" w:rsidP="00AA2CBE">
            <w:pPr>
              <w:jc w:val="both"/>
              <w:rPr>
                <w:lang w:eastAsia="vi-VN"/>
              </w:rPr>
            </w:pPr>
            <w:r w:rsidRPr="003764DC">
              <w:rPr>
                <w:lang w:eastAsia="vi-VN"/>
              </w:rPr>
              <w:t xml:space="preserve">Công ty chuẩn bị hồ sơ theo quy định chuyên ngành, bao gồm: Cơ sở vật chất; dây chuyền kiểm định; thiết bị; đăng kiểm viên; </w:t>
            </w:r>
            <w:del w:id="1082" w:author="Nội dung điều chỉnh (Claude)" w:date="2026-10-21T09:21:32Z">
              <w:r w:rsidRPr="003764DC">
                <w:rPr>
                  <w:lang w:eastAsia="vi-VN"/>
                </w:rPr>
                <w:delText xml:space="preserve">hệ thống quản lý chất lượng;</w:delText>
              </w:r>
            </w:del>
            <w:ins w:id="1083" w:author="Nội dung điều chỉnh (Claude)" w:date="2026-10-21T09:21:32Z">
              <w:r w:rsidRPr="003764DC">
                <w:rPr>
                  <w:lang w:eastAsia="vi-VN"/>
                </w:rPr>
                <w:t xml:space="preserve">hệ thống quản lý chất lượng theo nguyên tắc TCVN ISO/IEC 17020:2012; kết quả đánh giá sự phù hợp quy chuẩn;</w:t>
              </w:r>
            </w:ins>
            <w:r w:rsidRPr="003764DC">
              <w:rPr>
                <w:lang w:eastAsia="vi-VN"/>
              </w:rPr>
              <w:t xml:space="preserve"> các điều kiện khác theo quy định hiện hành.</w:t>
            </w:r>
          </w:p>
        </w:tc>
        <w:tc>
          <w:tcPr>
            <w:tcW w:w="1384" w:type="dxa"/>
            <w:vAlign w:val="center"/>
          </w:tcPr>
          <w:p w14:paraId="36011401" w14:textId="77777777" w:rsidR="00AA2CBE" w:rsidRPr="003764DC" w:rsidRDefault="00AA2CBE" w:rsidP="00AA2CBE">
            <w:pPr>
              <w:jc w:val="center"/>
              <w:rPr>
                <w:lang w:eastAsia="vi-VN"/>
              </w:rPr>
            </w:pPr>
            <w:r w:rsidRPr="003764DC">
              <w:rPr>
                <w:lang w:eastAsia="vi-VN"/>
              </w:rPr>
              <w:t>Công ty</w:t>
            </w:r>
          </w:p>
        </w:tc>
        <w:tc>
          <w:tcPr>
            <w:tcW w:w="1378" w:type="dxa"/>
            <w:vAlign w:val="center"/>
          </w:tcPr>
          <w:p w14:paraId="626946C0" w14:textId="77777777" w:rsidR="00AA2CBE" w:rsidRPr="003764DC" w:rsidRDefault="00AA2CBE" w:rsidP="00AA2CBE">
            <w:pPr>
              <w:jc w:val="center"/>
              <w:rPr>
                <w:lang w:eastAsia="vi-VN"/>
              </w:rPr>
            </w:pPr>
            <w:r w:rsidRPr="003764DC">
              <w:rPr>
                <w:lang w:eastAsia="vi-VN"/>
              </w:rPr>
              <w:t>Cục Đăng kiểm Việt Nam</w:t>
            </w:r>
          </w:p>
        </w:tc>
        <w:tc>
          <w:tcPr>
            <w:tcW w:w="1348" w:type="dxa"/>
            <w:vAlign w:val="center"/>
          </w:tcPr>
          <w:p w14:paraId="7BCC232A" w14:textId="77777777" w:rsidR="00AA2CBE" w:rsidRPr="003764DC" w:rsidRDefault="00AA2CBE" w:rsidP="00AA2CBE">
            <w:pPr>
              <w:jc w:val="center"/>
              <w:rPr>
                <w:lang w:eastAsia="vi-VN"/>
              </w:rPr>
            </w:pPr>
            <w:del w:id="1084" w:author="Nội dung điều chỉnh (Claude)" w:date="2026-10-21T09:21:32Z">
              <w:r w:rsidRPr="003764DC">
                <w:rPr>
                  <w:lang w:eastAsia="vi-VN"/>
                </w:rPr>
                <w:delText>Từ Quý III năm 2027</w:delText>
              </w:r>
            </w:del>
            <w:ins w:id="1085" w:author="Nội dung điều chỉnh (Claude)" w:date="2026-10-21T09:21:32Z">
              <w:r w:rsidRPr="003764DC">
                <w:rPr>
                  <w:lang w:eastAsia="vi-VN"/>
                </w:rPr>
                <w:t xml:space="preserve">Quý II năm 2028</w:t>
              </w:r>
            </w:ins>
          </w:p>
        </w:tc>
      </w:tr>
      <w:tr w:rsidR="003764DC" w:rsidRPr="003764DC" w14:paraId="616E0648" w14:textId="77777777" w:rsidTr="006D13CA">
        <w:trPr>
          <w:ins w:id="1091" w:author="Nội dung bổ sung (Claude)" w:date="2026-10-21T09:21:32Z"/>
        </w:trPr>
        <w:tc>
          <w:tcPr>
            <w:tcW w:w="591" w:type="dxa"/>
            <w:vAlign w:val="center"/>
          </w:tcPr>
          <w:p w14:paraId="6377BAE3" w14:textId="77777777" w:rsidR="00AA2CBE" w:rsidRPr="003764DC" w:rsidRDefault="00AA2CBE" w:rsidP="00AA2CBE">
            <w:pPr>
              <w:jc w:val="center"/>
              <w:rPr>
                <w:lang w:eastAsia="vi-VN"/>
              </w:rPr>
            </w:pPr>
            <w:ins w:id="1086" w:author="Nội dung bổ sung (Claude)" w:date="2026-10-21T09:21:32Z">
              <w:r w:rsidRPr="003764DC">
                <w:rPr>
                  <w:lang w:eastAsia="vi-VN"/>
                </w:rPr>
                <w:t xml:space="preserve">7.2</w:t>
              </w:r>
            </w:ins>
          </w:p>
        </w:tc>
        <w:tc>
          <w:tcPr>
            <w:tcW w:w="4366" w:type="dxa"/>
            <w:vAlign w:val="center"/>
          </w:tcPr>
          <w:p w14:paraId="034981B1" w14:textId="77777777" w:rsidR="00AA2CBE" w:rsidRPr="003764DC" w:rsidRDefault="00AA2CBE" w:rsidP="00AA2CBE">
            <w:pPr>
              <w:jc w:val="both"/>
              <w:rPr>
                <w:lang w:eastAsia="vi-VN"/>
              </w:rPr>
            </w:pPr>
            <w:ins w:id="1087" w:author="Nội dung bổ sung (Claude)" w:date="2026-10-21T09:21:32Z">
              <w:r w:rsidRPr="003764DC">
                <w:rPr>
                  <w:lang w:eastAsia="vi-VN"/>
                </w:rPr>
                <w:t xml:space="preserve">Đề nghị Cục Đăng kiểm Việt Nam cấp quyền khai thác thử nghiệm phần mềm; thông báo Sở Xây dựng, Cục Đăng kiểm Việt Nam; vận hành thử toàn bộ hệ thống kiểm định tối thiểu 01 tháng trước khi đề nghị cấp giấy chứng nhận (khoản 3 Điều 23 Nghị định số 89/2026/NĐ-CP; Điều 16a Thông tư số 46/2024/TT-BGTVT được bổ sung bởi Thông tư số 45/2026/TT-BXD)</w:t>
              </w:r>
            </w:ins>
          </w:p>
        </w:tc>
        <w:tc>
          <w:tcPr>
            <w:tcW w:w="1384" w:type="dxa"/>
            <w:vAlign w:val="center"/>
          </w:tcPr>
          <w:p w14:paraId="36011401" w14:textId="77777777" w:rsidR="00AA2CBE" w:rsidRPr="003764DC" w:rsidRDefault="00AA2CBE" w:rsidP="00AA2CBE">
            <w:pPr>
              <w:jc w:val="center"/>
              <w:rPr>
                <w:lang w:eastAsia="vi-VN"/>
              </w:rPr>
            </w:pPr>
            <w:ins w:id="1088" w:author="Nội dung bổ sung (Claude)" w:date="2026-10-21T09:21:32Z">
              <w:r w:rsidRPr="003764DC">
                <w:rPr>
                  <w:lang w:eastAsia="vi-VN"/>
                </w:rPr>
                <w:t xml:space="preserve">Công ty</w:t>
              </w:r>
            </w:ins>
          </w:p>
        </w:tc>
        <w:tc>
          <w:tcPr>
            <w:tcW w:w="1378" w:type="dxa"/>
            <w:vAlign w:val="center"/>
          </w:tcPr>
          <w:p w14:paraId="626946C0" w14:textId="77777777" w:rsidR="00AA2CBE" w:rsidRPr="003764DC" w:rsidRDefault="00AA2CBE" w:rsidP="00AA2CBE">
            <w:pPr>
              <w:jc w:val="center"/>
              <w:rPr>
                <w:lang w:eastAsia="vi-VN"/>
              </w:rPr>
            </w:pPr>
            <w:ins w:id="1089" w:author="Nội dung bổ sung (Claude)" w:date="2026-10-21T09:21:32Z">
              <w:r w:rsidRPr="003764DC">
                <w:rPr>
                  <w:lang w:eastAsia="vi-VN"/>
                </w:rPr>
                <w:t xml:space="preserve">Sở Xây dựng; Cục Đăng kiểm Việt Nam</w:t>
              </w:r>
            </w:ins>
          </w:p>
        </w:tc>
        <w:tc>
          <w:tcPr>
            <w:tcW w:w="1348" w:type="dxa"/>
            <w:vAlign w:val="center"/>
          </w:tcPr>
          <w:p w14:paraId="7BCC232A" w14:textId="77777777" w:rsidR="00AA2CBE" w:rsidRPr="003764DC" w:rsidRDefault="00AA2CBE" w:rsidP="00AA2CBE">
            <w:pPr>
              <w:jc w:val="center"/>
              <w:rPr>
                <w:lang w:eastAsia="vi-VN"/>
              </w:rPr>
            </w:pPr>
            <w:ins w:id="1090" w:author="Nội dung bổ sung (Claude)" w:date="2026-10-21T09:21:32Z">
              <w:r w:rsidRPr="003764DC">
                <w:rPr>
                  <w:lang w:eastAsia="vi-VN"/>
                </w:rPr>
                <w:t xml:space="preserve">Quý II năm 2028</w:t>
              </w:r>
            </w:ins>
          </w:p>
        </w:tc>
      </w:tr>
      <w:tr w:rsidR="003764DC" w:rsidRPr="003764DC" w14:paraId="76CDF375" w14:textId="77777777" w:rsidTr="006D13CA">
        <w:tc>
          <w:tcPr>
            <w:tcW w:w="591" w:type="dxa"/>
            <w:vAlign w:val="center"/>
          </w:tcPr>
          <w:p w14:paraId="54F3D418" w14:textId="77777777" w:rsidR="00AA2CBE" w:rsidRPr="003764DC" w:rsidRDefault="00AA2CBE" w:rsidP="00AA2CBE">
            <w:pPr>
              <w:jc w:val="center"/>
              <w:rPr>
                <w:b/>
                <w:bCs/>
                <w:lang w:eastAsia="vi-VN"/>
              </w:rPr>
            </w:pPr>
            <w:r w:rsidRPr="003764DC">
              <w:rPr>
                <w:b/>
                <w:bCs/>
                <w:lang w:eastAsia="vi-VN"/>
              </w:rPr>
              <w:t>8</w:t>
            </w:r>
          </w:p>
        </w:tc>
        <w:tc>
          <w:tcPr>
            <w:tcW w:w="4366" w:type="dxa"/>
            <w:vAlign w:val="center"/>
          </w:tcPr>
          <w:p w14:paraId="291C71B0" w14:textId="77777777" w:rsidR="00AA2CBE" w:rsidRPr="003764DC" w:rsidRDefault="00AA2CBE" w:rsidP="00AA2CBE">
            <w:pPr>
              <w:jc w:val="both"/>
              <w:rPr>
                <w:b/>
                <w:bCs/>
                <w:lang w:eastAsia="vi-VN"/>
              </w:rPr>
            </w:pPr>
            <w:r w:rsidRPr="003764DC">
              <w:rPr>
                <w:b/>
                <w:bCs/>
                <w:lang w:eastAsia="vi-VN"/>
              </w:rPr>
              <w:t>Giai đoạn 8. Thành lập và đưa Trung tâm vào hoạt động</w:t>
            </w:r>
          </w:p>
        </w:tc>
        <w:tc>
          <w:tcPr>
            <w:tcW w:w="1384" w:type="dxa"/>
            <w:vAlign w:val="center"/>
          </w:tcPr>
          <w:p w14:paraId="43424607" w14:textId="77777777" w:rsidR="00AA2CBE" w:rsidRPr="003764DC" w:rsidRDefault="00AA2CBE" w:rsidP="00AA2CBE">
            <w:pPr>
              <w:jc w:val="center"/>
              <w:rPr>
                <w:b/>
                <w:bCs/>
                <w:lang w:eastAsia="vi-VN"/>
              </w:rPr>
            </w:pPr>
          </w:p>
        </w:tc>
        <w:tc>
          <w:tcPr>
            <w:tcW w:w="1378" w:type="dxa"/>
            <w:vAlign w:val="center"/>
          </w:tcPr>
          <w:p w14:paraId="60855342" w14:textId="77777777" w:rsidR="00AA2CBE" w:rsidRPr="003764DC" w:rsidRDefault="00AA2CBE" w:rsidP="00AA2CBE">
            <w:pPr>
              <w:jc w:val="center"/>
              <w:rPr>
                <w:b/>
                <w:bCs/>
                <w:lang w:eastAsia="vi-VN"/>
              </w:rPr>
            </w:pPr>
          </w:p>
        </w:tc>
        <w:tc>
          <w:tcPr>
            <w:tcW w:w="1348" w:type="dxa"/>
            <w:vAlign w:val="center"/>
          </w:tcPr>
          <w:p w14:paraId="75D7E736" w14:textId="77777777" w:rsidR="00AA2CBE" w:rsidRPr="003764DC" w:rsidRDefault="00AA2CBE" w:rsidP="00AA2CBE">
            <w:pPr>
              <w:jc w:val="center"/>
              <w:rPr>
                <w:b/>
                <w:bCs/>
                <w:lang w:val="vi-VN" w:eastAsia="vi-VN"/>
              </w:rPr>
            </w:pPr>
          </w:p>
        </w:tc>
      </w:tr>
      <w:tr w:rsidR="003764DC" w:rsidRPr="003764DC" w14:paraId="47FDEA81" w14:textId="77777777" w:rsidTr="006D13CA">
        <w:tc>
          <w:tcPr>
            <w:tcW w:w="591" w:type="dxa"/>
            <w:vAlign w:val="center"/>
          </w:tcPr>
          <w:p w14:paraId="5601BE9F" w14:textId="77777777" w:rsidR="00AA2CBE" w:rsidRPr="003764DC" w:rsidRDefault="00AA2CBE" w:rsidP="00AA2CBE">
            <w:pPr>
              <w:jc w:val="center"/>
              <w:rPr>
                <w:lang w:eastAsia="vi-VN"/>
              </w:rPr>
            </w:pPr>
            <w:r w:rsidRPr="003764DC">
              <w:rPr>
                <w:lang w:eastAsia="vi-VN"/>
              </w:rPr>
              <w:t>8.1</w:t>
            </w:r>
          </w:p>
        </w:tc>
        <w:tc>
          <w:tcPr>
            <w:tcW w:w="4366" w:type="dxa"/>
            <w:vAlign w:val="center"/>
          </w:tcPr>
          <w:p w14:paraId="1BFAC1FD" w14:textId="77777777" w:rsidR="00AA2CBE" w:rsidRPr="003764DC" w:rsidRDefault="00AA2CBE" w:rsidP="00AA2CBE">
            <w:pPr>
              <w:jc w:val="both"/>
              <w:rPr>
                <w:lang w:eastAsia="vi-VN"/>
              </w:rPr>
            </w:pPr>
            <w:r w:rsidRPr="003764DC">
              <w:rPr>
                <w:lang w:eastAsia="vi-VN"/>
              </w:rPr>
              <w:t>Hội đồng thành viên Công ty ban hành: Quyết định thành lập Trung tâm; Quy chế tổ chức và hoạt động;</w:t>
            </w:r>
          </w:p>
          <w:p w14:paraId="7DF0D3C8" w14:textId="77777777" w:rsidR="00AA2CBE" w:rsidRPr="003764DC" w:rsidRDefault="00AA2CBE" w:rsidP="00AA2CBE">
            <w:pPr>
              <w:jc w:val="both"/>
              <w:rPr>
                <w:lang w:eastAsia="vi-VN"/>
              </w:rPr>
            </w:pPr>
            <w:r w:rsidRPr="003764DC">
              <w:rPr>
                <w:lang w:eastAsia="vi-VN"/>
              </w:rPr>
              <w:t>bổ nhiệm Giám đốc Trung tâm; Quy chế, quy trình nội bộ.</w:t>
            </w:r>
          </w:p>
        </w:tc>
        <w:tc>
          <w:tcPr>
            <w:tcW w:w="1384" w:type="dxa"/>
            <w:vAlign w:val="center"/>
          </w:tcPr>
          <w:p w14:paraId="1AF9ADCC" w14:textId="77777777" w:rsidR="00AA2CBE" w:rsidRPr="003764DC" w:rsidRDefault="00AA2CBE" w:rsidP="00AA2CBE">
            <w:pPr>
              <w:jc w:val="center"/>
              <w:rPr>
                <w:lang w:eastAsia="vi-VN"/>
              </w:rPr>
            </w:pPr>
            <w:r w:rsidRPr="003764DC">
              <w:rPr>
                <w:lang w:eastAsia="vi-VN"/>
              </w:rPr>
              <w:t>Công ty</w:t>
            </w:r>
          </w:p>
        </w:tc>
        <w:tc>
          <w:tcPr>
            <w:tcW w:w="1378" w:type="dxa"/>
            <w:vAlign w:val="center"/>
          </w:tcPr>
          <w:p w14:paraId="778D349C" w14:textId="77777777" w:rsidR="00AA2CBE" w:rsidRPr="003764DC" w:rsidRDefault="00AA2CBE" w:rsidP="00AA2CBE">
            <w:pPr>
              <w:jc w:val="center"/>
              <w:rPr>
                <w:lang w:eastAsia="vi-VN"/>
              </w:rPr>
            </w:pPr>
          </w:p>
        </w:tc>
        <w:tc>
          <w:tcPr>
            <w:tcW w:w="1348" w:type="dxa"/>
            <w:vAlign w:val="center"/>
          </w:tcPr>
          <w:p w14:paraId="7F284C24" w14:textId="77777777" w:rsidR="00AA2CBE" w:rsidRPr="003764DC" w:rsidRDefault="00AA2CBE" w:rsidP="00AA2CBE">
            <w:pPr>
              <w:jc w:val="center"/>
              <w:rPr>
                <w:lang w:val="vi-VN" w:eastAsia="vi-VN"/>
              </w:rPr>
            </w:pPr>
            <w:del w:id="1092" w:author="Nội dung điều chỉnh (Claude)" w:date="2026-10-21T09:21:32Z">
              <w:r w:rsidRPr="003764DC">
                <w:rPr>
                  <w:lang w:eastAsia="vi-VN"/>
                </w:rPr>
                <w:delText>Từ Quý IV năm 2027</w:delText>
              </w:r>
            </w:del>
            <w:ins w:id="1093" w:author="Nội dung điều chỉnh (Claude)" w:date="2026-10-21T09:21:32Z">
              <w:r w:rsidRPr="003764DC">
                <w:rPr>
                  <w:lang w:eastAsia="vi-VN"/>
                </w:rPr>
                <w:t xml:space="preserve">Quý III năm 2028</w:t>
              </w:r>
            </w:ins>
          </w:p>
        </w:tc>
      </w:tr>
      <w:tr w:rsidR="003764DC" w:rsidRPr="003764DC" w14:paraId="456E5CA2" w14:textId="77777777" w:rsidTr="006D13CA">
        <w:tc>
          <w:tcPr>
            <w:tcW w:w="591" w:type="dxa"/>
            <w:vAlign w:val="center"/>
          </w:tcPr>
          <w:p w14:paraId="731A2037" w14:textId="77777777" w:rsidR="00AA2CBE" w:rsidRPr="003764DC" w:rsidRDefault="00AA2CBE" w:rsidP="00AA2CBE">
            <w:pPr>
              <w:jc w:val="center"/>
              <w:rPr>
                <w:b/>
                <w:bCs/>
                <w:lang w:eastAsia="vi-VN"/>
              </w:rPr>
            </w:pPr>
            <w:r w:rsidRPr="003764DC">
              <w:rPr>
                <w:b/>
                <w:bCs/>
                <w:lang w:eastAsia="vi-VN"/>
              </w:rPr>
              <w:t>9</w:t>
            </w:r>
          </w:p>
        </w:tc>
        <w:tc>
          <w:tcPr>
            <w:tcW w:w="4366" w:type="dxa"/>
            <w:vAlign w:val="center"/>
          </w:tcPr>
          <w:p w14:paraId="4C52D784" w14:textId="77777777" w:rsidR="00AA2CBE" w:rsidRPr="003764DC" w:rsidRDefault="00AA2CBE" w:rsidP="00AA2CBE">
            <w:pPr>
              <w:jc w:val="both"/>
              <w:rPr>
                <w:b/>
                <w:bCs/>
                <w:lang w:eastAsia="vi-VN"/>
              </w:rPr>
            </w:pPr>
            <w:r w:rsidRPr="003764DC">
              <w:rPr>
                <w:b/>
                <w:bCs/>
                <w:lang w:eastAsia="vi-VN"/>
              </w:rPr>
              <w:t>Giai đoạn 9. Vận hành, giám sát và đánh giá</w:t>
            </w:r>
          </w:p>
        </w:tc>
        <w:tc>
          <w:tcPr>
            <w:tcW w:w="1384" w:type="dxa"/>
            <w:vAlign w:val="center"/>
          </w:tcPr>
          <w:p w14:paraId="2122AE68" w14:textId="77777777" w:rsidR="00AA2CBE" w:rsidRPr="003764DC" w:rsidRDefault="00AA2CBE" w:rsidP="00AA2CBE">
            <w:pPr>
              <w:jc w:val="center"/>
              <w:rPr>
                <w:lang w:eastAsia="vi-VN"/>
              </w:rPr>
            </w:pPr>
            <w:r w:rsidRPr="003764DC">
              <w:rPr>
                <w:lang w:eastAsia="vi-VN"/>
              </w:rPr>
              <w:t>Công ty, Trung tâm, Trường</w:t>
            </w:r>
          </w:p>
        </w:tc>
        <w:tc>
          <w:tcPr>
            <w:tcW w:w="1378" w:type="dxa"/>
            <w:vAlign w:val="center"/>
          </w:tcPr>
          <w:p w14:paraId="4A89A240" w14:textId="77777777" w:rsidR="00AA2CBE" w:rsidRPr="003764DC" w:rsidRDefault="00AA2CBE" w:rsidP="00AA2CBE">
            <w:pPr>
              <w:jc w:val="center"/>
              <w:rPr>
                <w:b/>
                <w:bCs/>
                <w:lang w:eastAsia="vi-VN"/>
              </w:rPr>
            </w:pPr>
          </w:p>
        </w:tc>
        <w:tc>
          <w:tcPr>
            <w:tcW w:w="1348" w:type="dxa"/>
            <w:vAlign w:val="center"/>
          </w:tcPr>
          <w:p w14:paraId="1D223C41" w14:textId="77777777" w:rsidR="00AA2CBE" w:rsidRPr="003764DC" w:rsidRDefault="00AA2CBE" w:rsidP="00AA2CBE">
            <w:pPr>
              <w:jc w:val="center"/>
              <w:rPr>
                <w:b/>
                <w:bCs/>
                <w:lang w:val="vi-VN" w:eastAsia="vi-VN"/>
              </w:rPr>
            </w:pPr>
            <w:del w:id="1094" w:author="Nội dung điều chỉnh (Claude)" w:date="2026-10-21T09:21:32Z">
              <w:r w:rsidRPr="003764DC">
                <w:rPr>
                  <w:lang w:eastAsia="vi-VN"/>
                </w:rPr>
                <w:delText>Từ Quý IV năm 2027</w:delText>
              </w:r>
            </w:del>
            <w:ins w:id="1095" w:author="Nội dung điều chỉnh (Claude)" w:date="2026-10-21T09:21:32Z">
              <w:r w:rsidRPr="003764DC">
                <w:rPr>
                  <w:lang w:eastAsia="vi-VN"/>
                </w:rPr>
                <w:t xml:space="preserve">Từ Quý III năm 2028</w:t>
              </w:r>
            </w:ins>
          </w:p>
        </w:tc>
      </w:tr>
      <w:tr w:rsidR="003764DC" w:rsidRPr="003764DC" w14:paraId="456E5CA2" w14:textId="77777777" w:rsidTr="006D13CA">
        <w:trPr>
          <w:ins w:id="1101" w:author="Nội dung bổ sung (Claude)" w:date="2026-10-21T09:21:32Z"/>
        </w:trPr>
        <w:tc>
          <w:tcPr>
            <w:tcW w:w="591" w:type="dxa"/>
            <w:vAlign w:val="center"/>
          </w:tcPr>
          <w:p w14:paraId="731A2037" w14:textId="77777777" w:rsidR="00AA2CBE" w:rsidRPr="003764DC" w:rsidRDefault="00AA2CBE" w:rsidP="00AA2CBE">
            <w:pPr>
              <w:jc w:val="center"/>
              <w:rPr>
                <w:b/>
                <w:bCs/>
                <w:lang w:eastAsia="vi-VN"/>
              </w:rPr>
            </w:pPr>
            <w:ins w:id="1096" w:author="Nội dung bổ sung (Claude)" w:date="2026-10-21T09:21:32Z">
              <w:r w:rsidRPr="003764DC">
                <w:rPr>
                  <w:b/>
                  <w:bCs/>
                  <w:lang w:eastAsia="vi-VN"/>
                </w:rPr>
                <w:t xml:space="preserve">10</w:t>
              </w:r>
            </w:ins>
          </w:p>
        </w:tc>
        <w:tc>
          <w:tcPr>
            <w:tcW w:w="4366" w:type="dxa"/>
            <w:vAlign w:val="center"/>
          </w:tcPr>
          <w:p w14:paraId="4C52D784" w14:textId="77777777" w:rsidR="00AA2CBE" w:rsidRPr="003764DC" w:rsidRDefault="00AA2CBE" w:rsidP="00AA2CBE">
            <w:pPr>
              <w:jc w:val="both"/>
              <w:rPr>
                <w:b/>
                <w:bCs/>
                <w:lang w:eastAsia="vi-VN"/>
              </w:rPr>
            </w:pPr>
            <w:ins w:id="1097" w:author="Nội dung bổ sung (Claude)" w:date="2026-10-21T09:21:32Z">
              <w:r w:rsidRPr="003764DC">
                <w:rPr>
                  <w:b/>
                  <w:bCs/>
                  <w:lang w:eastAsia="vi-VN"/>
                </w:rPr>
                <w:t xml:space="preserve">Giai đoạn 10. Đầu tư dây chuyền kiểm định thứ hai khi lưu lượng thực tế của dây chuyền giai đoạn 1 đạt từ 90% công suất thiết kế (14.976 lượt/năm) trong 2 năm liên tiếp</w:t>
              </w:r>
            </w:ins>
          </w:p>
        </w:tc>
        <w:tc>
          <w:tcPr>
            <w:tcW w:w="1384" w:type="dxa"/>
            <w:vAlign w:val="center"/>
          </w:tcPr>
          <w:p w14:paraId="2122AE68" w14:textId="77777777" w:rsidR="00AA2CBE" w:rsidRPr="003764DC" w:rsidRDefault="00AA2CBE" w:rsidP="00AA2CBE">
            <w:pPr>
              <w:jc w:val="center"/>
              <w:rPr>
                <w:lang w:eastAsia="vi-VN"/>
              </w:rPr>
            </w:pPr>
            <w:ins w:id="1098" w:author="Nội dung bổ sung (Claude)" w:date="2026-10-21T09:21:32Z">
              <w:r w:rsidRPr="003764DC">
                <w:rPr>
                  <w:lang w:eastAsia="vi-VN"/>
                </w:rPr>
                <w:t xml:space="preserve">Công ty</w:t>
              </w:r>
            </w:ins>
          </w:p>
        </w:tc>
        <w:tc>
          <w:tcPr>
            <w:tcW w:w="1378" w:type="dxa"/>
            <w:vAlign w:val="center"/>
          </w:tcPr>
          <w:p w14:paraId="4A89A240" w14:textId="77777777" w:rsidR="00AA2CBE" w:rsidRPr="003764DC" w:rsidRDefault="00AA2CBE" w:rsidP="00AA2CBE">
            <w:pPr>
              <w:jc w:val="center"/>
              <w:rPr>
                <w:b/>
                <w:bCs/>
                <w:lang w:eastAsia="vi-VN"/>
              </w:rPr>
            </w:pPr>
            <w:ins w:id="1099" w:author="Nội dung bổ sung (Claude)" w:date="2026-10-21T09:21:32Z">
              <w:r>
                <w:t xml:space="preserve">Hội đồng thành viên Công ty</w:t>
              </w:r>
            </w:ins>
          </w:p>
        </w:tc>
        <w:tc>
          <w:tcPr>
            <w:tcW w:w="1348" w:type="dxa"/>
            <w:vAlign w:val="center"/>
          </w:tcPr>
          <w:p w14:paraId="1D223C41" w14:textId="77777777" w:rsidR="00AA2CBE" w:rsidRPr="003764DC" w:rsidRDefault="00AA2CBE" w:rsidP="00AA2CBE">
            <w:pPr>
              <w:jc w:val="center"/>
              <w:rPr>
                <w:b/>
                <w:bCs/>
                <w:lang w:val="vi-VN" w:eastAsia="vi-VN"/>
              </w:rPr>
            </w:pPr>
            <w:ins w:id="1100" w:author="Nội dung bổ sung (Claude)" w:date="2026-10-21T09:21:32Z">
              <w:r w:rsidRPr="003764DC">
                <w:rPr>
                  <w:lang w:eastAsia="vi-VN"/>
                </w:rPr>
                <w:t xml:space="preserve">Theo nhu cầu thực tế</w:t>
              </w:r>
            </w:ins>
          </w:p>
        </w:tc>
      </w:tr>
    </w:tbl>
    <w:p w14:paraId="35E49695" w14:textId="77777777" w:rsidR="00EC04DB" w:rsidRPr="003764DC" w:rsidRDefault="00EC04DB" w:rsidP="009B46E6">
      <w:pPr>
        <w:widowControl w:val="0"/>
        <w:spacing w:before="120" w:after="120" w:line="252" w:lineRule="auto"/>
        <w:ind w:firstLine="720"/>
        <w:jc w:val="both"/>
        <w:rPr>
          <w:b/>
          <w:bCs/>
          <w:lang w:val="pt-BR"/>
        </w:rPr>
      </w:pPr>
      <w:r w:rsidRPr="003764DC">
        <w:rPr>
          <w:b/>
          <w:bCs/>
          <w:lang w:val="nl-NL"/>
        </w:rPr>
        <w:t xml:space="preserve">IV. </w:t>
      </w:r>
      <w:r w:rsidRPr="003764DC">
        <w:rPr>
          <w:b/>
          <w:bCs/>
          <w:lang w:val="pt-BR"/>
        </w:rPr>
        <w:t>NHỮNG VẤN ĐỀ CÒN CÓ Ý KIẾN KHÁC NHAU VÀ NHỮNG VẤN ĐỀ KHÁC CÓ LIÊN QUAN</w:t>
      </w:r>
    </w:p>
    <w:p w14:paraId="1D71A2E7" w14:textId="58C1D966" w:rsidR="00943F3A" w:rsidRDefault="00BE454A" w:rsidP="009B46E6">
      <w:pPr>
        <w:widowControl w:val="0"/>
        <w:spacing w:before="120" w:after="120" w:line="252" w:lineRule="auto"/>
        <w:ind w:firstLine="720"/>
        <w:jc w:val="both"/>
      </w:pPr>
      <w:r w:rsidRPr="00470E7C">
        <w:rPr>
          <w:b/>
          <w:bCs/>
        </w:rPr>
        <w:t>1.</w:t>
      </w:r>
      <w:r>
        <w:t xml:space="preserve"> Ý kiến của Sở Nông nghiệp và Môi trường tại Văn bản số </w:t>
      </w:r>
      <w:r w:rsidRPr="00BE454A">
        <w:t>10002/SNNMT-TCCB ngày 22/8/2026</w:t>
      </w:r>
      <w:r w:rsidR="00EC5745">
        <w:rPr>
          <w:rStyle w:val="FootnoteReference"/>
        </w:rPr>
        <w:footnoteReference w:id="7"/>
      </w:r>
      <w:r>
        <w:t xml:space="preserve"> </w:t>
      </w:r>
      <w:r w:rsidR="005E1CA7">
        <w:t>có nêu: “</w:t>
      </w:r>
      <w:r w:rsidR="005E1CA7" w:rsidRPr="00CB2C97">
        <w:t xml:space="preserve">Sở Nông nghiệp và Môi trường </w:t>
      </w:r>
      <w:r w:rsidR="005E1CA7">
        <w:t xml:space="preserve">đề nghị </w:t>
      </w:r>
      <w:r w:rsidR="005E1CA7" w:rsidRPr="003E7CA3">
        <w:t xml:space="preserve">Trường Cao đẳng </w:t>
      </w:r>
      <w:r w:rsidR="005E1CA7" w:rsidRPr="0047103F">
        <w:t>Kon Tum</w:t>
      </w:r>
      <w:r w:rsidR="005E1CA7" w:rsidRPr="00840F72">
        <w:t xml:space="preserve"> </w:t>
      </w:r>
      <w:r w:rsidR="005E1CA7">
        <w:t xml:space="preserve">xem xét lại việc </w:t>
      </w:r>
      <w:r w:rsidR="005E1CA7" w:rsidRPr="00470E7C">
        <w:rPr>
          <w:b/>
          <w:bCs/>
        </w:rPr>
        <w:t>thành lập đơn vị sự nghiệp</w:t>
      </w:r>
      <w:r w:rsidR="005E1CA7" w:rsidRPr="00840F72">
        <w:t xml:space="preserve"> như đề xuất mô hình doanh nghiệp. </w:t>
      </w:r>
      <w:r w:rsidR="005E1CA7" w:rsidRPr="003E7CA3">
        <w:t xml:space="preserve">Trường Cao đẳng </w:t>
      </w:r>
      <w:r w:rsidR="005E1CA7" w:rsidRPr="0047103F">
        <w:t xml:space="preserve">Kon Tum nếu được Nhà nước giao đất không thu tiền sử dụng đất không có quyền chuyển đổi, chuyển nhượng, tặng cho, cho thuê quyền sử dụng đất, thế chấp, </w:t>
      </w:r>
      <w:r w:rsidR="005E1CA7" w:rsidRPr="0047103F">
        <w:rPr>
          <w:b/>
          <w:bCs/>
        </w:rPr>
        <w:t>góp vốn bằng quyền sử dụng đất</w:t>
      </w:r>
      <w:r w:rsidR="005E1CA7">
        <w:rPr>
          <w:rStyle w:val="FootnoteReference"/>
          <w:b/>
          <w:bCs/>
        </w:rPr>
        <w:footnoteReference w:id="8"/>
      </w:r>
      <w:r w:rsidR="005E1CA7">
        <w:t>”.</w:t>
      </w:r>
    </w:p>
    <w:p w14:paraId="4BF96A90" w14:textId="04AA0FB0" w:rsidR="00470E7C" w:rsidRPr="00470E7C" w:rsidRDefault="005E1CA7" w:rsidP="009B46E6">
      <w:pPr>
        <w:widowControl w:val="0"/>
        <w:spacing w:before="120" w:after="120" w:line="252" w:lineRule="auto"/>
        <w:ind w:firstLine="720"/>
        <w:jc w:val="both"/>
        <w:rPr>
          <w:szCs w:val="22"/>
        </w:rPr>
      </w:pPr>
      <w:r w:rsidRPr="00470E7C">
        <w:rPr>
          <w:b/>
          <w:bCs/>
        </w:rPr>
        <w:t xml:space="preserve">2. </w:t>
      </w:r>
      <w:r w:rsidR="00470E7C" w:rsidRPr="00470E7C">
        <w:rPr>
          <w:b/>
          <w:bCs/>
        </w:rPr>
        <w:t>Quan điểm, ý kiến của nhà trường:</w:t>
      </w:r>
      <w:r w:rsidR="00470E7C">
        <w:t xml:space="preserve"> </w:t>
      </w:r>
      <w:r w:rsidR="00470E7C" w:rsidRPr="00470E7C">
        <w:rPr>
          <w:bCs/>
          <w:szCs w:val="22"/>
        </w:rPr>
        <w:t>Nhà trường bảo lưu ý kiến này,</w:t>
      </w:r>
      <w:r w:rsidR="00470E7C" w:rsidRPr="00470E7C">
        <w:rPr>
          <w:b/>
          <w:szCs w:val="22"/>
        </w:rPr>
        <w:t xml:space="preserve"> </w:t>
      </w:r>
      <w:r w:rsidR="00470E7C" w:rsidRPr="00470E7C">
        <w:rPr>
          <w:szCs w:val="22"/>
        </w:rPr>
        <w:t>Đề án không đề xuất thành lập đơn vị sự nghiệp công lập mà theo mô hình doanh nghiệp. Phương án đang nghiên cứu và đề xuất là thành lập Công ty trách nhiệm hữu hạn hai thành viên trở lên, trong đó phía Nhà nước (Trường) dự kiến nắm giữ 51% vốn điều lệ, đối tác góp tối đa 49%; quan hệ Trung tâm - Công ty - Trường đã được Đề án tự xác định tại Mục IV.1 Phần II (Công ty là pháp nhân độc lập; Trung tâm là đơn vị do Công ty đầu tư, quản lý, vận hành).</w:t>
      </w:r>
    </w:p>
    <w:p w14:paraId="4E799CCE" w14:textId="6B6FA061" w:rsidR="00AF67F5" w:rsidRDefault="00FF6F56" w:rsidP="009B46E6">
      <w:pPr>
        <w:widowControl w:val="0"/>
        <w:spacing w:before="120" w:after="120" w:line="252" w:lineRule="auto"/>
        <w:ind w:firstLine="720"/>
        <w:jc w:val="both"/>
      </w:pPr>
      <w:r>
        <w:rPr>
          <w:b/>
          <w:bCs/>
        </w:rPr>
        <w:t xml:space="preserve">* </w:t>
      </w:r>
      <w:r w:rsidR="00470E7C" w:rsidRPr="00FF6F56">
        <w:rPr>
          <w:b/>
          <w:bCs/>
        </w:rPr>
        <w:t xml:space="preserve">Lý do: </w:t>
      </w:r>
      <w:r w:rsidRPr="00FF6F56">
        <w:t>Tại các lần dự thảo (1 và 2), nhà trường đã đề xuất mô hình đơn vị này là đơn vị sự nghiệp công lập</w:t>
      </w:r>
      <w:r>
        <w:t xml:space="preserve">, </w:t>
      </w:r>
      <w:r w:rsidR="00AF67F5">
        <w:t xml:space="preserve">tuy nhiên, </w:t>
      </w:r>
      <w:r w:rsidR="00605A21">
        <w:t>s</w:t>
      </w:r>
      <w:r w:rsidR="00AF67F5">
        <w:t>au khi nghiên cứu 2 mô hình (mô hình đơn vị sự nghiệp công lập và mô hình doanh nghiệp), nhà trường nhận thấy cả hai phương án đều có cơ sở pháp lý để triển khai</w:t>
      </w:r>
      <w:r w:rsidR="00605A21">
        <w:t>, nhưng mô hình doanh nghiệp sẽ có những thuận lợi nhất định</w:t>
      </w:r>
      <w:r w:rsidR="009B46E6">
        <w:t xml:space="preserve"> </w:t>
      </w:r>
      <w:r w:rsidR="00AF67F5">
        <w:t>trên các tiêu chí về khả năng huy động vốn, mức độ xã hội hóa, tính linh hoạt trong quản trị, khả năng thu hút nhà đầu tư, cơ chế chia sẻ rủi ro, bảo toàn và phát triển phần vốn Nhà nước, cũng như mục tiêu không sử dụng ngân sách nhà nước để đầu tư, mô hình doanh nghiệp đáp ứng tốt hơn các yêu cầu của Đề án, cụ thể:</w:t>
      </w:r>
    </w:p>
    <w:p w14:paraId="2A816324" w14:textId="77777777" w:rsidR="00AF67F5" w:rsidRDefault="00AF67F5" w:rsidP="009B46E6">
      <w:pPr>
        <w:widowControl w:val="0"/>
        <w:spacing w:before="120" w:after="120" w:line="252" w:lineRule="auto"/>
        <w:ind w:firstLine="720"/>
        <w:jc w:val="both"/>
      </w:pPr>
      <w:r>
        <w:t>- Thành lập doanh nghiệp nhằm huy động tối đa nguồn lực của xã hội để đầu tư thành lập đơn vị, giảm bớt phụ thuộc ngân sách nhà nước đầu tư vào lĩnh vực dịch vụ, chia sẻ với nhà nước về lợi ích và rủi ro; trong khi đó, với mô hình đơn vị sự nghiệp công lập thì khả năng thu hút đầu tư có thể không cao.</w:t>
      </w:r>
    </w:p>
    <w:p w14:paraId="40C52535" w14:textId="77777777" w:rsidR="00AF67F5" w:rsidRDefault="00AF67F5" w:rsidP="009B46E6">
      <w:pPr>
        <w:widowControl w:val="0"/>
        <w:spacing w:before="120" w:after="120" w:line="252" w:lineRule="auto"/>
        <w:ind w:firstLine="720"/>
        <w:jc w:val="both"/>
      </w:pPr>
      <w:r>
        <w:t>- Với mô hình doanh nghiệp hoạt động trong lĩnh vực đăng kiểm, lĩnh vực này có tính đặc thù trong đầu tư cơ sở vật chất, thiết bị để phát triển.</w:t>
      </w:r>
    </w:p>
    <w:p w14:paraId="663146E1" w14:textId="77777777" w:rsidR="00AF67F5" w:rsidRDefault="00AF67F5" w:rsidP="009B46E6">
      <w:pPr>
        <w:widowControl w:val="0"/>
        <w:spacing w:before="120" w:after="120" w:line="252" w:lineRule="auto"/>
        <w:ind w:firstLine="720"/>
        <w:jc w:val="both"/>
      </w:pPr>
      <w:r>
        <w:t>- Tăng khả năng bảo toàn vốn nhà nước và cơ chế kiểm soát, tách bạch các hoạt động của Trường và doanh nghiệp.</w:t>
      </w:r>
    </w:p>
    <w:p w14:paraId="2ABB2DF2" w14:textId="1A8CF8F9" w:rsidR="009B46E6" w:rsidRPr="009B46E6" w:rsidRDefault="00AF67F5" w:rsidP="009B46E6">
      <w:pPr>
        <w:widowControl w:val="0"/>
        <w:spacing w:before="120" w:after="120" w:line="252" w:lineRule="auto"/>
        <w:ind w:firstLine="720"/>
        <w:jc w:val="both"/>
        <w:rPr>
          <w:b/>
          <w:bCs/>
          <w:i/>
          <w:iCs/>
        </w:rPr>
      </w:pPr>
      <w:r w:rsidRPr="009B46E6">
        <w:t>Việc đề xuất mô hình doanh nghiệp không nhằm thay thế vai trò quản lý nhà nước hoặc chức năng của Trường; doanh nghiệp được đề xuất là công cụ tổ chức để huy động nguồn lực xã hội đầu tư, quản trị và vận hành hoạt động đăng kiểm theo cơ chế doanh nghiệp, trong khi Nhà trường thực hiện quyền, trách nhiệm của thành viên góp vốn theo quy định của pháp luật và không làm thay đổi mục tiêu, nhiệm vụ của UBND tỉnh giao tại Quyết định số 30/QĐ-UBND ngày 19/01/2026</w:t>
      </w:r>
      <w:r w:rsidR="009B46E6">
        <w:t xml:space="preserve">; </w:t>
      </w:r>
      <w:r w:rsidR="009B46E6" w:rsidRPr="009B46E6">
        <w:rPr>
          <w:b/>
          <w:bCs/>
          <w:i/>
          <w:iCs/>
        </w:rPr>
        <w:t xml:space="preserve">do đó, nhà trường kính đề nghị UBND tỉnh xem xét, quyết định. </w:t>
      </w:r>
    </w:p>
    <w:p w14:paraId="2ABB2DF2" w14:textId="1A8CF8F9" w:rsidR="009B46E6" w:rsidRPr="009B46E6" w:rsidRDefault="00AF67F5" w:rsidP="009B46E6">
      <w:pPr>
        <w:widowControl w:val="0"/>
        <w:spacing w:before="120" w:after="120" w:line="252" w:lineRule="auto"/>
        <w:ind w:firstLine="720"/>
        <w:jc w:val="both"/>
        <w:rPr>
          <w:b/>
          <w:bCs/>
          <w:i/>
          <w:iCs/>
        </w:rPr>
      </w:pPr>
      <w:ins w:id="1102" w:author="Nội dung bổ sung (Claude)" w:date="2026-10-21T09:21:32Z">
        <w:r w:rsidRPr="009B46E6">
          <w:t xml:space="preserve">3. Về cơ chế quản lý phần vốn của Trường tại Công ty và việc sử dụng vốn vay để góp vốn: Theo ý kiến của Sở Tư pháp (Công văn số 2533/STP-XD&amp;TCTHPL ngày 09 tháng 9 năm 2026) và Sở Tài chính (Công văn số 8766/STC-HCSN ngày 24 tháng 9 năm 2026), pháp luật hiện hành chưa có hướng dẫn chi tiết về trình tự, thẩm quyền đơn vị sự nghiệp công lập góp vốn bằng tiền thành lập pháp nhân mới, chủ thể quản lý phần vốn góp và việc sử dụng vốn vay để góp vốn. Nhà trường kính đề nghị Ủy ban nhân dân tỉnh xin ý kiến hướng dẫn của Bộ Tài chính, Bộ Nội vụ (dự thảo văn bản kèm theo) làm cơ sở xem xét, phê duyệt Đề án.</w:t>
        </w:r>
      </w:ins>
    </w:p>
    <w:p w14:paraId="2B834A6A" w14:textId="77777777" w:rsidR="00900520" w:rsidRPr="003764DC" w:rsidRDefault="00900520" w:rsidP="009B46E6">
      <w:pPr>
        <w:widowControl w:val="0"/>
        <w:spacing w:before="120" w:after="120" w:line="252" w:lineRule="auto"/>
        <w:ind w:firstLine="720"/>
        <w:jc w:val="both"/>
        <w:rPr>
          <w:b/>
          <w:bCs/>
        </w:rPr>
      </w:pPr>
      <w:r w:rsidRPr="003764DC">
        <w:rPr>
          <w:b/>
          <w:bCs/>
        </w:rPr>
        <w:t>V. TỔ CHỨC THỰC HIỆN</w:t>
      </w:r>
    </w:p>
    <w:p w14:paraId="66CA9DD2" w14:textId="77777777" w:rsidR="00900520" w:rsidRPr="003764DC" w:rsidRDefault="00900520" w:rsidP="009B46E6">
      <w:pPr>
        <w:widowControl w:val="0"/>
        <w:spacing w:before="120" w:after="120" w:line="252" w:lineRule="auto"/>
        <w:ind w:firstLine="720"/>
        <w:jc w:val="both"/>
      </w:pPr>
      <w:r w:rsidRPr="003764DC">
        <w:rPr>
          <w:b/>
          <w:bCs/>
        </w:rPr>
        <w:t>1. Trường Cao đẳng Kon Tum:</w:t>
      </w:r>
      <w:r w:rsidRPr="003764DC">
        <w:t xml:space="preserve"> Là đơn vị chủ trì, chịu trách nhiệm quản lý và triển khai toàn diện các nội dung của Đề án; xây dựng kế hoạch chi tiết triển khai thực hiện Đề án; chịu trách nhiệm về tính chính xác, hiệu quả trong việc thực hiện các nhiệm vụ, giải pháp thể hiện trong Đề án.</w:t>
      </w:r>
    </w:p>
    <w:p w14:paraId="06156EEA" w14:textId="77777777" w:rsidR="001E2C57" w:rsidRPr="003764DC" w:rsidRDefault="001E2C57" w:rsidP="009B46E6">
      <w:pPr>
        <w:widowControl w:val="0"/>
        <w:spacing w:before="120" w:after="120" w:line="252" w:lineRule="auto"/>
        <w:ind w:firstLine="720"/>
        <w:jc w:val="both"/>
        <w:rPr>
          <w:b/>
          <w:bCs/>
          <w:szCs w:val="24"/>
          <w:lang w:val="nl-BE"/>
        </w:rPr>
      </w:pPr>
      <w:r w:rsidRPr="003764DC">
        <w:rPr>
          <w:b/>
          <w:bCs/>
          <w:szCs w:val="24"/>
          <w:lang w:val="nl-BE"/>
        </w:rPr>
        <w:t>2. Sở Xây dựng</w:t>
      </w:r>
    </w:p>
    <w:p w14:paraId="26E04306" w14:textId="77777777" w:rsidR="00A66D58" w:rsidRPr="003764DC" w:rsidRDefault="00A66D58" w:rsidP="009B46E6">
      <w:pPr>
        <w:widowControl w:val="0"/>
        <w:spacing w:before="120" w:after="120" w:line="252" w:lineRule="auto"/>
        <w:ind w:firstLine="720"/>
        <w:jc w:val="both"/>
        <w:rPr>
          <w:szCs w:val="24"/>
          <w:lang w:val="nl-BE"/>
        </w:rPr>
      </w:pPr>
      <w:r w:rsidRPr="003764DC">
        <w:rPr>
          <w:szCs w:val="24"/>
          <w:lang w:val="nl-BE"/>
        </w:rPr>
        <w:t>a) Hướng dẫn quy trình, thủ tục và các yêu cầu kỹ thuật chuyên môn liên quan đến đầu tư và hoạt động của Công ty, Trung tâm theo quy định của ngành.</w:t>
      </w:r>
    </w:p>
    <w:p w14:paraId="00831465" w14:textId="411B7B9F" w:rsidR="00A66D58" w:rsidRPr="003764DC" w:rsidRDefault="00A66D58" w:rsidP="009B46E6">
      <w:pPr>
        <w:widowControl w:val="0"/>
        <w:spacing w:before="120" w:after="120" w:line="252" w:lineRule="auto"/>
        <w:ind w:firstLine="720"/>
        <w:jc w:val="both"/>
        <w:rPr>
          <w:szCs w:val="24"/>
          <w:lang w:val="nl-BE"/>
        </w:rPr>
      </w:pPr>
      <w:r w:rsidRPr="003764DC">
        <w:rPr>
          <w:szCs w:val="24"/>
          <w:lang w:val="nl-BE"/>
        </w:rPr>
        <w:t xml:space="preserve">b) Hướng dẫn nhà trường thực hiện các thủ tục có liên quan đến </w:t>
      </w:r>
      <w:r w:rsidR="001D7B01" w:rsidRPr="003764DC">
        <w:rPr>
          <w:szCs w:val="24"/>
          <w:lang w:val="nl-BE"/>
        </w:rPr>
        <w:t>quy hoạch đô thị</w:t>
      </w:r>
      <w:r w:rsidRPr="003764DC">
        <w:rPr>
          <w:szCs w:val="24"/>
          <w:lang w:val="nl-BE"/>
        </w:rPr>
        <w:t>, đầu tư, xây dựng, chấp thuận vị trí nút giao thông đường bộ Công ty vào đường Võ Nguyên Giáp theo quy định.</w:t>
      </w:r>
    </w:p>
    <w:p w14:paraId="32AF80DA" w14:textId="4DACFD6D" w:rsidR="001E2C57" w:rsidRPr="003764DC" w:rsidRDefault="001E2C57" w:rsidP="009B46E6">
      <w:pPr>
        <w:widowControl w:val="0"/>
        <w:spacing w:before="120" w:after="120" w:line="252" w:lineRule="auto"/>
        <w:ind w:firstLine="720"/>
        <w:jc w:val="both"/>
        <w:rPr>
          <w:b/>
          <w:bCs/>
          <w:szCs w:val="24"/>
          <w:lang w:val="nl-BE"/>
        </w:rPr>
      </w:pPr>
      <w:r w:rsidRPr="003764DC">
        <w:rPr>
          <w:b/>
          <w:bCs/>
          <w:szCs w:val="24"/>
          <w:lang w:val="nl-BE"/>
        </w:rPr>
        <w:t>3. Sở Tài chính</w:t>
      </w:r>
    </w:p>
    <w:p w14:paraId="3B20573F" w14:textId="77777777" w:rsidR="006F6939" w:rsidRPr="003764DC" w:rsidRDefault="006F6939" w:rsidP="009B46E6">
      <w:pPr>
        <w:widowControl w:val="0"/>
        <w:spacing w:before="120" w:after="120" w:line="252" w:lineRule="auto"/>
        <w:ind w:firstLine="720"/>
        <w:jc w:val="both"/>
        <w:rPr>
          <w:szCs w:val="24"/>
          <w:lang w:val="nl-BE"/>
        </w:rPr>
      </w:pPr>
      <w:r w:rsidRPr="003764DC">
        <w:rPr>
          <w:szCs w:val="24"/>
          <w:lang w:val="nl-BE"/>
        </w:rPr>
        <w:t>a) Tổ chức thẩm định cơ chế tài chính, vốn góp thành lập doanh nghiệp theo quy định hiện hành.</w:t>
      </w:r>
    </w:p>
    <w:p w14:paraId="39A598FB" w14:textId="77777777" w:rsidR="006F6939" w:rsidRPr="003764DC" w:rsidRDefault="006F6939" w:rsidP="009B46E6">
      <w:pPr>
        <w:widowControl w:val="0"/>
        <w:spacing w:before="120" w:after="120" w:line="252" w:lineRule="auto"/>
        <w:ind w:firstLine="720"/>
        <w:jc w:val="both"/>
        <w:rPr>
          <w:szCs w:val="24"/>
          <w:lang w:val="nl-BE"/>
        </w:rPr>
      </w:pPr>
      <w:r w:rsidRPr="003764DC">
        <w:rPr>
          <w:szCs w:val="24"/>
          <w:lang w:val="nl-BE"/>
        </w:rPr>
        <w:t>b) Hướng dẫn thẩm định giá trị tài sản, phương án xử lý tài chính, tài sản của nhà nước khi góp vốn thành lập doanh nghiệp theo quy định; thủ tục đăng ký doanh nghiệp; quy trình lựa chọn nhà đầu tư.</w:t>
      </w:r>
    </w:p>
    <w:p w14:paraId="39A598FB" w14:textId="77777777" w:rsidR="006F6939" w:rsidRPr="003764DC" w:rsidRDefault="006F6939" w:rsidP="009B46E6">
      <w:pPr>
        <w:widowControl w:val="0"/>
        <w:spacing w:before="120" w:after="120" w:line="252" w:lineRule="auto"/>
        <w:ind w:firstLine="720"/>
        <w:jc w:val="both"/>
        <w:rPr>
          <w:szCs w:val="24"/>
          <w:lang w:val="nl-BE"/>
        </w:rPr>
      </w:pPr>
      <w:ins w:id="1103" w:author="Nội dung bổ sung (Claude)" w:date="2026-10-21T09:21:32Z">
        <w:r w:rsidRPr="003764DC">
          <w:rPr>
            <w:szCs w:val="24"/>
            <w:lang w:val="nl-BE"/>
          </w:rPr>
          <w:t xml:space="preserve">c) Tham mưu Ủy ban nhân dân tỉnh xin ý kiến hướng dẫn của Bộ Tài chính về cơ chế góp vốn, quản lý phần vốn của Trường tại Công ty và việc sử dụng vốn vay để góp vốn.</w:t>
        </w:r>
      </w:ins>
    </w:p>
    <w:p w14:paraId="32CB3773" w14:textId="0028AC80" w:rsidR="00216749" w:rsidRPr="003764DC" w:rsidRDefault="00216749" w:rsidP="009B46E6">
      <w:pPr>
        <w:widowControl w:val="0"/>
        <w:spacing w:before="120" w:after="120" w:line="252" w:lineRule="auto"/>
        <w:ind w:firstLine="720"/>
        <w:jc w:val="both"/>
        <w:rPr>
          <w:szCs w:val="24"/>
          <w:lang w:val="nl-BE"/>
        </w:rPr>
      </w:pPr>
      <w:r w:rsidRPr="003764DC">
        <w:rPr>
          <w:b/>
          <w:bCs/>
          <w:szCs w:val="24"/>
        </w:rPr>
        <w:t>4</w:t>
      </w:r>
      <w:r w:rsidRPr="003764DC">
        <w:rPr>
          <w:b/>
          <w:bCs/>
          <w:szCs w:val="24"/>
          <w:lang w:val="nl-BE"/>
        </w:rPr>
        <w:t xml:space="preserve">. Sở Nông nghiệp và Môi trường: </w:t>
      </w:r>
      <w:r w:rsidR="00091D31" w:rsidRPr="003764DC">
        <w:rPr>
          <w:szCs w:val="24"/>
          <w:lang w:val="nl-BE"/>
        </w:rPr>
        <w:t>Hướng dẫn nhà trường thực hiện các thủ tục về đất đai, môi trường có liên quan đến Dự án theo đúng quy định.</w:t>
      </w:r>
    </w:p>
    <w:p w14:paraId="391B012F" w14:textId="49F8FCD4" w:rsidR="00216749" w:rsidRPr="003764DC" w:rsidRDefault="00216749" w:rsidP="009B46E6">
      <w:pPr>
        <w:widowControl w:val="0"/>
        <w:spacing w:before="120" w:after="120" w:line="252" w:lineRule="auto"/>
        <w:ind w:firstLine="720"/>
        <w:jc w:val="both"/>
        <w:rPr>
          <w:szCs w:val="24"/>
          <w:lang w:val="nl-BE"/>
        </w:rPr>
      </w:pPr>
      <w:r w:rsidRPr="003764DC">
        <w:rPr>
          <w:b/>
          <w:bCs/>
          <w:szCs w:val="24"/>
          <w:lang w:val="nl-BE"/>
        </w:rPr>
        <w:t xml:space="preserve">5. UBND phường Đăk Cấm: </w:t>
      </w:r>
      <w:r w:rsidR="00C56829" w:rsidRPr="003764DC">
        <w:rPr>
          <w:szCs w:val="24"/>
          <w:lang w:val="nl-BE"/>
        </w:rPr>
        <w:t>Hướng dẫn, hỗ trợ nhà trường thực hiện các nhiệm vụ có liên quan đến quy hoạch, thủ tục pháp lý liên quan đến sử dụng đất tại vị trí dự kiến đặt Công ty, trích lục địa chính, ranh giới để bảo đảm thuận lợi trong quá trình triển khai Đề án.</w:t>
      </w:r>
      <w:r w:rsidRPr="003764DC">
        <w:rPr>
          <w:szCs w:val="24"/>
          <w:lang w:val="nl-BE"/>
        </w:rPr>
        <w:t xml:space="preserve"> </w:t>
      </w:r>
    </w:p>
    <w:p w14:paraId="5C0929B6" w14:textId="77777777" w:rsidR="00216749" w:rsidRPr="003764DC" w:rsidRDefault="00216749" w:rsidP="009B46E6">
      <w:pPr>
        <w:widowControl w:val="0"/>
        <w:spacing w:before="120" w:after="120" w:line="252" w:lineRule="auto"/>
        <w:ind w:firstLine="720"/>
        <w:jc w:val="both"/>
        <w:rPr>
          <w:szCs w:val="24"/>
          <w:lang w:val="nl-BE"/>
        </w:rPr>
      </w:pPr>
      <w:r w:rsidRPr="003764DC">
        <w:rPr>
          <w:b/>
          <w:bCs/>
          <w:szCs w:val="24"/>
          <w:lang w:val="nl-BE"/>
        </w:rPr>
        <w:t xml:space="preserve">6. Thuế tỉnh Quảng Ngãi: </w:t>
      </w:r>
      <w:r w:rsidRPr="003764DC">
        <w:rPr>
          <w:szCs w:val="24"/>
          <w:lang w:val="nl-BE"/>
        </w:rPr>
        <w:t>Hướng dẫn nhà trường, Công ty thực hiện các thủ tục có liên quan đến các nghĩa vụ thuế, phí và các ưu đãi theo quy định.</w:t>
      </w:r>
    </w:p>
    <w:p w14:paraId="66920973" w14:textId="6CB24EEF" w:rsidR="00216749" w:rsidRPr="003764DC" w:rsidRDefault="00216749" w:rsidP="009B46E6">
      <w:pPr>
        <w:widowControl w:val="0"/>
        <w:spacing w:before="120" w:after="120" w:line="252" w:lineRule="auto"/>
        <w:ind w:firstLine="720"/>
        <w:jc w:val="both"/>
        <w:rPr>
          <w:szCs w:val="24"/>
          <w:lang w:val="nl-BE"/>
        </w:rPr>
      </w:pPr>
      <w:r w:rsidRPr="003764DC">
        <w:rPr>
          <w:b/>
          <w:bCs/>
          <w:szCs w:val="24"/>
          <w:lang w:val="nl-BE"/>
        </w:rPr>
        <w:t xml:space="preserve">7. Sở Nội vụ: </w:t>
      </w:r>
      <w:r w:rsidR="006B262C" w:rsidRPr="003764DC">
        <w:rPr>
          <w:szCs w:val="24"/>
          <w:lang w:val="nl-BE"/>
        </w:rPr>
        <w:t>Hướng dẫn, phối hợp với nhà trường trong công tác bổ nhiệm Hội đồng thành viên, kiểm soát viên và các chức danh khác theo quy định của pháp luật và theo phân cấp quản lý cán bộ.</w:t>
      </w:r>
    </w:p>
    <w:p w14:paraId="0B8174EB" w14:textId="77777777" w:rsidR="00EC04DB" w:rsidRPr="003764DC" w:rsidRDefault="00EC04DB" w:rsidP="009B46E6">
      <w:pPr>
        <w:widowControl w:val="0"/>
        <w:spacing w:before="120" w:after="120" w:line="252" w:lineRule="auto"/>
        <w:ind w:firstLine="720"/>
        <w:jc w:val="both"/>
        <w:rPr>
          <w:b/>
          <w:bCs/>
        </w:rPr>
      </w:pPr>
      <w:r w:rsidRPr="003764DC">
        <w:rPr>
          <w:b/>
          <w:bCs/>
        </w:rPr>
        <w:t>VI. HỒ SƠ TRÌNH KÈM THEO</w:t>
      </w:r>
    </w:p>
    <w:p w14:paraId="006F23AE" w14:textId="6C6E8065" w:rsidR="00EC04DB" w:rsidRPr="003764DC" w:rsidRDefault="00EC04DB" w:rsidP="009B46E6">
      <w:pPr>
        <w:widowControl w:val="0"/>
        <w:spacing w:before="120" w:after="120" w:line="252" w:lineRule="auto"/>
        <w:ind w:firstLine="720"/>
        <w:jc w:val="both"/>
      </w:pPr>
      <w:r w:rsidRPr="003764DC">
        <w:t xml:space="preserve">1. </w:t>
      </w:r>
      <w:del w:id="1104" w:author="Nội dung điều chỉnh (Claude)" w:date="2026-10-21T09:21:32Z">
        <w:r w:rsidRPr="001E7AC1">
          <w:delText>Đề án số</w:delText>
        </w:r>
      </w:del>
      <w:del w:id="1105" w:author="Nội dung điều chỉnh (Claude)" w:date="2026-10-21T09:21:32Z">
        <w:r w:rsidR="002615C4" w:rsidRPr="001E7AC1">
          <w:delText xml:space="preserve"> 08</w:delText>
        </w:r>
      </w:del>
      <w:del w:id="1106" w:author="Nội dung điều chỉnh (Claude)" w:date="2026-10-21T09:21:32Z">
        <w:r w:rsidRPr="001E7AC1">
          <w:delText>/ĐA-CĐKT ngày</w:delText>
        </w:r>
      </w:del>
      <w:del w:id="1107" w:author="Nội dung điều chỉnh (Claude)" w:date="2026-10-21T09:21:32Z">
        <w:r w:rsidR="001E7AC1" w:rsidRPr="001E7AC1">
          <w:delText xml:space="preserve"> 25 </w:delText>
        </w:r>
      </w:del>
      <w:del w:id="1108" w:author="Nội dung điều chỉnh (Claude)" w:date="2026-10-21T09:21:32Z">
        <w:r w:rsidRPr="001E7AC1">
          <w:delText>tháng</w:delText>
        </w:r>
      </w:del>
      <w:del w:id="1109" w:author="Nội dung điều chỉnh (Claude)" w:date="2026-10-21T09:21:32Z">
        <w:r w:rsidR="001E7AC1" w:rsidRPr="001E7AC1">
          <w:delText xml:space="preserve"> 8 </w:delText>
        </w:r>
      </w:del>
      <w:del w:id="1110" w:author="Nội dung điều chỉnh (Claude)" w:date="2026-10-21T09:21:32Z">
        <w:r w:rsidRPr="001E7AC1">
          <w:delText>năm 2026 của Trường</w:delText>
        </w:r>
      </w:del>
      <w:ins w:id="1111" w:author="Nội dung điều chỉnh (Claude)" w:date="2026-10-21T09:21:32Z">
        <w:r w:rsidRPr="001E7AC1">
          <w:t xml:space="preserve">Đề án số      /ĐA-CĐKT ngày      tháng      năm 2026 (lần 6) của Trường</w:t>
        </w:r>
      </w:ins>
      <w:r w:rsidRPr="003764DC">
        <w:t xml:space="preserve"> thành lập Trung tâm Đăng kiểm xe cơ giới trực thuộc Trường Cao đẳng Kon Tum.</w:t>
      </w:r>
    </w:p>
    <w:p w14:paraId="42B8888D" w14:textId="77777777" w:rsidR="000A4DA8" w:rsidRPr="003764DC" w:rsidRDefault="000A4DA8" w:rsidP="009B46E6">
      <w:pPr>
        <w:widowControl w:val="0"/>
        <w:spacing w:before="120" w:after="120" w:line="252" w:lineRule="auto"/>
        <w:ind w:firstLine="720"/>
        <w:jc w:val="both"/>
      </w:pPr>
      <w:r w:rsidRPr="003764DC">
        <w:t>2. Dự thảo Quyết định của UBND tỉnh Quảng Ngãi phê duyệt Đề án thành lập Trung tâm Đăng kiểm xe cơ giới trực thuộc Trường Cao đẳng Kon Tum.</w:t>
      </w:r>
    </w:p>
    <w:p w14:paraId="19AC31AD" w14:textId="4F062988" w:rsidR="008916D5" w:rsidRPr="003764DC" w:rsidRDefault="009B46E6" w:rsidP="009B46E6">
      <w:pPr>
        <w:widowControl w:val="0"/>
        <w:spacing w:before="120" w:after="120" w:line="252" w:lineRule="auto"/>
        <w:ind w:firstLine="720"/>
        <w:jc w:val="both"/>
      </w:pPr>
      <w:r>
        <w:t>3</w:t>
      </w:r>
      <w:r w:rsidR="008916D5" w:rsidRPr="003764DC">
        <w:t>. Báo cáo số</w:t>
      </w:r>
      <w:r w:rsidR="00BB1E61">
        <w:t xml:space="preserve"> 384</w:t>
      </w:r>
      <w:r w:rsidR="008916D5" w:rsidRPr="003764DC">
        <w:t>/BC-CĐKT ngày</w:t>
      </w:r>
      <w:r w:rsidR="00BB1E61">
        <w:t xml:space="preserve"> 25 </w:t>
      </w:r>
      <w:r w:rsidR="008916D5" w:rsidRPr="003764DC">
        <w:t>tháng</w:t>
      </w:r>
      <w:r w:rsidR="00BB1E61">
        <w:t xml:space="preserve"> 8 </w:t>
      </w:r>
      <w:r w:rsidR="008916D5" w:rsidRPr="003764DC">
        <w:t xml:space="preserve">năm 2026 của Trường Cao đẳng Kon Tum </w:t>
      </w:r>
      <w:r w:rsidR="007F260B" w:rsidRPr="003764DC">
        <w:t>tổng hợp tiếp thu, giải trình qua các đợt lấy ý kiến đối với dự thảo Đề án thành lập Trung tâm Đăng kiểm xe cơ giới trực thuộc Trường Cao đẳng Kon Tum và hồ sơ trình UBND tỉnh phê duyệt Đề án</w:t>
      </w:r>
      <w:r>
        <w:t xml:space="preserve"> </w:t>
      </w:r>
      <w:r w:rsidRPr="009B46E6">
        <w:rPr>
          <w:i/>
          <w:iCs/>
        </w:rPr>
        <w:t>(kèm các báo cáo tiếp thu, giải trình, các ý kiến của các sở, ngành, đơn vị, địa phương có liên quan)</w:t>
      </w:r>
      <w:r w:rsidR="008916D5" w:rsidRPr="009B46E6">
        <w:rPr>
          <w:i/>
          <w:iCs/>
        </w:rPr>
        <w:t>.</w:t>
      </w:r>
    </w:p>
    <w:p w14:paraId="19AC31AD" w14:textId="4F062988" w:rsidR="008916D5" w:rsidRPr="003764DC" w:rsidRDefault="009B46E6" w:rsidP="009B46E6">
      <w:pPr>
        <w:widowControl w:val="0"/>
        <w:spacing w:before="120" w:after="120" w:line="252" w:lineRule="auto"/>
        <w:ind w:firstLine="720"/>
        <w:jc w:val="both"/>
      </w:pPr>
      <w:ins w:id="1112" w:author="Nội dung bổ sung (Claude)" w:date="2026-10-21T09:21:32Z">
        <w:r>
          <w:t xml:space="preserve">4. Báo cáo số      /BC-CĐKT ngày      tháng      năm 2026 của Trường Cao đẳng Kon Tum tiếp thu, giải trình ý kiến của các sở, ngành về Đề án theo Công văn số 10316/UBND-NC ngày 05 tháng 10 năm 2026 của Ủy ban nhân dân tỉnh.</w:t>
        </w:r>
      </w:ins>
    </w:p>
    <w:p w14:paraId="7DFA69A6" w14:textId="1335A75E" w:rsidR="004B0DC5" w:rsidRPr="003764DC" w:rsidRDefault="00D0675C" w:rsidP="009B46E6">
      <w:pPr>
        <w:widowControl w:val="0"/>
        <w:spacing w:before="120" w:after="120"/>
        <w:ind w:firstLine="720"/>
        <w:jc w:val="both"/>
        <w:rPr>
          <w:shd w:val="clear" w:color="auto" w:fill="FFFFFF"/>
          <w:lang w:eastAsia="vi-VN"/>
        </w:rPr>
      </w:pPr>
      <w:r w:rsidRPr="003764DC">
        <w:rPr>
          <w:shd w:val="clear" w:color="auto" w:fill="FFFFFF"/>
          <w:lang w:val="vi-VN" w:eastAsia="vi-VN"/>
        </w:rPr>
        <w:t xml:space="preserve">Trên đây là Tờ trình </w:t>
      </w:r>
      <w:r w:rsidRPr="003764DC">
        <w:rPr>
          <w:lang w:val="vi-VN" w:eastAsia="vi-VN"/>
        </w:rPr>
        <w:t xml:space="preserve">đề nghị </w:t>
      </w:r>
      <w:r w:rsidRPr="003764DC">
        <w:rPr>
          <w:lang w:eastAsia="vi-VN"/>
        </w:rPr>
        <w:t xml:space="preserve">phê duyệt </w:t>
      </w:r>
      <w:r w:rsidRPr="003764DC">
        <w:rPr>
          <w:lang w:val="vi-VN" w:eastAsia="vi-VN"/>
        </w:rPr>
        <w:t>Đề án thành lập Trung tâm Đăng kiểm xe cơ giới trực thuộc Trường Cao đẳng Kon Tum</w:t>
      </w:r>
      <w:r w:rsidRPr="003764DC">
        <w:t xml:space="preserve">; </w:t>
      </w:r>
      <w:r w:rsidRPr="003764DC">
        <w:rPr>
          <w:shd w:val="clear" w:color="auto" w:fill="FFFFFF"/>
          <w:lang w:val="vi-VN" w:eastAsia="vi-VN"/>
        </w:rPr>
        <w:t xml:space="preserve">nhà trường </w:t>
      </w:r>
      <w:r w:rsidRPr="003764DC">
        <w:rPr>
          <w:lang w:val="nl-NL"/>
        </w:rPr>
        <w:t>kính đề nghị UBND tỉnh Quảng Ngãi xem xét, phê duyệt</w:t>
      </w:r>
      <w:r w:rsidRPr="003764DC">
        <w:rPr>
          <w:shd w:val="clear" w:color="auto" w:fill="FFFFFF"/>
          <w:lang w:val="vi-VN" w:eastAsia="vi-VN"/>
        </w:rPr>
        <w:t>./.</w:t>
      </w:r>
    </w:p>
    <w:p w14:paraId="0AB4012A" w14:textId="77777777" w:rsidR="00B5758B" w:rsidRPr="003764DC" w:rsidRDefault="00B5758B" w:rsidP="001E2C57">
      <w:pPr>
        <w:widowControl w:val="0"/>
        <w:spacing w:before="120" w:after="120"/>
        <w:ind w:firstLine="720"/>
        <w:jc w:val="both"/>
        <w:rPr>
          <w:sz w:val="16"/>
          <w:szCs w:val="16"/>
          <w:shd w:val="clear" w:color="auto" w:fill="FFFFFF"/>
          <w:lang w:eastAsia="vi-VN"/>
        </w:rPr>
      </w:pPr>
    </w:p>
    <w:tbl>
      <w:tblPr>
        <w:tblW w:w="9072" w:type="dxa"/>
        <w:jc w:val="center"/>
        <w:tblBorders>
          <w:insideH w:val="single" w:sz="4" w:space="0" w:color="auto"/>
        </w:tblBorders>
        <w:tblLook w:val="01E0" w:firstRow="1" w:lastRow="1" w:firstColumn="1" w:lastColumn="1" w:noHBand="0" w:noVBand="0"/>
      </w:tblPr>
      <w:tblGrid>
        <w:gridCol w:w="4253"/>
        <w:gridCol w:w="4819"/>
      </w:tblGrid>
      <w:tr w:rsidR="00D000FD" w:rsidRPr="003764DC" w14:paraId="20D3EF30" w14:textId="77777777">
        <w:trPr>
          <w:trHeight w:val="652"/>
          <w:jc w:val="center"/>
        </w:trPr>
        <w:tc>
          <w:tcPr>
            <w:tcW w:w="4253" w:type="dxa"/>
          </w:tcPr>
          <w:p w14:paraId="369D657A" w14:textId="77777777" w:rsidR="00D000FD" w:rsidRPr="003764DC" w:rsidRDefault="00D000FD">
            <w:pPr>
              <w:ind w:hanging="108"/>
              <w:rPr>
                <w:b/>
                <w:i/>
                <w:sz w:val="24"/>
                <w:szCs w:val="26"/>
                <w:lang w:val="da-DK"/>
              </w:rPr>
            </w:pPr>
            <w:r w:rsidRPr="003764DC">
              <w:rPr>
                <w:b/>
                <w:i/>
                <w:sz w:val="24"/>
                <w:szCs w:val="26"/>
                <w:lang w:val="da-DK"/>
              </w:rPr>
              <w:t>Nơi nhận:</w:t>
            </w:r>
          </w:p>
          <w:p w14:paraId="4F4ABC28" w14:textId="77777777" w:rsidR="00D000FD" w:rsidRPr="003764DC" w:rsidRDefault="00D000FD">
            <w:pPr>
              <w:ind w:hanging="108"/>
              <w:rPr>
                <w:sz w:val="22"/>
                <w:szCs w:val="22"/>
                <w:lang w:val="da-DK"/>
              </w:rPr>
            </w:pPr>
            <w:r w:rsidRPr="003764DC">
              <w:rPr>
                <w:sz w:val="22"/>
                <w:szCs w:val="22"/>
                <w:lang w:val="da-DK"/>
              </w:rPr>
              <w:t>- Như trên;</w:t>
            </w:r>
          </w:p>
          <w:p w14:paraId="784BDB41" w14:textId="13E669B0" w:rsidR="00A50565" w:rsidRPr="003764DC" w:rsidRDefault="00A50565">
            <w:pPr>
              <w:ind w:hanging="108"/>
              <w:rPr>
                <w:sz w:val="22"/>
                <w:szCs w:val="22"/>
                <w:lang w:val="da-DK"/>
              </w:rPr>
            </w:pPr>
            <w:r w:rsidRPr="003764DC">
              <w:rPr>
                <w:sz w:val="22"/>
                <w:szCs w:val="22"/>
                <w:lang w:val="da-DK"/>
              </w:rPr>
              <w:t>- Sở Nội vụ;</w:t>
            </w:r>
          </w:p>
          <w:p w14:paraId="5715519C" w14:textId="005493DC" w:rsidR="00A50565" w:rsidRPr="003764DC" w:rsidRDefault="00A50565">
            <w:pPr>
              <w:ind w:hanging="108"/>
              <w:rPr>
                <w:sz w:val="22"/>
                <w:szCs w:val="22"/>
                <w:lang w:val="da-DK"/>
              </w:rPr>
            </w:pPr>
            <w:r w:rsidRPr="003764DC">
              <w:rPr>
                <w:sz w:val="22"/>
                <w:szCs w:val="22"/>
                <w:lang w:val="da-DK"/>
              </w:rPr>
              <w:t>- Sở Tài chính;</w:t>
            </w:r>
          </w:p>
          <w:p w14:paraId="01212546" w14:textId="77777777" w:rsidR="003D4B89" w:rsidRPr="003764DC" w:rsidRDefault="003D4B89" w:rsidP="003D4B89">
            <w:pPr>
              <w:ind w:hanging="108"/>
              <w:rPr>
                <w:sz w:val="22"/>
                <w:szCs w:val="22"/>
                <w:lang w:val="da-DK"/>
              </w:rPr>
            </w:pPr>
            <w:r w:rsidRPr="003764DC">
              <w:rPr>
                <w:sz w:val="22"/>
                <w:szCs w:val="22"/>
                <w:lang w:val="da-DK"/>
              </w:rPr>
              <w:t>- Sở Xây dựng;</w:t>
            </w:r>
          </w:p>
          <w:p w14:paraId="6F9FA0A1" w14:textId="77777777" w:rsidR="003D4B89" w:rsidRPr="003764DC" w:rsidRDefault="003D4B89" w:rsidP="003D4B89">
            <w:pPr>
              <w:ind w:hanging="108"/>
              <w:rPr>
                <w:sz w:val="22"/>
                <w:szCs w:val="22"/>
                <w:lang w:val="da-DK"/>
              </w:rPr>
            </w:pPr>
            <w:r w:rsidRPr="003764DC">
              <w:rPr>
                <w:sz w:val="22"/>
                <w:szCs w:val="22"/>
                <w:lang w:val="da-DK"/>
              </w:rPr>
              <w:t>- Sở Nông nghiệp và Môi trường;</w:t>
            </w:r>
          </w:p>
          <w:p w14:paraId="59E23527" w14:textId="77777777" w:rsidR="003D4B89" w:rsidRPr="003764DC" w:rsidRDefault="003D4B89" w:rsidP="003D4B89">
            <w:pPr>
              <w:ind w:hanging="108"/>
              <w:rPr>
                <w:sz w:val="22"/>
                <w:szCs w:val="22"/>
                <w:lang w:val="da-DK"/>
              </w:rPr>
            </w:pPr>
            <w:r w:rsidRPr="003764DC">
              <w:rPr>
                <w:sz w:val="22"/>
                <w:szCs w:val="22"/>
                <w:lang w:val="da-DK"/>
              </w:rPr>
              <w:t>- Sở Giáo dục và Đào tạo;</w:t>
            </w:r>
          </w:p>
          <w:p w14:paraId="561DF780" w14:textId="77777777" w:rsidR="003D4B89" w:rsidRPr="003764DC" w:rsidRDefault="003D4B89" w:rsidP="003D4B89">
            <w:pPr>
              <w:ind w:hanging="108"/>
              <w:rPr>
                <w:sz w:val="22"/>
                <w:szCs w:val="22"/>
                <w:lang w:val="da-DK"/>
              </w:rPr>
            </w:pPr>
            <w:r w:rsidRPr="003764DC">
              <w:rPr>
                <w:sz w:val="22"/>
                <w:szCs w:val="22"/>
                <w:lang w:val="da-DK"/>
              </w:rPr>
              <w:t>- Thuế tỉnh Quảng Ngãi;</w:t>
            </w:r>
          </w:p>
          <w:p w14:paraId="56ACDDA3" w14:textId="77777777" w:rsidR="003D4B89" w:rsidRPr="003764DC" w:rsidRDefault="003D4B89" w:rsidP="003D4B89">
            <w:pPr>
              <w:ind w:hanging="108"/>
              <w:rPr>
                <w:sz w:val="22"/>
                <w:szCs w:val="22"/>
                <w:lang w:val="da-DK"/>
              </w:rPr>
            </w:pPr>
            <w:r w:rsidRPr="003764DC">
              <w:rPr>
                <w:sz w:val="22"/>
                <w:szCs w:val="22"/>
                <w:lang w:val="da-DK"/>
              </w:rPr>
              <w:t>- UBND phường Đăk Cấm;</w:t>
            </w:r>
          </w:p>
          <w:p w14:paraId="40BFA4E2" w14:textId="77777777" w:rsidR="00D000FD" w:rsidRPr="003764DC" w:rsidRDefault="00D000FD">
            <w:pPr>
              <w:ind w:hanging="108"/>
              <w:rPr>
                <w:sz w:val="22"/>
                <w:szCs w:val="22"/>
                <w:lang w:val="es-ES_tradnl"/>
              </w:rPr>
            </w:pPr>
            <w:r w:rsidRPr="003764DC">
              <w:rPr>
                <w:sz w:val="22"/>
                <w:szCs w:val="22"/>
                <w:lang w:val="es-ES_tradnl"/>
              </w:rPr>
              <w:t>- Lãnh đạo Trường;</w:t>
            </w:r>
          </w:p>
          <w:p w14:paraId="132556CF" w14:textId="77777777" w:rsidR="00D000FD" w:rsidRPr="003764DC" w:rsidRDefault="00D000FD">
            <w:pPr>
              <w:ind w:hanging="108"/>
              <w:rPr>
                <w:sz w:val="22"/>
                <w:szCs w:val="22"/>
                <w:lang w:val="es-ES_tradnl"/>
              </w:rPr>
            </w:pPr>
            <w:r w:rsidRPr="003764DC">
              <w:rPr>
                <w:sz w:val="22"/>
                <w:szCs w:val="22"/>
                <w:lang w:val="es-ES_tradnl"/>
              </w:rPr>
              <w:t>- Công đoàn Trường;</w:t>
            </w:r>
          </w:p>
          <w:p w14:paraId="1A7FFB79" w14:textId="77777777" w:rsidR="00D000FD" w:rsidRPr="003764DC" w:rsidRDefault="00D000FD">
            <w:pPr>
              <w:ind w:hanging="108"/>
              <w:rPr>
                <w:sz w:val="22"/>
                <w:szCs w:val="22"/>
                <w:lang w:val="es-ES_tradnl"/>
              </w:rPr>
            </w:pPr>
            <w:r w:rsidRPr="003764DC">
              <w:rPr>
                <w:sz w:val="22"/>
                <w:szCs w:val="22"/>
                <w:lang w:val="es-ES_tradnl"/>
              </w:rPr>
              <w:t>- Các đơn vị thuộc Trường;</w:t>
            </w:r>
          </w:p>
          <w:p w14:paraId="3ADF143E" w14:textId="77777777" w:rsidR="00D000FD" w:rsidRPr="003764DC" w:rsidRDefault="00D000FD">
            <w:pPr>
              <w:ind w:hanging="108"/>
              <w:rPr>
                <w:sz w:val="24"/>
                <w:szCs w:val="26"/>
              </w:rPr>
            </w:pPr>
            <w:r w:rsidRPr="003764DC">
              <w:rPr>
                <w:sz w:val="22"/>
                <w:szCs w:val="22"/>
              </w:rPr>
              <w:t>- Lưu: VT, THHCQT.</w:t>
            </w:r>
          </w:p>
        </w:tc>
        <w:tc>
          <w:tcPr>
            <w:tcW w:w="4819" w:type="dxa"/>
          </w:tcPr>
          <w:p w14:paraId="1B186CB6" w14:textId="77777777" w:rsidR="00D000FD" w:rsidRPr="003764DC" w:rsidRDefault="00D000FD">
            <w:pPr>
              <w:jc w:val="center"/>
              <w:rPr>
                <w:b/>
              </w:rPr>
            </w:pPr>
            <w:r w:rsidRPr="003764DC">
              <w:rPr>
                <w:b/>
              </w:rPr>
              <w:t>HIỆU TRƯỞNG</w:t>
            </w:r>
          </w:p>
          <w:p w14:paraId="130F41F6" w14:textId="77777777" w:rsidR="00D000FD" w:rsidRPr="003764DC" w:rsidRDefault="00D000FD">
            <w:pPr>
              <w:jc w:val="center"/>
              <w:rPr>
                <w:b/>
              </w:rPr>
            </w:pPr>
          </w:p>
          <w:p w14:paraId="4B62248D" w14:textId="77777777" w:rsidR="00D000FD" w:rsidRPr="003764DC" w:rsidRDefault="00D000FD">
            <w:pPr>
              <w:jc w:val="center"/>
              <w:rPr>
                <w:b/>
              </w:rPr>
            </w:pPr>
          </w:p>
          <w:p w14:paraId="0F21192E" w14:textId="77777777" w:rsidR="00D000FD" w:rsidRPr="003764DC" w:rsidRDefault="00D000FD">
            <w:pPr>
              <w:jc w:val="center"/>
              <w:rPr>
                <w:b/>
              </w:rPr>
            </w:pPr>
          </w:p>
          <w:p w14:paraId="03CFB908" w14:textId="77777777" w:rsidR="005C3A45" w:rsidRPr="003764DC" w:rsidRDefault="005C3A45" w:rsidP="0004491F">
            <w:pPr>
              <w:jc w:val="center"/>
              <w:rPr>
                <w:b/>
              </w:rPr>
            </w:pPr>
          </w:p>
          <w:p w14:paraId="52FA07AD" w14:textId="77777777" w:rsidR="0004491F" w:rsidRPr="003764DC" w:rsidRDefault="0004491F" w:rsidP="0004491F">
            <w:pPr>
              <w:jc w:val="center"/>
              <w:rPr>
                <w:b/>
              </w:rPr>
            </w:pPr>
          </w:p>
          <w:p w14:paraId="5D055249" w14:textId="77777777" w:rsidR="0004491F" w:rsidRPr="003764DC" w:rsidRDefault="0004491F" w:rsidP="0004491F">
            <w:pPr>
              <w:jc w:val="center"/>
              <w:rPr>
                <w:b/>
              </w:rPr>
            </w:pPr>
          </w:p>
          <w:p w14:paraId="30329D93" w14:textId="77777777" w:rsidR="00103679" w:rsidRPr="003764DC" w:rsidRDefault="00007213">
            <w:pPr>
              <w:jc w:val="center"/>
              <w:rPr>
                <w:b/>
              </w:rPr>
            </w:pPr>
            <w:r w:rsidRPr="003764DC">
              <w:rPr>
                <w:b/>
              </w:rPr>
              <w:t>Lê Trí Khải</w:t>
            </w:r>
          </w:p>
        </w:tc>
      </w:tr>
    </w:tbl>
    <w:p w14:paraId="7D8BD5A8" w14:textId="77777777" w:rsidR="00116C6A" w:rsidRPr="003764DC" w:rsidRDefault="00116C6A" w:rsidP="004D58F8">
      <w:pPr>
        <w:spacing w:before="60" w:after="60"/>
        <w:jc w:val="center"/>
        <w:rPr>
          <w:b/>
          <w:sz w:val="2"/>
          <w:szCs w:val="2"/>
        </w:rPr>
      </w:pPr>
    </w:p>
    <w:sectPr w:rsidR="00116C6A" w:rsidRPr="003764DC" w:rsidSect="00837ACF">
      <w:headerReference w:type="default" r:id="rId8"/>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BA2BFF" w14:textId="77777777" w:rsidR="00243A16" w:rsidRDefault="00243A16">
      <w:r>
        <w:separator/>
      </w:r>
    </w:p>
  </w:endnote>
  <w:endnote w:type="continuationSeparator" w:id="0">
    <w:p w14:paraId="0A72476F" w14:textId="77777777" w:rsidR="00243A16" w:rsidRDefault="00243A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DBE1B4" w14:textId="77777777" w:rsidR="00243A16" w:rsidRDefault="00243A16">
      <w:r>
        <w:separator/>
      </w:r>
    </w:p>
  </w:footnote>
  <w:footnote w:type="continuationSeparator" w:id="0">
    <w:p w14:paraId="745E3319" w14:textId="77777777" w:rsidR="00243A16" w:rsidRDefault="00243A16">
      <w:r>
        <w:continuationSeparator/>
      </w:r>
    </w:p>
  </w:footnote>
  <w:footnote w:id="1">
    <w:p w14:paraId="07DE754B" w14:textId="77777777" w:rsidR="00FF49EC" w:rsidRPr="0019186A" w:rsidRDefault="00FF49EC" w:rsidP="00FF49EC">
      <w:pPr>
        <w:pStyle w:val="FootnoteText"/>
        <w:rPr>
          <w:lang w:val="nl-NL"/>
        </w:rPr>
      </w:pPr>
      <w:r w:rsidRPr="00FF49EC">
        <w:rPr>
          <w:rStyle w:val="FootnoteReference"/>
          <w:color w:val="000000"/>
        </w:rPr>
        <w:footnoteRef/>
      </w:r>
      <w:r w:rsidRPr="0019186A">
        <w:t xml:space="preserve"> </w:t>
      </w:r>
      <w:r w:rsidRPr="0019186A">
        <w:rPr>
          <w:lang w:val="nl-NL"/>
        </w:rPr>
        <w:t>Quyết định số 1671/QĐ-LĐTBXH ngày 24</w:t>
      </w:r>
      <w:r>
        <w:rPr>
          <w:lang w:val="nl-NL"/>
        </w:rPr>
        <w:t>/</w:t>
      </w:r>
      <w:r w:rsidRPr="0019186A">
        <w:rPr>
          <w:lang w:val="nl-NL"/>
        </w:rPr>
        <w:t>10</w:t>
      </w:r>
      <w:r>
        <w:rPr>
          <w:lang w:val="nl-NL"/>
        </w:rPr>
        <w:t>/</w:t>
      </w:r>
      <w:r w:rsidRPr="0019186A">
        <w:rPr>
          <w:lang w:val="nl-NL"/>
        </w:rPr>
        <w:t xml:space="preserve">2017 của Bộ trưởng Bộ Lao động – Thương binh và Xã hội </w:t>
      </w:r>
      <w:r w:rsidRPr="0019186A">
        <w:rPr>
          <w:b/>
          <w:bCs/>
          <w:lang w:val="nl-NL"/>
        </w:rPr>
        <w:t>sáp nhập</w:t>
      </w:r>
      <w:r w:rsidRPr="0019186A">
        <w:rPr>
          <w:lang w:val="nl-NL"/>
        </w:rPr>
        <w:t xml:space="preserve"> Trường Cao đẳng Kinh tế - Kỹ thuật Kon Tum, Trường Cao đẳng Sư phạm Kon Tum, Trường Trung cấp Y tế Kon Tum, Trường Trung cấp Nghề Kon Tum thành Trường Cao đẳng Cộng đồng Kon Tum; Quyết định số 635/QĐ-LĐTBXH ngày 16</w:t>
      </w:r>
      <w:r>
        <w:rPr>
          <w:lang w:val="nl-NL"/>
        </w:rPr>
        <w:t>/</w:t>
      </w:r>
      <w:r w:rsidRPr="0019186A">
        <w:rPr>
          <w:lang w:val="nl-NL"/>
        </w:rPr>
        <w:t>5</w:t>
      </w:r>
      <w:r>
        <w:rPr>
          <w:lang w:val="nl-NL"/>
        </w:rPr>
        <w:t>/</w:t>
      </w:r>
      <w:r w:rsidRPr="0019186A">
        <w:rPr>
          <w:lang w:val="nl-NL"/>
        </w:rPr>
        <w:t xml:space="preserve">2023 của Bộ trưởng Bộ </w:t>
      </w:r>
      <w:r>
        <w:rPr>
          <w:lang w:val="nl-NL"/>
        </w:rPr>
        <w:t xml:space="preserve">LĐ-TB&amp;XH </w:t>
      </w:r>
      <w:r w:rsidRPr="0019186A">
        <w:rPr>
          <w:b/>
          <w:bCs/>
          <w:lang w:val="nl-NL"/>
        </w:rPr>
        <w:t>đổi tên</w:t>
      </w:r>
      <w:r w:rsidRPr="0019186A">
        <w:rPr>
          <w:lang w:val="nl-NL"/>
        </w:rPr>
        <w:t xml:space="preserve"> Trường Cao đẳng Cộng đồng Kon Tum thành Trường Cao đẳng Kon Tum.</w:t>
      </w:r>
    </w:p>
  </w:footnote>
  <w:footnote w:id="2">
    <w:p w14:paraId="7C466F65" w14:textId="77777777" w:rsidR="00FF49EC" w:rsidRPr="0019186A" w:rsidRDefault="00FF49EC" w:rsidP="00FF49EC">
      <w:pPr>
        <w:pStyle w:val="FootnoteText"/>
        <w:rPr>
          <w:lang w:val="nl-NL"/>
        </w:rPr>
      </w:pPr>
      <w:r w:rsidRPr="00FF49EC">
        <w:rPr>
          <w:rStyle w:val="FootnoteReference"/>
          <w:color w:val="000000"/>
        </w:rPr>
        <w:footnoteRef/>
      </w:r>
      <w:r w:rsidRPr="0019186A">
        <w:rPr>
          <w:lang w:val="nl-NL"/>
        </w:rPr>
        <w:t xml:space="preserve"> Quyết </w:t>
      </w:r>
      <w:r w:rsidRPr="008F7E8A">
        <w:t>định</w:t>
      </w:r>
      <w:r w:rsidRPr="0019186A">
        <w:rPr>
          <w:lang w:val="nl-NL"/>
        </w:rPr>
        <w:t xml:space="preserve"> số 339/QĐ-UBND ngày 26/6/2023 của UBND tỉnh Kon Tum tổ chức lại Trường Cao đẳng Cộng đồng Kon Tum, trực thuộc UBND tỉnh Kon Tum (cũ)</w:t>
      </w:r>
    </w:p>
  </w:footnote>
  <w:footnote w:id="3">
    <w:p w14:paraId="352C7BE4" w14:textId="77777777" w:rsidR="00FF49EC" w:rsidRPr="00871C56" w:rsidRDefault="00FF49EC" w:rsidP="00FF49EC">
      <w:pPr>
        <w:pStyle w:val="FootnoteText"/>
        <w:rPr>
          <w:sz w:val="16"/>
          <w:szCs w:val="16"/>
        </w:rPr>
      </w:pPr>
      <w:r w:rsidRPr="00871C56">
        <w:rPr>
          <w:rStyle w:val="FootnoteReference"/>
          <w:sz w:val="16"/>
          <w:szCs w:val="16"/>
        </w:rPr>
        <w:footnoteRef/>
      </w:r>
      <w:r w:rsidRPr="00871C56">
        <w:rPr>
          <w:sz w:val="16"/>
          <w:szCs w:val="16"/>
        </w:rPr>
        <w:t xml:space="preserve"> Quyết định số 287/QĐ-UBND ngày 29/4/2026 của UBND tỉnh Quảng Ngãi phê duyệt Đề án sắp xếp tổ chức bên trong thuộc Trường Cao đẳng Kon Tum.</w:t>
      </w:r>
    </w:p>
  </w:footnote>
  <w:footnote w:id="4">
    <w:p w14:paraId="06999999" w14:textId="77777777" w:rsidR="00CD3B32" w:rsidRPr="000532B2" w:rsidRDefault="00CD3B32" w:rsidP="00CD3B32">
      <w:pPr>
        <w:pStyle w:val="FootnoteText"/>
        <w:rPr>
          <w:sz w:val="16"/>
          <w:szCs w:val="16"/>
          <w:lang w:val="nl-NL"/>
        </w:rPr>
      </w:pPr>
      <w:r w:rsidRPr="008E7BE1">
        <w:rPr>
          <w:sz w:val="16"/>
          <w:szCs w:val="16"/>
          <w:vertAlign w:val="superscript"/>
        </w:rPr>
        <w:footnoteRef/>
      </w:r>
      <w:r w:rsidRPr="000532B2">
        <w:rPr>
          <w:sz w:val="16"/>
          <w:szCs w:val="16"/>
          <w:lang w:val="nl-NL"/>
        </w:rPr>
        <w:t xml:space="preserve"> </w:t>
      </w:r>
      <w:r w:rsidRPr="008E7BE1">
        <w:rPr>
          <w:sz w:val="16"/>
          <w:szCs w:val="16"/>
          <w:lang w:val="nl-NL"/>
        </w:rPr>
        <w:t xml:space="preserve">Thông báo số 334-TB/VPTU ngày 06 tháng 3 năm 2018 của Văn phòng Tỉnh uỷ Kon Tum thông báo ý kiến kết luận của đồng chí Nguyễn Văn Hùng, Uỷ viên Trung ương Đảng, Bí thư Tỉnh uỷ, Chủ tịch Hội đồng nhân dân tỉnh tại buổi làm việc với Ban Giám hiệu Trường </w:t>
      </w:r>
      <w:r>
        <w:rPr>
          <w:sz w:val="16"/>
          <w:szCs w:val="16"/>
          <w:lang w:val="nl-NL"/>
        </w:rPr>
        <w:t xml:space="preserve">Cao đẳng Cộng đồng </w:t>
      </w:r>
      <w:r w:rsidRPr="008E7BE1">
        <w:rPr>
          <w:sz w:val="16"/>
          <w:szCs w:val="16"/>
          <w:lang w:val="nl-NL"/>
        </w:rPr>
        <w:t>Kon Tum</w:t>
      </w:r>
    </w:p>
  </w:footnote>
  <w:footnote w:id="5">
    <w:p w14:paraId="4DA625CC" w14:textId="77777777" w:rsidR="00CD3B32" w:rsidRPr="000532B2" w:rsidRDefault="00CD3B32" w:rsidP="00CD3B32">
      <w:pPr>
        <w:pStyle w:val="FootnoteText"/>
        <w:rPr>
          <w:sz w:val="16"/>
          <w:szCs w:val="16"/>
          <w:lang w:val="nl-NL"/>
        </w:rPr>
      </w:pPr>
      <w:r w:rsidRPr="008E7BE1">
        <w:rPr>
          <w:sz w:val="16"/>
          <w:szCs w:val="16"/>
          <w:vertAlign w:val="superscript"/>
        </w:rPr>
        <w:footnoteRef/>
      </w:r>
      <w:r w:rsidRPr="000532B2">
        <w:rPr>
          <w:sz w:val="16"/>
          <w:szCs w:val="16"/>
          <w:vertAlign w:val="superscript"/>
          <w:lang w:val="nl-NL"/>
        </w:rPr>
        <w:t xml:space="preserve"> </w:t>
      </w:r>
      <w:r w:rsidRPr="008E7BE1">
        <w:rPr>
          <w:sz w:val="16"/>
          <w:szCs w:val="16"/>
          <w:lang w:val="nl-NL"/>
        </w:rPr>
        <w:t xml:space="preserve">Thông báo số 112/TB-UBND ngày 03 tháng 6 năm 2020 của UBND tỉnh Kon Tum về kết luận của đồng chí Nguyễn Văn Hòa, Phó Bí thư Tỉnh ủy, Chủ tịch </w:t>
      </w:r>
      <w:r>
        <w:rPr>
          <w:sz w:val="16"/>
          <w:szCs w:val="16"/>
          <w:lang w:val="nl-NL"/>
        </w:rPr>
        <w:t>UBND</w:t>
      </w:r>
      <w:r w:rsidRPr="008E7BE1">
        <w:rPr>
          <w:sz w:val="16"/>
          <w:szCs w:val="16"/>
          <w:lang w:val="nl-NL"/>
        </w:rPr>
        <w:t xml:space="preserve"> tỉnh tại buổi làm việc với </w:t>
      </w:r>
      <w:r w:rsidRPr="00F72179">
        <w:rPr>
          <w:sz w:val="16"/>
          <w:szCs w:val="16"/>
          <w:lang w:val="nl-NL"/>
        </w:rPr>
        <w:t>Trường Cao đẳng Cộng đồng Kon Tum</w:t>
      </w:r>
    </w:p>
  </w:footnote>
  <w:footnote w:id="6">
    <w:p w14:paraId="7A04EB2E" w14:textId="1152F0AE" w:rsidR="004F5F49" w:rsidRDefault="004F5F49" w:rsidP="004F5F49">
      <w:pPr>
        <w:pStyle w:val="FootnoteText"/>
      </w:pPr>
      <w:r>
        <w:rPr>
          <w:rStyle w:val="FootnoteReference"/>
        </w:rPr>
        <w:footnoteRef/>
      </w:r>
      <w:r w:rsidRPr="00236960">
        <w:rPr>
          <w:sz w:val="16"/>
          <w:szCs w:val="16"/>
        </w:rPr>
        <w:t xml:space="preserve"> Tại Vă</w:t>
      </w:r>
      <w:r w:rsidRPr="002A1516">
        <w:rPr>
          <w:sz w:val="16"/>
          <w:szCs w:val="16"/>
        </w:rPr>
        <w:t xml:space="preserve">n bản số 6767/UBND-NC ngày </w:t>
      </w:r>
      <w:r w:rsidR="00055A2F">
        <w:rPr>
          <w:sz w:val="16"/>
          <w:szCs w:val="16"/>
        </w:rPr>
        <w:t>10</w:t>
      </w:r>
      <w:r w:rsidRPr="002A1516">
        <w:rPr>
          <w:sz w:val="16"/>
          <w:szCs w:val="16"/>
        </w:rPr>
        <w:t>/7/2026 của UBND tỉnh Quảng Ngãi</w:t>
      </w:r>
    </w:p>
  </w:footnote>
  <w:footnote w:id="7">
    <w:p w14:paraId="789E0431" w14:textId="1ACE639C" w:rsidR="00EC5745" w:rsidRDefault="00EC5745" w:rsidP="00EC5745">
      <w:pPr>
        <w:pStyle w:val="FootnoteText"/>
        <w:jc w:val="both"/>
      </w:pPr>
      <w:r>
        <w:rPr>
          <w:rStyle w:val="FootnoteReference"/>
        </w:rPr>
        <w:footnoteRef/>
      </w:r>
      <w:r>
        <w:t xml:space="preserve"> </w:t>
      </w:r>
      <w:r w:rsidRPr="00EC5745">
        <w:t xml:space="preserve"> </w:t>
      </w:r>
      <w:r>
        <w:t>T</w:t>
      </w:r>
      <w:r w:rsidRPr="00EC5745">
        <w:t>ham gia góp ý dự thảo Đề án thành lập Công ty TNHH Đăng kiểm Cao đẳng Kon Tum trực thuộc Trường Cao đẳng Kon Tum (lần 4) và dự thảo Tờ trình của Trường, Quyết định của UBND tỉnh phê duyệt Đề án (lần 3)</w:t>
      </w:r>
    </w:p>
  </w:footnote>
  <w:footnote w:id="8">
    <w:p w14:paraId="30DD971A" w14:textId="77777777" w:rsidR="005E1CA7" w:rsidRPr="00B17BB7" w:rsidRDefault="005E1CA7" w:rsidP="005E1CA7">
      <w:pPr>
        <w:pStyle w:val="FootnoteText"/>
        <w:rPr>
          <w:i/>
          <w:iCs/>
        </w:rPr>
      </w:pPr>
      <w:r>
        <w:rPr>
          <w:rStyle w:val="FootnoteReference"/>
        </w:rPr>
        <w:footnoteRef/>
      </w:r>
      <w:r>
        <w:t xml:space="preserve"> Quy định tại Khoản 2, Điều 32, Luật đất đai 2024: </w:t>
      </w:r>
      <w:r w:rsidRPr="00B17BB7">
        <w:rPr>
          <w:i/>
          <w:iCs/>
        </w:rPr>
        <w:t>“Tổ chức trong nước, tổ chức tôn giáo, tổ chức tôn giáo trực thuộc được Nhà nước giao đất không thu tiền sử dụng đất không có quyền chuyển đổi, chuyển nhượng, tặng cho, cho thuê quyền sử dụng đất, thế chấp, góp vốn bằng quyền sử dụng đất”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6C8F53" w14:textId="77777777" w:rsidR="00D000FD" w:rsidRDefault="00AA4454" w:rsidP="008F11DA">
    <w:pPr>
      <w:pStyle w:val="Header"/>
      <w:jc w:val="center"/>
    </w:pPr>
    <w:r>
      <w:fldChar w:fldCharType="begin"/>
    </w:r>
    <w:r>
      <w:instrText xml:space="preserve"> PAGE   \* MERGEFORMAT </w:instrText>
    </w:r>
    <w:r>
      <w:fldChar w:fldCharType="separate"/>
    </w:r>
    <w:r>
      <w:rPr>
        <w:noProof/>
      </w:rPr>
      <w:t>2</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DC6AC0"/>
    <w:multiLevelType w:val="hybridMultilevel"/>
    <w:tmpl w:val="596ABB40"/>
    <w:lvl w:ilvl="0" w:tplc="0604124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6B7574"/>
    <w:multiLevelType w:val="hybridMultilevel"/>
    <w:tmpl w:val="4DE6F32C"/>
    <w:lvl w:ilvl="0" w:tplc="1CCC025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83D6266"/>
    <w:multiLevelType w:val="hybridMultilevel"/>
    <w:tmpl w:val="E3D4E5EE"/>
    <w:lvl w:ilvl="0" w:tplc="FA3A23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6D95798"/>
    <w:multiLevelType w:val="hybridMultilevel"/>
    <w:tmpl w:val="8CBEF8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BF0572"/>
    <w:multiLevelType w:val="hybridMultilevel"/>
    <w:tmpl w:val="05889AAA"/>
    <w:lvl w:ilvl="0" w:tplc="7304D83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737FCC"/>
    <w:multiLevelType w:val="hybridMultilevel"/>
    <w:tmpl w:val="3C12ECE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D63599F"/>
    <w:multiLevelType w:val="hybridMultilevel"/>
    <w:tmpl w:val="B6AC8A7A"/>
    <w:lvl w:ilvl="0" w:tplc="A4364E14">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71B90A8C"/>
    <w:multiLevelType w:val="hybridMultilevel"/>
    <w:tmpl w:val="C63ED9DC"/>
    <w:lvl w:ilvl="0" w:tplc="9460AE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75BA2947"/>
    <w:multiLevelType w:val="hybridMultilevel"/>
    <w:tmpl w:val="58BC93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D487D52"/>
    <w:multiLevelType w:val="hybridMultilevel"/>
    <w:tmpl w:val="A572B44C"/>
    <w:lvl w:ilvl="0" w:tplc="6E7AB79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561943393">
    <w:abstractNumId w:val="7"/>
  </w:num>
  <w:num w:numId="2" w16cid:durableId="537353038">
    <w:abstractNumId w:val="9"/>
  </w:num>
  <w:num w:numId="3" w16cid:durableId="2094164428">
    <w:abstractNumId w:val="2"/>
  </w:num>
  <w:num w:numId="4" w16cid:durableId="189269165">
    <w:abstractNumId w:val="6"/>
  </w:num>
  <w:num w:numId="5" w16cid:durableId="203102055">
    <w:abstractNumId w:val="0"/>
  </w:num>
  <w:num w:numId="6" w16cid:durableId="59444059">
    <w:abstractNumId w:val="4"/>
  </w:num>
  <w:num w:numId="7" w16cid:durableId="1642072912">
    <w:abstractNumId w:val="8"/>
  </w:num>
  <w:num w:numId="8" w16cid:durableId="883518295">
    <w:abstractNumId w:val="3"/>
  </w:num>
  <w:num w:numId="9" w16cid:durableId="1067922802">
    <w:abstractNumId w:val="1"/>
  </w:num>
  <w:num w:numId="10" w16cid:durableId="4697086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3B8"/>
    <w:rsid w:val="00004A4B"/>
    <w:rsid w:val="00007213"/>
    <w:rsid w:val="000151A4"/>
    <w:rsid w:val="00016E13"/>
    <w:rsid w:val="00022DE3"/>
    <w:rsid w:val="00024C3B"/>
    <w:rsid w:val="00040C01"/>
    <w:rsid w:val="0004491F"/>
    <w:rsid w:val="00055A2F"/>
    <w:rsid w:val="000656EC"/>
    <w:rsid w:val="000665B2"/>
    <w:rsid w:val="00075BBD"/>
    <w:rsid w:val="00091D31"/>
    <w:rsid w:val="00093558"/>
    <w:rsid w:val="00095152"/>
    <w:rsid w:val="000962FF"/>
    <w:rsid w:val="000966CA"/>
    <w:rsid w:val="00097B1B"/>
    <w:rsid w:val="000A13E4"/>
    <w:rsid w:val="000A1973"/>
    <w:rsid w:val="000A4DA8"/>
    <w:rsid w:val="000B3C22"/>
    <w:rsid w:val="000B4614"/>
    <w:rsid w:val="000B71E3"/>
    <w:rsid w:val="000C3912"/>
    <w:rsid w:val="000E5DA3"/>
    <w:rsid w:val="00103118"/>
    <w:rsid w:val="00103679"/>
    <w:rsid w:val="001046BF"/>
    <w:rsid w:val="00107761"/>
    <w:rsid w:val="00115F77"/>
    <w:rsid w:val="00116C6A"/>
    <w:rsid w:val="00121F73"/>
    <w:rsid w:val="0012553D"/>
    <w:rsid w:val="0014064D"/>
    <w:rsid w:val="0014357E"/>
    <w:rsid w:val="00143EFB"/>
    <w:rsid w:val="00152DC5"/>
    <w:rsid w:val="00157263"/>
    <w:rsid w:val="001607FE"/>
    <w:rsid w:val="0016459B"/>
    <w:rsid w:val="001662DA"/>
    <w:rsid w:val="00174336"/>
    <w:rsid w:val="00176650"/>
    <w:rsid w:val="00180910"/>
    <w:rsid w:val="001857F1"/>
    <w:rsid w:val="00192727"/>
    <w:rsid w:val="00197F76"/>
    <w:rsid w:val="001A565F"/>
    <w:rsid w:val="001B6CCB"/>
    <w:rsid w:val="001C7F11"/>
    <w:rsid w:val="001D6CE2"/>
    <w:rsid w:val="001D7184"/>
    <w:rsid w:val="001D7B01"/>
    <w:rsid w:val="001E1B50"/>
    <w:rsid w:val="001E2BED"/>
    <w:rsid w:val="001E2C57"/>
    <w:rsid w:val="001E60A1"/>
    <w:rsid w:val="001E7AC1"/>
    <w:rsid w:val="001F777C"/>
    <w:rsid w:val="0020086C"/>
    <w:rsid w:val="002119FA"/>
    <w:rsid w:val="00216749"/>
    <w:rsid w:val="0023671F"/>
    <w:rsid w:val="002413B5"/>
    <w:rsid w:val="00243A16"/>
    <w:rsid w:val="0025543B"/>
    <w:rsid w:val="002615C4"/>
    <w:rsid w:val="00270376"/>
    <w:rsid w:val="0029012A"/>
    <w:rsid w:val="0029083D"/>
    <w:rsid w:val="002A1039"/>
    <w:rsid w:val="002A158B"/>
    <w:rsid w:val="002B10D7"/>
    <w:rsid w:val="002B134A"/>
    <w:rsid w:val="002C0032"/>
    <w:rsid w:val="002E09CF"/>
    <w:rsid w:val="002E2A67"/>
    <w:rsid w:val="002E64AC"/>
    <w:rsid w:val="002E76F2"/>
    <w:rsid w:val="002F3BEA"/>
    <w:rsid w:val="002F4AB7"/>
    <w:rsid w:val="003155E1"/>
    <w:rsid w:val="00317A92"/>
    <w:rsid w:val="003219B4"/>
    <w:rsid w:val="00324CC0"/>
    <w:rsid w:val="00326503"/>
    <w:rsid w:val="00330BC4"/>
    <w:rsid w:val="00331627"/>
    <w:rsid w:val="00356EDA"/>
    <w:rsid w:val="00357734"/>
    <w:rsid w:val="003579B7"/>
    <w:rsid w:val="0037404C"/>
    <w:rsid w:val="003764DC"/>
    <w:rsid w:val="00377F70"/>
    <w:rsid w:val="003843A5"/>
    <w:rsid w:val="00390BF5"/>
    <w:rsid w:val="00390EDC"/>
    <w:rsid w:val="00395D1D"/>
    <w:rsid w:val="003A19DE"/>
    <w:rsid w:val="003A2674"/>
    <w:rsid w:val="003A44C6"/>
    <w:rsid w:val="003A591B"/>
    <w:rsid w:val="003B6466"/>
    <w:rsid w:val="003C6AE5"/>
    <w:rsid w:val="003C6CEE"/>
    <w:rsid w:val="003D4B89"/>
    <w:rsid w:val="003E4049"/>
    <w:rsid w:val="003E52E6"/>
    <w:rsid w:val="003E5F66"/>
    <w:rsid w:val="003F04F0"/>
    <w:rsid w:val="003F06EB"/>
    <w:rsid w:val="003F20C9"/>
    <w:rsid w:val="003F5CA2"/>
    <w:rsid w:val="003F72C2"/>
    <w:rsid w:val="00404091"/>
    <w:rsid w:val="00406450"/>
    <w:rsid w:val="00420FE8"/>
    <w:rsid w:val="00430C43"/>
    <w:rsid w:val="0045143D"/>
    <w:rsid w:val="00461E55"/>
    <w:rsid w:val="00465C0A"/>
    <w:rsid w:val="00470E7C"/>
    <w:rsid w:val="00474A6C"/>
    <w:rsid w:val="00483D35"/>
    <w:rsid w:val="00486EFD"/>
    <w:rsid w:val="00491B01"/>
    <w:rsid w:val="004B0DC5"/>
    <w:rsid w:val="004B0F1B"/>
    <w:rsid w:val="004B48CA"/>
    <w:rsid w:val="004B666B"/>
    <w:rsid w:val="004B738D"/>
    <w:rsid w:val="004C45CB"/>
    <w:rsid w:val="004C5DFE"/>
    <w:rsid w:val="004C7182"/>
    <w:rsid w:val="004D58F8"/>
    <w:rsid w:val="004E3D7A"/>
    <w:rsid w:val="004F3618"/>
    <w:rsid w:val="004F5F49"/>
    <w:rsid w:val="005000F0"/>
    <w:rsid w:val="00506814"/>
    <w:rsid w:val="00530438"/>
    <w:rsid w:val="00532342"/>
    <w:rsid w:val="00535D3E"/>
    <w:rsid w:val="00543567"/>
    <w:rsid w:val="005579E6"/>
    <w:rsid w:val="00561865"/>
    <w:rsid w:val="00562D9C"/>
    <w:rsid w:val="00567E3D"/>
    <w:rsid w:val="00585885"/>
    <w:rsid w:val="0058756F"/>
    <w:rsid w:val="00597878"/>
    <w:rsid w:val="005A30F2"/>
    <w:rsid w:val="005A68E7"/>
    <w:rsid w:val="005B0164"/>
    <w:rsid w:val="005B2885"/>
    <w:rsid w:val="005C3A45"/>
    <w:rsid w:val="005D4E1D"/>
    <w:rsid w:val="005D64A0"/>
    <w:rsid w:val="005E1CA7"/>
    <w:rsid w:val="005E217E"/>
    <w:rsid w:val="005E2DAE"/>
    <w:rsid w:val="005E43AE"/>
    <w:rsid w:val="00605A21"/>
    <w:rsid w:val="006212B5"/>
    <w:rsid w:val="00621D60"/>
    <w:rsid w:val="00624C53"/>
    <w:rsid w:val="00625DAD"/>
    <w:rsid w:val="00643838"/>
    <w:rsid w:val="0065432C"/>
    <w:rsid w:val="00657574"/>
    <w:rsid w:val="00666E45"/>
    <w:rsid w:val="006711F6"/>
    <w:rsid w:val="006738DB"/>
    <w:rsid w:val="0067509F"/>
    <w:rsid w:val="00685484"/>
    <w:rsid w:val="00690DD0"/>
    <w:rsid w:val="00693152"/>
    <w:rsid w:val="006A0210"/>
    <w:rsid w:val="006B262C"/>
    <w:rsid w:val="006B6DD9"/>
    <w:rsid w:val="006C5F79"/>
    <w:rsid w:val="006D0638"/>
    <w:rsid w:val="006D13CA"/>
    <w:rsid w:val="006E0F8F"/>
    <w:rsid w:val="006E3C3E"/>
    <w:rsid w:val="006E4457"/>
    <w:rsid w:val="006F1C66"/>
    <w:rsid w:val="006F6939"/>
    <w:rsid w:val="0070524F"/>
    <w:rsid w:val="00715EE2"/>
    <w:rsid w:val="00720DDE"/>
    <w:rsid w:val="00726D7A"/>
    <w:rsid w:val="00731FF0"/>
    <w:rsid w:val="00732449"/>
    <w:rsid w:val="007337C6"/>
    <w:rsid w:val="00733F4B"/>
    <w:rsid w:val="00735182"/>
    <w:rsid w:val="00766CCC"/>
    <w:rsid w:val="00775839"/>
    <w:rsid w:val="007833A7"/>
    <w:rsid w:val="00784F9D"/>
    <w:rsid w:val="00790E83"/>
    <w:rsid w:val="007A2B60"/>
    <w:rsid w:val="007A7C5B"/>
    <w:rsid w:val="007B7EC6"/>
    <w:rsid w:val="007E0AC5"/>
    <w:rsid w:val="007E1609"/>
    <w:rsid w:val="007E762A"/>
    <w:rsid w:val="007E7E1C"/>
    <w:rsid w:val="007F1FE5"/>
    <w:rsid w:val="007F260B"/>
    <w:rsid w:val="007F5E74"/>
    <w:rsid w:val="007F6D04"/>
    <w:rsid w:val="00804B34"/>
    <w:rsid w:val="00807800"/>
    <w:rsid w:val="008203BC"/>
    <w:rsid w:val="008324C0"/>
    <w:rsid w:val="008347A7"/>
    <w:rsid w:val="00837ACF"/>
    <w:rsid w:val="00852B7C"/>
    <w:rsid w:val="0087190D"/>
    <w:rsid w:val="00871C56"/>
    <w:rsid w:val="008744F8"/>
    <w:rsid w:val="008803AD"/>
    <w:rsid w:val="00890AF9"/>
    <w:rsid w:val="008916D5"/>
    <w:rsid w:val="008A2C8E"/>
    <w:rsid w:val="008A36BB"/>
    <w:rsid w:val="008A4AE3"/>
    <w:rsid w:val="008B1409"/>
    <w:rsid w:val="008C3A40"/>
    <w:rsid w:val="008D1409"/>
    <w:rsid w:val="008D3B4C"/>
    <w:rsid w:val="008E1277"/>
    <w:rsid w:val="008E2406"/>
    <w:rsid w:val="008F11DA"/>
    <w:rsid w:val="008F29BA"/>
    <w:rsid w:val="008F5C00"/>
    <w:rsid w:val="00900520"/>
    <w:rsid w:val="009116EC"/>
    <w:rsid w:val="00915A10"/>
    <w:rsid w:val="009201E7"/>
    <w:rsid w:val="009210F0"/>
    <w:rsid w:val="00922131"/>
    <w:rsid w:val="009237B9"/>
    <w:rsid w:val="00925EA7"/>
    <w:rsid w:val="00930240"/>
    <w:rsid w:val="00931E71"/>
    <w:rsid w:val="009425DA"/>
    <w:rsid w:val="00943F3A"/>
    <w:rsid w:val="0095223E"/>
    <w:rsid w:val="00956C32"/>
    <w:rsid w:val="0095715A"/>
    <w:rsid w:val="00961889"/>
    <w:rsid w:val="00987E00"/>
    <w:rsid w:val="009960CD"/>
    <w:rsid w:val="009B46E6"/>
    <w:rsid w:val="009C005C"/>
    <w:rsid w:val="009D0FE7"/>
    <w:rsid w:val="009D60CC"/>
    <w:rsid w:val="009F42C2"/>
    <w:rsid w:val="00A042E2"/>
    <w:rsid w:val="00A07DC4"/>
    <w:rsid w:val="00A10769"/>
    <w:rsid w:val="00A10B87"/>
    <w:rsid w:val="00A15623"/>
    <w:rsid w:val="00A259A2"/>
    <w:rsid w:val="00A270C9"/>
    <w:rsid w:val="00A359AF"/>
    <w:rsid w:val="00A50565"/>
    <w:rsid w:val="00A65FA9"/>
    <w:rsid w:val="00A66D58"/>
    <w:rsid w:val="00A74081"/>
    <w:rsid w:val="00A81BCD"/>
    <w:rsid w:val="00A902B6"/>
    <w:rsid w:val="00A92B15"/>
    <w:rsid w:val="00A93B55"/>
    <w:rsid w:val="00A96230"/>
    <w:rsid w:val="00A96DB3"/>
    <w:rsid w:val="00AA2BAD"/>
    <w:rsid w:val="00AA2CBE"/>
    <w:rsid w:val="00AA4454"/>
    <w:rsid w:val="00AA609A"/>
    <w:rsid w:val="00AB436D"/>
    <w:rsid w:val="00AB472D"/>
    <w:rsid w:val="00AB7201"/>
    <w:rsid w:val="00AB73DC"/>
    <w:rsid w:val="00AC7643"/>
    <w:rsid w:val="00AD70D9"/>
    <w:rsid w:val="00AF67F5"/>
    <w:rsid w:val="00B0004C"/>
    <w:rsid w:val="00B1154F"/>
    <w:rsid w:val="00B11F79"/>
    <w:rsid w:val="00B14AB4"/>
    <w:rsid w:val="00B16D09"/>
    <w:rsid w:val="00B1792F"/>
    <w:rsid w:val="00B210DE"/>
    <w:rsid w:val="00B24E8E"/>
    <w:rsid w:val="00B3629E"/>
    <w:rsid w:val="00B4368E"/>
    <w:rsid w:val="00B43A58"/>
    <w:rsid w:val="00B44190"/>
    <w:rsid w:val="00B46A93"/>
    <w:rsid w:val="00B54281"/>
    <w:rsid w:val="00B5617A"/>
    <w:rsid w:val="00B56907"/>
    <w:rsid w:val="00B5758B"/>
    <w:rsid w:val="00B613B8"/>
    <w:rsid w:val="00B645A3"/>
    <w:rsid w:val="00B661BF"/>
    <w:rsid w:val="00B75C4F"/>
    <w:rsid w:val="00B75CAE"/>
    <w:rsid w:val="00B84289"/>
    <w:rsid w:val="00B94E20"/>
    <w:rsid w:val="00BB1099"/>
    <w:rsid w:val="00BB1E61"/>
    <w:rsid w:val="00BB2BBF"/>
    <w:rsid w:val="00BC4527"/>
    <w:rsid w:val="00BC5DD4"/>
    <w:rsid w:val="00BE3440"/>
    <w:rsid w:val="00BE3A41"/>
    <w:rsid w:val="00BE454A"/>
    <w:rsid w:val="00BE52D2"/>
    <w:rsid w:val="00C0695D"/>
    <w:rsid w:val="00C074B0"/>
    <w:rsid w:val="00C10741"/>
    <w:rsid w:val="00C17959"/>
    <w:rsid w:val="00C4214F"/>
    <w:rsid w:val="00C45A6D"/>
    <w:rsid w:val="00C45F27"/>
    <w:rsid w:val="00C53539"/>
    <w:rsid w:val="00C56829"/>
    <w:rsid w:val="00C700FA"/>
    <w:rsid w:val="00C70D6C"/>
    <w:rsid w:val="00C727E9"/>
    <w:rsid w:val="00C8181A"/>
    <w:rsid w:val="00C84CEA"/>
    <w:rsid w:val="00C8726B"/>
    <w:rsid w:val="00C878FE"/>
    <w:rsid w:val="00C97A2D"/>
    <w:rsid w:val="00CA1CCA"/>
    <w:rsid w:val="00CA29B5"/>
    <w:rsid w:val="00CA3F76"/>
    <w:rsid w:val="00CA5140"/>
    <w:rsid w:val="00CB22B6"/>
    <w:rsid w:val="00CB35C9"/>
    <w:rsid w:val="00CB3754"/>
    <w:rsid w:val="00CB3922"/>
    <w:rsid w:val="00CC5D84"/>
    <w:rsid w:val="00CD136D"/>
    <w:rsid w:val="00CD3B32"/>
    <w:rsid w:val="00CE055D"/>
    <w:rsid w:val="00CE3074"/>
    <w:rsid w:val="00CF202A"/>
    <w:rsid w:val="00CF2F0C"/>
    <w:rsid w:val="00CF3559"/>
    <w:rsid w:val="00CF6C37"/>
    <w:rsid w:val="00D000FD"/>
    <w:rsid w:val="00D0675C"/>
    <w:rsid w:val="00D12DCC"/>
    <w:rsid w:val="00D17329"/>
    <w:rsid w:val="00D37D9C"/>
    <w:rsid w:val="00D540D0"/>
    <w:rsid w:val="00D56C16"/>
    <w:rsid w:val="00D77813"/>
    <w:rsid w:val="00DA3FD8"/>
    <w:rsid w:val="00DA4CC4"/>
    <w:rsid w:val="00DB1CC3"/>
    <w:rsid w:val="00DB2207"/>
    <w:rsid w:val="00DB5D74"/>
    <w:rsid w:val="00DB71E2"/>
    <w:rsid w:val="00DC5EF2"/>
    <w:rsid w:val="00DD3C88"/>
    <w:rsid w:val="00DD77AF"/>
    <w:rsid w:val="00DE7F18"/>
    <w:rsid w:val="00DF097B"/>
    <w:rsid w:val="00DF39EA"/>
    <w:rsid w:val="00DF3C6C"/>
    <w:rsid w:val="00DF5FD5"/>
    <w:rsid w:val="00E02131"/>
    <w:rsid w:val="00E11CF4"/>
    <w:rsid w:val="00E11F81"/>
    <w:rsid w:val="00E12B46"/>
    <w:rsid w:val="00E1707A"/>
    <w:rsid w:val="00E17B42"/>
    <w:rsid w:val="00E21F38"/>
    <w:rsid w:val="00E30605"/>
    <w:rsid w:val="00E6215F"/>
    <w:rsid w:val="00E83EB8"/>
    <w:rsid w:val="00E906C7"/>
    <w:rsid w:val="00E937C3"/>
    <w:rsid w:val="00E956A6"/>
    <w:rsid w:val="00EA323F"/>
    <w:rsid w:val="00EB0BB1"/>
    <w:rsid w:val="00EC04DB"/>
    <w:rsid w:val="00EC3AE7"/>
    <w:rsid w:val="00EC5745"/>
    <w:rsid w:val="00EF460D"/>
    <w:rsid w:val="00F337E2"/>
    <w:rsid w:val="00F408E0"/>
    <w:rsid w:val="00F4123D"/>
    <w:rsid w:val="00F43833"/>
    <w:rsid w:val="00F4437A"/>
    <w:rsid w:val="00F46F0F"/>
    <w:rsid w:val="00F51817"/>
    <w:rsid w:val="00F526CB"/>
    <w:rsid w:val="00F6118B"/>
    <w:rsid w:val="00F67FB9"/>
    <w:rsid w:val="00F7220C"/>
    <w:rsid w:val="00F774FD"/>
    <w:rsid w:val="00F8206A"/>
    <w:rsid w:val="00F9277B"/>
    <w:rsid w:val="00FB005B"/>
    <w:rsid w:val="00FB3F31"/>
    <w:rsid w:val="00FC39B6"/>
    <w:rsid w:val="00FF219F"/>
    <w:rsid w:val="00FF49EC"/>
    <w:rsid w:val="00FF5A71"/>
    <w:rsid w:val="00FF6F5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0EB7E"/>
  <w15:chartTrackingRefBased/>
  <w15:docId w15:val="{1283E128-C33A-40EC-B1A2-C89F1B5D6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432C"/>
    <w:rPr>
      <w:rFonts w:eastAsia="Times New Roman"/>
      <w:sz w:val="28"/>
      <w:szCs w:val="28"/>
      <w:lang w:val="en-US" w:eastAsia="en-US"/>
    </w:rPr>
  </w:style>
  <w:style w:type="paragraph" w:styleId="Heading1">
    <w:name w:val="heading 1"/>
    <w:basedOn w:val="Normal"/>
    <w:next w:val="Normal"/>
    <w:link w:val="Heading1Char"/>
    <w:qFormat/>
    <w:pPr>
      <w:keepNext/>
      <w:jc w:val="center"/>
      <w:outlineLvl w:val="0"/>
    </w:pPr>
    <w:rPr>
      <w:b/>
      <w:bCs/>
      <w:color w:val="000000"/>
      <w:sz w:val="26"/>
      <w:szCs w:val="30"/>
    </w:rPr>
  </w:style>
  <w:style w:type="paragraph" w:styleId="Heading2">
    <w:name w:val="heading 2"/>
    <w:basedOn w:val="Normal"/>
    <w:next w:val="Normal"/>
    <w:link w:val="Heading2Char"/>
    <w:uiPriority w:val="9"/>
    <w:unhideWhenUsed/>
    <w:qFormat/>
    <w:rsid w:val="003C6AE5"/>
    <w:pPr>
      <w:keepNext/>
      <w:spacing w:before="240" w:after="60"/>
      <w:outlineLvl w:val="1"/>
    </w:pPr>
    <w:rPr>
      <w:rFonts w:ascii="Calibri Light" w:hAnsi="Calibri Light"/>
      <w:b/>
      <w:bCs/>
      <w:i/>
      <w:iCs/>
    </w:rPr>
  </w:style>
  <w:style w:type="paragraph" w:styleId="Heading3">
    <w:name w:val="heading 3"/>
    <w:basedOn w:val="Normal"/>
    <w:next w:val="Normal"/>
    <w:link w:val="Heading3Char"/>
    <w:uiPriority w:val="9"/>
    <w:unhideWhenUsed/>
    <w:qFormat/>
    <w:rsid w:val="003C6AE5"/>
    <w:pPr>
      <w:keepNext/>
      <w:spacing w:before="240" w:after="60"/>
      <w:outlineLvl w:val="2"/>
    </w:pPr>
    <w:rPr>
      <w:rFonts w:ascii="Calibri Light" w:hAnsi="Calibri Light"/>
      <w:b/>
      <w:bCs/>
      <w:sz w:val="26"/>
      <w:szCs w:val="26"/>
    </w:rPr>
  </w:style>
  <w:style w:type="paragraph" w:styleId="Heading4">
    <w:name w:val="heading 4"/>
    <w:basedOn w:val="Normal"/>
    <w:next w:val="Normal"/>
    <w:link w:val="Heading4Char"/>
    <w:uiPriority w:val="9"/>
    <w:unhideWhenUsed/>
    <w:qFormat/>
    <w:rsid w:val="000966CA"/>
    <w:pPr>
      <w:keepNext/>
      <w:keepLines/>
      <w:spacing w:before="40"/>
      <w:jc w:val="center"/>
      <w:outlineLvl w:val="3"/>
    </w:pPr>
    <w:rPr>
      <w:rFonts w:ascii="Calibri Light" w:hAnsi="Calibri Light"/>
      <w:i/>
      <w:iCs/>
      <w:color w:val="2F549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eastAsia="Times New Roman"/>
      <w:b/>
      <w:bCs/>
      <w:sz w:val="26"/>
      <w:szCs w:val="30"/>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link w:val="BalloonText"/>
    <w:uiPriority w:val="99"/>
    <w:semiHidden/>
    <w:rPr>
      <w:rFonts w:ascii="Segoe UI" w:eastAsia="Times New Roman" w:hAnsi="Segoe UI" w:cs="Segoe UI"/>
      <w:color w:val="auto"/>
      <w:sz w:val="18"/>
      <w:szCs w:val="18"/>
    </w:rPr>
  </w:style>
  <w:style w:type="paragraph" w:styleId="ListParagraph">
    <w:name w:val="List Paragraph"/>
    <w:basedOn w:val="Normal"/>
    <w:uiPriority w:val="34"/>
    <w:qFormat/>
    <w:pPr>
      <w:ind w:left="720"/>
      <w:contextualSpacing/>
    </w:pPr>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fn,single space"/>
    <w:basedOn w:val="Normal"/>
    <w:link w:val="FootnoteTextChar"/>
    <w:unhideWhenUsed/>
    <w:qFormat/>
    <w:rPr>
      <w:sz w:val="20"/>
      <w:szCs w:val="20"/>
    </w:rPr>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fn Char,single space Char"/>
    <w:link w:val="FootnoteText"/>
    <w:qFormat/>
    <w:rPr>
      <w:rFonts w:eastAsia="Times New Roman"/>
      <w:color w:val="auto"/>
      <w:sz w:val="20"/>
      <w:szCs w:val="20"/>
    </w:rPr>
  </w:style>
  <w:style w:type="character" w:styleId="FootnoteReference">
    <w:name w:val="footnote reference"/>
    <w:aliases w:val="Footnote,Footnote text,ftref,BearingPoint,16 Point,Superscript 6 Point,fr,Ref,de nota al pie,Footnote Text1,f,Footnote + Arial,10 pt,Black,Footnote Text11,BVI fnr,(NECG) Footnote Reference, BVI fnr,footnote ref,R,Footnote text + 13 pt"/>
    <w:link w:val="ftrefCharCharChar1Char"/>
    <w:qFormat/>
    <w:rPr>
      <w:vertAlign w:val="superscript"/>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rFonts w:eastAsia="Times New Roman"/>
      <w:color w:val="auto"/>
      <w:szCs w:val="28"/>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rFonts w:eastAsia="Times New Roman"/>
      <w:color w:val="auto"/>
      <w:szCs w:val="28"/>
    </w:rPr>
  </w:style>
  <w:style w:type="character" w:styleId="Strong">
    <w:name w:val="Strong"/>
    <w:uiPriority w:val="22"/>
    <w:qFormat/>
    <w:rPr>
      <w:b/>
      <w:bCs/>
    </w:rPr>
  </w:style>
  <w:style w:type="paragraph" w:customStyle="1" w:styleId="ftrefCharCharChar1Char">
    <w:name w:val="ftref Char Char Char1 Char"/>
    <w:aliases w:val="(NECG) Footnote Reference Char Char Char1 Char,Fußnotenzeichen DISS Char Char Char1 Char,16 Point Char Char Char1 Char,Superscript 6 Point Char Char Char Char,fr Char Char Char Char,Footnote Char Char Char Char,Footnote te"/>
    <w:basedOn w:val="Normal"/>
    <w:link w:val="FootnoteReference"/>
    <w:uiPriority w:val="99"/>
    <w:qFormat/>
    <w:pPr>
      <w:spacing w:after="160" w:line="240" w:lineRule="exact"/>
    </w:pPr>
    <w:rPr>
      <w:rFonts w:eastAsia="Calibri"/>
      <w:color w:val="000000"/>
      <w:szCs w:val="24"/>
      <w:vertAlign w:val="superscript"/>
    </w:rPr>
  </w:style>
  <w:style w:type="paragraph" w:styleId="Revision">
    <w:name w:val="Revision"/>
    <w:hidden/>
    <w:uiPriority w:val="99"/>
    <w:semiHidden/>
    <w:rPr>
      <w:rFonts w:eastAsia="Times New Roman"/>
      <w:sz w:val="28"/>
      <w:szCs w:val="28"/>
      <w:lang w:val="en-US" w:eastAsia="en-US"/>
    </w:rPr>
  </w:style>
  <w:style w:type="character" w:styleId="CommentReference">
    <w:name w:val="annotation reference"/>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link w:val="CommentText"/>
    <w:uiPriority w:val="99"/>
    <w:semiHidden/>
    <w:rPr>
      <w:rFonts w:eastAsia="Times New Roman"/>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link w:val="CommentSubject"/>
    <w:uiPriority w:val="99"/>
    <w:semiHidden/>
    <w:rPr>
      <w:rFonts w:eastAsia="Times New Roman"/>
      <w:b/>
      <w:bCs/>
    </w:rPr>
  </w:style>
  <w:style w:type="paragraph" w:customStyle="1" w:styleId="Default">
    <w:name w:val="Default"/>
    <w:pPr>
      <w:autoSpaceDE w:val="0"/>
      <w:autoSpaceDN w:val="0"/>
      <w:adjustRightInd w:val="0"/>
    </w:pPr>
    <w:rPr>
      <w:rFonts w:eastAsia="Times New Roman"/>
      <w:color w:val="000000"/>
      <w:sz w:val="24"/>
      <w:szCs w:val="24"/>
      <w:lang w:val="en-US" w:eastAsia="en-US"/>
    </w:rPr>
  </w:style>
  <w:style w:type="paragraph" w:styleId="NormalWeb">
    <w:name w:val="Normal (Web)"/>
    <w:basedOn w:val="Normal"/>
    <w:uiPriority w:val="99"/>
    <w:semiHidden/>
    <w:unhideWhenUsed/>
    <w:rPr>
      <w:sz w:val="24"/>
      <w:szCs w:val="24"/>
    </w:rPr>
  </w:style>
  <w:style w:type="paragraph" w:styleId="BodyText">
    <w:name w:val="Body Text"/>
    <w:basedOn w:val="Normal"/>
    <w:link w:val="BodyTextChar"/>
    <w:rsid w:val="00A92B15"/>
    <w:pPr>
      <w:spacing w:after="120"/>
    </w:pPr>
  </w:style>
  <w:style w:type="character" w:customStyle="1" w:styleId="BodyTextChar">
    <w:name w:val="Body Text Char"/>
    <w:link w:val="BodyText"/>
    <w:rsid w:val="00A92B15"/>
    <w:rPr>
      <w:rFonts w:eastAsia="Times New Roman"/>
      <w:sz w:val="28"/>
      <w:szCs w:val="28"/>
    </w:rPr>
  </w:style>
  <w:style w:type="character" w:customStyle="1" w:styleId="fontstyle01">
    <w:name w:val="fontstyle01"/>
    <w:rsid w:val="006E4457"/>
    <w:rPr>
      <w:rFonts w:ascii="Times New Roman" w:hAnsi="Times New Roman" w:cs="Times New Roman" w:hint="default"/>
      <w:b w:val="0"/>
      <w:bCs w:val="0"/>
      <w:i w:val="0"/>
      <w:iCs w:val="0"/>
      <w:color w:val="000000"/>
      <w:sz w:val="26"/>
      <w:szCs w:val="26"/>
    </w:rPr>
  </w:style>
  <w:style w:type="character" w:customStyle="1" w:styleId="Heading3Char">
    <w:name w:val="Heading 3 Char"/>
    <w:link w:val="Heading3"/>
    <w:uiPriority w:val="9"/>
    <w:rsid w:val="003C6AE5"/>
    <w:rPr>
      <w:rFonts w:ascii="Calibri Light" w:eastAsia="Times New Roman" w:hAnsi="Calibri Light" w:cs="Times New Roman"/>
      <w:b/>
      <w:bCs/>
      <w:sz w:val="26"/>
      <w:szCs w:val="26"/>
    </w:rPr>
  </w:style>
  <w:style w:type="character" w:customStyle="1" w:styleId="Heading2Char">
    <w:name w:val="Heading 2 Char"/>
    <w:link w:val="Heading2"/>
    <w:uiPriority w:val="9"/>
    <w:rsid w:val="003C6AE5"/>
    <w:rPr>
      <w:rFonts w:ascii="Calibri Light" w:eastAsia="Times New Roman" w:hAnsi="Calibri Light" w:cs="Times New Roman"/>
      <w:b/>
      <w:bCs/>
      <w:i/>
      <w:iCs/>
      <w:sz w:val="28"/>
      <w:szCs w:val="28"/>
    </w:rPr>
  </w:style>
  <w:style w:type="character" w:styleId="Hyperlink">
    <w:name w:val="Hyperlink"/>
    <w:uiPriority w:val="99"/>
    <w:rsid w:val="00197F76"/>
    <w:rPr>
      <w:color w:val="0000FF"/>
      <w:u w:val="single"/>
    </w:rPr>
  </w:style>
  <w:style w:type="paragraph" w:styleId="TOC2">
    <w:name w:val="toc 2"/>
    <w:basedOn w:val="Normal"/>
    <w:next w:val="Normal"/>
    <w:autoRedefine/>
    <w:uiPriority w:val="39"/>
    <w:qFormat/>
    <w:rsid w:val="00197F76"/>
    <w:pPr>
      <w:widowControl w:val="0"/>
      <w:tabs>
        <w:tab w:val="right" w:leader="dot" w:pos="9062"/>
      </w:tabs>
      <w:spacing w:before="120" w:after="120" w:line="276" w:lineRule="auto"/>
      <w:jc w:val="both"/>
    </w:pPr>
    <w:rPr>
      <w:b/>
      <w:bCs/>
      <w:noProof/>
    </w:rPr>
  </w:style>
  <w:style w:type="paragraph" w:styleId="TOC3">
    <w:name w:val="toc 3"/>
    <w:basedOn w:val="Normal"/>
    <w:next w:val="Normal"/>
    <w:autoRedefine/>
    <w:uiPriority w:val="39"/>
    <w:unhideWhenUsed/>
    <w:qFormat/>
    <w:rsid w:val="00197F76"/>
    <w:pPr>
      <w:spacing w:before="120" w:after="120" w:line="276" w:lineRule="auto"/>
      <w:ind w:left="284"/>
      <w:jc w:val="both"/>
    </w:pPr>
    <w:rPr>
      <w:szCs w:val="22"/>
    </w:rPr>
  </w:style>
  <w:style w:type="character" w:customStyle="1" w:styleId="Heading4Char">
    <w:name w:val="Heading 4 Char"/>
    <w:link w:val="Heading4"/>
    <w:uiPriority w:val="9"/>
    <w:rsid w:val="000966CA"/>
    <w:rPr>
      <w:rFonts w:ascii="Calibri Light" w:eastAsia="Times New Roman" w:hAnsi="Calibri Light"/>
      <w:i/>
      <w:iCs/>
      <w:color w:val="2F5496"/>
      <w:sz w:val="28"/>
      <w:szCs w:val="28"/>
    </w:rPr>
  </w:style>
  <w:style w:type="table" w:customStyle="1" w:styleId="TableGrid1">
    <w:name w:val="Table Grid1"/>
    <w:basedOn w:val="TableNormal"/>
    <w:next w:val="TableGrid"/>
    <w:uiPriority w:val="59"/>
    <w:rsid w:val="00852B7C"/>
    <w:rPr>
      <w:sz w:val="28"/>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1598873">
      <w:bodyDiv w:val="1"/>
      <w:marLeft w:val="0"/>
      <w:marRight w:val="0"/>
      <w:marTop w:val="0"/>
      <w:marBottom w:val="0"/>
      <w:divBdr>
        <w:top w:val="none" w:sz="0" w:space="0" w:color="auto"/>
        <w:left w:val="none" w:sz="0" w:space="0" w:color="auto"/>
        <w:bottom w:val="none" w:sz="0" w:space="0" w:color="auto"/>
        <w:right w:val="none" w:sz="0" w:space="0" w:color="auto"/>
      </w:divBdr>
    </w:div>
    <w:div w:id="1204056088">
      <w:bodyDiv w:val="1"/>
      <w:marLeft w:val="0"/>
      <w:marRight w:val="0"/>
      <w:marTop w:val="0"/>
      <w:marBottom w:val="0"/>
      <w:divBdr>
        <w:top w:val="none" w:sz="0" w:space="0" w:color="auto"/>
        <w:left w:val="none" w:sz="0" w:space="0" w:color="auto"/>
        <w:bottom w:val="none" w:sz="0" w:space="0" w:color="auto"/>
        <w:right w:val="none" w:sz="0" w:space="0" w:color="auto"/>
      </w:divBdr>
    </w:div>
    <w:div w:id="1587567494">
      <w:bodyDiv w:val="1"/>
      <w:marLeft w:val="0"/>
      <w:marRight w:val="0"/>
      <w:marTop w:val="0"/>
      <w:marBottom w:val="0"/>
      <w:divBdr>
        <w:top w:val="none" w:sz="0" w:space="0" w:color="auto"/>
        <w:left w:val="none" w:sz="0" w:space="0" w:color="auto"/>
        <w:bottom w:val="none" w:sz="0" w:space="0" w:color="auto"/>
        <w:right w:val="none" w:sz="0" w:space="0" w:color="auto"/>
      </w:divBdr>
    </w:div>
    <w:div w:id="1616404874">
      <w:bodyDiv w:val="1"/>
      <w:marLeft w:val="0"/>
      <w:marRight w:val="0"/>
      <w:marTop w:val="0"/>
      <w:marBottom w:val="0"/>
      <w:divBdr>
        <w:top w:val="none" w:sz="0" w:space="0" w:color="auto"/>
        <w:left w:val="none" w:sz="0" w:space="0" w:color="auto"/>
        <w:bottom w:val="none" w:sz="0" w:space="0" w:color="auto"/>
        <w:right w:val="none" w:sz="0" w:space="0" w:color="auto"/>
      </w:divBdr>
    </w:div>
    <w:div w:id="2053993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FB1016-3DA1-4DBB-A740-0171E1D66C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17</Pages>
  <Words>5418</Words>
  <Characters>30888</Characters>
  <Application>Microsoft Office Word</Application>
  <DocSecurity>0</DocSecurity>
  <Lines>257</Lines>
  <Paragraphs>72</Paragraphs>
  <ScaleCrop>false</ScaleCrop>
  <HeadingPairs>
    <vt:vector size="6" baseType="variant">
      <vt:variant>
        <vt:lpstr>Title</vt:lpstr>
      </vt:variant>
      <vt:variant>
        <vt:i4>1</vt:i4>
      </vt:variant>
      <vt:variant>
        <vt:lpstr>Headings</vt:lpstr>
      </vt:variant>
      <vt:variant>
        <vt:i4>2</vt:i4>
      </vt:variant>
      <vt:variant>
        <vt:lpstr>Tiêu đề</vt:lpstr>
      </vt:variant>
      <vt:variant>
        <vt:i4>1</vt:i4>
      </vt:variant>
    </vt:vector>
  </HeadingPairs>
  <TitlesOfParts>
    <vt:vector size="4" baseType="lpstr">
      <vt:lpstr/>
      <vt:lpstr>    4.1. Vị trí, chức năng:</vt:lpstr>
      <vt:lpstr>    4.2. Nhiệm vụ, quyền hạn:</vt:lpstr>
      <vt:lpstr/>
    </vt:vector>
  </TitlesOfParts>
  <Company>Microsoft</Company>
  <LinksUpToDate>false</LinksUpToDate>
  <CharactersWithSpaces>36234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Nguyễn Ngọc Quang Phục</cp:lastModifiedBy>
  <cp:revision>61</cp:revision>
  <cp:lastPrinted>2025-06-02T02:27:00Z</cp:lastPrinted>
  <dcterms:created xsi:type="dcterms:W3CDTF">2026-08-24T16:15:00Z</dcterms:created>
  <dcterms:modified xsi:type="dcterms:W3CDTF">2026-09-20T04:15:00Z</dcterms:modified>
</cp:coreProperties>
</file>