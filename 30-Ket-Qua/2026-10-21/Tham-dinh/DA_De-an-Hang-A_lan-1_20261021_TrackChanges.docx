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C7C32" w14:textId="77777777" w:rsidR="00197D5A" w:rsidRPr="00B0238A" w:rsidRDefault="00197D5A" w:rsidP="00197D5A">
      <w:pPr>
        <w:pStyle w:val="TOCHeading"/>
        <w:spacing w:after="0"/>
        <w:ind w:firstLine="0"/>
        <w:jc w:val="center"/>
        <w:rPr>
          <w:rFonts w:ascii="Times New Roman" w:hAnsi="Times New Roman"/>
          <w:b w:val="0"/>
          <w:color w:val="auto"/>
          <w:szCs w:val="28"/>
        </w:rPr>
      </w:pPr>
      <w:r>
        <w:rPr>
          <w:rFonts w:ascii="Times New Roman" w:hAnsi="Times New Roman"/>
          <w:b w:val="0"/>
          <w:color w:val="auto"/>
          <w:szCs w:val="28"/>
        </w:rPr>
        <w:t>ỦY BAN NHÂN DÂN TỈNH QUẢNG NGÃI</w:t>
      </w:r>
    </w:p>
    <w:p w14:paraId="57E56ABF" w14:textId="77777777" w:rsidR="00197D5A" w:rsidRPr="00B0238A" w:rsidRDefault="00197D5A" w:rsidP="00197D5A">
      <w:pPr>
        <w:pStyle w:val="TOCHeading"/>
        <w:spacing w:before="0" w:after="0"/>
        <w:ind w:firstLine="0"/>
        <w:jc w:val="center"/>
        <w:rPr>
          <w:rFonts w:ascii="Times New Roman" w:hAnsi="Times New Roman"/>
          <w:bCs w:val="0"/>
          <w:color w:val="auto"/>
          <w:szCs w:val="28"/>
        </w:rPr>
      </w:pPr>
      <w:r>
        <w:rPr>
          <w:rFonts w:ascii="Times New Roman" w:hAnsi="Times New Roman"/>
          <w:bCs w:val="0"/>
          <w:color w:val="auto"/>
          <w:szCs w:val="28"/>
        </w:rPr>
        <w:t>TRƯỜNG CAO ĐẲNG KON TUM</w:t>
      </w:r>
    </w:p>
    <w:p w14:paraId="173D0066" w14:textId="77777777" w:rsidR="00197D5A" w:rsidRPr="00B0238A" w:rsidRDefault="00197D5A" w:rsidP="00197D5A">
      <w:pPr>
        <w:ind w:firstLine="0"/>
      </w:pPr>
      <w:r>
        <w:rPr>
          <w:b/>
          <w:noProof/>
          <w:szCs w:val="28"/>
        </w:rPr>
        <mc:AlternateContent>
          <mc:Choice Requires="wps">
            <w:drawing>
              <wp:anchor distT="0" distB="0" distL="114300" distR="114300" simplePos="0" relativeHeight="251661312" behindDoc="0" locked="0" layoutInCell="1" allowOverlap="1" wp14:anchorId="0A84859D" wp14:editId="19068CA3">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1A4508D2" w14:textId="77777777" w:rsidR="00197D5A" w:rsidRPr="00B0238A" w:rsidRDefault="008E0E3B" w:rsidP="00197D5A">
      <w:pPr>
        <w:spacing w:line="360" w:lineRule="auto"/>
        <w:ind w:firstLine="0"/>
      </w:pPr>
      <w:r>
        <w:rPr>
          <w:noProof/>
        </w:rPr>
        <mc:AlternateContent>
          <mc:Choice Requires="wps">
            <w:drawing>
              <wp:anchor distT="0" distB="0" distL="114300" distR="114300" simplePos="0" relativeHeight="251672576" behindDoc="0" locked="0" layoutInCell="1" allowOverlap="1" wp14:anchorId="2B4E1053" wp14:editId="6CD50216">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60EF248" w14:textId="77777777" w:rsidR="009C06F8" w:rsidRPr="008E0E3B" w:rsidRDefault="009C06F8" w:rsidP="008E0E3B">
                            <w:pPr>
                              <w:ind w:firstLine="0"/>
                              <w:jc w:val="center"/>
                              <w:rPr>
                                <w:b/>
                                <w:bCs/>
                                <w:sz w:val="36"/>
                                <w:szCs w:val="36"/>
                              </w:rPr>
                            </w:pPr>
                            <w:r>
                              <w:rPr>
                                <w:b/>
                                <w:bCs/>
                                <w:sz w:val="36"/>
                                <w:szCs w:val="36"/>
                              </w:rPr>
                              <w:t>ĐỀ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4E1053"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260EF248" w14:textId="77777777" w:rsidR="009C06F8" w:rsidRPr="008E0E3B" w:rsidRDefault="009C06F8" w:rsidP="008E0E3B">
                      <w:pPr>
                        <w:ind w:firstLine="0"/>
                        <w:jc w:val="center"/>
                        <w:rPr>
                          <w:b/>
                          <w:bCs/>
                          <w:sz w:val="36"/>
                          <w:szCs w:val="36"/>
                        </w:rPr>
                      </w:pPr>
                      <w:r>
                        <w:rPr>
                          <w:b/>
                          <w:bCs/>
                          <w:sz w:val="36"/>
                          <w:szCs w:val="36"/>
                        </w:rPr>
                        <w:t>ĐỀ CƯƠNG</w:t>
                      </w:r>
                    </w:p>
                  </w:txbxContent>
                </v:textbox>
              </v:rect>
            </w:pict>
          </mc:Fallback>
        </mc:AlternateContent>
      </w:r>
    </w:p>
    <w:p w14:paraId="657029DE" w14:textId="77777777" w:rsidR="00197D5A" w:rsidRPr="00B0238A" w:rsidRDefault="00197D5A" w:rsidP="00197D5A">
      <w:pPr>
        <w:spacing w:line="360" w:lineRule="auto"/>
        <w:ind w:firstLine="0"/>
      </w:pPr>
    </w:p>
    <w:p w14:paraId="1B0311BA" w14:textId="77777777" w:rsidR="00197D5A" w:rsidRPr="00B0238A" w:rsidRDefault="00197D5A" w:rsidP="00197D5A">
      <w:pPr>
        <w:spacing w:line="360" w:lineRule="auto"/>
        <w:ind w:firstLine="0"/>
        <w:rPr>
          <w:sz w:val="72"/>
        </w:rPr>
      </w:pPr>
    </w:p>
    <w:p w14:paraId="5FCBCB82" w14:textId="77777777" w:rsidR="00197D5A" w:rsidRPr="00B0238A" w:rsidRDefault="00197D5A" w:rsidP="00197D5A">
      <w:pPr>
        <w:spacing w:line="360" w:lineRule="auto"/>
        <w:ind w:firstLine="0"/>
        <w:rPr>
          <w:sz w:val="58"/>
          <w:szCs w:val="10"/>
        </w:rPr>
      </w:pPr>
    </w:p>
    <w:p w14:paraId="284B2A3F" w14:textId="77777777" w:rsidR="00197D5A" w:rsidRPr="00B0238A" w:rsidRDefault="00197D5A" w:rsidP="00197D5A">
      <w:pPr>
        <w:spacing w:line="360" w:lineRule="auto"/>
        <w:ind w:firstLine="0"/>
        <w:rPr>
          <w:sz w:val="58"/>
          <w:szCs w:val="10"/>
        </w:rPr>
      </w:pPr>
    </w:p>
    <w:p w14:paraId="66A07B91" w14:textId="77777777" w:rsidR="00197D5A" w:rsidRPr="00B0238A" w:rsidRDefault="00197D5A" w:rsidP="00197D5A">
      <w:pPr>
        <w:spacing w:before="0" w:after="0"/>
        <w:ind w:firstLine="0"/>
        <w:jc w:val="center"/>
        <w:rPr>
          <w:b/>
          <w:sz w:val="72"/>
          <w:szCs w:val="72"/>
        </w:rPr>
      </w:pPr>
      <w:r>
        <w:rPr>
          <w:b/>
          <w:sz w:val="72"/>
          <w:szCs w:val="72"/>
        </w:rPr>
        <w:t>ĐỀ ÁN</w:t>
      </w:r>
    </w:p>
    <w:p w14:paraId="35B14ADC" w14:textId="77777777" w:rsidR="00197D5A" w:rsidRPr="00B0238A" w:rsidRDefault="00197D5A" w:rsidP="00197D5A">
      <w:pPr>
        <w:spacing w:before="0" w:after="0"/>
        <w:ind w:firstLine="0"/>
        <w:jc w:val="center"/>
        <w:rPr>
          <w:b/>
        </w:rPr>
      </w:pPr>
      <w:r>
        <w:rPr>
          <w:b/>
        </w:rPr>
        <w:t>TRIỂN KHAI ĐÀO TẠO VÀ SÁT HẠCH LÁI XE MÔ TÔ HẠNG A</w:t>
      </w:r>
    </w:p>
    <w:p w14:paraId="6D91A3F3" w14:textId="77777777" w:rsidR="00197D5A" w:rsidRPr="00B0238A" w:rsidRDefault="00197D5A" w:rsidP="00197D5A">
      <w:pPr>
        <w:spacing w:before="0" w:after="0"/>
        <w:ind w:firstLine="0"/>
        <w:jc w:val="center"/>
        <w:rPr>
          <w:b/>
        </w:rPr>
      </w:pPr>
      <w:r>
        <w:rPr>
          <w:b/>
        </w:rPr>
        <w:t>TẠI TRƯỜNG CAO ĐẲNG KON TUM</w:t>
      </w:r>
    </w:p>
    <w:p w14:paraId="6D91A3F3" w14:textId="77777777" w:rsidR="00197D5A" w:rsidRPr="00B0238A" w:rsidRDefault="00197D5A" w:rsidP="00197D5A">
      <w:pPr>
        <w:spacing w:before="0" w:after="0"/>
        <w:ind w:firstLine="0"/>
        <w:jc w:val="center"/>
        <w:rPr>
          <w:b/>
        </w:rPr>
      </w:pPr>
      <w:ins w:id="1049" w:author="Thẩm định 21/10/2026 (Claude)" w:date="2026-10-21T21:01:56Z">
        <w:r>
          <w:rPr>
            <w:b/>
          </w:rPr>
          <w:t xml:space="preserve">(Dự thảo lần 1)</w:t>
        </w:r>
      </w:ins>
    </w:p>
    <w:p w14:paraId="074B8CCE" w14:textId="77777777" w:rsidR="00197D5A" w:rsidRPr="00B0238A" w:rsidRDefault="00197D5A" w:rsidP="00197D5A">
      <w:pPr>
        <w:ind w:firstLine="0"/>
        <w:jc w:val="center"/>
        <w:rPr>
          <w:b/>
        </w:rPr>
      </w:pPr>
    </w:p>
    <w:p w14:paraId="7865611F" w14:textId="77777777" w:rsidR="00197D5A" w:rsidRPr="00B0238A" w:rsidRDefault="00197D5A" w:rsidP="00197D5A">
      <w:pPr>
        <w:ind w:firstLine="0"/>
        <w:jc w:val="center"/>
        <w:rPr>
          <w:b/>
        </w:rPr>
      </w:pPr>
    </w:p>
    <w:p w14:paraId="644BDB7E" w14:textId="77777777" w:rsidR="00197D5A" w:rsidRPr="00B0238A" w:rsidRDefault="00197D5A" w:rsidP="00197D5A">
      <w:pPr>
        <w:ind w:firstLine="0"/>
        <w:jc w:val="center"/>
        <w:rPr>
          <w:b/>
          <w:sz w:val="32"/>
          <w:szCs w:val="28"/>
        </w:rPr>
      </w:pPr>
    </w:p>
    <w:p w14:paraId="4D306D14" w14:textId="77777777" w:rsidR="00197D5A" w:rsidRPr="00B0238A" w:rsidRDefault="00197D5A" w:rsidP="00197D5A">
      <w:pPr>
        <w:ind w:firstLine="0"/>
        <w:jc w:val="center"/>
        <w:rPr>
          <w:b/>
        </w:rPr>
      </w:pPr>
    </w:p>
    <w:p w14:paraId="55D57F37" w14:textId="77777777" w:rsidR="00197D5A" w:rsidRPr="00B0238A" w:rsidRDefault="00197D5A" w:rsidP="00197D5A">
      <w:pPr>
        <w:ind w:firstLine="0"/>
        <w:jc w:val="center"/>
        <w:rPr>
          <w:b/>
        </w:rPr>
      </w:pPr>
    </w:p>
    <w:p w14:paraId="7A7E50D8" w14:textId="77777777" w:rsidR="00197D5A" w:rsidRPr="00B0238A" w:rsidRDefault="00197D5A" w:rsidP="00197D5A">
      <w:pPr>
        <w:ind w:firstLine="0"/>
        <w:jc w:val="center"/>
        <w:rPr>
          <w:b/>
        </w:rPr>
      </w:pPr>
    </w:p>
    <w:p w14:paraId="5AF075F0" w14:textId="77777777" w:rsidR="00197D5A" w:rsidRPr="00B0238A" w:rsidRDefault="00197D5A" w:rsidP="00197D5A">
      <w:pPr>
        <w:ind w:firstLine="0"/>
        <w:jc w:val="center"/>
        <w:rPr>
          <w:b/>
        </w:rPr>
      </w:pPr>
    </w:p>
    <w:p w14:paraId="55E9619C" w14:textId="77777777" w:rsidR="00197D5A" w:rsidRPr="00B0238A" w:rsidRDefault="00197D5A" w:rsidP="00197D5A">
      <w:pPr>
        <w:ind w:firstLine="0"/>
        <w:jc w:val="center"/>
        <w:rPr>
          <w:b/>
          <w:sz w:val="66"/>
          <w:szCs w:val="66"/>
        </w:rPr>
      </w:pPr>
    </w:p>
    <w:p w14:paraId="75528D50" w14:textId="77777777" w:rsidR="00197D5A" w:rsidRPr="00B0238A" w:rsidRDefault="00197D5A" w:rsidP="00197D5A">
      <w:pPr>
        <w:ind w:firstLine="0"/>
        <w:jc w:val="center"/>
        <w:rPr>
          <w:b/>
          <w:szCs w:val="28"/>
        </w:rPr>
      </w:pPr>
    </w:p>
    <w:p w14:paraId="7B0428A0" w14:textId="77777777" w:rsidR="00197D5A" w:rsidRPr="00B0238A" w:rsidRDefault="00197D5A" w:rsidP="00197D5A">
      <w:pPr>
        <w:ind w:firstLine="0"/>
        <w:jc w:val="center"/>
        <w:rPr>
          <w:b/>
          <w:szCs w:val="28"/>
        </w:rPr>
      </w:pPr>
    </w:p>
    <w:p w14:paraId="699777FC" w14:textId="77777777" w:rsidR="00197D5A" w:rsidRPr="00B0238A" w:rsidRDefault="00197D5A" w:rsidP="00197D5A">
      <w:pPr>
        <w:ind w:firstLine="0"/>
        <w:jc w:val="center"/>
        <w:rPr>
          <w:b/>
          <w:sz w:val="12"/>
          <w:szCs w:val="12"/>
        </w:rPr>
      </w:pPr>
    </w:p>
    <w:p w14:paraId="72E2F41B" w14:textId="77777777" w:rsidR="00197D5A" w:rsidRPr="00B0238A" w:rsidRDefault="00197D5A" w:rsidP="00197D5A">
      <w:pPr>
        <w:ind w:firstLine="0"/>
        <w:jc w:val="center"/>
        <w:rPr>
          <w:b/>
          <w:sz w:val="52"/>
          <w:szCs w:val="28"/>
        </w:rPr>
      </w:pPr>
    </w:p>
    <w:p w14:paraId="07BBAFCA" w14:textId="77777777" w:rsidR="00197D5A" w:rsidRPr="00B0238A" w:rsidRDefault="00197D5A" w:rsidP="00197D5A">
      <w:pPr>
        <w:ind w:firstLine="0"/>
        <w:jc w:val="center"/>
        <w:rPr>
          <w:b/>
          <w:szCs w:val="28"/>
        </w:rPr>
      </w:pPr>
      <w:r>
        <w:rPr>
          <w:b/>
          <w:szCs w:val="28"/>
        </w:rPr>
        <w:t>Quảng Ngãi, tháng 10 năm 2026</w:t>
      </w:r>
    </w:p>
    <w:p w14:paraId="46539526" w14:textId="77777777" w:rsidR="00197D5A" w:rsidRPr="00B0238A" w:rsidRDefault="00197D5A" w:rsidP="00197D5A">
      <w:pPr>
        <w:ind w:firstLine="0"/>
        <w:jc w:val="center"/>
        <w:rPr>
          <w:b/>
          <w:szCs w:val="28"/>
        </w:rPr>
        <w:sectPr w:rsidR="00197D5A" w:rsidRPr="00B0238A"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0F8DB890" w14:textId="77777777" w:rsidR="005C2626" w:rsidRPr="00B0238A" w:rsidRDefault="00A27C38" w:rsidP="00B0238A">
      <w:pPr>
        <w:pStyle w:val="TOCHeading"/>
        <w:ind w:firstLine="0"/>
        <w:jc w:val="center"/>
        <w:rPr>
          <w:color w:val="auto"/>
        </w:rPr>
      </w:pPr>
      <w:r>
        <w:rPr>
          <w:color w:val="auto"/>
        </w:rPr>
        <w:lastRenderedPageBreak/>
        <w:t>MỤC LỤC</w:t>
      </w:r>
    </w:p>
    <w:p w14:paraId="0C259383" w14:textId="4C324661" w:rsidR="00B0238A" w:rsidRPr="00B0238A" w:rsidRDefault="00B0238A" w:rsidP="00B0238A">
      <w:pPr>
        <w:jc w:val="right"/>
      </w:pPr>
      <w:r>
        <w:t>Trang</w:t>
      </w:r>
    </w:p>
    <w:p w14:paraId="3B20219E" w14:textId="57601D75" w:rsidR="00C43A2E" w:rsidRPr="00AE66EC" w:rsidRDefault="00C43A2E">
      <w:pPr>
        <w:pStyle w:val="TOC1"/>
        <w:rPr>
          <w:rFonts w:asciiTheme="minorHAnsi" w:eastAsiaTheme="minorEastAsia" w:hAnsiTheme="minorHAnsi" w:cstheme="minorBidi"/>
          <w:b w:val="0"/>
          <w:noProof/>
          <w:color w:val="auto"/>
          <w:kern w:val="2"/>
          <w:sz w:val="22"/>
          <w:szCs w:val="22"/>
          <w14:ligatures w14:val="standardContextual"/>
        </w:rPr>
      </w:pPr>
      <w:r>
        <w:rPr>
          <w:b w:val="0"/>
          <w:color w:val="auto"/>
        </w:rPr>
        <w:fldChar w:fldCharType="begin"/>
      </w:r>
      <w:r>
        <w:rPr>
          <w:b w:val="0"/>
          <w:color w:val="auto"/>
        </w:rPr>
        <w:instrText xml:space="preserve"> TOC \o "1-3" \h \z \u \t "Heading 4,1" </w:instrText>
      </w:r>
      <w:r>
        <w:rPr>
          <w:b w:val="0"/>
          <w:color w:val="auto"/>
        </w:rPr>
        <w:fldChar w:fldCharType="separate"/>
      </w:r>
      <w:hyperlink w:anchor="_Toc240965908" w:history="1">
        <w:r>
          <w:rPr>
            <w:rStyle w:val="Hyperlink"/>
            <w:noProof/>
            <w:color w:val="auto"/>
          </w:rPr>
          <w:t>Phần I</w:t>
        </w:r>
      </w:hyperlink>
      <w:r>
        <w:rPr>
          <w:rStyle w:val="Hyperlink"/>
          <w:noProof/>
          <w:color w:val="auto"/>
        </w:rPr>
        <w:t xml:space="preserve">. </w:t>
      </w:r>
      <w:hyperlink w:anchor="_Toc240965909" w:history="1">
        <w:r>
          <w:rPr>
            <w:rStyle w:val="Hyperlink"/>
            <w:noProof/>
            <w:color w:val="auto"/>
          </w:rPr>
          <w:t>SỰ CẦN THIẾT, CƠ SỞ XÂY DỰNG ĐỀ ÁN</w:t>
        </w:r>
        <w:r>
          <w:rPr>
            <w:noProof/>
            <w:webHidden/>
            <w:color w:val="auto"/>
          </w:rPr>
          <w:tab/>
        </w:r>
        <w:r>
          <w:rPr>
            <w:noProof/>
            <w:webHidden/>
            <w:color w:val="auto"/>
          </w:rPr>
          <w:fldChar w:fldCharType="begin"/>
        </w:r>
        <w:r>
          <w:rPr>
            <w:noProof/>
            <w:webHidden/>
            <w:color w:val="auto"/>
          </w:rPr>
          <w:instrText xml:space="preserve"> PAGEREF _Toc240965909 \h </w:instrText>
        </w:r>
        <w:r>
          <w:rPr>
            <w:noProof/>
            <w:webHidden/>
            <w:color w:val="auto"/>
          </w:rPr>
        </w:r>
        <w:r>
          <w:rPr>
            <w:noProof/>
            <w:webHidden/>
            <w:color w:val="auto"/>
          </w:rPr>
          <w:fldChar w:fldCharType="separate"/>
        </w:r>
        <w:r>
          <w:rPr>
            <w:noProof/>
            <w:webHidden/>
            <w:color w:val="auto"/>
          </w:rPr>
          <w:t>1</w:t>
        </w:r>
        <w:r>
          <w:rPr>
            <w:noProof/>
            <w:webHidden/>
            <w:color w:val="auto"/>
          </w:rPr>
          <w:fldChar w:fldCharType="end"/>
        </w:r>
      </w:hyperlink>
    </w:p>
    <w:p w14:paraId="5AB67B8B" w14:textId="333AB94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0" w:history="1">
        <w:r w:rsidR="005757B6">
          <w:rPr>
            <w:rStyle w:val="Hyperlink"/>
            <w:noProof/>
            <w:color w:val="auto"/>
          </w:rPr>
          <w:t>I. SỰ CẦN THIẾT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_Toc240965910 \h </w:instrText>
        </w:r>
        <w:r w:rsidR="005757B6">
          <w:rPr>
            <w:noProof/>
            <w:webHidden/>
            <w:color w:val="auto"/>
          </w:rPr>
        </w:r>
        <w:r w:rsidR="005757B6">
          <w:rPr>
            <w:noProof/>
            <w:webHidden/>
            <w:color w:val="auto"/>
          </w:rPr>
          <w:fldChar w:fldCharType="separate"/>
        </w:r>
        <w:r w:rsidR="005757B6">
          <w:rPr>
            <w:noProof/>
            <w:webHidden/>
            <w:color w:val="auto"/>
          </w:rPr>
          <w:t>1</w:t>
        </w:r>
        <w:r w:rsidR="005757B6">
          <w:rPr>
            <w:noProof/>
            <w:webHidden/>
            <w:color w:val="auto"/>
          </w:rPr>
          <w:fldChar w:fldCharType="end"/>
        </w:r>
      </w:hyperlink>
    </w:p>
    <w:p w14:paraId="25AE78D6" w14:textId="4672C21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1" w:history="1">
        <w:r w:rsidR="005757B6">
          <w:rPr>
            <w:rStyle w:val="Hyperlink"/>
            <w:noProof/>
            <w:color w:val="auto"/>
          </w:rPr>
          <w:t>II. CƠ SỞ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_Toc240965911 \h </w:instrText>
        </w:r>
        <w:r w:rsidR="005757B6">
          <w:rPr>
            <w:noProof/>
            <w:webHidden/>
            <w:color w:val="auto"/>
          </w:rPr>
        </w:r>
        <w:r w:rsidR="005757B6">
          <w:rPr>
            <w:noProof/>
            <w:webHidden/>
            <w:color w:val="auto"/>
          </w:rPr>
          <w:fldChar w:fldCharType="separate"/>
        </w:r>
        <w:r w:rsidR="005757B6">
          <w:rPr>
            <w:noProof/>
            <w:webHidden/>
            <w:color w:val="auto"/>
          </w:rPr>
          <w:t>2</w:t>
        </w:r>
        <w:r w:rsidR="005757B6">
          <w:rPr>
            <w:noProof/>
            <w:webHidden/>
            <w:color w:val="auto"/>
          </w:rPr>
          <w:fldChar w:fldCharType="end"/>
        </w:r>
      </w:hyperlink>
    </w:p>
    <w:p w14:paraId="0EC02146" w14:textId="01BDCBD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2" w:history="1">
        <w:r w:rsidR="005757B6">
          <w:rPr>
            <w:rStyle w:val="Hyperlink"/>
            <w:noProof/>
            <w:color w:val="auto"/>
          </w:rPr>
          <w:t>Phần II</w:t>
        </w:r>
        <w:r w:rsidR="005757B6">
          <w:rPr>
            <w:noProof/>
            <w:webHidden/>
            <w:color w:val="auto"/>
          </w:rPr>
          <w:t>.</w:t>
        </w:r>
      </w:hyperlink>
      <w:r w:rsidR="005757B6">
        <w:rPr>
          <w:rStyle w:val="Hyperlink"/>
          <w:noProof/>
          <w:color w:val="auto"/>
        </w:rPr>
        <w:t xml:space="preserve"> </w:t>
      </w:r>
      <w:hyperlink w:anchor="_Toc240965913" w:history="1">
        <w:r w:rsidR="005757B6">
          <w:rPr>
            <w:rStyle w:val="Hyperlink"/>
            <w:noProof/>
            <w:color w:val="auto"/>
          </w:rPr>
          <w:t>THỰC TRẠNG CÔNG TÁC ĐÀO TẠO LÁI XE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_Toc240965913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BC938B1" w14:textId="524447D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4" w:history="1">
        <w:r w:rsidR="005757B6">
          <w:rPr>
            <w:rStyle w:val="Hyperlink"/>
            <w:noProof/>
            <w:color w:val="auto"/>
          </w:rPr>
          <w:t>VÀ CÁC ĐIỀU KIỆN BẢO ĐẢM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_Toc240965914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190DC54" w14:textId="760A3CF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15" w:history="1">
        <w:r w:rsidR="005757B6">
          <w:rPr>
            <w:rStyle w:val="Hyperlink"/>
            <w:noProof/>
            <w:color w:val="auto"/>
          </w:rPr>
          <w:t>I. THỰC TRẠNG VÀ KẾT QUẢ ĐÀO TẠO, SÁT HẠCH LÁI XE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_Toc240965915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5D61706F" w14:textId="3A77311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6" w:history="1">
        <w:r w:rsidR="005757B6">
          <w:rPr>
            <w:rStyle w:val="Hyperlink"/>
            <w:noProof/>
            <w:color w:val="auto"/>
          </w:rPr>
          <w:t>1. Khái quát về khoa ĐT&amp;SHLX</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_Toc240965916 \h </w:instrText>
        </w:r>
        <w:r w:rsidR="005757B6">
          <w:rPr>
            <w:noProof/>
            <w:webHidden/>
            <w:color w:val="auto"/>
          </w:rPr>
        </w:r>
        <w:r w:rsidR="005757B6">
          <w:rPr>
            <w:noProof/>
            <w:webHidden/>
            <w:color w:val="auto"/>
          </w:rPr>
          <w:fldChar w:fldCharType="separate"/>
        </w:r>
        <w:r w:rsidR="005757B6">
          <w:rPr>
            <w:noProof/>
            <w:webHidden/>
            <w:color w:val="auto"/>
          </w:rPr>
          <w:t>5</w:t>
        </w:r>
        <w:r w:rsidR="005757B6">
          <w:rPr>
            <w:noProof/>
            <w:webHidden/>
            <w:color w:val="auto"/>
          </w:rPr>
          <w:fldChar w:fldCharType="end"/>
        </w:r>
      </w:hyperlink>
    </w:p>
    <w:p w14:paraId="7E233E24" w14:textId="59B9E22B"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7" w:history="1">
        <w:r w:rsidR="005757B6">
          <w:rPr>
            <w:rStyle w:val="Hyperlink"/>
            <w:noProof/>
            <w:color w:val="auto"/>
          </w:rPr>
          <w:t>2. Bộ môn ĐT&amp;SHLX mô tô</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_Toc240965917 \h </w:instrText>
        </w:r>
        <w:r w:rsidR="005757B6">
          <w:rPr>
            <w:noProof/>
            <w:webHidden/>
            <w:color w:val="auto"/>
          </w:rPr>
        </w:r>
        <w:r w:rsidR="005757B6">
          <w:rPr>
            <w:noProof/>
            <w:webHidden/>
            <w:color w:val="auto"/>
          </w:rPr>
          <w:fldChar w:fldCharType="separate"/>
        </w:r>
        <w:r w:rsidR="005757B6">
          <w:rPr>
            <w:noProof/>
            <w:webHidden/>
            <w:color w:val="auto"/>
          </w:rPr>
          <w:t>6</w:t>
        </w:r>
        <w:r w:rsidR="005757B6">
          <w:rPr>
            <w:noProof/>
            <w:webHidden/>
            <w:color w:val="auto"/>
          </w:rPr>
          <w:fldChar w:fldCharType="end"/>
        </w:r>
      </w:hyperlink>
    </w:p>
    <w:p w14:paraId="2913F9E5" w14:textId="0D29D03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8" w:history="1">
        <w:r w:rsidR="005757B6">
          <w:rPr>
            <w:rStyle w:val="Hyperlink"/>
            <w:noProof/>
            <w:color w:val="auto"/>
          </w:rPr>
          <w:t>3. Kết quả tuyển sinh, đào tạo, sát hạch lái xe</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_Toc240965918 \h </w:instrText>
        </w:r>
        <w:r w:rsidR="005757B6">
          <w:rPr>
            <w:noProof/>
            <w:webHidden/>
            <w:color w:val="auto"/>
          </w:rPr>
        </w:r>
        <w:r w:rsidR="005757B6">
          <w:rPr>
            <w:noProof/>
            <w:webHidden/>
            <w:color w:val="auto"/>
          </w:rPr>
          <w:fldChar w:fldCharType="separate"/>
        </w:r>
        <w:r w:rsidR="005757B6">
          <w:rPr>
            <w:noProof/>
            <w:webHidden/>
            <w:color w:val="auto"/>
          </w:rPr>
          <w:t>7</w:t>
        </w:r>
        <w:r w:rsidR="005757B6">
          <w:rPr>
            <w:noProof/>
            <w:webHidden/>
            <w:color w:val="auto"/>
          </w:rPr>
          <w:fldChar w:fldCharType="end"/>
        </w:r>
      </w:hyperlink>
    </w:p>
    <w:p w14:paraId="7E6681C2" w14:textId="1A6F7AC5"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19" w:history="1">
        <w:r w:rsidR="005757B6">
          <w:rPr>
            <w:rStyle w:val="Hyperlink"/>
            <w:noProof/>
            <w:color w:val="auto"/>
          </w:rPr>
          <w:t>4. Kết quả thu, chi hoạt động lái xe của Trường giai đoạn 2023-2025</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_Toc240965919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3D8CD8D4" w14:textId="5C03C3C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0" w:history="1">
        <w:r w:rsidR="005757B6">
          <w:rPr>
            <w:rStyle w:val="Hyperlink"/>
            <w:noProof/>
            <w:color w:val="auto"/>
          </w:rPr>
          <w:t>II. CƠ SỞ VẬT CHẤT, PHƯƠNG TIỆN, TRANG THIẾT BỊ HIỆN CÓ CỦA TRƯỜNG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_Toc240965920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5F66FF7A" w14:textId="414A06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1" w:history="1">
        <w:r w:rsidR="005757B6">
          <w:rPr>
            <w:rStyle w:val="Hyperlink"/>
            <w:noProof/>
            <w:color w:val="auto"/>
          </w:rPr>
          <w:t>1. Về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_Toc240965921 \h </w:instrText>
        </w:r>
        <w:r w:rsidR="005757B6">
          <w:rPr>
            <w:noProof/>
            <w:webHidden/>
            <w:color w:val="auto"/>
          </w:rPr>
        </w:r>
        <w:r w:rsidR="005757B6">
          <w:rPr>
            <w:noProof/>
            <w:webHidden/>
            <w:color w:val="auto"/>
          </w:rPr>
          <w:fldChar w:fldCharType="separate"/>
        </w:r>
        <w:r w:rsidR="005757B6">
          <w:rPr>
            <w:noProof/>
            <w:webHidden/>
            <w:color w:val="auto"/>
          </w:rPr>
          <w:t>8</w:t>
        </w:r>
        <w:r w:rsidR="005757B6">
          <w:rPr>
            <w:noProof/>
            <w:webHidden/>
            <w:color w:val="auto"/>
          </w:rPr>
          <w:fldChar w:fldCharType="end"/>
        </w:r>
      </w:hyperlink>
    </w:p>
    <w:p w14:paraId="0D63C995" w14:textId="48E65C9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2" w:history="1">
        <w:r w:rsidR="005757B6">
          <w:rPr>
            <w:rStyle w:val="Hyperlink"/>
            <w:noProof/>
            <w:color w:val="auto"/>
          </w:rPr>
          <w:t>2. Về phương tiện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_Toc240965922 \h </w:instrText>
        </w:r>
        <w:r w:rsidR="005757B6">
          <w:rPr>
            <w:noProof/>
            <w:webHidden/>
            <w:color w:val="auto"/>
          </w:rPr>
        </w:r>
        <w:r w:rsidR="005757B6">
          <w:rPr>
            <w:noProof/>
            <w:webHidden/>
            <w:color w:val="auto"/>
          </w:rPr>
          <w:fldChar w:fldCharType="separate"/>
        </w:r>
        <w:r w:rsidR="005757B6">
          <w:rPr>
            <w:noProof/>
            <w:webHidden/>
            <w:color w:val="auto"/>
          </w:rPr>
          <w:t>9</w:t>
        </w:r>
        <w:r w:rsidR="005757B6">
          <w:rPr>
            <w:noProof/>
            <w:webHidden/>
            <w:color w:val="auto"/>
          </w:rPr>
          <w:fldChar w:fldCharType="end"/>
        </w:r>
      </w:hyperlink>
    </w:p>
    <w:p w14:paraId="48391FF0" w14:textId="097AEBF4"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3" w:history="1">
        <w:r w:rsidR="005757B6">
          <w:rPr>
            <w:rStyle w:val="Hyperlink"/>
            <w:noProof/>
            <w:color w:val="auto"/>
          </w:rPr>
          <w:t>3. Về phòng học, trang thiết bị giảng dạy lý thuyết</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_Toc240965923 \h </w:instrText>
        </w:r>
        <w:r w:rsidR="005757B6">
          <w:rPr>
            <w:noProof/>
            <w:webHidden/>
            <w:color w:val="auto"/>
          </w:rPr>
        </w:r>
        <w:r w:rsidR="005757B6">
          <w:rPr>
            <w:noProof/>
            <w:webHidden/>
            <w:color w:val="auto"/>
          </w:rPr>
          <w:fldChar w:fldCharType="separate"/>
        </w:r>
        <w:r w:rsidR="005757B6">
          <w:rPr>
            <w:noProof/>
            <w:webHidden/>
            <w:color w:val="auto"/>
          </w:rPr>
          <w:t>10</w:t>
        </w:r>
        <w:r w:rsidR="005757B6">
          <w:rPr>
            <w:noProof/>
            <w:webHidden/>
            <w:color w:val="auto"/>
          </w:rPr>
          <w:fldChar w:fldCharType="end"/>
        </w:r>
      </w:hyperlink>
    </w:p>
    <w:p w14:paraId="528B069D" w14:textId="1E6E8615"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4" w:history="1">
        <w:r w:rsidR="005757B6">
          <w:rPr>
            <w:rStyle w:val="Hyperlink"/>
            <w:noProof/>
            <w:color w:val="auto"/>
          </w:rPr>
          <w:t>III. THỰC TRẠNG NHU CẦU ĐÀO TẠO VÀ SÁT HẠCH LÁI XE MÔ TÔ HẠNG A</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_Toc240965924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3A89995D" w14:textId="5D6133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5" w:history="1">
        <w:r w:rsidR="005757B6">
          <w:rPr>
            <w:rStyle w:val="Hyperlink"/>
            <w:noProof/>
            <w:color w:val="auto"/>
          </w:rPr>
          <w:t>IV. ĐÁNH GIÁ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_Toc240965925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4BCD66F1" w14:textId="1DD9BF8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6" w:history="1">
        <w:r w:rsidR="005757B6">
          <w:rPr>
            <w:rStyle w:val="Hyperlink"/>
            <w:noProof/>
            <w:color w:val="auto"/>
          </w:rPr>
          <w:t>1. Ưu điểm, kết quả và những thuận lợi</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_Toc240965926 \h </w:instrText>
        </w:r>
        <w:r w:rsidR="005757B6">
          <w:rPr>
            <w:noProof/>
            <w:webHidden/>
            <w:color w:val="auto"/>
          </w:rPr>
        </w:r>
        <w:r w:rsidR="005757B6">
          <w:rPr>
            <w:noProof/>
            <w:webHidden/>
            <w:color w:val="auto"/>
          </w:rPr>
          <w:fldChar w:fldCharType="separate"/>
        </w:r>
        <w:r w:rsidR="005757B6">
          <w:rPr>
            <w:noProof/>
            <w:webHidden/>
            <w:color w:val="auto"/>
          </w:rPr>
          <w:t>11</w:t>
        </w:r>
        <w:r w:rsidR="005757B6">
          <w:rPr>
            <w:noProof/>
            <w:webHidden/>
            <w:color w:val="auto"/>
          </w:rPr>
          <w:fldChar w:fldCharType="end"/>
        </w:r>
      </w:hyperlink>
    </w:p>
    <w:p w14:paraId="21F30372" w14:textId="6E58614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27" w:history="1">
        <w:r w:rsidR="005757B6">
          <w:rPr>
            <w:rStyle w:val="Hyperlink"/>
            <w:noProof/>
            <w:color w:val="auto"/>
          </w:rPr>
          <w:t>2. Những hạn chế, khó khăn và nguyên nhân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_Toc240965927 \h </w:instrText>
        </w:r>
        <w:r w:rsidR="005757B6">
          <w:rPr>
            <w:noProof/>
            <w:webHidden/>
            <w:color w:val="auto"/>
          </w:rPr>
        </w:r>
        <w:r w:rsidR="005757B6">
          <w:rPr>
            <w:noProof/>
            <w:webHidden/>
            <w:color w:val="auto"/>
          </w:rPr>
          <w:fldChar w:fldCharType="separate"/>
        </w:r>
        <w:r w:rsidR="005757B6">
          <w:rPr>
            <w:noProof/>
            <w:webHidden/>
            <w:color w:val="auto"/>
          </w:rPr>
          <w:t>12</w:t>
        </w:r>
        <w:r w:rsidR="005757B6">
          <w:rPr>
            <w:noProof/>
            <w:webHidden/>
            <w:color w:val="auto"/>
          </w:rPr>
          <w:fldChar w:fldCharType="end"/>
        </w:r>
      </w:hyperlink>
    </w:p>
    <w:p w14:paraId="2F13DB3C" w14:textId="080F3B7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28" w:history="1">
        <w:r w:rsidR="005757B6">
          <w:rPr>
            <w:rStyle w:val="Hyperlink"/>
            <w:noProof/>
            <w:color w:val="auto"/>
          </w:rPr>
          <w:t>Phần III</w:t>
        </w:r>
        <w:r w:rsidR="005757B6">
          <w:rPr>
            <w:noProof/>
            <w:webHidden/>
            <w:color w:val="auto"/>
          </w:rPr>
          <w:t>.</w:t>
        </w:r>
      </w:hyperlink>
      <w:r w:rsidR="005757B6">
        <w:rPr>
          <w:rStyle w:val="Hyperlink"/>
          <w:noProof/>
          <w:color w:val="auto"/>
        </w:rPr>
        <w:t xml:space="preserve"> </w:t>
      </w:r>
      <w:hyperlink w:anchor="_Toc240965929" w:history="1">
        <w:r w:rsidR="005757B6">
          <w:rPr>
            <w:rStyle w:val="Hyperlink"/>
            <w:noProof/>
            <w:color w:val="auto"/>
          </w:rPr>
          <w:t>NỘI DUNG, GIẢI PHÁP CỦA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_Toc240965929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7CE5149" w14:textId="502D9A97"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0" w:history="1">
        <w:r w:rsidR="005757B6">
          <w:rPr>
            <w:rStyle w:val="Hyperlink"/>
            <w:noProof/>
            <w:color w:val="auto"/>
          </w:rPr>
          <w:t>I. MỤC TIÊU, QUAN ĐIỂM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_Toc240965930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311128C0" w14:textId="54869153"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1" w:history="1">
        <w:r w:rsidR="005757B6">
          <w:rPr>
            <w:rStyle w:val="Hyperlink"/>
            <w:noProof/>
            <w:color w:val="auto"/>
          </w:rPr>
          <w:t>1. Mục tiêu chung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_Toc240965931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7A550F4F" w14:textId="2660443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2" w:history="1">
        <w:r w:rsidR="005757B6">
          <w:rPr>
            <w:rStyle w:val="Hyperlink"/>
            <w:noProof/>
            <w:color w:val="auto"/>
          </w:rPr>
          <w:t>2. Mục tiêu cụ thể</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_Toc240965932 \h </w:instrText>
        </w:r>
        <w:r w:rsidR="005757B6">
          <w:rPr>
            <w:noProof/>
            <w:webHidden/>
            <w:color w:val="auto"/>
          </w:rPr>
        </w:r>
        <w:r w:rsidR="005757B6">
          <w:rPr>
            <w:noProof/>
            <w:webHidden/>
            <w:color w:val="auto"/>
          </w:rPr>
          <w:fldChar w:fldCharType="separate"/>
        </w:r>
        <w:r w:rsidR="005757B6">
          <w:rPr>
            <w:noProof/>
            <w:webHidden/>
            <w:color w:val="auto"/>
          </w:rPr>
          <w:t>13</w:t>
        </w:r>
        <w:r w:rsidR="005757B6">
          <w:rPr>
            <w:noProof/>
            <w:webHidden/>
            <w:color w:val="auto"/>
          </w:rPr>
          <w:fldChar w:fldCharType="end"/>
        </w:r>
      </w:hyperlink>
    </w:p>
    <w:p w14:paraId="2C39476E" w14:textId="5F88BC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3" w:history="1">
        <w:r w:rsidR="005757B6">
          <w:rPr>
            <w:rStyle w:val="Hyperlink"/>
            <w:noProof/>
            <w:color w:val="auto"/>
          </w:rPr>
          <w:t>3. Quan điểm xây dựng Đề án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_Toc240965933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C761902" w14:textId="3E0064F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4" w:history="1">
        <w:r w:rsidR="005757B6">
          <w:rPr>
            <w:rStyle w:val="Hyperlink"/>
            <w:noProof/>
            <w:color w:val="auto"/>
          </w:rPr>
          <w:t>4. Mục tiêu tuyển sinh, quy mô đào tạo dự kiến theo năm (từ 2027)</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_Toc240965934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9AA3798" w14:textId="46DAB78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5" w:history="1">
        <w:r w:rsidR="005757B6">
          <w:rPr>
            <w:rStyle w:val="Hyperlink"/>
            <w:noProof/>
            <w:color w:val="auto"/>
          </w:rPr>
          <w:t>II. HOÀN THIỆN CHỨC NĂNG, NHIỆM VỤ, TỔ CHỨC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_Toc240965935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2223A234" w14:textId="13CCDB16"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6" w:history="1">
        <w:r w:rsidR="005757B6">
          <w:rPr>
            <w:rStyle w:val="Hyperlink"/>
            <w:noProof/>
            <w:color w:val="auto"/>
          </w:rPr>
          <w:t>1. Đơn vị/bộ môn chủ trì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_Toc240965936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4C127284" w14:textId="47CDE7A2"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37" w:history="1">
        <w:r w:rsidR="005757B6">
          <w:rPr>
            <w:rStyle w:val="Hyperlink"/>
            <w:noProof/>
            <w:color w:val="auto"/>
          </w:rPr>
          <w:t>2. Về nhân sự</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_Toc240965937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7AC012AF" w14:textId="7475751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8" w:history="1">
        <w:r w:rsidR="005757B6">
          <w:rPr>
            <w:rStyle w:val="Hyperlink"/>
            <w:noProof/>
            <w:color w:val="auto"/>
          </w:rPr>
          <w:t>III. ĐỊA ĐIỂM ĐẦU TƯ</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_Toc240965938 \h </w:instrText>
        </w:r>
        <w:r w:rsidR="005757B6">
          <w:rPr>
            <w:noProof/>
            <w:webHidden/>
            <w:color w:val="auto"/>
          </w:rPr>
        </w:r>
        <w:r w:rsidR="005757B6">
          <w:rPr>
            <w:noProof/>
            <w:webHidden/>
            <w:color w:val="auto"/>
          </w:rPr>
          <w:fldChar w:fldCharType="separate"/>
        </w:r>
        <w:r w:rsidR="005757B6">
          <w:rPr>
            <w:noProof/>
            <w:webHidden/>
            <w:color w:val="auto"/>
          </w:rPr>
          <w:t>14</w:t>
        </w:r>
        <w:r w:rsidR="005757B6">
          <w:rPr>
            <w:noProof/>
            <w:webHidden/>
            <w:color w:val="auto"/>
          </w:rPr>
          <w:fldChar w:fldCharType="end"/>
        </w:r>
      </w:hyperlink>
    </w:p>
    <w:p w14:paraId="3599B085" w14:textId="5052B094"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39" w:history="1">
        <w:r w:rsidR="005757B6">
          <w:rPr>
            <w:rStyle w:val="Hyperlink"/>
            <w:noProof/>
            <w:color w:val="auto"/>
          </w:rPr>
          <w:t>IV. NHU CẦU ĐẦU TƯ CƠ SỞ VẬT CHẤT,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_Toc240965939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6415BC59" w14:textId="492BE4BE"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0" w:history="1">
        <w:r w:rsidR="005757B6">
          <w:rPr>
            <w:rStyle w:val="Hyperlink"/>
            <w:noProof/>
            <w:color w:val="auto"/>
          </w:rPr>
          <w:t>1. Sân tập, sân sát hạch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_Toc240965940 \h </w:instrText>
        </w:r>
        <w:r w:rsidR="005757B6">
          <w:rPr>
            <w:noProof/>
            <w:webHidden/>
            <w:color w:val="auto"/>
          </w:rPr>
        </w:r>
        <w:r w:rsidR="005757B6">
          <w:rPr>
            <w:noProof/>
            <w:webHidden/>
            <w:color w:val="auto"/>
          </w:rPr>
          <w:fldChar w:fldCharType="separate"/>
        </w:r>
        <w:r w:rsidR="005757B6">
          <w:rPr>
            <w:noProof/>
            <w:webHidden/>
            <w:color w:val="auto"/>
          </w:rPr>
          <w:t>15</w:t>
        </w:r>
        <w:r w:rsidR="005757B6">
          <w:rPr>
            <w:noProof/>
            <w:webHidden/>
            <w:color w:val="auto"/>
          </w:rPr>
          <w:fldChar w:fldCharType="end"/>
        </w:r>
      </w:hyperlink>
    </w:p>
    <w:p w14:paraId="30E7A0F6" w14:textId="48DABF0A"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41" w:history="1">
        <w:r w:rsidR="005757B6">
          <w:rPr>
            <w:rStyle w:val="Hyperlink"/>
            <w:noProof/>
            <w:color w:val="auto"/>
          </w:rPr>
          <w:t>2. Về phương tiện, thiết bị: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_Toc240965941 \h </w:instrText>
        </w:r>
        <w:r w:rsidR="005757B6">
          <w:rPr>
            <w:noProof/>
            <w:webHidden/>
            <w:color w:val="auto"/>
          </w:rPr>
        </w:r>
        <w:r w:rsidR="005757B6">
          <w:rPr>
            <w:noProof/>
            <w:webHidden/>
            <w:color w:val="auto"/>
          </w:rPr>
          <w:fldChar w:fldCharType="separate"/>
        </w:r>
        <w:r w:rsidR="005757B6">
          <w:rPr>
            <w:noProof/>
            <w:webHidden/>
            <w:color w:val="auto"/>
          </w:rPr>
          <w:t>16</w:t>
        </w:r>
        <w:r w:rsidR="005757B6">
          <w:rPr>
            <w:noProof/>
            <w:webHidden/>
            <w:color w:val="auto"/>
          </w:rPr>
          <w:fldChar w:fldCharType="end"/>
        </w:r>
      </w:hyperlink>
    </w:p>
    <w:p w14:paraId="4116D628" w14:textId="2B21F6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2" w:history="1">
        <w:r w:rsidR="005757B6">
          <w:rPr>
            <w:rStyle w:val="Hyperlink"/>
            <w:noProof/>
            <w:color w:val="auto"/>
          </w:rPr>
          <w:t>V. CƠ CHẾ HOẠT ĐỘNG, QUẢN LÝ TÀI CHÍNH</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_Toc240965942 \h </w:instrText>
        </w:r>
        <w:r w:rsidR="005757B6">
          <w:rPr>
            <w:noProof/>
            <w:webHidden/>
            <w:color w:val="auto"/>
          </w:rPr>
        </w:r>
        <w:r w:rsidR="005757B6">
          <w:rPr>
            <w:noProof/>
            <w:webHidden/>
            <w:color w:val="auto"/>
          </w:rPr>
          <w:fldChar w:fldCharType="separate"/>
        </w:r>
        <w:r w:rsidR="005757B6">
          <w:rPr>
            <w:noProof/>
            <w:webHidden/>
            <w:color w:val="auto"/>
          </w:rPr>
          <w:t>17</w:t>
        </w:r>
        <w:r w:rsidR="005757B6">
          <w:rPr>
            <w:noProof/>
            <w:webHidden/>
            <w:color w:val="auto"/>
          </w:rPr>
          <w:fldChar w:fldCharType="end"/>
        </w:r>
      </w:hyperlink>
    </w:p>
    <w:p w14:paraId="5F56DC04" w14:textId="39E359C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3" w:history="1">
        <w:r w:rsidR="005757B6">
          <w:rPr>
            <w:rStyle w:val="Hyperlink"/>
            <w:noProof/>
            <w:color w:val="auto"/>
          </w:rPr>
          <w:t>Phần IV</w:t>
        </w:r>
        <w:r w:rsidR="005757B6">
          <w:rPr>
            <w:noProof/>
            <w:webHidden/>
            <w:color w:val="auto"/>
          </w:rPr>
          <w:t>.</w:t>
        </w:r>
      </w:hyperlink>
      <w:r w:rsidR="005757B6">
        <w:rPr>
          <w:rStyle w:val="Hyperlink"/>
          <w:noProof/>
          <w:color w:val="auto"/>
        </w:rPr>
        <w:t xml:space="preserve"> </w:t>
      </w:r>
      <w:hyperlink w:anchor="_Toc240965944" w:history="1">
        <w:r w:rsidR="005757B6">
          <w:rPr>
            <w:rStyle w:val="Hyperlink"/>
            <w:noProof/>
            <w:color w:val="auto"/>
          </w:rPr>
          <w:t>LỘ TRÌNH, CÁC BƯỚC THỰC HIỆN VÀ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_Toc240965944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224374CC" w14:textId="78715A5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5" w:history="1">
        <w:r w:rsidR="005757B6">
          <w:rPr>
            <w:rStyle w:val="Hyperlink"/>
            <w:noProof/>
            <w:color w:val="auto"/>
          </w:rPr>
          <w:t>I. LỘ TRÌNH, CÁC BƯỚC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_Toc240965945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10E48CCE" w14:textId="16E6121F"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6" w:history="1">
        <w:r w:rsidR="005757B6">
          <w:rPr>
            <w:rStyle w:val="Hyperlink"/>
            <w:noProof/>
            <w:color w:val="auto"/>
          </w:rPr>
          <w:t>II. NHU CẦU KINH PHÍ</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_Toc240965946 \h </w:instrText>
        </w:r>
        <w:r w:rsidR="005757B6">
          <w:rPr>
            <w:noProof/>
            <w:webHidden/>
            <w:color w:val="auto"/>
          </w:rPr>
        </w:r>
        <w:r w:rsidR="005757B6">
          <w:rPr>
            <w:noProof/>
            <w:webHidden/>
            <w:color w:val="auto"/>
          </w:rPr>
          <w:fldChar w:fldCharType="separate"/>
        </w:r>
        <w:r w:rsidR="005757B6">
          <w:rPr>
            <w:noProof/>
            <w:webHidden/>
            <w:color w:val="auto"/>
          </w:rPr>
          <w:t>19</w:t>
        </w:r>
        <w:r w:rsidR="005757B6">
          <w:rPr>
            <w:noProof/>
            <w:webHidden/>
            <w:color w:val="auto"/>
          </w:rPr>
          <w:fldChar w:fldCharType="end"/>
        </w:r>
      </w:hyperlink>
    </w:p>
    <w:p w14:paraId="654F9A42" w14:textId="77AB60E8"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7" w:history="1">
        <w:r w:rsidR="005757B6">
          <w:rPr>
            <w:rStyle w:val="Hyperlink"/>
            <w:noProof/>
            <w:color w:val="auto"/>
          </w:rPr>
          <w:t>Phần V</w:t>
        </w:r>
        <w:r w:rsidR="005757B6">
          <w:rPr>
            <w:noProof/>
            <w:webHidden/>
            <w:color w:val="auto"/>
          </w:rPr>
          <w:t>.</w:t>
        </w:r>
      </w:hyperlink>
      <w:r w:rsidR="005757B6">
        <w:rPr>
          <w:rStyle w:val="Hyperlink"/>
          <w:noProof/>
          <w:color w:val="auto"/>
        </w:rPr>
        <w:t xml:space="preserve"> </w:t>
      </w:r>
      <w:hyperlink w:anchor="_Toc240965948" w:history="1">
        <w:r w:rsidR="005757B6">
          <w:rPr>
            <w:rStyle w:val="Hyperlink"/>
            <w:noProof/>
            <w:color w:val="auto"/>
          </w:rPr>
          <w:t>HIỆU QUẢ, TÍNH BỀN VỮNG,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_Toc240965948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39DDBAD5" w14:textId="0AE8201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49" w:history="1">
        <w:r w:rsidR="005757B6">
          <w:rPr>
            <w:rStyle w:val="Hyperlink"/>
            <w:noProof/>
            <w:color w:val="auto"/>
          </w:rPr>
          <w:t>I. HIỆU QUẢ KINH TẾ</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_Toc240965949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A554397" w14:textId="6B346F43"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0" w:history="1">
        <w:r w:rsidR="005757B6">
          <w:rPr>
            <w:rStyle w:val="Hyperlink"/>
            <w:noProof/>
            <w:color w:val="auto"/>
          </w:rPr>
          <w:t>II. HIỆU QUẢ XÃ HỘI, MÔI TRƯỜNG, TÍNH BỀN VỮNG</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_Toc240965950 \h </w:instrText>
        </w:r>
        <w:r w:rsidR="005757B6">
          <w:rPr>
            <w:noProof/>
            <w:webHidden/>
            <w:color w:val="auto"/>
          </w:rPr>
        </w:r>
        <w:r w:rsidR="005757B6">
          <w:rPr>
            <w:noProof/>
            <w:webHidden/>
            <w:color w:val="auto"/>
          </w:rPr>
          <w:fldChar w:fldCharType="separate"/>
        </w:r>
        <w:r w:rsidR="005757B6">
          <w:rPr>
            <w:noProof/>
            <w:webHidden/>
            <w:color w:val="auto"/>
          </w:rPr>
          <w:t>21</w:t>
        </w:r>
        <w:r w:rsidR="005757B6">
          <w:rPr>
            <w:noProof/>
            <w:webHidden/>
            <w:color w:val="auto"/>
          </w:rPr>
          <w:fldChar w:fldCharType="end"/>
        </w:r>
      </w:hyperlink>
    </w:p>
    <w:p w14:paraId="040EB2E7" w14:textId="35585236"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1" w:history="1">
        <w:r w:rsidR="005757B6">
          <w:rPr>
            <w:rStyle w:val="Hyperlink"/>
            <w:noProof/>
            <w:color w:val="auto"/>
          </w:rPr>
          <w:t>III. QUẢN TRỊ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_Toc240965951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42F2007D" w14:textId="500221E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2" w:history="1">
        <w:r w:rsidR="005757B6">
          <w:rPr>
            <w:rStyle w:val="Hyperlink"/>
            <w:noProof/>
            <w:color w:val="auto"/>
          </w:rPr>
          <w:t>1. Cấp độ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_Toc240965952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59099A91" w14:textId="4197F840"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3" w:history="1">
        <w:r w:rsidR="005757B6">
          <w:rPr>
            <w:rStyle w:val="Hyperlink"/>
            <w:noProof/>
            <w:color w:val="auto"/>
          </w:rPr>
          <w:t>2. Cơ chế kiểm soát rủi ro</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_Toc240965953 \h </w:instrText>
        </w:r>
        <w:r w:rsidR="005757B6">
          <w:rPr>
            <w:noProof/>
            <w:webHidden/>
            <w:color w:val="auto"/>
          </w:rPr>
        </w:r>
        <w:r w:rsidR="005757B6">
          <w:rPr>
            <w:noProof/>
            <w:webHidden/>
            <w:color w:val="auto"/>
          </w:rPr>
          <w:fldChar w:fldCharType="separate"/>
        </w:r>
        <w:r w:rsidR="005757B6">
          <w:rPr>
            <w:noProof/>
            <w:webHidden/>
            <w:color w:val="auto"/>
          </w:rPr>
          <w:t>22</w:t>
        </w:r>
        <w:r w:rsidR="005757B6">
          <w:rPr>
            <w:noProof/>
            <w:webHidden/>
            <w:color w:val="auto"/>
          </w:rPr>
          <w:fldChar w:fldCharType="end"/>
        </w:r>
      </w:hyperlink>
    </w:p>
    <w:p w14:paraId="01D25A5D" w14:textId="0654585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4" w:history="1">
        <w:r w:rsidR="005757B6">
          <w:rPr>
            <w:rStyle w:val="Hyperlink"/>
            <w:noProof/>
            <w:color w:val="auto"/>
          </w:rPr>
          <w:t>Phần VI</w:t>
        </w:r>
        <w:r w:rsidR="005757B6">
          <w:rPr>
            <w:noProof/>
            <w:webHidden/>
            <w:color w:val="auto"/>
          </w:rPr>
          <w:t>.</w:t>
        </w:r>
      </w:hyperlink>
      <w:r w:rsidR="005757B6">
        <w:rPr>
          <w:rStyle w:val="Hyperlink"/>
          <w:noProof/>
          <w:color w:val="auto"/>
        </w:rPr>
        <w:t xml:space="preserve"> </w:t>
      </w:r>
      <w:hyperlink w:anchor="_Toc240965955" w:history="1">
        <w:r w:rsidR="005757B6">
          <w:rPr>
            <w:rStyle w:val="Hyperlink"/>
            <w:noProof/>
            <w:color w:val="auto"/>
          </w:rPr>
          <w:t>TỔ CHỨC THỰC HIỆN,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_Toc240965955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7DE1643E" w14:textId="25C37491"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6" w:history="1">
        <w:r w:rsidR="005757B6">
          <w:rPr>
            <w:rStyle w:val="Hyperlink"/>
            <w:noProof/>
            <w:color w:val="auto"/>
          </w:rPr>
          <w:t>I. TỔ CHỨC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_Toc240965956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4ACFA326" w14:textId="5BFFFD6C"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7" w:history="1">
        <w:r w:rsidR="005757B6">
          <w:rPr>
            <w:rStyle w:val="Hyperlink"/>
            <w:noProof/>
            <w:color w:val="auto"/>
          </w:rPr>
          <w:t>1. Trường Cao đẳng Kon Tum</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_Toc240965957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1AB2C6B1" w14:textId="341846B1" w:rsidR="00C43A2E" w:rsidRPr="00AE66EC" w:rsidRDefault="00A6136A">
      <w:pPr>
        <w:pStyle w:val="TOC2"/>
        <w:rPr>
          <w:rFonts w:asciiTheme="minorHAnsi" w:eastAsiaTheme="minorEastAsia" w:hAnsiTheme="minorHAnsi" w:cstheme="minorBidi"/>
          <w:noProof/>
          <w:color w:val="auto"/>
          <w:kern w:val="2"/>
          <w:sz w:val="22"/>
          <w:szCs w:val="22"/>
          <w14:ligatures w14:val="standardContextual"/>
        </w:rPr>
      </w:pPr>
      <w:hyperlink w:anchor="_Toc240965958" w:history="1">
        <w:r w:rsidR="005757B6">
          <w:rPr>
            <w:rStyle w:val="Hyperlink"/>
            <w:noProof/>
            <w:color w:val="auto"/>
          </w:rPr>
          <w:t>2. Đề nghị các cơ quan phối hợp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_Toc240965958 \h </w:instrText>
        </w:r>
        <w:r w:rsidR="005757B6">
          <w:rPr>
            <w:noProof/>
            <w:webHidden/>
            <w:color w:val="auto"/>
          </w:rPr>
        </w:r>
        <w:r w:rsidR="005757B6">
          <w:rPr>
            <w:noProof/>
            <w:webHidden/>
            <w:color w:val="auto"/>
          </w:rPr>
          <w:fldChar w:fldCharType="separate"/>
        </w:r>
        <w:r w:rsidR="005757B6">
          <w:rPr>
            <w:noProof/>
            <w:webHidden/>
            <w:color w:val="auto"/>
          </w:rPr>
          <w:t>25</w:t>
        </w:r>
        <w:r w:rsidR="005757B6">
          <w:rPr>
            <w:noProof/>
            <w:webHidden/>
            <w:color w:val="auto"/>
          </w:rPr>
          <w:fldChar w:fldCharType="end"/>
        </w:r>
      </w:hyperlink>
    </w:p>
    <w:p w14:paraId="577D3EA1" w14:textId="07B6F1A9"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59" w:history="1">
        <w:r w:rsidR="005757B6">
          <w:rPr>
            <w:rStyle w:val="Hyperlink"/>
            <w:noProof/>
            <w:color w:val="auto"/>
          </w:rPr>
          <w:t>II. KẾT LUẬN VÀ KIẾN NGHỊ</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_Toc240965959 \h </w:instrText>
        </w:r>
        <w:r w:rsidR="005757B6">
          <w:rPr>
            <w:noProof/>
            <w:webHidden/>
            <w:color w:val="auto"/>
          </w:rPr>
        </w:r>
        <w:r w:rsidR="005757B6">
          <w:rPr>
            <w:noProof/>
            <w:webHidden/>
            <w:color w:val="auto"/>
          </w:rPr>
          <w:fldChar w:fldCharType="separate"/>
        </w:r>
        <w:r w:rsidR="005757B6">
          <w:rPr>
            <w:noProof/>
            <w:webHidden/>
            <w:color w:val="auto"/>
          </w:rPr>
          <w:t>26</w:t>
        </w:r>
        <w:r w:rsidR="005757B6">
          <w:rPr>
            <w:noProof/>
            <w:webHidden/>
            <w:color w:val="auto"/>
          </w:rPr>
          <w:fldChar w:fldCharType="end"/>
        </w:r>
      </w:hyperlink>
    </w:p>
    <w:p w14:paraId="7AD88784" w14:textId="739AC1F0"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0" w:history="1">
        <w:r w:rsidR="005757B6">
          <w:rPr>
            <w:rStyle w:val="Hyperlink"/>
            <w:noProof/>
            <w:color w:val="auto"/>
          </w:rPr>
          <w:t>TIẾN ĐỘ THỰC HIỆN</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_Toc240965960 \h </w:instrText>
        </w:r>
        <w:r w:rsidR="005757B6">
          <w:rPr>
            <w:noProof/>
            <w:webHidden/>
            <w:color w:val="auto"/>
          </w:rPr>
        </w:r>
        <w:r w:rsidR="005757B6">
          <w:rPr>
            <w:noProof/>
            <w:webHidden/>
            <w:color w:val="auto"/>
          </w:rPr>
          <w:fldChar w:fldCharType="separate"/>
        </w:r>
        <w:r w:rsidR="005757B6">
          <w:rPr>
            <w:noProof/>
            <w:webHidden/>
            <w:color w:val="auto"/>
          </w:rPr>
          <w:t>27</w:t>
        </w:r>
        <w:r w:rsidR="005757B6">
          <w:rPr>
            <w:noProof/>
            <w:webHidden/>
            <w:color w:val="auto"/>
          </w:rPr>
          <w:fldChar w:fldCharType="end"/>
        </w:r>
      </w:hyperlink>
    </w:p>
    <w:p w14:paraId="5FD3DBC5" w14:textId="0C54BD4A" w:rsidR="00C43A2E" w:rsidRPr="00AE66EC" w:rsidRDefault="00A6136A">
      <w:pPr>
        <w:pStyle w:val="TOC1"/>
        <w:rPr>
          <w:rFonts w:asciiTheme="minorHAnsi" w:eastAsiaTheme="minorEastAsia" w:hAnsiTheme="minorHAnsi" w:cstheme="minorBidi"/>
          <w:b w:val="0"/>
          <w:noProof/>
          <w:color w:val="auto"/>
          <w:kern w:val="2"/>
          <w:sz w:val="22"/>
          <w:szCs w:val="22"/>
          <w14:ligatures w14:val="standardContextual"/>
        </w:rPr>
      </w:pPr>
      <w:hyperlink w:anchor="_Toc240965961" w:history="1">
        <w:r w:rsidR="005757B6">
          <w:rPr>
            <w:rStyle w:val="Hyperlink"/>
            <w:noProof/>
            <w:color w:val="auto"/>
          </w:rPr>
          <w:t>CÁC PHỤ LỤC</w:t>
        </w:r>
        <w:r w:rsidR="005757B6">
          <w:rPr>
            <w:noProof/>
            <w:webHidden/>
            <w:color w:val="auto"/>
          </w:rPr>
          <w:tab/>
        </w:r>
        <w:r w:rsidR="005757B6">
          <w:rPr>
            <w:noProof/>
            <w:webHidden/>
            <w:color w:val="auto"/>
          </w:rPr>
          <w:fldChar w:fldCharType="begin"/>
        </w:r>
        <w:r w:rsidR="005757B6">
          <w:rPr>
            <w:noProof/>
            <w:webHidden/>
            <w:color w:val="auto"/>
          </w:rPr>
          <w:instrText xml:space="preserve"> PAGEREF _Toc240965961 \h </w:instrText>
        </w:r>
        <w:r w:rsidR="005757B6">
          <w:rPr>
            <w:noProof/>
            <w:webHidden/>
            <w:color w:val="auto"/>
          </w:rPr>
        </w:r>
        <w:r w:rsidR="005757B6">
          <w:rPr>
            <w:noProof/>
            <w:webHidden/>
            <w:color w:val="auto"/>
          </w:rPr>
          <w:fldChar w:fldCharType="separate"/>
        </w:r>
        <w:r w:rsidR="005757B6">
          <w:rPr>
            <w:noProof/>
            <w:webHidden/>
            <w:color w:val="auto"/>
          </w:rPr>
          <w:t>28</w:t>
        </w:r>
        <w:r w:rsidR="005757B6">
          <w:rPr>
            <w:noProof/>
            <w:webHidden/>
            <w:color w:val="auto"/>
          </w:rPr>
          <w:fldChar w:fldCharType="end"/>
        </w:r>
      </w:hyperlink>
    </w:p>
    <w:p w14:paraId="1D62B615" w14:textId="5DA3087B" w:rsidR="00192465" w:rsidRPr="00AE66EC" w:rsidRDefault="00C43A2E">
      <w:pPr>
        <w:sectPr w:rsidR="00192465" w:rsidRPr="00AE66EC"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Pr>
          <w:rFonts w:ascii="Times New Roman Bold" w:hAnsi="Times New Roman Bold"/>
          <w:b/>
        </w:rPr>
        <w:fldChar w:fldCharType="end"/>
      </w:r>
    </w:p>
    <w:p w14:paraId="6EF0051D" w14:textId="77777777" w:rsidR="005C2626" w:rsidRPr="00B0238A" w:rsidRDefault="00A27C38">
      <w:pPr>
        <w:pStyle w:val="Heading4"/>
        <w:pageBreakBefore/>
        <w:rPr>
          <w:color w:val="auto"/>
        </w:rPr>
      </w:pPr>
      <w:bookmarkStart w:id="0" w:name="_Toc240965908"/>
      <w:r>
        <w:rPr>
          <w:color w:val="auto"/>
        </w:rPr>
        <w:t>Phần I</w:t>
      </w:r>
      <w:bookmarkEnd w:id="0"/>
    </w:p>
    <w:p w14:paraId="0901204D" w14:textId="77777777" w:rsidR="005C2626" w:rsidRPr="00B0238A" w:rsidRDefault="00A27C38">
      <w:pPr>
        <w:pStyle w:val="Heading4"/>
        <w:rPr>
          <w:color w:val="auto"/>
        </w:rPr>
      </w:pPr>
      <w:bookmarkStart w:id="1" w:name="_Toc240965909"/>
      <w:r>
        <w:rPr>
          <w:color w:val="auto"/>
        </w:rPr>
        <w:t>SỰ CẦN THIẾT, CƠ SỞ XÂY DỰNG ĐỀ ÁN</w:t>
      </w:r>
      <w:bookmarkEnd w:id="1"/>
    </w:p>
    <w:p w14:paraId="0B40D9B5" w14:textId="77777777" w:rsidR="003A49E2" w:rsidRPr="00B0238A" w:rsidRDefault="003A49E2" w:rsidP="003A49E2">
      <w:pPr>
        <w:rPr>
          <w:lang w:val="nl-NL"/>
        </w:rPr>
      </w:pPr>
    </w:p>
    <w:p w14:paraId="7B92B3A5" w14:textId="77777777" w:rsidR="00913B32" w:rsidRDefault="00A27C38" w:rsidP="003A49E2">
      <w:pPr>
        <w:pStyle w:val="Heading1"/>
        <w:rPr>
          <w:color w:val="auto"/>
        </w:rPr>
      </w:pPr>
      <w:bookmarkStart w:id="2" w:name="_Toc240965910"/>
      <w:r>
        <w:rPr>
          <w:color w:val="auto"/>
        </w:rPr>
        <w:t>I. SỰ CẦN THIẾT</w:t>
      </w:r>
      <w:bookmarkEnd w:id="2"/>
      <w:r>
        <w:rPr>
          <w:color w:val="auto"/>
        </w:rPr>
        <w:t xml:space="preserve"> </w:t>
      </w:r>
    </w:p>
    <w:p w14:paraId="7D4CA4A1" w14:textId="1354DD56" w:rsidR="005C2626" w:rsidRPr="00B0238A" w:rsidRDefault="00A27C38" w:rsidP="003A49E2">
      <w:r>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0054BCB6" w14:textId="291D19E8" w:rsidR="005C2626" w:rsidRPr="00B0238A" w:rsidRDefault="00A27C38">
      <w:commentRangeStart w:id="3"/>
      <w:r>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Pr>
          <w:i/>
        </w:rPr>
        <w:t>(chi tiết tại Phần II)</w:t>
      </w:r>
      <w:r>
        <w:t>.</w:t>
      </w:r>
      <w:commentRangeEnd w:id="3"/>
      <w:r>
        <w:rPr>
          <w:rStyle w:val="CommentReference"/>
        </w:rPr>
        <w:commentReference w:id="3"/>
      </w:r>
    </w:p>
    <w:p w14:paraId="00D203BD" w14:textId="77777777" w:rsidR="005C2626" w:rsidRPr="00B0238A" w:rsidRDefault="00A27C38">
      <w:r>
        <w:t xml:space="preserve">Kể từ ngày 01/01/2025, khi Luật Trật tự, an toàn giao thông đường bộ</w:t>
      </w:r>
      <w:del w:id="1059" w:author="Thẩm định 21/10/2026 (Claude)" w:date="2026-10-21T21:01:56Z">
        <w:r>
          <w:delText xml:space="preserve"> số 36/2024/QH15</w:delText>
        </w:r>
      </w:del>
      <w:r>
        <w:t xml:space="preserve">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13E619D8" w14:textId="77777777" w:rsidR="005C2626" w:rsidRPr="00B0238A" w:rsidRDefault="00A27C38">
      <w:r>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4DD84E49" w14:textId="180DDAEA" w:rsidR="005C2626" w:rsidRPr="00B0238A" w:rsidRDefault="00A27C38">
      <w:r>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E401AE3" w14:textId="77777777" w:rsidR="005C2626" w:rsidRPr="00B0238A" w:rsidRDefault="00A27C38" w:rsidP="003A49E2">
      <w:r>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7C5472EB" w14:textId="6619B3F7" w:rsidR="005C2626" w:rsidRPr="00B0238A" w:rsidRDefault="00A27C38">
      <w:r>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4EC99655" w14:textId="77777777" w:rsidR="005C2626" w:rsidRPr="00B0238A" w:rsidRDefault="00A27C38">
      <w:pPr>
        <w:pStyle w:val="Heading1"/>
        <w:rPr>
          <w:color w:val="auto"/>
        </w:rPr>
      </w:pPr>
      <w:bookmarkStart w:id="4" w:name="_Toc240965911"/>
      <w:r>
        <w:rPr>
          <w:color w:val="auto"/>
        </w:rPr>
        <w:t>II. CƠ SỞ XÂY DỰNG ĐỀ ÁN</w:t>
      </w:r>
      <w:bookmarkEnd w:id="4"/>
    </w:p>
    <w:p w14:paraId="5D5CBDB8" w14:textId="307C7EA1" w:rsidR="00913B32" w:rsidRPr="00913B32" w:rsidRDefault="00913B32" w:rsidP="00913B32">
      <w:pPr>
        <w:rPr>
          <w:del w:id="1002" w:author="Thẩm định 21/10/2026 (Claude)" w:date="2026-10-21T21:01:56Z"/>
          <w:b/>
          <w:bCs/>
          <w:color w:val="FF0000"/>
        </w:rPr>
      </w:pPr>
      <w:del w:id="1001" w:author="Thẩm định 21/10/2026 (Claude)" w:date="2026-10-21T21:01:56Z">
        <w:r>
          <w:rPr>
            <w:b/>
            <w:bCs/>
            <w:color w:val="FF0000"/>
            <w:highlight w:val="yellow"/>
          </w:rPr>
          <w:delText>[TẤT CẢ CÁC THÀNH VIÊN]</w:delText>
        </w:r>
      </w:del>
    </w:p>
    <w:p w14:paraId="2699298D" w14:textId="3EF21214" w:rsidR="005C2626" w:rsidRPr="00B0238A" w:rsidRDefault="00A27C38" w:rsidP="003A49E2">
      <w:pPr>
        <w:rPr>
          <w:b/>
          <w:bCs/>
        </w:rPr>
      </w:pPr>
      <w:r>
        <w:rPr>
          <w:b/>
          <w:bCs/>
        </w:rPr>
        <w:t>* Cơ sở chính trị, pháp lý</w:t>
      </w:r>
    </w:p>
    <w:p w14:paraId="5CDBC490" w14:textId="77777777" w:rsidR="005C2626" w:rsidRPr="00B0238A" w:rsidRDefault="00A27C38" w:rsidP="00057208">
      <w:pPr>
        <w:pStyle w:val="ListParagraph"/>
        <w:numPr>
          <w:ilvl w:val="0"/>
          <w:numId w:val="22"/>
        </w:numPr>
        <w:ind w:left="0" w:firstLine="720"/>
        <w:rPr>
          <w:color w:val="auto"/>
        </w:rPr>
      </w:pPr>
      <w:r>
        <w:rPr>
          <w:color w:val="auto"/>
        </w:rPr>
        <w:t xml:space="preserve">Chỉ thị số 23-CT/TW ngày 25/5/2023 của Ban Bí thư Trung ương Đảng về tăng cường sự lãnh đạo của Đảng đối </w:t>
      </w:r>
      <w:r>
        <w:rPr>
          <w:color w:val="auto"/>
          <w:shd w:val="clear" w:color="auto" w:fill="FFFFFF"/>
        </w:rPr>
        <w:t>với</w:t>
      </w:r>
      <w:r>
        <w:rPr>
          <w:color w:val="auto"/>
        </w:rPr>
        <w:t xml:space="preserve"> công tác bảo đảm trật tự, an toàn giao thông trong tình hình mới;</w:t>
      </w:r>
    </w:p>
    <w:p w14:paraId="7610A6F2" w14:textId="77777777" w:rsidR="005C2626" w:rsidRPr="00B0238A" w:rsidRDefault="00A27C38" w:rsidP="00057208">
      <w:pPr>
        <w:pStyle w:val="ListParagraph"/>
        <w:numPr>
          <w:ilvl w:val="0"/>
          <w:numId w:val="22"/>
        </w:numPr>
        <w:ind w:left="0" w:firstLine="720"/>
        <w:rPr>
          <w:color w:val="auto"/>
        </w:rPr>
      </w:pPr>
      <w:del w:id="1050" w:author="Thẩm định 21/10/2026 (Claude)" w:date="2026-10-21T21:01:56Z">
        <w:r>
          <w:rPr>
            <w:color w:val="auto"/>
          </w:rPr>
          <w:delText>Luật Trật tự, an toàn giao thông đường bộ số 36/2024/QH15 ngày 27/6/2024, được sửa đổi, bổ sung bởi Luật sửa đổi, bổ sung một số điều của 10 Luật có liên quan đến an ninh trật tự số 118/2025/QH15;</w:delText>
        </w:r>
      </w:del>
      <w:ins w:id="1051" w:author="Thẩm định 21/10/2026 (Claude)" w:date="2026-10-21T21:01:56Z">
        <w:r>
          <w:rPr>
            <w:color w:val="auto"/>
          </w:rPr>
          <w:t xml:space="preserve">Luật Trật tự, an toàn giao thông đường bộ ngày 27/6/2024 (hợp nhất tại Văn bản hợp nhất số 55/VBHN-VPQH ngày 23/3/2026);</w:t>
        </w:r>
      </w:ins>
    </w:p>
    <w:p w14:paraId="77E17B8F" w14:textId="77777777" w:rsidR="005C2626" w:rsidRPr="00B0238A" w:rsidRDefault="00A27C38" w:rsidP="00057208">
      <w:pPr>
        <w:pStyle w:val="ListParagraph"/>
        <w:numPr>
          <w:ilvl w:val="0"/>
          <w:numId w:val="22"/>
        </w:numPr>
        <w:ind w:left="0" w:firstLine="720"/>
        <w:rPr>
          <w:color w:val="auto"/>
        </w:rPr>
      </w:pPr>
      <w:del w:id="1052" w:author="Thẩm định 21/10/2026 (Claude)" w:date="2026-10-21T21:01:56Z">
        <w:r>
          <w:delText>Luật Giáo dục nghề nghiệp số 124/2025/QH15 ngày 10/12/2025 (có hiệu lực thi hành từ ngày 01/01/2026);</w:delText>
        </w:r>
      </w:del>
      <w:ins w:id="1053" w:author="Thẩm định 21/10/2026 (Claude)" w:date="2026-10-21T21:01:56Z">
        <w:r>
          <w:t xml:space="preserve">Luật Giáo dục nghề nghiệp ngày 10/12/2025;</w:t>
        </w:r>
      </w:ins>
    </w:p>
    <w:p w14:paraId="204E21A6" w14:textId="5662284A" w:rsidR="005C2626" w:rsidRPr="00B0238A" w:rsidRDefault="00A27C38" w:rsidP="00057208">
      <w:pPr>
        <w:pStyle w:val="ListParagraph"/>
        <w:numPr>
          <w:ilvl w:val="0"/>
          <w:numId w:val="22"/>
        </w:numPr>
        <w:ind w:left="0" w:firstLine="720"/>
        <w:rPr>
          <w:color w:val="auto"/>
        </w:rPr>
      </w:pPr>
      <w:r>
        <w:rPr>
          <w:color w:val="auto"/>
        </w:rPr>
        <w:t>Luật Quản lý, sử dụng tài sản công ngày 21/6/2017 (hợp nhất tại Văn bản hợp nhất số 97/VBHN-VPQH ngày 22 tháng 8 năm 2025);</w:t>
      </w:r>
    </w:p>
    <w:p w14:paraId="706DAB27" w14:textId="77777777" w:rsidR="007D292D" w:rsidRPr="00B0238A" w:rsidRDefault="007D292D" w:rsidP="00057208">
      <w:pPr>
        <w:pStyle w:val="ListParagraph"/>
        <w:numPr>
          <w:ilvl w:val="0"/>
          <w:numId w:val="22"/>
        </w:numPr>
        <w:ind w:left="0" w:firstLine="720"/>
        <w:rPr>
          <w:color w:val="auto"/>
        </w:rPr>
      </w:pPr>
      <w:r>
        <w:rPr>
          <w:color w:val="auto"/>
        </w:rPr>
        <w:t>Chỉ thị số 10/CT-TTg ngày 19/4/2023 của Thủ tướng Chính phủ về tăng cường công tác bảo đảm trật tự, an toàn giao thông đường bộ trong tình hình mới;</w:t>
      </w:r>
    </w:p>
    <w:p w14:paraId="3A4BECCE" w14:textId="77777777" w:rsidR="005C2626" w:rsidRPr="00B0238A" w:rsidRDefault="00A27C38" w:rsidP="00057208">
      <w:pPr>
        <w:pStyle w:val="ListParagraph"/>
        <w:numPr>
          <w:ilvl w:val="0"/>
          <w:numId w:val="22"/>
        </w:numPr>
        <w:ind w:left="0" w:firstLine="720"/>
        <w:rPr>
          <w:color w:val="auto"/>
        </w:rPr>
      </w:pPr>
      <w:r>
        <w:rPr>
          <w:color w:val="auto"/>
        </w:rPr>
        <w:t>Nghị định số 94/2026/NĐ-CP ngày 31/3/2026 của Chính phủ quy định về hoạt động đào tạo và sát hạch lái xe;</w:t>
      </w:r>
    </w:p>
    <w:p w14:paraId="665A578B" w14:textId="046D3D29" w:rsidR="00317F7D" w:rsidRPr="00B0238A" w:rsidRDefault="00317F7D" w:rsidP="00057208">
      <w:pPr>
        <w:pStyle w:val="ListParagraph"/>
        <w:numPr>
          <w:ilvl w:val="0"/>
          <w:numId w:val="22"/>
        </w:numPr>
        <w:ind w:left="0" w:firstLine="720"/>
        <w:rPr>
          <w:color w:val="auto"/>
        </w:rPr>
      </w:pPr>
      <w:del w:id="1054" w:author="Thẩm định 21/10/2026 (Claude)" w:date="2026-10-21T21:01:56Z">
        <w:r>
          <w:rPr>
            <w:color w:val="auto"/>
          </w:rPr>
          <w:delText xml:space="preserve">Nghị định 334/2026/NĐ-CP</w:delText>
        </w:r>
      </w:del>
      <w:ins w:id="1055" w:author="Thẩm định 21/10/2026 (Claude)" w:date="2026-10-21T21:01:56Z">
        <w:r>
          <w:rPr>
            <w:color w:val="auto"/>
          </w:rPr>
          <w:t xml:space="preserve">Nghị định số 334/2026/NĐ-CP</w:t>
        </w:r>
      </w:ins>
      <w:r>
        <w:rPr>
          <w:color w:val="auto"/>
        </w:rPr>
        <w:t xml:space="preserve">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0DC87B92" w14:textId="77777777" w:rsidR="005C2626" w:rsidRPr="00B0238A" w:rsidRDefault="00A27C38" w:rsidP="00057208">
      <w:pPr>
        <w:pStyle w:val="ListParagraph"/>
        <w:numPr>
          <w:ilvl w:val="0"/>
          <w:numId w:val="22"/>
        </w:numPr>
        <w:ind w:left="0" w:firstLine="720"/>
        <w:rPr>
          <w:color w:val="auto"/>
        </w:rPr>
      </w:pPr>
      <w:r>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5F39569F" w14:textId="77777777" w:rsidR="005C2626" w:rsidRPr="00B0238A" w:rsidRDefault="00A27C38" w:rsidP="00057208">
      <w:pPr>
        <w:pStyle w:val="ListParagraph"/>
        <w:numPr>
          <w:ilvl w:val="0"/>
          <w:numId w:val="22"/>
        </w:numPr>
        <w:ind w:left="0" w:firstLine="720"/>
        <w:rPr>
          <w:color w:val="auto"/>
        </w:rPr>
      </w:pPr>
      <w:r>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35BCEFA6" w14:textId="77777777" w:rsidR="005C2626" w:rsidRPr="00B0238A" w:rsidRDefault="00A27C38" w:rsidP="00200107">
      <w:pPr>
        <w:pStyle w:val="ListParagraph"/>
        <w:numPr>
          <w:ilvl w:val="0"/>
          <w:numId w:val="22"/>
        </w:numPr>
        <w:ind w:left="0" w:firstLine="720"/>
        <w:rPr>
          <w:color w:val="auto"/>
        </w:rPr>
      </w:pPr>
      <w:r>
        <w:rPr>
          <w:color w:val="auto"/>
        </w:rPr>
        <w:t xml:space="preserve">Thông tư số 14/2025/TT-BXD ngày 30/6/2025 của Bộ trưởng Bộ Xây dựng quy định về đào tạo lái xe; bồi dưỡng, kiểm tra, cấp chứng chỉ bồi dưỡng kiến thức pháp luật về giao thông đường bộ</w:t>
      </w:r>
      <w:del w:id="1056" w:author="Thẩm định 21/10/2026 (Claude)" w:date="2026-10-21T21:01:56Z">
        <w:r>
          <w:rPr>
            <w:color w:val="auto"/>
          </w:rPr>
          <w:delText xml:space="preserve">; được sửa đổi, bổ sung một số điều bởi Thông tư số 17/2026/TT-BXD ngày 29/4/2026 của Bộ trưởng Bộ Xây dựng;</w:delText>
        </w:r>
      </w:del>
      <w:ins w:id="1057" w:author="Thẩm định 21/10/2026 (Claude)" w:date="2026-10-21T21:01:56Z">
        <w:r>
          <w:rPr>
            <w:color w:val="auto"/>
          </w:rPr>
          <w:t xml:space="preserve"> (hợp nhất tại Văn bản hợp nhất số 27/VBHN-BXD ngày 12/6/2026);</w:t>
        </w:r>
      </w:ins>
    </w:p>
    <w:p w14:paraId="2C427DA3" w14:textId="77777777" w:rsidR="00200107" w:rsidRPr="00B0238A" w:rsidRDefault="00A27C38" w:rsidP="00057208">
      <w:pPr>
        <w:pStyle w:val="ListParagraph"/>
        <w:numPr>
          <w:ilvl w:val="0"/>
          <w:numId w:val="22"/>
        </w:numPr>
        <w:ind w:left="0" w:firstLine="720"/>
        <w:rPr>
          <w:color w:val="auto"/>
        </w:rPr>
      </w:pPr>
      <w:r>
        <w:rPr>
          <w:color w:val="auto"/>
        </w:rPr>
        <w:t xml:space="preserve">Thông tư số 108/2026/TT-BCA ngày 29/6/2026 của Bộ trưởng Bộ Công an quy định về sát hạch, cấp giấy phép lái xe; cấp, sử dụng giấy phép lái xe quốc tế; </w:t>
      </w:r>
    </w:p>
    <w:p w14:paraId="0DDA90E3" w14:textId="77777777" w:rsidR="005C2626" w:rsidRPr="00B0238A" w:rsidRDefault="00A27C38" w:rsidP="00057208">
      <w:pPr>
        <w:pStyle w:val="ListParagraph"/>
        <w:numPr>
          <w:ilvl w:val="0"/>
          <w:numId w:val="22"/>
        </w:numPr>
        <w:ind w:left="0" w:firstLine="720"/>
        <w:rPr>
          <w:color w:val="auto"/>
        </w:rPr>
      </w:pPr>
      <w:r>
        <w:rPr>
          <w:color w:val="auto"/>
        </w:rPr>
        <w:t>Thông tư số 107/2026/TT-BCA ngày 29/6/2026 của Bộ trưởng Bộ Công an ban hành Quy chuẩn kỹ thuật quốc gia về Trung tâm sát hạch lái xe cơ giới đường bộ (QCVN 15:2026/BCA);</w:t>
      </w:r>
    </w:p>
    <w:p w14:paraId="0DDA90E3" w14:textId="77777777" w:rsidR="005C2626" w:rsidRPr="00B0238A" w:rsidRDefault="00A27C38" w:rsidP="00057208">
      <w:pPr>
        <w:pStyle w:val="ListParagraph"/>
        <w:numPr>
          <w:ilvl w:val="0"/>
          <w:numId w:val="22"/>
        </w:numPr>
        <w:ind w:left="0" w:firstLine="720"/>
        <w:rPr>
          <w:color w:val="auto"/>
        </w:rPr>
      </w:pPr>
      <w:ins w:id="1058" w:author="Thẩm định 21/10/2026 (Claude)" w:date="2026-10-21T21:01:56Z">
        <w:r>
          <w:rPr>
            <w:color w:val="auto"/>
          </w:rPr>
          <w:t xml:space="preserve">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ins>
    </w:p>
    <w:p w14:paraId="14F5108F" w14:textId="77777777" w:rsidR="005C2626" w:rsidRPr="00B0238A" w:rsidRDefault="00A27C38" w:rsidP="00057208">
      <w:pPr>
        <w:pStyle w:val="ListParagraph"/>
        <w:numPr>
          <w:ilvl w:val="0"/>
          <w:numId w:val="22"/>
        </w:numPr>
        <w:ind w:left="0" w:firstLine="720"/>
        <w:rPr>
          <w:color w:val="auto"/>
        </w:rPr>
      </w:pPr>
      <w:r>
        <w:rPr>
          <w:color w:val="auto"/>
        </w:rPr>
        <w:t>Quyết định số 287/QĐ-UBND ngày 29/4/2026 của UBND tỉnh Quảng Ngãi phê duyệt Đề án sắp xếp tổ chức bên trong thuộc Trường Cao đẳng Kon Tum;</w:t>
      </w:r>
    </w:p>
    <w:p w14:paraId="18890B5A" w14:textId="77777777" w:rsidR="005C2626" w:rsidRPr="00B0238A" w:rsidRDefault="00A27C38" w:rsidP="00057208">
      <w:pPr>
        <w:pStyle w:val="ListParagraph"/>
        <w:numPr>
          <w:ilvl w:val="0"/>
          <w:numId w:val="22"/>
        </w:numPr>
        <w:ind w:left="0" w:firstLine="720"/>
        <w:rPr>
          <w:color w:val="auto"/>
        </w:rPr>
      </w:pPr>
      <w:r>
        <w:rPr>
          <w:color w:val="auto"/>
        </w:rPr>
        <w:t>Quyết định số 1976/QĐ-CĐKT ngày 14/9/2026 của Hiệu trưởng Trường Cao đẳng Kon Tum ban hành Quy chế tổ chức và hoạt động của Trường Cao đẳng Kon Tum;</w:t>
      </w:r>
    </w:p>
    <w:p w14:paraId="5329E50B" w14:textId="77777777" w:rsidR="005C2626" w:rsidRPr="00B0238A" w:rsidRDefault="00A27C38" w:rsidP="00057208">
      <w:pPr>
        <w:pStyle w:val="ListParagraph"/>
        <w:numPr>
          <w:ilvl w:val="0"/>
          <w:numId w:val="22"/>
        </w:numPr>
        <w:ind w:left="0" w:firstLine="720"/>
        <w:rPr>
          <w:color w:val="auto"/>
        </w:rPr>
      </w:pPr>
      <w:r>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C854785" w14:textId="77777777" w:rsidR="005C2626" w:rsidRPr="00B0238A" w:rsidRDefault="00A27C38" w:rsidP="00057208">
      <w:pPr>
        <w:pStyle w:val="ListParagraph"/>
        <w:numPr>
          <w:ilvl w:val="0"/>
          <w:numId w:val="22"/>
        </w:numPr>
        <w:ind w:left="0" w:firstLine="720"/>
        <w:rPr>
          <w:color w:val="auto"/>
        </w:rPr>
      </w:pPr>
      <w:r>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7D7A1F13" w14:textId="77777777" w:rsidR="005C2626" w:rsidRPr="00B0238A" w:rsidRDefault="00A27C38" w:rsidP="00057208">
      <w:pPr>
        <w:pStyle w:val="ListParagraph"/>
        <w:numPr>
          <w:ilvl w:val="0"/>
          <w:numId w:val="22"/>
        </w:numPr>
        <w:ind w:left="0" w:firstLine="720"/>
        <w:rPr>
          <w:color w:val="auto"/>
        </w:rPr>
      </w:pPr>
      <w:r>
        <w:rPr>
          <w:color w:val="auto"/>
        </w:rPr>
        <w:t>Thông báo số 797/TB-CĐKT ngày 09/7/2026 của Trường Cao đẳng Kon Tum về phương án hoạt động đào tạo lái xe mô tô Hạng A1;</w:t>
      </w:r>
    </w:p>
    <w:p w14:paraId="2BA28F05" w14:textId="77777777" w:rsidR="005C2626" w:rsidRPr="00B0238A" w:rsidRDefault="00A27C38" w:rsidP="00057208">
      <w:pPr>
        <w:pStyle w:val="ListParagraph"/>
        <w:numPr>
          <w:ilvl w:val="0"/>
          <w:numId w:val="22"/>
        </w:numPr>
        <w:ind w:left="0" w:firstLine="720"/>
        <w:rPr>
          <w:color w:val="auto"/>
        </w:rPr>
      </w:pPr>
      <w:r>
        <w:rPr>
          <w:color w:val="auto"/>
        </w:rPr>
        <w:t>Quyết định số 05/QĐ-CĐKT ngày 17/7/2025 của Hiệu trưởng Trường Cao đẳng Kon Tum ban hành nội dung và mức khoán kinh phí đào tạo và sát hạch lái xe mô tô hạng A1;</w:t>
      </w:r>
    </w:p>
    <w:p w14:paraId="51071CAA" w14:textId="47126AB7" w:rsidR="005C2626" w:rsidRPr="00B0238A" w:rsidRDefault="00A27C38" w:rsidP="00057208">
      <w:pPr>
        <w:pStyle w:val="ListParagraph"/>
        <w:numPr>
          <w:ilvl w:val="0"/>
          <w:numId w:val="22"/>
        </w:numPr>
        <w:ind w:left="0" w:firstLine="720"/>
        <w:rPr>
          <w:color w:val="auto"/>
        </w:rPr>
      </w:pPr>
      <w:r>
        <w:rPr>
          <w:color w:val="auto"/>
        </w:rPr>
        <w:t>Quyết định số 572/QĐ-CĐKT ngày 17/3/2026 của Hiệu trưởng Trường Cao đẳng Kon Tum ban hành mức thu học phí đào tạo lái xe cơ giới đường bộ;</w:t>
      </w:r>
    </w:p>
    <w:p w14:paraId="0015B2A1" w14:textId="77777777" w:rsidR="005C2626" w:rsidRPr="00B0238A" w:rsidRDefault="00A27C38" w:rsidP="00057208">
      <w:pPr>
        <w:pStyle w:val="ListParagraph"/>
        <w:numPr>
          <w:ilvl w:val="0"/>
          <w:numId w:val="22"/>
        </w:numPr>
        <w:ind w:left="0" w:firstLine="720"/>
        <w:rPr>
          <w:color w:val="auto"/>
        </w:rPr>
      </w:pPr>
      <w:r>
        <w:rPr>
          <w:color w:val="auto"/>
        </w:rPr>
        <w:t>Quyết định số 1777/QĐ-CĐKT ngày 14/8/2026 của Hiệu trưởng Trường Cao đẳng Kon Tum ban hành tạm thời danh mục thiết bị chuyên dùng trong đào tạo và sát hạch lái xe;</w:t>
      </w:r>
    </w:p>
    <w:p w14:paraId="5B7280E3" w14:textId="77777777" w:rsidR="005C2626" w:rsidRPr="00B0238A" w:rsidRDefault="00A27C38" w:rsidP="00057208">
      <w:pPr>
        <w:pStyle w:val="ListParagraph"/>
        <w:numPr>
          <w:ilvl w:val="0"/>
          <w:numId w:val="22"/>
        </w:numPr>
        <w:ind w:left="0" w:firstLine="720"/>
        <w:rPr>
          <w:color w:val="auto"/>
        </w:rPr>
      </w:pPr>
      <w:r>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E62F70E" w14:textId="77777777" w:rsidR="005C2626" w:rsidRPr="00B0238A" w:rsidRDefault="00A27C38" w:rsidP="00057208">
      <w:pPr>
        <w:pStyle w:val="ListParagraph"/>
        <w:numPr>
          <w:ilvl w:val="0"/>
          <w:numId w:val="22"/>
        </w:numPr>
        <w:ind w:left="0" w:firstLine="720"/>
        <w:rPr>
          <w:color w:val="auto"/>
        </w:rPr>
      </w:pPr>
      <w:r>
        <w:rPr>
          <w:color w:val="auto"/>
        </w:rPr>
        <w:t>Kế hoạch số 1790/KH-CĐKT ngày 18/8/2026 của Hiệu trưởng Trường Cao đẳng Kon Tum về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52C7595C" w14:textId="6DD0050A" w:rsidR="005C2626" w:rsidRPr="00B0238A" w:rsidRDefault="00A27C38" w:rsidP="00057208">
      <w:pPr>
        <w:pStyle w:val="ListParagraph"/>
        <w:numPr>
          <w:ilvl w:val="0"/>
          <w:numId w:val="22"/>
        </w:numPr>
        <w:ind w:left="0" w:firstLine="720"/>
        <w:rPr>
          <w:color w:val="auto"/>
        </w:rPr>
      </w:pPr>
      <w:r>
        <w:rPr>
          <w:color w:val="auto"/>
        </w:rPr>
        <w:t>Quyết định số 1944/QĐ-CĐKT ngày 07/9/2026 của Hiệu trưởng Trường Cao đẳng Kon Tum thành lập Tổ xây dựng Đề án triển khai đào tạo và sát hạch lái xe mô tô Hạng A;</w:t>
      </w:r>
    </w:p>
    <w:p w14:paraId="44BBFE2E" w14:textId="0319FAFA" w:rsidR="005C2626" w:rsidRPr="00B0238A" w:rsidRDefault="00A27C38" w:rsidP="00057208">
      <w:pPr>
        <w:pStyle w:val="ListParagraph"/>
        <w:numPr>
          <w:ilvl w:val="0"/>
          <w:numId w:val="22"/>
        </w:numPr>
        <w:ind w:left="0" w:firstLine="720"/>
        <w:rPr>
          <w:color w:val="auto"/>
        </w:rPr>
      </w:pPr>
      <w:r>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7B1309CB" w14:textId="605E44D8" w:rsidR="005C2626" w:rsidRPr="00B0238A" w:rsidRDefault="00A27C38" w:rsidP="00057208">
      <w:pPr>
        <w:pStyle w:val="ListParagraph"/>
        <w:numPr>
          <w:ilvl w:val="0"/>
          <w:numId w:val="22"/>
        </w:numPr>
        <w:ind w:left="0" w:firstLine="720"/>
        <w:rPr>
          <w:color w:val="auto"/>
        </w:rPr>
      </w:pPr>
      <w:r>
        <w:rPr>
          <w:color w:val="auto"/>
        </w:rPr>
        <w:t>Phương án số 12/PA-CĐKT ngày 17/9/2026 của Trường Cao đẳng Kon Tum đầu tư nâng cấp, mở rộng sân tập lái xe ô tô và mô tô;</w:t>
      </w:r>
    </w:p>
    <w:p w14:paraId="246B9DD8" w14:textId="16BE000C" w:rsidR="005C2626" w:rsidRPr="00B0238A" w:rsidRDefault="00A27C38" w:rsidP="00057208">
      <w:pPr>
        <w:pStyle w:val="ListParagraph"/>
        <w:numPr>
          <w:ilvl w:val="0"/>
          <w:numId w:val="22"/>
        </w:numPr>
        <w:ind w:left="0" w:firstLine="720"/>
        <w:rPr>
          <w:color w:val="auto"/>
        </w:rPr>
      </w:pPr>
      <w:r>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4F932CED" w14:textId="77777777" w:rsidR="005C2626" w:rsidRPr="00B0238A" w:rsidRDefault="00A27C38" w:rsidP="00057208">
      <w:pPr>
        <w:pStyle w:val="ListParagraph"/>
        <w:numPr>
          <w:ilvl w:val="0"/>
          <w:numId w:val="22"/>
        </w:numPr>
        <w:ind w:left="0" w:firstLine="720"/>
        <w:rPr>
          <w:color w:val="auto"/>
        </w:rPr>
      </w:pPr>
      <w:r>
        <w:rPr>
          <w:color w:val="auto"/>
        </w:rPr>
        <w:t>Giấy phép đào tạo lái xe ô tô số 6099/SXD-VTPT ngày 07/8/2026 của Sở Xây dựng tỉnh Quảng Ngãi cấp cho Trường Cao đẳng Kon Tum;</w:t>
      </w:r>
    </w:p>
    <w:p w14:paraId="5C2F688C" w14:textId="77777777" w:rsidR="005C2626" w:rsidRPr="00B0238A" w:rsidRDefault="00A27C38" w:rsidP="00057208">
      <w:pPr>
        <w:pStyle w:val="ListParagraph"/>
        <w:numPr>
          <w:ilvl w:val="0"/>
          <w:numId w:val="22"/>
        </w:numPr>
        <w:ind w:left="0" w:firstLine="720"/>
        <w:rPr>
          <w:color w:val="auto"/>
        </w:rPr>
      </w:pPr>
      <w:r>
        <w:rPr>
          <w:color w:val="auto"/>
        </w:rPr>
        <w:t>Các văn bản pháp luật, hành chính khác có liên quan.</w:t>
      </w:r>
    </w:p>
    <w:p w14:paraId="21CAA4A5" w14:textId="12147AD2" w:rsidR="005C2626" w:rsidRPr="00B0238A" w:rsidRDefault="00A27C38" w:rsidP="003A49E2">
      <w:r>
        <w:rPr>
          <w:b/>
          <w:bCs/>
        </w:rPr>
        <w:t>* Cơ sở thực tiễn:</w:t>
      </w:r>
      <w:r>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761B02FD" w14:textId="36B88615" w:rsidR="005C2626" w:rsidRPr="00B0238A" w:rsidRDefault="00A27C38" w:rsidP="003A49E2">
      <w:r>
        <w:rPr>
          <w:i/>
          <w:iCs/>
        </w:rPr>
        <w:t xml:space="preserve">- Phương án 1: </w:t>
      </w:r>
      <w:r>
        <w:t>Chỉ đào tạo Hạng A tại Trường, người học đến trung tâm sát hạch khác để sát hạch;</w:t>
      </w:r>
    </w:p>
    <w:p w14:paraId="054E94D5" w14:textId="7B4CE9A0" w:rsidR="005C2626" w:rsidRPr="00B0238A" w:rsidRDefault="00A27C38" w:rsidP="003A49E2">
      <w:r>
        <w:rPr>
          <w:i/>
          <w:iCs/>
        </w:rPr>
        <w:t>- Phương án 2:</w:t>
      </w:r>
      <w:r>
        <w:t xml:space="preserve"> Đào tạo và sát hạch Hạng A tại Trường, bổ sung Hạng A vào phạm vi sát hạch của Trường hiện có.</w:t>
      </w:r>
    </w:p>
    <w:p w14:paraId="32B058AA" w14:textId="61CA39BF" w:rsidR="005C2626" w:rsidRPr="00B0238A" w:rsidRDefault="00A27C38" w:rsidP="003A49E2">
      <w:r>
        <w:rPr>
          <w:color w:val="FF0000"/>
        </w:rPr>
        <w:t xml:space="preserve">Xét trên các tiêu chí: </w:t>
      </w:r>
      <w:r>
        <w:t>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32464ED2" w14:textId="77777777" w:rsidR="005C2626" w:rsidRPr="00B0238A" w:rsidRDefault="00A27C38">
      <w:pPr>
        <w:pStyle w:val="Heading4"/>
        <w:pageBreakBefore/>
        <w:rPr>
          <w:color w:val="auto"/>
        </w:rPr>
      </w:pPr>
      <w:bookmarkStart w:id="5" w:name="_Toc240965912"/>
      <w:r>
        <w:rPr>
          <w:color w:val="auto"/>
        </w:rPr>
        <w:t>Phần II</w:t>
      </w:r>
      <w:bookmarkEnd w:id="5"/>
    </w:p>
    <w:p w14:paraId="4E4A98B1" w14:textId="77777777" w:rsidR="00200107" w:rsidRPr="00B0238A" w:rsidRDefault="00A27C38">
      <w:pPr>
        <w:pStyle w:val="Heading4"/>
        <w:rPr>
          <w:color w:val="auto"/>
        </w:rPr>
      </w:pPr>
      <w:bookmarkStart w:id="6" w:name="_Toc240965913"/>
      <w:r>
        <w:rPr>
          <w:color w:val="auto"/>
        </w:rPr>
        <w:t>THỰC TRẠNG CÔNG TÁC ĐÀO TẠO LÁI XE MÔ TÔ</w:t>
      </w:r>
      <w:bookmarkEnd w:id="6"/>
      <w:r>
        <w:rPr>
          <w:color w:val="auto"/>
        </w:rPr>
        <w:t xml:space="preserve"> </w:t>
      </w:r>
    </w:p>
    <w:p w14:paraId="1ED0A64E" w14:textId="77777777" w:rsidR="005C2626" w:rsidRPr="00B0238A" w:rsidRDefault="00A27C38">
      <w:pPr>
        <w:pStyle w:val="Heading4"/>
        <w:rPr>
          <w:color w:val="auto"/>
        </w:rPr>
      </w:pPr>
      <w:bookmarkStart w:id="7" w:name="_Toc240965914"/>
      <w:r>
        <w:rPr>
          <w:color w:val="auto"/>
        </w:rPr>
        <w:t>VÀ CÁC ĐIỀU KIỆN BẢO ĐẢM</w:t>
      </w:r>
      <w:bookmarkEnd w:id="7"/>
    </w:p>
    <w:p w14:paraId="4588B64F" w14:textId="77777777" w:rsidR="00200107" w:rsidRPr="00B0238A" w:rsidRDefault="00200107" w:rsidP="00200107">
      <w:pPr>
        <w:rPr>
          <w:lang w:val="nl-NL"/>
        </w:rPr>
      </w:pPr>
    </w:p>
    <w:p w14:paraId="77986192" w14:textId="77777777" w:rsidR="00913B32" w:rsidRDefault="00A27C38" w:rsidP="00913B32">
      <w:pPr>
        <w:pStyle w:val="Heading1"/>
        <w:rPr>
          <w:color w:val="auto"/>
        </w:rPr>
      </w:pPr>
      <w:bookmarkStart w:id="8" w:name="_Toc240965915"/>
      <w:r>
        <w:rPr>
          <w:color w:val="auto"/>
        </w:rPr>
        <w:t>I. THỰC TRẠNG VÀ KẾT QUẢ ĐÀO TẠO, SÁT HẠCH LÁI XE CỦA TRƯỜNG</w:t>
      </w:r>
      <w:bookmarkStart w:id="9" w:name="_Toc240965916"/>
      <w:bookmarkEnd w:id="8"/>
    </w:p>
    <w:p w14:paraId="6C1F8AA0" w14:textId="72606890" w:rsidR="00D80DBB" w:rsidRDefault="00D80DBB" w:rsidP="00913B32">
      <w:pPr>
        <w:pStyle w:val="Heading1"/>
        <w:rPr>
          <w:color w:val="auto"/>
        </w:rPr>
      </w:pPr>
      <w:r>
        <w:rPr>
          <w:color w:val="auto"/>
        </w:rPr>
        <w:t>1. Khái quát về khoa ĐT&amp;SHLX</w:t>
      </w:r>
      <w:bookmarkEnd w:id="9"/>
    </w:p>
    <w:p w14:paraId="04E42381" w14:textId="77777777" w:rsidR="00913B32" w:rsidRPr="00913B32" w:rsidRDefault="00913B32" w:rsidP="00913B32">
      <w:pPr>
        <w:rPr>
          <w:del w:id="1004" w:author="Thẩm định 21/10/2026 (Claude)" w:date="2026-10-21T21:01:56Z"/>
          <w:b/>
          <w:bCs/>
          <w:color w:val="FF0000"/>
        </w:rPr>
      </w:pPr>
      <w:del w:id="1003" w:author="Thẩm định 21/10/2026 (Claude)" w:date="2026-10-21T21:01:56Z">
        <w:r>
          <w:rPr>
            <w:b/>
            <w:bCs/>
            <w:color w:val="FF0000"/>
            <w:highlight w:val="yellow"/>
          </w:rPr>
          <w:delText>[THẦY THÀNH CHỦ TRÌ – THẦY VINH PHỐI HỢP]</w:delText>
        </w:r>
      </w:del>
    </w:p>
    <w:p w14:paraId="111600D5" w14:textId="3D204B6C" w:rsidR="00D80DBB" w:rsidRPr="00B0238A" w:rsidRDefault="00D80DBB">
      <w:r>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Pr>
          <w:b/>
        </w:rPr>
        <w:t>bộ môn Đào tạo và Sát hạch lái xe mô tô</w:t>
      </w:r>
      <w:r>
        <w:t xml:space="preserve"> đảm nhiệm. </w:t>
      </w:r>
    </w:p>
    <w:p w14:paraId="142AA3A7" w14:textId="6C54713E" w:rsidR="00D80DBB" w:rsidRPr="00B0238A" w:rsidRDefault="00D748D7">
      <w:r>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42D500F4" w14:textId="77777777" w:rsidR="00D80DBB" w:rsidRPr="00B0238A" w:rsidRDefault="00D80DBB">
      <w:r>
        <w:t>b) Vị trí, chức năng, nhiệm vụ của khoa ĐT&amp;SHLX</w:t>
      </w:r>
    </w:p>
    <w:p w14:paraId="00926ED4" w14:textId="48CBA258" w:rsidR="005C2626" w:rsidRPr="00B0238A" w:rsidRDefault="00A27C38" w:rsidP="003A49E2">
      <w:r>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0CB27ADC" w14:textId="71D29C1C" w:rsidR="005C2626" w:rsidRPr="00B0238A" w:rsidRDefault="00A27C38" w:rsidP="003A49E2">
      <w:r>
        <w:t>Nhiệm vụ, quyền hạn của Khoa gồm 03 nhóm (Điều 3): (1) hoạt động đào tạo —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02E49F45" w14:textId="77777777" w:rsidR="00D80DBB" w:rsidRPr="00B0238A" w:rsidRDefault="00D80DBB">
      <w:r>
        <w:t>c) Số lượng người làm việc</w:t>
      </w:r>
    </w:p>
    <w:p w14:paraId="17BEC1A2" w14:textId="37BBDE13" w:rsidR="00D80DBB" w:rsidRPr="00B0238A" w:rsidRDefault="00D80DBB">
      <w:pPr>
        <w:rPr>
          <w:b/>
          <w:bCs/>
        </w:rPr>
      </w:pPr>
      <w:r>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A6AC462" w14:textId="2FF09D73" w:rsidR="00D748D7" w:rsidRPr="00B0238A" w:rsidRDefault="00D748D7" w:rsidP="00D748D7">
      <w:pPr>
        <w:pStyle w:val="tnbng"/>
        <w:rPr>
          <w:color w:val="auto"/>
        </w:rPr>
      </w:pPr>
      <w:r>
        <w:rPr>
          <w:color w:val="auto"/>
        </w:rPr>
        <w:t>Bảng 1. Số lượng, chất lượng viên chức, người lao động của khoa ĐT&amp;SHLX và nhà giáo tham gia đào tạo lái xe</w:t>
      </w:r>
    </w:p>
    <w:tbl>
      <w:tblPr>
        <w:tblStyle w:val="TableGrid"/>
        <w:tblW w:w="0" w:type="auto"/>
        <w:jc w:val="center"/>
        <w:tblLayout w:type="fixed"/>
        <w:tblLook w:val="04A0" w:firstRow="1" w:lastRow="0" w:firstColumn="1" w:lastColumn="0" w:noHBand="0" w:noVBand="1"/>
      </w:tblPr>
      <w:tblGrid>
        <w:gridCol w:w="539"/>
        <w:gridCol w:w="1701"/>
        <w:gridCol w:w="680"/>
        <w:gridCol w:w="680"/>
        <w:gridCol w:w="680"/>
        <w:gridCol w:w="652"/>
        <w:gridCol w:w="652"/>
        <w:gridCol w:w="680"/>
        <w:gridCol w:w="765"/>
        <w:gridCol w:w="2041"/>
      </w:tblGrid>
      <w:tr w:rsidR="00257838" w14:paraId="3E7A8E65" w14:textId="77777777">
        <w:trPr>
          <w:tblHeader/>
          <w:jc w:val="center"/>
        </w:trPr>
        <w:tc>
          <w:tcPr>
            <w:tcW w:w="539" w:type="dxa"/>
            <w:vMerge w:val="restart"/>
            <w:vAlign w:val="center"/>
          </w:tcPr>
          <w:p w14:paraId="582F1023" w14:textId="77777777" w:rsidR="00257838" w:rsidRDefault="00A27C38">
            <w:pPr>
              <w:spacing w:before="40" w:after="40"/>
              <w:ind w:firstLine="0"/>
              <w:jc w:val="center"/>
            </w:pPr>
            <w:r>
              <w:rPr>
                <w:b/>
                <w:bCs/>
                <w:sz w:val="20"/>
                <w:szCs w:val="20"/>
              </w:rPr>
              <w:t>TT</w:t>
            </w:r>
          </w:p>
        </w:tc>
        <w:tc>
          <w:tcPr>
            <w:tcW w:w="1701" w:type="dxa"/>
            <w:vMerge w:val="restart"/>
            <w:vAlign w:val="center"/>
          </w:tcPr>
          <w:p w14:paraId="208AE569" w14:textId="77777777" w:rsidR="00257838" w:rsidRDefault="00A27C38">
            <w:pPr>
              <w:spacing w:before="40" w:after="40"/>
              <w:ind w:firstLine="0"/>
              <w:jc w:val="center"/>
            </w:pPr>
            <w:r>
              <w:rPr>
                <w:b/>
                <w:bCs/>
                <w:sz w:val="20"/>
                <w:szCs w:val="20"/>
              </w:rPr>
              <w:t>Đơn vị, đối tượng</w:t>
            </w:r>
          </w:p>
        </w:tc>
        <w:tc>
          <w:tcPr>
            <w:tcW w:w="680" w:type="dxa"/>
            <w:vMerge w:val="restart"/>
            <w:vAlign w:val="center"/>
          </w:tcPr>
          <w:p w14:paraId="0B8FA6B1" w14:textId="77777777" w:rsidR="00257838" w:rsidRDefault="00A27C38">
            <w:pPr>
              <w:spacing w:before="40" w:after="40"/>
              <w:ind w:firstLine="0"/>
              <w:jc w:val="center"/>
            </w:pPr>
            <w:r>
              <w:rPr>
                <w:b/>
                <w:bCs/>
                <w:sz w:val="20"/>
                <w:szCs w:val="20"/>
              </w:rPr>
              <w:t>Tổng số</w:t>
            </w:r>
          </w:p>
        </w:tc>
        <w:tc>
          <w:tcPr>
            <w:tcW w:w="1360" w:type="dxa"/>
            <w:gridSpan w:val="2"/>
            <w:vAlign w:val="center"/>
          </w:tcPr>
          <w:p w14:paraId="20FA9AF6" w14:textId="77777777" w:rsidR="00257838" w:rsidRDefault="00A27C38">
            <w:pPr>
              <w:spacing w:before="40" w:after="40"/>
              <w:ind w:firstLine="0"/>
              <w:jc w:val="center"/>
            </w:pPr>
            <w:r>
              <w:rPr>
                <w:b/>
                <w:bCs/>
                <w:sz w:val="20"/>
                <w:szCs w:val="20"/>
              </w:rPr>
              <w:t>Hình thức tuyển dụng</w:t>
            </w:r>
          </w:p>
        </w:tc>
        <w:tc>
          <w:tcPr>
            <w:tcW w:w="2749" w:type="dxa"/>
            <w:gridSpan w:val="4"/>
            <w:vAlign w:val="center"/>
          </w:tcPr>
          <w:p w14:paraId="49178DDB" w14:textId="77777777" w:rsidR="00257838" w:rsidRDefault="00A27C38">
            <w:pPr>
              <w:spacing w:before="40" w:after="40"/>
              <w:ind w:firstLine="0"/>
              <w:jc w:val="center"/>
            </w:pPr>
            <w:r>
              <w:rPr>
                <w:b/>
                <w:bCs/>
                <w:sz w:val="20"/>
                <w:szCs w:val="20"/>
              </w:rPr>
              <w:t>Trình độ chuyên môn</w:t>
            </w:r>
          </w:p>
        </w:tc>
        <w:tc>
          <w:tcPr>
            <w:tcW w:w="2041" w:type="dxa"/>
            <w:vMerge w:val="restart"/>
            <w:vAlign w:val="center"/>
          </w:tcPr>
          <w:p w14:paraId="27A9F722" w14:textId="77777777" w:rsidR="00257838" w:rsidRDefault="00A27C38">
            <w:pPr>
              <w:spacing w:before="40" w:after="40"/>
              <w:ind w:firstLine="0"/>
              <w:jc w:val="center"/>
            </w:pPr>
            <w:r>
              <w:rPr>
                <w:b/>
                <w:bCs/>
                <w:sz w:val="20"/>
                <w:szCs w:val="20"/>
              </w:rPr>
              <w:t>Ghi chú</w:t>
            </w:r>
          </w:p>
        </w:tc>
      </w:tr>
      <w:tr w:rsidR="00257838" w14:paraId="0250ECA3" w14:textId="77777777">
        <w:trPr>
          <w:tblHeader/>
          <w:jc w:val="center"/>
        </w:trPr>
        <w:tc>
          <w:tcPr>
            <w:tcW w:w="539" w:type="dxa"/>
            <w:vMerge/>
          </w:tcPr>
          <w:p w14:paraId="7EB5979F" w14:textId="77777777" w:rsidR="00257838" w:rsidRDefault="00257838"/>
        </w:tc>
        <w:tc>
          <w:tcPr>
            <w:tcW w:w="1701" w:type="dxa"/>
            <w:vMerge/>
          </w:tcPr>
          <w:p w14:paraId="1786B449" w14:textId="77777777" w:rsidR="00257838" w:rsidRDefault="00257838"/>
        </w:tc>
        <w:tc>
          <w:tcPr>
            <w:tcW w:w="680" w:type="dxa"/>
            <w:vMerge/>
          </w:tcPr>
          <w:p w14:paraId="25BF225F" w14:textId="77777777" w:rsidR="00257838" w:rsidRDefault="00257838"/>
        </w:tc>
        <w:tc>
          <w:tcPr>
            <w:tcW w:w="680" w:type="dxa"/>
            <w:vAlign w:val="center"/>
          </w:tcPr>
          <w:p w14:paraId="309665CA" w14:textId="77777777" w:rsidR="00257838" w:rsidRDefault="00A27C38">
            <w:pPr>
              <w:spacing w:before="40" w:after="40"/>
              <w:ind w:firstLine="0"/>
              <w:jc w:val="center"/>
            </w:pPr>
            <w:r>
              <w:rPr>
                <w:b/>
                <w:bCs/>
                <w:sz w:val="20"/>
                <w:szCs w:val="20"/>
              </w:rPr>
              <w:t>Biên chế</w:t>
            </w:r>
          </w:p>
        </w:tc>
        <w:tc>
          <w:tcPr>
            <w:tcW w:w="680" w:type="dxa"/>
            <w:vAlign w:val="center"/>
          </w:tcPr>
          <w:p w14:paraId="14CBB09B" w14:textId="77777777" w:rsidR="00257838" w:rsidRDefault="00A27C38">
            <w:pPr>
              <w:spacing w:before="40" w:after="40"/>
              <w:ind w:firstLine="0"/>
              <w:jc w:val="center"/>
            </w:pPr>
            <w:r>
              <w:rPr>
                <w:b/>
                <w:bCs/>
                <w:sz w:val="20"/>
                <w:szCs w:val="20"/>
              </w:rPr>
              <w:t>Hợp đồng</w:t>
            </w:r>
          </w:p>
        </w:tc>
        <w:tc>
          <w:tcPr>
            <w:tcW w:w="652" w:type="dxa"/>
            <w:vAlign w:val="center"/>
          </w:tcPr>
          <w:p w14:paraId="6542E2F4" w14:textId="77777777" w:rsidR="00257838" w:rsidRDefault="00A27C38">
            <w:pPr>
              <w:spacing w:before="40" w:after="40"/>
              <w:ind w:firstLine="0"/>
              <w:jc w:val="center"/>
            </w:pPr>
            <w:r>
              <w:rPr>
                <w:b/>
                <w:bCs/>
                <w:sz w:val="20"/>
                <w:szCs w:val="20"/>
              </w:rPr>
              <w:t>Thạc sĩ</w:t>
            </w:r>
          </w:p>
        </w:tc>
        <w:tc>
          <w:tcPr>
            <w:tcW w:w="652" w:type="dxa"/>
            <w:vAlign w:val="center"/>
          </w:tcPr>
          <w:p w14:paraId="520990C4" w14:textId="77777777" w:rsidR="00257838" w:rsidRDefault="00A27C38">
            <w:pPr>
              <w:spacing w:before="40" w:after="40"/>
              <w:ind w:firstLine="0"/>
              <w:jc w:val="center"/>
            </w:pPr>
            <w:r>
              <w:rPr>
                <w:b/>
                <w:bCs/>
                <w:sz w:val="20"/>
                <w:szCs w:val="20"/>
              </w:rPr>
              <w:t>Đại học</w:t>
            </w:r>
          </w:p>
        </w:tc>
        <w:tc>
          <w:tcPr>
            <w:tcW w:w="680" w:type="dxa"/>
            <w:vAlign w:val="center"/>
          </w:tcPr>
          <w:p w14:paraId="54039F25" w14:textId="77777777" w:rsidR="00257838" w:rsidRDefault="00A27C38">
            <w:pPr>
              <w:spacing w:before="40" w:after="40"/>
              <w:ind w:firstLine="0"/>
              <w:jc w:val="center"/>
            </w:pPr>
            <w:r>
              <w:rPr>
                <w:b/>
                <w:bCs/>
                <w:sz w:val="20"/>
                <w:szCs w:val="20"/>
              </w:rPr>
              <w:t>Cao đẳng</w:t>
            </w:r>
          </w:p>
        </w:tc>
        <w:tc>
          <w:tcPr>
            <w:tcW w:w="765" w:type="dxa"/>
            <w:vAlign w:val="center"/>
          </w:tcPr>
          <w:p w14:paraId="29FD3685" w14:textId="77777777" w:rsidR="00257838" w:rsidRDefault="00A27C38">
            <w:pPr>
              <w:spacing w:before="40" w:after="40"/>
              <w:ind w:firstLine="0"/>
              <w:jc w:val="center"/>
            </w:pPr>
            <w:r>
              <w:rPr>
                <w:b/>
                <w:bCs/>
                <w:sz w:val="20"/>
                <w:szCs w:val="20"/>
              </w:rPr>
              <w:t>Trung cấp</w:t>
            </w:r>
          </w:p>
        </w:tc>
        <w:tc>
          <w:tcPr>
            <w:tcW w:w="2041" w:type="dxa"/>
            <w:vMerge/>
          </w:tcPr>
          <w:p w14:paraId="72214B41" w14:textId="77777777" w:rsidR="00257838" w:rsidRDefault="00257838"/>
        </w:tc>
      </w:tr>
      <w:tr w:rsidR="00257838" w14:paraId="70057DE5" w14:textId="77777777">
        <w:trPr>
          <w:jc w:val="center"/>
        </w:trPr>
        <w:tc>
          <w:tcPr>
            <w:tcW w:w="539" w:type="dxa"/>
            <w:vAlign w:val="center"/>
          </w:tcPr>
          <w:p w14:paraId="7592CB9B" w14:textId="77777777" w:rsidR="00257838" w:rsidRDefault="00A27C38">
            <w:pPr>
              <w:spacing w:before="40" w:after="40"/>
              <w:ind w:firstLine="0"/>
              <w:jc w:val="center"/>
            </w:pPr>
            <w:r>
              <w:rPr>
                <w:b/>
                <w:bCs/>
                <w:sz w:val="22"/>
                <w:szCs w:val="22"/>
              </w:rPr>
              <w:t>I</w:t>
            </w:r>
          </w:p>
        </w:tc>
        <w:tc>
          <w:tcPr>
            <w:tcW w:w="1701" w:type="dxa"/>
            <w:vAlign w:val="center"/>
          </w:tcPr>
          <w:p w14:paraId="1B99E177" w14:textId="77777777" w:rsidR="00257838" w:rsidRDefault="00A27C38">
            <w:pPr>
              <w:spacing w:before="40" w:after="40"/>
              <w:ind w:firstLine="0"/>
              <w:jc w:val="left"/>
            </w:pPr>
            <w:r>
              <w:rPr>
                <w:b/>
                <w:bCs/>
                <w:sz w:val="22"/>
                <w:szCs w:val="22"/>
              </w:rPr>
              <w:t>Viên chức, người lao động của Khoa</w:t>
            </w:r>
          </w:p>
        </w:tc>
        <w:tc>
          <w:tcPr>
            <w:tcW w:w="680" w:type="dxa"/>
            <w:vAlign w:val="center"/>
          </w:tcPr>
          <w:p w14:paraId="796B48DA" w14:textId="42AC1014" w:rsidR="00257838" w:rsidRDefault="00901F5A">
            <w:pPr>
              <w:spacing w:before="40" w:after="40"/>
              <w:ind w:firstLine="0"/>
              <w:jc w:val="center"/>
            </w:pPr>
            <w:r>
              <w:rPr>
                <w:b/>
                <w:bCs/>
                <w:sz w:val="22"/>
                <w:szCs w:val="22"/>
              </w:rPr>
              <w:t>11</w:t>
            </w:r>
          </w:p>
        </w:tc>
        <w:tc>
          <w:tcPr>
            <w:tcW w:w="680" w:type="dxa"/>
            <w:vAlign w:val="center"/>
          </w:tcPr>
          <w:p w14:paraId="23D6BCFF" w14:textId="63D1D86A" w:rsidR="00257838" w:rsidRDefault="00BF4EC2">
            <w:pPr>
              <w:spacing w:before="40" w:after="40"/>
              <w:ind w:firstLine="0"/>
              <w:jc w:val="center"/>
            </w:pPr>
            <w:r>
              <w:rPr>
                <w:sz w:val="22"/>
                <w:szCs w:val="22"/>
              </w:rPr>
              <w:t>6</w:t>
            </w:r>
          </w:p>
        </w:tc>
        <w:tc>
          <w:tcPr>
            <w:tcW w:w="680" w:type="dxa"/>
            <w:vAlign w:val="center"/>
          </w:tcPr>
          <w:p w14:paraId="001D4866" w14:textId="2CF7C8A5" w:rsidR="00257838" w:rsidRDefault="00BF4EC2">
            <w:pPr>
              <w:spacing w:before="40" w:after="40"/>
              <w:ind w:firstLine="0"/>
              <w:jc w:val="center"/>
            </w:pPr>
            <w:r>
              <w:rPr>
                <w:sz w:val="22"/>
                <w:szCs w:val="22"/>
              </w:rPr>
              <w:t>5</w:t>
            </w:r>
          </w:p>
        </w:tc>
        <w:tc>
          <w:tcPr>
            <w:tcW w:w="652" w:type="dxa"/>
            <w:vAlign w:val="center"/>
          </w:tcPr>
          <w:p w14:paraId="7E6F28A6" w14:textId="6AA997EE" w:rsidR="00257838" w:rsidRDefault="00006CD9">
            <w:pPr>
              <w:spacing w:before="40" w:after="40"/>
              <w:ind w:firstLine="0"/>
              <w:jc w:val="center"/>
            </w:pPr>
            <w:r>
              <w:rPr>
                <w:sz w:val="22"/>
                <w:szCs w:val="22"/>
              </w:rPr>
              <w:t>0</w:t>
            </w:r>
          </w:p>
        </w:tc>
        <w:tc>
          <w:tcPr>
            <w:tcW w:w="652" w:type="dxa"/>
            <w:vAlign w:val="center"/>
          </w:tcPr>
          <w:p w14:paraId="09775FF8" w14:textId="4A3EF1C9" w:rsidR="00257838" w:rsidRDefault="00185195">
            <w:pPr>
              <w:spacing w:before="40" w:after="40"/>
              <w:ind w:firstLine="0"/>
              <w:jc w:val="center"/>
            </w:pPr>
            <w:r>
              <w:rPr>
                <w:sz w:val="22"/>
                <w:szCs w:val="22"/>
              </w:rPr>
              <w:t>8</w:t>
            </w:r>
          </w:p>
        </w:tc>
        <w:tc>
          <w:tcPr>
            <w:tcW w:w="680" w:type="dxa"/>
            <w:vAlign w:val="center"/>
          </w:tcPr>
          <w:p w14:paraId="43A9721A" w14:textId="4E4E837C" w:rsidR="00257838" w:rsidRDefault="00006CD9">
            <w:pPr>
              <w:spacing w:before="40" w:after="40"/>
              <w:ind w:firstLine="0"/>
              <w:jc w:val="center"/>
            </w:pPr>
            <w:r>
              <w:rPr>
                <w:sz w:val="22"/>
                <w:szCs w:val="22"/>
              </w:rPr>
              <w:t>1</w:t>
            </w:r>
          </w:p>
        </w:tc>
        <w:tc>
          <w:tcPr>
            <w:tcW w:w="765" w:type="dxa"/>
            <w:vAlign w:val="center"/>
          </w:tcPr>
          <w:p w14:paraId="568B3473" w14:textId="51C20AAF" w:rsidR="00257838" w:rsidRDefault="00006CD9">
            <w:pPr>
              <w:spacing w:before="40" w:after="40"/>
              <w:ind w:firstLine="0"/>
              <w:jc w:val="center"/>
            </w:pPr>
            <w:r>
              <w:rPr>
                <w:sz w:val="22"/>
                <w:szCs w:val="22"/>
              </w:rPr>
              <w:t>2</w:t>
            </w:r>
          </w:p>
        </w:tc>
        <w:tc>
          <w:tcPr>
            <w:tcW w:w="2041" w:type="dxa"/>
            <w:vAlign w:val="center"/>
          </w:tcPr>
          <w:p w14:paraId="3567F3EC" w14:textId="4D83922B" w:rsidR="00257838" w:rsidRDefault="00257838">
            <w:pPr>
              <w:spacing w:before="40" w:after="40"/>
              <w:ind w:firstLine="0"/>
              <w:jc w:val="left"/>
            </w:pPr>
          </w:p>
        </w:tc>
      </w:tr>
      <w:tr w:rsidR="00257838" w14:paraId="3BAD3F75" w14:textId="77777777">
        <w:trPr>
          <w:jc w:val="center"/>
        </w:trPr>
        <w:tc>
          <w:tcPr>
            <w:tcW w:w="539" w:type="dxa"/>
            <w:vAlign w:val="center"/>
          </w:tcPr>
          <w:p w14:paraId="1DBBC03E" w14:textId="77777777" w:rsidR="00257838" w:rsidRDefault="00A27C38">
            <w:pPr>
              <w:spacing w:before="40" w:after="40"/>
              <w:ind w:firstLine="0"/>
              <w:jc w:val="center"/>
            </w:pPr>
            <w:r>
              <w:rPr>
                <w:sz w:val="22"/>
                <w:szCs w:val="22"/>
              </w:rPr>
              <w:t>1</w:t>
            </w:r>
          </w:p>
        </w:tc>
        <w:tc>
          <w:tcPr>
            <w:tcW w:w="1701" w:type="dxa"/>
            <w:vAlign w:val="center"/>
          </w:tcPr>
          <w:p w14:paraId="46CABC5A" w14:textId="77777777" w:rsidR="00257838" w:rsidRDefault="00A27C38">
            <w:pPr>
              <w:spacing w:before="40" w:after="40"/>
              <w:ind w:firstLine="0"/>
              <w:jc w:val="left"/>
            </w:pPr>
            <w:r>
              <w:rPr>
                <w:sz w:val="22"/>
                <w:szCs w:val="22"/>
              </w:rPr>
              <w:t>Lãnh đạo khoa</w:t>
            </w:r>
          </w:p>
        </w:tc>
        <w:tc>
          <w:tcPr>
            <w:tcW w:w="680" w:type="dxa"/>
            <w:vAlign w:val="center"/>
          </w:tcPr>
          <w:p w14:paraId="6AA89A84" w14:textId="273070DA" w:rsidR="00257838" w:rsidRDefault="00A27C38">
            <w:pPr>
              <w:spacing w:before="40" w:after="40"/>
              <w:ind w:firstLine="0"/>
              <w:jc w:val="center"/>
            </w:pPr>
            <w:r>
              <w:rPr>
                <w:sz w:val="22"/>
                <w:szCs w:val="22"/>
              </w:rPr>
              <w:t>1</w:t>
            </w:r>
          </w:p>
        </w:tc>
        <w:tc>
          <w:tcPr>
            <w:tcW w:w="680" w:type="dxa"/>
            <w:vAlign w:val="center"/>
          </w:tcPr>
          <w:p w14:paraId="613CA147" w14:textId="086624DB" w:rsidR="00257838" w:rsidRDefault="00A27C38">
            <w:pPr>
              <w:spacing w:before="40" w:after="40"/>
              <w:ind w:firstLine="0"/>
              <w:jc w:val="center"/>
            </w:pPr>
            <w:r>
              <w:rPr>
                <w:sz w:val="22"/>
                <w:szCs w:val="22"/>
              </w:rPr>
              <w:t>1</w:t>
            </w:r>
          </w:p>
        </w:tc>
        <w:tc>
          <w:tcPr>
            <w:tcW w:w="680" w:type="dxa"/>
            <w:vAlign w:val="center"/>
          </w:tcPr>
          <w:p w14:paraId="6E040D23" w14:textId="563394BE" w:rsidR="00257838" w:rsidRDefault="00A62936">
            <w:pPr>
              <w:spacing w:before="40" w:after="40"/>
              <w:ind w:firstLine="0"/>
              <w:jc w:val="center"/>
            </w:pPr>
            <w:r>
              <w:rPr>
                <w:sz w:val="22"/>
                <w:szCs w:val="22"/>
              </w:rPr>
              <w:t>0</w:t>
            </w:r>
          </w:p>
        </w:tc>
        <w:tc>
          <w:tcPr>
            <w:tcW w:w="652" w:type="dxa"/>
            <w:vAlign w:val="center"/>
          </w:tcPr>
          <w:p w14:paraId="2C78EA95" w14:textId="4BBDDB55" w:rsidR="00257838" w:rsidRDefault="00A62936">
            <w:pPr>
              <w:spacing w:before="40" w:after="40"/>
              <w:ind w:firstLine="0"/>
              <w:jc w:val="center"/>
            </w:pPr>
            <w:r>
              <w:rPr>
                <w:sz w:val="22"/>
                <w:szCs w:val="22"/>
              </w:rPr>
              <w:t>0</w:t>
            </w:r>
          </w:p>
        </w:tc>
        <w:tc>
          <w:tcPr>
            <w:tcW w:w="652" w:type="dxa"/>
            <w:vAlign w:val="center"/>
          </w:tcPr>
          <w:p w14:paraId="35CC1B24" w14:textId="073F36A5" w:rsidR="00257838" w:rsidRDefault="00A27C38">
            <w:pPr>
              <w:spacing w:before="40" w:after="40"/>
              <w:ind w:firstLine="0"/>
              <w:jc w:val="center"/>
            </w:pPr>
            <w:r>
              <w:rPr>
                <w:sz w:val="22"/>
                <w:szCs w:val="22"/>
              </w:rPr>
              <w:t>1</w:t>
            </w:r>
          </w:p>
        </w:tc>
        <w:tc>
          <w:tcPr>
            <w:tcW w:w="680" w:type="dxa"/>
            <w:vAlign w:val="center"/>
          </w:tcPr>
          <w:p w14:paraId="7239F2B7" w14:textId="4A74731D" w:rsidR="00257838" w:rsidRDefault="00A62936">
            <w:pPr>
              <w:spacing w:before="40" w:after="40"/>
              <w:ind w:firstLine="0"/>
              <w:jc w:val="center"/>
            </w:pPr>
            <w:r>
              <w:rPr>
                <w:sz w:val="22"/>
                <w:szCs w:val="22"/>
              </w:rPr>
              <w:t>0</w:t>
            </w:r>
          </w:p>
        </w:tc>
        <w:tc>
          <w:tcPr>
            <w:tcW w:w="765" w:type="dxa"/>
            <w:vAlign w:val="center"/>
          </w:tcPr>
          <w:p w14:paraId="342150FD" w14:textId="3B7D0E21" w:rsidR="00257838" w:rsidRDefault="00A62936">
            <w:pPr>
              <w:spacing w:before="40" w:after="40"/>
              <w:ind w:firstLine="0"/>
              <w:jc w:val="center"/>
            </w:pPr>
            <w:r>
              <w:rPr>
                <w:sz w:val="22"/>
                <w:szCs w:val="22"/>
              </w:rPr>
              <w:t>0</w:t>
            </w:r>
          </w:p>
        </w:tc>
        <w:tc>
          <w:tcPr>
            <w:tcW w:w="2041" w:type="dxa"/>
            <w:vAlign w:val="center"/>
          </w:tcPr>
          <w:p w14:paraId="7D2CD325" w14:textId="471D639E" w:rsidR="00257838" w:rsidRDefault="00257838">
            <w:pPr>
              <w:spacing w:before="40" w:after="40"/>
              <w:ind w:firstLine="0"/>
              <w:jc w:val="left"/>
            </w:pPr>
          </w:p>
        </w:tc>
      </w:tr>
      <w:tr w:rsidR="00257838" w14:paraId="5651A060" w14:textId="77777777">
        <w:trPr>
          <w:jc w:val="center"/>
        </w:trPr>
        <w:tc>
          <w:tcPr>
            <w:tcW w:w="539" w:type="dxa"/>
            <w:vAlign w:val="center"/>
          </w:tcPr>
          <w:p w14:paraId="00683FA7" w14:textId="77777777" w:rsidR="00257838" w:rsidRDefault="00A27C38">
            <w:pPr>
              <w:spacing w:before="40" w:after="40"/>
              <w:ind w:firstLine="0"/>
              <w:jc w:val="center"/>
            </w:pPr>
            <w:r>
              <w:rPr>
                <w:sz w:val="22"/>
                <w:szCs w:val="22"/>
              </w:rPr>
              <w:t>2</w:t>
            </w:r>
          </w:p>
        </w:tc>
        <w:tc>
          <w:tcPr>
            <w:tcW w:w="1701" w:type="dxa"/>
            <w:vAlign w:val="center"/>
          </w:tcPr>
          <w:p w14:paraId="3A5E9C78" w14:textId="77777777" w:rsidR="00257838" w:rsidRDefault="00A27C38">
            <w:pPr>
              <w:spacing w:before="40" w:after="40"/>
              <w:ind w:firstLine="0"/>
              <w:jc w:val="left"/>
            </w:pPr>
            <w:r>
              <w:rPr>
                <w:sz w:val="22"/>
                <w:szCs w:val="22"/>
              </w:rPr>
              <w:t>Giáo vụ khoa</w:t>
            </w:r>
          </w:p>
        </w:tc>
        <w:tc>
          <w:tcPr>
            <w:tcW w:w="680" w:type="dxa"/>
            <w:vAlign w:val="center"/>
          </w:tcPr>
          <w:p w14:paraId="5AA58747" w14:textId="13B7A311" w:rsidR="00257838" w:rsidRDefault="00F30B62">
            <w:pPr>
              <w:spacing w:before="40" w:after="40"/>
              <w:ind w:firstLine="0"/>
              <w:jc w:val="center"/>
            </w:pPr>
            <w:r>
              <w:rPr>
                <w:sz w:val="22"/>
                <w:szCs w:val="22"/>
              </w:rPr>
              <w:t>3</w:t>
            </w:r>
          </w:p>
        </w:tc>
        <w:tc>
          <w:tcPr>
            <w:tcW w:w="680" w:type="dxa"/>
            <w:vAlign w:val="center"/>
          </w:tcPr>
          <w:p w14:paraId="1B43954C" w14:textId="2C0CA17F" w:rsidR="00257838" w:rsidRDefault="00CC5511">
            <w:pPr>
              <w:spacing w:before="40" w:after="40"/>
              <w:ind w:firstLine="0"/>
              <w:jc w:val="center"/>
            </w:pPr>
            <w:r>
              <w:rPr>
                <w:sz w:val="22"/>
                <w:szCs w:val="22"/>
              </w:rPr>
              <w:t>1</w:t>
            </w:r>
          </w:p>
        </w:tc>
        <w:tc>
          <w:tcPr>
            <w:tcW w:w="680" w:type="dxa"/>
            <w:vAlign w:val="center"/>
          </w:tcPr>
          <w:p w14:paraId="0AC34AAC" w14:textId="5D1A0727" w:rsidR="00257838" w:rsidRDefault="00F30B62">
            <w:pPr>
              <w:spacing w:before="40" w:after="40"/>
              <w:ind w:firstLine="0"/>
              <w:jc w:val="center"/>
            </w:pPr>
            <w:r>
              <w:rPr>
                <w:sz w:val="22"/>
                <w:szCs w:val="22"/>
              </w:rPr>
              <w:t>2</w:t>
            </w:r>
          </w:p>
        </w:tc>
        <w:tc>
          <w:tcPr>
            <w:tcW w:w="652" w:type="dxa"/>
            <w:vAlign w:val="center"/>
          </w:tcPr>
          <w:p w14:paraId="01145598" w14:textId="1658E219" w:rsidR="00257838" w:rsidRDefault="00CC5511">
            <w:pPr>
              <w:spacing w:before="40" w:after="40"/>
              <w:ind w:firstLine="0"/>
              <w:jc w:val="center"/>
            </w:pPr>
            <w:r>
              <w:rPr>
                <w:sz w:val="22"/>
                <w:szCs w:val="22"/>
              </w:rPr>
              <w:t>-</w:t>
            </w:r>
          </w:p>
        </w:tc>
        <w:tc>
          <w:tcPr>
            <w:tcW w:w="652" w:type="dxa"/>
            <w:vAlign w:val="center"/>
          </w:tcPr>
          <w:p w14:paraId="04246909" w14:textId="4478796B" w:rsidR="00257838" w:rsidRDefault="0009217D">
            <w:pPr>
              <w:spacing w:before="40" w:after="40"/>
              <w:ind w:firstLine="0"/>
              <w:jc w:val="center"/>
            </w:pPr>
            <w:r>
              <w:rPr>
                <w:sz w:val="22"/>
                <w:szCs w:val="22"/>
              </w:rPr>
              <w:t>3</w:t>
            </w:r>
          </w:p>
        </w:tc>
        <w:tc>
          <w:tcPr>
            <w:tcW w:w="680" w:type="dxa"/>
            <w:vAlign w:val="center"/>
          </w:tcPr>
          <w:p w14:paraId="03DE3652" w14:textId="524CAD90" w:rsidR="00257838" w:rsidRDefault="00CC5511">
            <w:pPr>
              <w:spacing w:before="40" w:after="40"/>
              <w:ind w:firstLine="0"/>
              <w:jc w:val="center"/>
            </w:pPr>
            <w:r>
              <w:rPr>
                <w:sz w:val="22"/>
                <w:szCs w:val="22"/>
              </w:rPr>
              <w:t>0</w:t>
            </w:r>
          </w:p>
        </w:tc>
        <w:tc>
          <w:tcPr>
            <w:tcW w:w="765" w:type="dxa"/>
            <w:vAlign w:val="center"/>
          </w:tcPr>
          <w:p w14:paraId="7ED6A1AA" w14:textId="61BE1EDA" w:rsidR="00257838" w:rsidRDefault="00CC5511">
            <w:pPr>
              <w:spacing w:before="40" w:after="40"/>
              <w:ind w:firstLine="0"/>
              <w:jc w:val="center"/>
            </w:pPr>
            <w:r>
              <w:rPr>
                <w:sz w:val="22"/>
                <w:szCs w:val="22"/>
              </w:rPr>
              <w:t>0</w:t>
            </w:r>
          </w:p>
        </w:tc>
        <w:tc>
          <w:tcPr>
            <w:tcW w:w="2041" w:type="dxa"/>
            <w:vAlign w:val="center"/>
          </w:tcPr>
          <w:p w14:paraId="0B04E854" w14:textId="1B1FD2AE" w:rsidR="00257838" w:rsidRDefault="00257838">
            <w:pPr>
              <w:spacing w:before="40" w:after="40"/>
              <w:ind w:firstLine="0"/>
              <w:jc w:val="left"/>
            </w:pPr>
          </w:p>
        </w:tc>
      </w:tr>
      <w:tr w:rsidR="00257838" w14:paraId="1849FFBE" w14:textId="77777777">
        <w:trPr>
          <w:jc w:val="center"/>
        </w:trPr>
        <w:tc>
          <w:tcPr>
            <w:tcW w:w="539" w:type="dxa"/>
            <w:vAlign w:val="center"/>
          </w:tcPr>
          <w:p w14:paraId="1482761E" w14:textId="77777777" w:rsidR="00257838" w:rsidRDefault="00A27C38">
            <w:pPr>
              <w:spacing w:before="40" w:after="40"/>
              <w:ind w:firstLine="0"/>
              <w:jc w:val="center"/>
            </w:pPr>
            <w:r>
              <w:rPr>
                <w:sz w:val="22"/>
                <w:szCs w:val="22"/>
              </w:rPr>
              <w:t>3</w:t>
            </w:r>
          </w:p>
        </w:tc>
        <w:tc>
          <w:tcPr>
            <w:tcW w:w="1701" w:type="dxa"/>
            <w:vAlign w:val="center"/>
          </w:tcPr>
          <w:p w14:paraId="6BFA1E4F" w14:textId="77777777" w:rsidR="00257838" w:rsidRDefault="00A27C38">
            <w:pPr>
              <w:spacing w:before="40" w:after="40"/>
              <w:ind w:firstLine="0"/>
              <w:jc w:val="left"/>
            </w:pPr>
            <w:r>
              <w:rPr>
                <w:sz w:val="22"/>
                <w:szCs w:val="22"/>
              </w:rPr>
              <w:t>Bộ môn Đào tạo lái xe ô tô</w:t>
            </w:r>
          </w:p>
        </w:tc>
        <w:tc>
          <w:tcPr>
            <w:tcW w:w="680" w:type="dxa"/>
            <w:vAlign w:val="center"/>
          </w:tcPr>
          <w:p w14:paraId="7569AC7D" w14:textId="4DA6BD74" w:rsidR="00257838" w:rsidRDefault="007B1A64">
            <w:pPr>
              <w:spacing w:before="40" w:after="40"/>
              <w:ind w:firstLine="0"/>
              <w:jc w:val="center"/>
            </w:pPr>
            <w:r>
              <w:rPr>
                <w:sz w:val="22"/>
                <w:szCs w:val="22"/>
              </w:rPr>
              <w:t>3</w:t>
            </w:r>
          </w:p>
        </w:tc>
        <w:tc>
          <w:tcPr>
            <w:tcW w:w="680" w:type="dxa"/>
            <w:vAlign w:val="center"/>
          </w:tcPr>
          <w:p w14:paraId="720B37E9" w14:textId="09C47BEF" w:rsidR="00257838" w:rsidRDefault="007B1A64">
            <w:pPr>
              <w:spacing w:before="40" w:after="40"/>
              <w:ind w:firstLine="0"/>
              <w:jc w:val="center"/>
            </w:pPr>
            <w:r>
              <w:rPr>
                <w:sz w:val="22"/>
                <w:szCs w:val="22"/>
              </w:rPr>
              <w:t>2</w:t>
            </w:r>
          </w:p>
        </w:tc>
        <w:tc>
          <w:tcPr>
            <w:tcW w:w="680" w:type="dxa"/>
            <w:vAlign w:val="center"/>
          </w:tcPr>
          <w:p w14:paraId="336CD344" w14:textId="33A2A0FB" w:rsidR="00257838" w:rsidRDefault="007154EA">
            <w:pPr>
              <w:spacing w:before="40" w:after="40"/>
              <w:ind w:firstLine="0"/>
              <w:jc w:val="center"/>
            </w:pPr>
            <w:r>
              <w:rPr>
                <w:sz w:val="22"/>
                <w:szCs w:val="22"/>
              </w:rPr>
              <w:t>1</w:t>
            </w:r>
          </w:p>
        </w:tc>
        <w:tc>
          <w:tcPr>
            <w:tcW w:w="652" w:type="dxa"/>
            <w:vAlign w:val="center"/>
          </w:tcPr>
          <w:p w14:paraId="70F1A7A6" w14:textId="5FAF6DF9" w:rsidR="00257838" w:rsidRDefault="007154EA">
            <w:pPr>
              <w:spacing w:before="40" w:after="40"/>
              <w:ind w:firstLine="0"/>
              <w:jc w:val="center"/>
            </w:pPr>
            <w:r>
              <w:rPr>
                <w:sz w:val="22"/>
                <w:szCs w:val="22"/>
              </w:rPr>
              <w:t>0</w:t>
            </w:r>
          </w:p>
        </w:tc>
        <w:tc>
          <w:tcPr>
            <w:tcW w:w="652" w:type="dxa"/>
            <w:vAlign w:val="center"/>
          </w:tcPr>
          <w:p w14:paraId="01B9843E" w14:textId="2C671989" w:rsidR="00257838" w:rsidRDefault="007B1A64">
            <w:pPr>
              <w:spacing w:before="40" w:after="40"/>
              <w:ind w:firstLine="0"/>
              <w:jc w:val="center"/>
            </w:pPr>
            <w:r>
              <w:rPr>
                <w:sz w:val="22"/>
                <w:szCs w:val="22"/>
              </w:rPr>
              <w:t>1</w:t>
            </w:r>
          </w:p>
        </w:tc>
        <w:tc>
          <w:tcPr>
            <w:tcW w:w="680" w:type="dxa"/>
            <w:vAlign w:val="center"/>
          </w:tcPr>
          <w:p w14:paraId="4512F898" w14:textId="01068259" w:rsidR="00257838" w:rsidRDefault="00A6778B">
            <w:pPr>
              <w:spacing w:before="40" w:after="40"/>
              <w:ind w:firstLine="0"/>
              <w:jc w:val="center"/>
            </w:pPr>
            <w:r>
              <w:rPr>
                <w:sz w:val="22"/>
                <w:szCs w:val="22"/>
              </w:rPr>
              <w:t>1</w:t>
            </w:r>
          </w:p>
        </w:tc>
        <w:tc>
          <w:tcPr>
            <w:tcW w:w="765" w:type="dxa"/>
            <w:vAlign w:val="center"/>
          </w:tcPr>
          <w:p w14:paraId="03D7B04C" w14:textId="71C3368B" w:rsidR="00257838" w:rsidRDefault="00A6778B">
            <w:pPr>
              <w:spacing w:before="40" w:after="40"/>
              <w:ind w:firstLine="0"/>
              <w:jc w:val="center"/>
            </w:pPr>
            <w:r>
              <w:rPr>
                <w:sz w:val="22"/>
                <w:szCs w:val="22"/>
              </w:rPr>
              <w:t>1</w:t>
            </w:r>
          </w:p>
        </w:tc>
        <w:tc>
          <w:tcPr>
            <w:tcW w:w="2041" w:type="dxa"/>
            <w:vAlign w:val="center"/>
          </w:tcPr>
          <w:p w14:paraId="04930C42" w14:textId="77E2CF4D" w:rsidR="00257838" w:rsidRDefault="00257838">
            <w:pPr>
              <w:spacing w:before="40" w:after="40"/>
              <w:ind w:firstLine="0"/>
              <w:jc w:val="left"/>
            </w:pPr>
          </w:p>
        </w:tc>
      </w:tr>
      <w:tr w:rsidR="00257838" w14:paraId="740BD454" w14:textId="77777777">
        <w:trPr>
          <w:jc w:val="center"/>
        </w:trPr>
        <w:tc>
          <w:tcPr>
            <w:tcW w:w="539" w:type="dxa"/>
            <w:vAlign w:val="center"/>
          </w:tcPr>
          <w:p w14:paraId="69E4E59A" w14:textId="77777777" w:rsidR="00257838" w:rsidRDefault="00A27C38">
            <w:pPr>
              <w:spacing w:before="40" w:after="40"/>
              <w:ind w:firstLine="0"/>
              <w:jc w:val="center"/>
            </w:pPr>
            <w:r>
              <w:rPr>
                <w:sz w:val="22"/>
                <w:szCs w:val="22"/>
              </w:rPr>
              <w:t>4</w:t>
            </w:r>
          </w:p>
        </w:tc>
        <w:tc>
          <w:tcPr>
            <w:tcW w:w="1701" w:type="dxa"/>
            <w:vAlign w:val="center"/>
          </w:tcPr>
          <w:p w14:paraId="0D492D06" w14:textId="77777777" w:rsidR="00257838" w:rsidRDefault="00A27C38">
            <w:pPr>
              <w:spacing w:before="40" w:after="40"/>
              <w:ind w:firstLine="0"/>
              <w:jc w:val="left"/>
            </w:pPr>
            <w:r>
              <w:rPr>
                <w:sz w:val="22"/>
                <w:szCs w:val="22"/>
              </w:rPr>
              <w:t>Bộ môn Đào tạo và Sát hạch lái xe mô tô</w:t>
            </w:r>
          </w:p>
        </w:tc>
        <w:tc>
          <w:tcPr>
            <w:tcW w:w="680" w:type="dxa"/>
            <w:vAlign w:val="center"/>
          </w:tcPr>
          <w:p w14:paraId="4B50FE1E" w14:textId="2B200CB5" w:rsidR="00257838" w:rsidRDefault="00A27C38">
            <w:pPr>
              <w:spacing w:before="40" w:after="40"/>
              <w:ind w:firstLine="0"/>
              <w:jc w:val="center"/>
            </w:pPr>
            <w:r>
              <w:rPr>
                <w:sz w:val="22"/>
                <w:szCs w:val="22"/>
              </w:rPr>
              <w:t>4</w:t>
            </w:r>
          </w:p>
        </w:tc>
        <w:tc>
          <w:tcPr>
            <w:tcW w:w="680" w:type="dxa"/>
            <w:vAlign w:val="center"/>
          </w:tcPr>
          <w:p w14:paraId="7D31B4EA" w14:textId="09D42870" w:rsidR="00257838" w:rsidRDefault="00A27C38">
            <w:pPr>
              <w:spacing w:before="40" w:after="40"/>
              <w:ind w:firstLine="0"/>
              <w:jc w:val="center"/>
            </w:pPr>
            <w:r>
              <w:rPr>
                <w:sz w:val="22"/>
                <w:szCs w:val="22"/>
              </w:rPr>
              <w:t>2</w:t>
            </w:r>
          </w:p>
        </w:tc>
        <w:tc>
          <w:tcPr>
            <w:tcW w:w="680" w:type="dxa"/>
            <w:vAlign w:val="center"/>
          </w:tcPr>
          <w:p w14:paraId="76F6640C" w14:textId="6D8E5EB5" w:rsidR="00257838" w:rsidRDefault="00A27C38">
            <w:pPr>
              <w:spacing w:before="40" w:after="40"/>
              <w:ind w:firstLine="0"/>
              <w:jc w:val="center"/>
            </w:pPr>
            <w:r>
              <w:rPr>
                <w:sz w:val="22"/>
                <w:szCs w:val="22"/>
              </w:rPr>
              <w:t>2</w:t>
            </w:r>
          </w:p>
        </w:tc>
        <w:tc>
          <w:tcPr>
            <w:tcW w:w="652" w:type="dxa"/>
            <w:vAlign w:val="center"/>
          </w:tcPr>
          <w:p w14:paraId="6569280D" w14:textId="432D84C7" w:rsidR="00257838" w:rsidRDefault="00A62936">
            <w:pPr>
              <w:spacing w:before="40" w:after="40"/>
              <w:ind w:firstLine="0"/>
              <w:jc w:val="center"/>
            </w:pPr>
            <w:r>
              <w:rPr>
                <w:sz w:val="22"/>
                <w:szCs w:val="22"/>
              </w:rPr>
              <w:t>0</w:t>
            </w:r>
          </w:p>
        </w:tc>
        <w:tc>
          <w:tcPr>
            <w:tcW w:w="652" w:type="dxa"/>
            <w:vAlign w:val="center"/>
          </w:tcPr>
          <w:p w14:paraId="0E327921" w14:textId="34F6725E" w:rsidR="00257838" w:rsidRDefault="006D1411">
            <w:pPr>
              <w:spacing w:before="40" w:after="40"/>
              <w:ind w:firstLine="0"/>
              <w:jc w:val="center"/>
            </w:pPr>
            <w:r>
              <w:rPr>
                <w:sz w:val="22"/>
                <w:szCs w:val="22"/>
              </w:rPr>
              <w:t>3</w:t>
            </w:r>
          </w:p>
        </w:tc>
        <w:tc>
          <w:tcPr>
            <w:tcW w:w="680" w:type="dxa"/>
            <w:vAlign w:val="center"/>
          </w:tcPr>
          <w:p w14:paraId="415DAAE0" w14:textId="22FD9907" w:rsidR="00257838" w:rsidRDefault="00A62936">
            <w:pPr>
              <w:spacing w:before="40" w:after="40"/>
              <w:ind w:firstLine="0"/>
              <w:jc w:val="center"/>
            </w:pPr>
            <w:r>
              <w:rPr>
                <w:sz w:val="22"/>
                <w:szCs w:val="22"/>
              </w:rPr>
              <w:t>0</w:t>
            </w:r>
          </w:p>
        </w:tc>
        <w:tc>
          <w:tcPr>
            <w:tcW w:w="765" w:type="dxa"/>
            <w:vAlign w:val="center"/>
          </w:tcPr>
          <w:p w14:paraId="41711C95" w14:textId="691064C3" w:rsidR="00257838" w:rsidRDefault="00A27C38">
            <w:pPr>
              <w:spacing w:before="40" w:after="40"/>
              <w:ind w:firstLine="0"/>
              <w:jc w:val="center"/>
            </w:pPr>
            <w:r>
              <w:rPr>
                <w:sz w:val="22"/>
                <w:szCs w:val="22"/>
              </w:rPr>
              <w:t>1</w:t>
            </w:r>
          </w:p>
        </w:tc>
        <w:tc>
          <w:tcPr>
            <w:tcW w:w="2041" w:type="dxa"/>
            <w:vAlign w:val="center"/>
          </w:tcPr>
          <w:p w14:paraId="2B62455D" w14:textId="121B9485" w:rsidR="00257838" w:rsidRDefault="00257838">
            <w:pPr>
              <w:spacing w:before="40" w:after="40"/>
              <w:ind w:firstLine="0"/>
              <w:jc w:val="left"/>
            </w:pPr>
          </w:p>
        </w:tc>
      </w:tr>
      <w:tr w:rsidR="00257838" w14:paraId="45211135" w14:textId="77777777">
        <w:trPr>
          <w:jc w:val="center"/>
        </w:trPr>
        <w:tc>
          <w:tcPr>
            <w:tcW w:w="539" w:type="dxa"/>
            <w:vAlign w:val="center"/>
          </w:tcPr>
          <w:p w14:paraId="04DD88AA" w14:textId="77777777" w:rsidR="00257838" w:rsidRDefault="00A27C38">
            <w:pPr>
              <w:spacing w:before="40" w:after="40"/>
              <w:ind w:firstLine="0"/>
              <w:jc w:val="center"/>
            </w:pPr>
            <w:r>
              <w:rPr>
                <w:b/>
                <w:bCs/>
                <w:sz w:val="22"/>
                <w:szCs w:val="22"/>
              </w:rPr>
              <w:t>II</w:t>
            </w:r>
          </w:p>
        </w:tc>
        <w:tc>
          <w:tcPr>
            <w:tcW w:w="1701" w:type="dxa"/>
            <w:vAlign w:val="center"/>
          </w:tcPr>
          <w:p w14:paraId="41D095D5" w14:textId="77777777" w:rsidR="00257838" w:rsidRDefault="00A27C38">
            <w:pPr>
              <w:spacing w:before="40" w:after="40"/>
              <w:ind w:firstLine="0"/>
              <w:jc w:val="left"/>
            </w:pPr>
            <w:r>
              <w:rPr>
                <w:b/>
                <w:bCs/>
                <w:sz w:val="22"/>
                <w:szCs w:val="22"/>
              </w:rPr>
              <w:t>Nhà giáo tham gia đào tạo lái xe của Trường</w:t>
            </w:r>
          </w:p>
        </w:tc>
        <w:tc>
          <w:tcPr>
            <w:tcW w:w="680" w:type="dxa"/>
            <w:vAlign w:val="center"/>
          </w:tcPr>
          <w:p w14:paraId="7A10EF6E" w14:textId="77777777" w:rsidR="00257838" w:rsidRDefault="00257838">
            <w:pPr>
              <w:spacing w:before="40" w:after="40"/>
              <w:ind w:firstLine="0"/>
              <w:jc w:val="center"/>
            </w:pPr>
          </w:p>
        </w:tc>
        <w:tc>
          <w:tcPr>
            <w:tcW w:w="680" w:type="dxa"/>
            <w:vAlign w:val="center"/>
          </w:tcPr>
          <w:p w14:paraId="76BE541B" w14:textId="77777777" w:rsidR="00257838" w:rsidRDefault="00257838">
            <w:pPr>
              <w:spacing w:before="40" w:after="40"/>
              <w:ind w:firstLine="0"/>
              <w:jc w:val="center"/>
            </w:pPr>
          </w:p>
        </w:tc>
        <w:tc>
          <w:tcPr>
            <w:tcW w:w="680" w:type="dxa"/>
            <w:vAlign w:val="center"/>
          </w:tcPr>
          <w:p w14:paraId="7EAD8777" w14:textId="77777777" w:rsidR="00257838" w:rsidRDefault="00257838">
            <w:pPr>
              <w:spacing w:before="40" w:after="40"/>
              <w:ind w:firstLine="0"/>
              <w:jc w:val="center"/>
            </w:pPr>
          </w:p>
        </w:tc>
        <w:tc>
          <w:tcPr>
            <w:tcW w:w="652" w:type="dxa"/>
            <w:vAlign w:val="center"/>
          </w:tcPr>
          <w:p w14:paraId="6232E394" w14:textId="77777777" w:rsidR="00257838" w:rsidRDefault="00257838">
            <w:pPr>
              <w:spacing w:before="40" w:after="40"/>
              <w:ind w:firstLine="0"/>
              <w:jc w:val="center"/>
            </w:pPr>
          </w:p>
        </w:tc>
        <w:tc>
          <w:tcPr>
            <w:tcW w:w="652" w:type="dxa"/>
            <w:vAlign w:val="center"/>
          </w:tcPr>
          <w:p w14:paraId="55518EA3" w14:textId="77777777" w:rsidR="00257838" w:rsidRDefault="00257838">
            <w:pPr>
              <w:spacing w:before="40" w:after="40"/>
              <w:ind w:firstLine="0"/>
              <w:jc w:val="center"/>
            </w:pPr>
          </w:p>
        </w:tc>
        <w:tc>
          <w:tcPr>
            <w:tcW w:w="680" w:type="dxa"/>
            <w:vAlign w:val="center"/>
          </w:tcPr>
          <w:p w14:paraId="34D9F64E" w14:textId="77777777" w:rsidR="00257838" w:rsidRDefault="00257838">
            <w:pPr>
              <w:spacing w:before="40" w:after="40"/>
              <w:ind w:firstLine="0"/>
              <w:jc w:val="center"/>
            </w:pPr>
          </w:p>
        </w:tc>
        <w:tc>
          <w:tcPr>
            <w:tcW w:w="765" w:type="dxa"/>
            <w:vAlign w:val="center"/>
          </w:tcPr>
          <w:p w14:paraId="28CAE82D" w14:textId="77777777" w:rsidR="00257838" w:rsidRDefault="00257838">
            <w:pPr>
              <w:spacing w:before="40" w:after="40"/>
              <w:ind w:firstLine="0"/>
              <w:jc w:val="center"/>
            </w:pPr>
          </w:p>
        </w:tc>
        <w:tc>
          <w:tcPr>
            <w:tcW w:w="2041" w:type="dxa"/>
            <w:vAlign w:val="center"/>
          </w:tcPr>
          <w:p w14:paraId="0B39D806" w14:textId="77777777" w:rsidR="00257838" w:rsidRDefault="00A27C38">
            <w:pPr>
              <w:spacing w:before="40" w:after="40"/>
              <w:ind w:firstLine="0"/>
              <w:jc w:val="left"/>
            </w:pPr>
            <w:r>
              <w:rPr>
                <w:sz w:val="20"/>
                <w:szCs w:val="20"/>
              </w:rPr>
              <w:t>Gồm viên chức của Khoa, các đơn vị khác trong Trường và nhà giáo hợp đồng</w:t>
            </w:r>
          </w:p>
        </w:tc>
      </w:tr>
      <w:tr w:rsidR="00257838" w14:paraId="70AE9122" w14:textId="77777777">
        <w:trPr>
          <w:jc w:val="center"/>
        </w:trPr>
        <w:tc>
          <w:tcPr>
            <w:tcW w:w="539" w:type="dxa"/>
            <w:vAlign w:val="center"/>
          </w:tcPr>
          <w:p w14:paraId="209DEC7B" w14:textId="77777777" w:rsidR="00257838" w:rsidRDefault="00A27C38">
            <w:pPr>
              <w:spacing w:before="40" w:after="40"/>
              <w:ind w:firstLine="0"/>
              <w:jc w:val="center"/>
            </w:pPr>
            <w:r>
              <w:rPr>
                <w:sz w:val="22"/>
                <w:szCs w:val="22"/>
              </w:rPr>
              <w:t>5</w:t>
            </w:r>
          </w:p>
        </w:tc>
        <w:tc>
          <w:tcPr>
            <w:tcW w:w="1701" w:type="dxa"/>
            <w:vAlign w:val="center"/>
          </w:tcPr>
          <w:p w14:paraId="6585F66F" w14:textId="77777777" w:rsidR="00257838" w:rsidRDefault="00A27C38">
            <w:pPr>
              <w:spacing w:before="40" w:after="40"/>
              <w:ind w:firstLine="0"/>
              <w:jc w:val="left"/>
            </w:pPr>
            <w:r>
              <w:rPr>
                <w:sz w:val="22"/>
                <w:szCs w:val="22"/>
              </w:rPr>
              <w:t>Nhà giáo dạy lái xe ô tô</w:t>
            </w:r>
          </w:p>
        </w:tc>
        <w:tc>
          <w:tcPr>
            <w:tcW w:w="680" w:type="dxa"/>
            <w:vAlign w:val="center"/>
          </w:tcPr>
          <w:p w14:paraId="5F4BF2AA" w14:textId="77777777" w:rsidR="00257838" w:rsidRDefault="00A27C38">
            <w:pPr>
              <w:spacing w:before="40" w:after="40"/>
              <w:ind w:firstLine="0"/>
              <w:jc w:val="center"/>
            </w:pPr>
            <w:r>
              <w:rPr>
                <w:sz w:val="22"/>
                <w:szCs w:val="22"/>
              </w:rPr>
              <w:t>80</w:t>
            </w:r>
          </w:p>
        </w:tc>
        <w:tc>
          <w:tcPr>
            <w:tcW w:w="680" w:type="dxa"/>
            <w:vAlign w:val="center"/>
          </w:tcPr>
          <w:p w14:paraId="7FA944A3" w14:textId="77777777" w:rsidR="00257838" w:rsidRDefault="00A27C38">
            <w:pPr>
              <w:spacing w:before="40" w:after="40"/>
              <w:ind w:firstLine="0"/>
              <w:jc w:val="center"/>
            </w:pPr>
            <w:r>
              <w:rPr>
                <w:sz w:val="22"/>
                <w:szCs w:val="22"/>
              </w:rPr>
              <w:t>44</w:t>
            </w:r>
          </w:p>
        </w:tc>
        <w:tc>
          <w:tcPr>
            <w:tcW w:w="680" w:type="dxa"/>
            <w:vAlign w:val="center"/>
          </w:tcPr>
          <w:p w14:paraId="1BBB1C1A" w14:textId="77777777" w:rsidR="00257838" w:rsidRDefault="00A27C38">
            <w:pPr>
              <w:spacing w:before="40" w:after="40"/>
              <w:ind w:firstLine="0"/>
              <w:jc w:val="center"/>
            </w:pPr>
            <w:r>
              <w:rPr>
                <w:sz w:val="22"/>
                <w:szCs w:val="22"/>
              </w:rPr>
              <w:t>35</w:t>
            </w:r>
          </w:p>
        </w:tc>
        <w:tc>
          <w:tcPr>
            <w:tcW w:w="652" w:type="dxa"/>
            <w:vAlign w:val="center"/>
          </w:tcPr>
          <w:p w14:paraId="7431C0B9" w14:textId="77777777" w:rsidR="00257838" w:rsidRDefault="00A27C38">
            <w:pPr>
              <w:spacing w:before="40" w:after="40"/>
              <w:ind w:firstLine="0"/>
              <w:jc w:val="center"/>
            </w:pPr>
            <w:r>
              <w:rPr>
                <w:sz w:val="22"/>
                <w:szCs w:val="22"/>
              </w:rPr>
              <w:t>17</w:t>
            </w:r>
          </w:p>
        </w:tc>
        <w:tc>
          <w:tcPr>
            <w:tcW w:w="652" w:type="dxa"/>
            <w:vAlign w:val="center"/>
          </w:tcPr>
          <w:p w14:paraId="33BB6AA6" w14:textId="77777777" w:rsidR="00257838" w:rsidRDefault="00A27C38">
            <w:pPr>
              <w:spacing w:before="40" w:after="40"/>
              <w:ind w:firstLine="0"/>
              <w:jc w:val="center"/>
            </w:pPr>
            <w:r>
              <w:rPr>
                <w:sz w:val="22"/>
                <w:szCs w:val="22"/>
              </w:rPr>
              <w:t>45</w:t>
            </w:r>
          </w:p>
        </w:tc>
        <w:tc>
          <w:tcPr>
            <w:tcW w:w="680" w:type="dxa"/>
            <w:vAlign w:val="center"/>
          </w:tcPr>
          <w:p w14:paraId="37F73C72" w14:textId="07944231" w:rsidR="00257838" w:rsidRDefault="00A27C38">
            <w:pPr>
              <w:spacing w:before="40" w:after="40"/>
              <w:ind w:firstLine="0"/>
              <w:jc w:val="center"/>
            </w:pPr>
            <w:r>
              <w:rPr>
                <w:sz w:val="22"/>
                <w:szCs w:val="22"/>
              </w:rPr>
              <w:t>8</w:t>
            </w:r>
          </w:p>
        </w:tc>
        <w:tc>
          <w:tcPr>
            <w:tcW w:w="765" w:type="dxa"/>
            <w:vAlign w:val="center"/>
          </w:tcPr>
          <w:p w14:paraId="22D6A899" w14:textId="77777777" w:rsidR="00257838" w:rsidRDefault="00A27C38">
            <w:pPr>
              <w:spacing w:before="40" w:after="40"/>
              <w:ind w:firstLine="0"/>
              <w:jc w:val="center"/>
            </w:pPr>
            <w:r>
              <w:rPr>
                <w:sz w:val="22"/>
                <w:szCs w:val="22"/>
              </w:rPr>
              <w:t>10</w:t>
            </w:r>
          </w:p>
        </w:tc>
        <w:tc>
          <w:tcPr>
            <w:tcW w:w="2041" w:type="dxa"/>
            <w:vAlign w:val="center"/>
          </w:tcPr>
          <w:p w14:paraId="200EBE7D" w14:textId="2B79AD13" w:rsidR="00257838" w:rsidRDefault="00257838">
            <w:pPr>
              <w:spacing w:before="40" w:after="40"/>
              <w:ind w:firstLine="0"/>
              <w:jc w:val="left"/>
            </w:pPr>
          </w:p>
        </w:tc>
      </w:tr>
      <w:tr w:rsidR="00257838" w14:paraId="0A6A140C" w14:textId="77777777">
        <w:trPr>
          <w:jc w:val="center"/>
        </w:trPr>
        <w:tc>
          <w:tcPr>
            <w:tcW w:w="539" w:type="dxa"/>
            <w:vAlign w:val="center"/>
          </w:tcPr>
          <w:p w14:paraId="7402A961" w14:textId="77777777" w:rsidR="00257838" w:rsidRDefault="00A27C38">
            <w:pPr>
              <w:spacing w:before="40" w:after="40"/>
              <w:ind w:firstLine="0"/>
              <w:jc w:val="center"/>
            </w:pPr>
            <w:r>
              <w:rPr>
                <w:sz w:val="22"/>
                <w:szCs w:val="22"/>
              </w:rPr>
              <w:t>6</w:t>
            </w:r>
          </w:p>
        </w:tc>
        <w:tc>
          <w:tcPr>
            <w:tcW w:w="1701" w:type="dxa"/>
            <w:vAlign w:val="center"/>
          </w:tcPr>
          <w:p w14:paraId="2528DAF6" w14:textId="77777777" w:rsidR="00257838" w:rsidRDefault="00A27C38">
            <w:pPr>
              <w:spacing w:before="40" w:after="40"/>
              <w:ind w:firstLine="0"/>
              <w:jc w:val="left"/>
            </w:pPr>
            <w:r>
              <w:rPr>
                <w:sz w:val="22"/>
                <w:szCs w:val="22"/>
              </w:rPr>
              <w:t>Nhà giáo dạy lái xe mô tô Hạng A1</w:t>
            </w:r>
          </w:p>
        </w:tc>
        <w:tc>
          <w:tcPr>
            <w:tcW w:w="680" w:type="dxa"/>
            <w:vAlign w:val="center"/>
          </w:tcPr>
          <w:p w14:paraId="2B64D86D" w14:textId="77777777" w:rsidR="00257838" w:rsidRDefault="00A27C38">
            <w:pPr>
              <w:spacing w:before="40" w:after="40"/>
              <w:ind w:firstLine="0"/>
              <w:jc w:val="center"/>
            </w:pPr>
            <w:r>
              <w:rPr>
                <w:sz w:val="22"/>
                <w:szCs w:val="22"/>
              </w:rPr>
              <w:t>11</w:t>
            </w:r>
          </w:p>
        </w:tc>
        <w:tc>
          <w:tcPr>
            <w:tcW w:w="680" w:type="dxa"/>
            <w:vAlign w:val="center"/>
          </w:tcPr>
          <w:p w14:paraId="56CF84E5" w14:textId="77777777" w:rsidR="00257838" w:rsidRDefault="00A27C38">
            <w:pPr>
              <w:spacing w:before="40" w:after="40"/>
              <w:ind w:firstLine="0"/>
              <w:jc w:val="center"/>
            </w:pPr>
            <w:r>
              <w:rPr>
                <w:sz w:val="22"/>
                <w:szCs w:val="22"/>
              </w:rPr>
              <w:t>08</w:t>
            </w:r>
          </w:p>
        </w:tc>
        <w:tc>
          <w:tcPr>
            <w:tcW w:w="680" w:type="dxa"/>
            <w:vAlign w:val="center"/>
          </w:tcPr>
          <w:p w14:paraId="722A20FA" w14:textId="77777777" w:rsidR="00257838" w:rsidRDefault="00A27C38">
            <w:pPr>
              <w:spacing w:before="40" w:after="40"/>
              <w:ind w:firstLine="0"/>
              <w:jc w:val="center"/>
            </w:pPr>
            <w:r>
              <w:rPr>
                <w:sz w:val="22"/>
                <w:szCs w:val="22"/>
              </w:rPr>
              <w:t>03</w:t>
            </w:r>
          </w:p>
        </w:tc>
        <w:tc>
          <w:tcPr>
            <w:tcW w:w="652" w:type="dxa"/>
            <w:vAlign w:val="center"/>
          </w:tcPr>
          <w:p w14:paraId="55400437" w14:textId="108D4535" w:rsidR="00257838" w:rsidRDefault="00A62936">
            <w:pPr>
              <w:spacing w:before="40" w:after="40"/>
              <w:ind w:firstLine="0"/>
              <w:jc w:val="center"/>
            </w:pPr>
            <w:r>
              <w:rPr>
                <w:sz w:val="22"/>
                <w:szCs w:val="22"/>
              </w:rPr>
              <w:t>01</w:t>
            </w:r>
          </w:p>
        </w:tc>
        <w:tc>
          <w:tcPr>
            <w:tcW w:w="652" w:type="dxa"/>
            <w:vAlign w:val="center"/>
          </w:tcPr>
          <w:p w14:paraId="13EE9351" w14:textId="77777777" w:rsidR="00257838" w:rsidRDefault="00A27C38">
            <w:pPr>
              <w:spacing w:before="40" w:after="40"/>
              <w:ind w:firstLine="0"/>
              <w:jc w:val="center"/>
            </w:pPr>
            <w:r>
              <w:rPr>
                <w:sz w:val="22"/>
                <w:szCs w:val="22"/>
              </w:rPr>
              <w:t>08</w:t>
            </w:r>
          </w:p>
        </w:tc>
        <w:tc>
          <w:tcPr>
            <w:tcW w:w="680" w:type="dxa"/>
            <w:vAlign w:val="center"/>
          </w:tcPr>
          <w:p w14:paraId="42963C07" w14:textId="479D5B73" w:rsidR="00257838" w:rsidRDefault="00A62936">
            <w:pPr>
              <w:spacing w:before="40" w:after="40"/>
              <w:ind w:firstLine="0"/>
              <w:jc w:val="center"/>
            </w:pPr>
            <w:r>
              <w:rPr>
                <w:sz w:val="22"/>
                <w:szCs w:val="22"/>
              </w:rPr>
              <w:t>0</w:t>
            </w:r>
          </w:p>
        </w:tc>
        <w:tc>
          <w:tcPr>
            <w:tcW w:w="765" w:type="dxa"/>
            <w:vAlign w:val="center"/>
          </w:tcPr>
          <w:p w14:paraId="1889BBD3" w14:textId="77777777" w:rsidR="00257838" w:rsidRDefault="00A27C38">
            <w:pPr>
              <w:spacing w:before="40" w:after="40"/>
              <w:ind w:firstLine="0"/>
              <w:jc w:val="center"/>
            </w:pPr>
            <w:r>
              <w:rPr>
                <w:sz w:val="22"/>
                <w:szCs w:val="22"/>
              </w:rPr>
              <w:t>02</w:t>
            </w:r>
          </w:p>
        </w:tc>
        <w:tc>
          <w:tcPr>
            <w:tcW w:w="2041" w:type="dxa"/>
            <w:vAlign w:val="center"/>
          </w:tcPr>
          <w:p w14:paraId="76F75AFA" w14:textId="4E684B3F" w:rsidR="00257838" w:rsidRDefault="00257838">
            <w:pPr>
              <w:spacing w:before="40" w:after="40"/>
              <w:ind w:firstLine="0"/>
              <w:jc w:val="left"/>
            </w:pPr>
          </w:p>
        </w:tc>
      </w:tr>
    </w:tbl>
    <w:p w14:paraId="744DB828" w14:textId="280F0AF7" w:rsidR="005C2626" w:rsidRPr="00B0238A" w:rsidRDefault="00A27C38" w:rsidP="003A49E2">
      <w:commentRangeStart w:id="10"/>
      <w:r>
        <w:t>Nguồn: Quyết định số 2047/QĐ-CĐKT; Báo cáo đề nghị cấp giấy phép đào tạo lái xe ô tô ngày 24/7/2026; Thông báo số 797/TB-CĐKT ngày 09/7/2026.</w:t>
      </w:r>
      <w:commentRangeEnd w:id="10"/>
      <w:r>
        <w:rPr>
          <w:rStyle w:val="CommentReference"/>
          <w:sz w:val="28"/>
          <w:szCs w:val="24"/>
        </w:rPr>
        <w:commentReference w:id="10"/>
      </w:r>
    </w:p>
    <w:p w14:paraId="0C1713BD" w14:textId="5CC8BC8E" w:rsidR="005C2626" w:rsidRPr="00B0238A" w:rsidRDefault="00A27C38" w:rsidP="003A49E2">
      <w:commentRangeStart w:id="11"/>
      <w:r>
        <w:t>d) Các điều kiện pháp lý hiện có: Trường có Giấy phép đào tạo lái xe ô tô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commentRangeEnd w:id="11"/>
      <w:r>
        <w:rPr>
          <w:rStyle w:val="CommentReference"/>
          <w:sz w:val="28"/>
          <w:szCs w:val="24"/>
        </w:rPr>
        <w:commentReference w:id="11"/>
      </w:r>
    </w:p>
    <w:p w14:paraId="6C5CE065" w14:textId="77777777" w:rsidR="00D80DBB" w:rsidRDefault="00D80DBB" w:rsidP="00D80DBB">
      <w:pPr>
        <w:pStyle w:val="Heading2"/>
        <w:rPr>
          <w:color w:val="auto"/>
        </w:rPr>
      </w:pPr>
      <w:bookmarkStart w:id="12" w:name="_Toc240965917"/>
      <w:r>
        <w:rPr>
          <w:color w:val="auto"/>
        </w:rPr>
        <w:t>2. Bộ môn ĐT&amp;SHLX mô tô</w:t>
      </w:r>
      <w:bookmarkEnd w:id="12"/>
    </w:p>
    <w:p w14:paraId="259A3D58" w14:textId="77777777" w:rsidR="00913B32" w:rsidRPr="00913B32" w:rsidRDefault="00913B32" w:rsidP="00913B32">
      <w:pPr>
        <w:rPr>
          <w:del w:id="1006" w:author="Thẩm định 21/10/2026 (Claude)" w:date="2026-10-21T21:01:56Z"/>
          <w:b/>
          <w:bCs/>
          <w:color w:val="FF0000"/>
        </w:rPr>
      </w:pPr>
      <w:del w:id="1005" w:author="Thẩm định 21/10/2026 (Claude)" w:date="2026-10-21T21:01:56Z">
        <w:r>
          <w:rPr>
            <w:b/>
            <w:bCs/>
            <w:color w:val="FF0000"/>
            <w:highlight w:val="yellow"/>
          </w:rPr>
          <w:delText>[THẦY THÀNH CHỦ TRÌ – THẦY VINH PHỐI HỢP]</w:delText>
        </w:r>
      </w:del>
    </w:p>
    <w:p w14:paraId="42197F5F" w14:textId="77777777" w:rsidR="00D80DBB" w:rsidRPr="00B0238A" w:rsidRDefault="00D80DBB" w:rsidP="00D80DBB">
      <w:r>
        <w:t>a) Vị trí, chức năng, nhiệm vụ của bộ môn ĐT&amp;SHLX mô tô</w:t>
      </w:r>
    </w:p>
    <w:p w14:paraId="673842F1" w14:textId="44CF17BE" w:rsidR="005C2626" w:rsidRPr="00B0238A" w:rsidRDefault="00A27C38" w:rsidP="003A49E2">
      <w:commentRangeStart w:id="13"/>
      <w:r>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commentRangeEnd w:id="13"/>
      <w:r>
        <w:rPr>
          <w:rStyle w:val="CommentReference"/>
          <w:sz w:val="28"/>
          <w:szCs w:val="24"/>
        </w:rPr>
        <w:commentReference w:id="13"/>
      </w:r>
    </w:p>
    <w:p w14:paraId="746CF2D0" w14:textId="77777777" w:rsidR="00D80DBB" w:rsidRPr="00B0238A" w:rsidRDefault="00D80DBB" w:rsidP="00D80DBB">
      <w:r>
        <w:t>b) Số lượng người làm việc</w:t>
      </w:r>
    </w:p>
    <w:p w14:paraId="12ABF88C" w14:textId="57CEB488" w:rsidR="00D80DBB" w:rsidRPr="00B0238A" w:rsidRDefault="00D80DBB" w:rsidP="00D80DBB">
      <w:pPr>
        <w:rPr>
          <w:b/>
          <w:bCs/>
        </w:rPr>
      </w:pPr>
      <w:commentRangeStart w:id="14"/>
      <w:r>
        <w:t>Đào tạo lái xe mô tô Hạng A1 do 11 nhà giáo đảm nhiệm (11 người giảng dạy lý thuyết, 10 người giảng dạy thực hành; 08 biên chế, 03 hợp đồng), thống kê tại Bảng 2.</w:t>
      </w:r>
      <w:commentRangeEnd w:id="14"/>
      <w:r>
        <w:rPr>
          <w:rStyle w:val="CommentReference"/>
          <w:b/>
          <w:bCs/>
          <w:sz w:val="28"/>
          <w:szCs w:val="24"/>
        </w:rPr>
        <w:commentReference w:id="14"/>
      </w:r>
    </w:p>
    <w:p w14:paraId="54FE6DF8" w14:textId="77777777" w:rsidR="00D80DBB" w:rsidRPr="00B0238A" w:rsidRDefault="00D80DBB" w:rsidP="00D80DBB">
      <w:pPr>
        <w:rPr>
          <w:b/>
          <w:bCs/>
        </w:rPr>
      </w:pPr>
      <w:commentRangeStart w:id="15"/>
      <w:r>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commentRangeEnd w:id="15"/>
      <w:r>
        <w:rPr>
          <w:rStyle w:val="CommentReference"/>
          <w:b/>
          <w:bCs/>
          <w:sz w:val="28"/>
          <w:szCs w:val="24"/>
        </w:rPr>
        <w:commentReference w:id="15"/>
      </w:r>
    </w:p>
    <w:p w14:paraId="4EA1F78E" w14:textId="77777777" w:rsidR="00D748D7" w:rsidRPr="00B0238A" w:rsidRDefault="00D748D7" w:rsidP="00D748D7">
      <w:pPr>
        <w:pStyle w:val="tnbng"/>
        <w:rPr>
          <w:color w:val="auto"/>
        </w:rPr>
      </w:pPr>
      <w:r>
        <w:rPr>
          <w:color w:val="auto"/>
        </w:rPr>
        <w:t>Bảng 2. Nhà giáo dạy lái xe mô tô Hạng A1 của Trường</w:t>
      </w:r>
    </w:p>
    <w:tbl>
      <w:tblPr>
        <w:tblStyle w:val="TableGrid"/>
        <w:tblW w:w="0" w:type="auto"/>
        <w:tblLook w:val="04A0" w:firstRow="1" w:lastRow="0" w:firstColumn="1" w:lastColumn="0" w:noHBand="0" w:noVBand="1"/>
      </w:tblPr>
      <w:tblGrid>
        <w:gridCol w:w="5524"/>
        <w:gridCol w:w="3119"/>
      </w:tblGrid>
      <w:tr w:rsidR="007221BB" w:rsidRPr="00B0238A" w14:paraId="00582603" w14:textId="77777777" w:rsidTr="00C65611">
        <w:tc>
          <w:tcPr>
            <w:tcW w:w="5524" w:type="dxa"/>
          </w:tcPr>
          <w:p w14:paraId="1CFCE647" w14:textId="77777777" w:rsidR="005C2626" w:rsidRPr="00B0238A" w:rsidRDefault="00A27C38">
            <w:r>
              <w:rPr>
                <w:b/>
              </w:rPr>
              <w:t>Chỉ tiêu</w:t>
            </w:r>
          </w:p>
        </w:tc>
        <w:tc>
          <w:tcPr>
            <w:tcW w:w="3119" w:type="dxa"/>
          </w:tcPr>
          <w:p w14:paraId="2D1B033E" w14:textId="77777777" w:rsidR="005C2626" w:rsidRPr="00B0238A" w:rsidRDefault="00A27C38">
            <w:r>
              <w:rPr>
                <w:b/>
              </w:rPr>
              <w:t>Số lượng</w:t>
            </w:r>
          </w:p>
        </w:tc>
      </w:tr>
      <w:tr w:rsidR="007221BB" w:rsidRPr="00B0238A" w14:paraId="63F8D103" w14:textId="77777777" w:rsidTr="00C65611">
        <w:tc>
          <w:tcPr>
            <w:tcW w:w="5524" w:type="dxa"/>
          </w:tcPr>
          <w:p w14:paraId="50B6F550" w14:textId="77777777" w:rsidR="005C2626" w:rsidRPr="00B0238A" w:rsidRDefault="00A27C38">
            <w:r>
              <w:t>Tổng số nhà giáo</w:t>
            </w:r>
          </w:p>
        </w:tc>
        <w:tc>
          <w:tcPr>
            <w:tcW w:w="3119" w:type="dxa"/>
          </w:tcPr>
          <w:p w14:paraId="15EDEF0F" w14:textId="1512683B" w:rsidR="005C2626" w:rsidRPr="00B0238A" w:rsidRDefault="008C338C">
            <w:r>
              <w:rPr>
                <w:sz w:val="24"/>
              </w:rPr>
              <w:t>11 người</w:t>
            </w:r>
          </w:p>
        </w:tc>
      </w:tr>
      <w:tr w:rsidR="008C338C" w:rsidRPr="00B0238A" w14:paraId="4B1F9F3D" w14:textId="77777777" w:rsidTr="00C65611">
        <w:tc>
          <w:tcPr>
            <w:tcW w:w="5524" w:type="dxa"/>
          </w:tcPr>
          <w:p w14:paraId="5B7753A1" w14:textId="77777777" w:rsidR="008C338C" w:rsidRPr="00B0238A" w:rsidRDefault="008C338C" w:rsidP="008C338C">
            <w:r>
              <w:t>- Giảng dạy lý thuyết</w:t>
            </w:r>
          </w:p>
        </w:tc>
        <w:tc>
          <w:tcPr>
            <w:tcW w:w="3119" w:type="dxa"/>
          </w:tcPr>
          <w:p w14:paraId="0BD024C7" w14:textId="275A72D0" w:rsidR="008C338C" w:rsidRPr="00B0238A" w:rsidRDefault="008C338C" w:rsidP="008C338C">
            <w:r>
              <w:rPr>
                <w:sz w:val="24"/>
              </w:rPr>
              <w:t>11 người</w:t>
            </w:r>
          </w:p>
        </w:tc>
      </w:tr>
      <w:tr w:rsidR="008C338C" w:rsidRPr="00B0238A" w14:paraId="680F033F" w14:textId="77777777" w:rsidTr="00C65611">
        <w:tc>
          <w:tcPr>
            <w:tcW w:w="5524" w:type="dxa"/>
          </w:tcPr>
          <w:p w14:paraId="172CC2CD" w14:textId="77777777" w:rsidR="008C338C" w:rsidRPr="00B0238A" w:rsidRDefault="008C338C" w:rsidP="008C338C">
            <w:r>
              <w:t>- Giảng dạy thực hành</w:t>
            </w:r>
          </w:p>
        </w:tc>
        <w:tc>
          <w:tcPr>
            <w:tcW w:w="3119" w:type="dxa"/>
          </w:tcPr>
          <w:p w14:paraId="2B39EB92" w14:textId="3B92C4C6" w:rsidR="008C338C" w:rsidRPr="00B0238A" w:rsidRDefault="008C338C" w:rsidP="008C338C">
            <w:r>
              <w:rPr>
                <w:sz w:val="24"/>
              </w:rPr>
              <w:t>10 người</w:t>
            </w:r>
          </w:p>
        </w:tc>
      </w:tr>
      <w:tr w:rsidR="008C338C" w:rsidRPr="00B0238A" w14:paraId="271CE7C3" w14:textId="77777777" w:rsidTr="00C65611">
        <w:tc>
          <w:tcPr>
            <w:tcW w:w="5524" w:type="dxa"/>
          </w:tcPr>
          <w:p w14:paraId="22FC8578" w14:textId="77777777" w:rsidR="008C338C" w:rsidRPr="00B0238A" w:rsidRDefault="008C338C" w:rsidP="008C338C">
            <w:r>
              <w:t>Hình thức tuyển dụng: biên chế</w:t>
            </w:r>
          </w:p>
        </w:tc>
        <w:tc>
          <w:tcPr>
            <w:tcW w:w="3119" w:type="dxa"/>
          </w:tcPr>
          <w:p w14:paraId="4C99108E" w14:textId="25677675" w:rsidR="008C338C" w:rsidRPr="00B0238A" w:rsidRDefault="008C338C" w:rsidP="008C338C">
            <w:r>
              <w:rPr>
                <w:sz w:val="24"/>
              </w:rPr>
              <w:t>08 người</w:t>
            </w:r>
          </w:p>
        </w:tc>
      </w:tr>
      <w:tr w:rsidR="008C338C" w:rsidRPr="00B0238A" w14:paraId="25BDB093" w14:textId="77777777" w:rsidTr="00C65611">
        <w:tc>
          <w:tcPr>
            <w:tcW w:w="5524" w:type="dxa"/>
          </w:tcPr>
          <w:p w14:paraId="1AF3E4F5" w14:textId="77777777" w:rsidR="008C338C" w:rsidRPr="00B0238A" w:rsidRDefault="008C338C" w:rsidP="008C338C">
            <w:r>
              <w:t>Hình thức tuyển dụng: hợp đồng</w:t>
            </w:r>
          </w:p>
        </w:tc>
        <w:tc>
          <w:tcPr>
            <w:tcW w:w="3119" w:type="dxa"/>
          </w:tcPr>
          <w:p w14:paraId="19A33890" w14:textId="3F04046E" w:rsidR="008C338C" w:rsidRPr="00B0238A" w:rsidRDefault="008C338C" w:rsidP="008C338C">
            <w:r>
              <w:rPr>
                <w:sz w:val="24"/>
              </w:rPr>
              <w:t>03 người</w:t>
            </w:r>
          </w:p>
        </w:tc>
      </w:tr>
      <w:tr w:rsidR="008C338C" w:rsidRPr="00B0238A" w14:paraId="45FB580A" w14:textId="77777777" w:rsidTr="00C65611">
        <w:tc>
          <w:tcPr>
            <w:tcW w:w="5524" w:type="dxa"/>
          </w:tcPr>
          <w:p w14:paraId="792BBD15" w14:textId="3CD508AA" w:rsidR="008C338C" w:rsidRPr="00B0238A" w:rsidRDefault="008C338C" w:rsidP="008C338C">
            <w:r>
              <w:t>Giấy phép lái xe Hạng A1</w:t>
            </w:r>
          </w:p>
        </w:tc>
        <w:tc>
          <w:tcPr>
            <w:tcW w:w="3119" w:type="dxa"/>
          </w:tcPr>
          <w:p w14:paraId="1E01CBFD" w14:textId="3BE2F6C6" w:rsidR="008C338C" w:rsidRPr="00B0238A" w:rsidRDefault="008C338C" w:rsidP="008C338C">
            <w:r>
              <w:rPr>
                <w:sz w:val="24"/>
              </w:rPr>
              <w:t>07 người</w:t>
            </w:r>
          </w:p>
        </w:tc>
      </w:tr>
      <w:tr w:rsidR="008C338C" w:rsidRPr="00B0238A" w14:paraId="1E9235C7" w14:textId="77777777" w:rsidTr="00C65611">
        <w:tc>
          <w:tcPr>
            <w:tcW w:w="5524" w:type="dxa"/>
          </w:tcPr>
          <w:p w14:paraId="566D5B23" w14:textId="53BA2AF6" w:rsidR="008C338C" w:rsidRPr="00D545EC" w:rsidRDefault="008C338C" w:rsidP="008C338C">
            <w:pPr>
              <w:rPr>
                <w:highlight w:val="yellow"/>
              </w:rPr>
            </w:pPr>
            <w:r>
              <w:t>Giấy phép lái xe Hạng A</w:t>
            </w:r>
          </w:p>
        </w:tc>
        <w:tc>
          <w:tcPr>
            <w:tcW w:w="3119" w:type="dxa"/>
          </w:tcPr>
          <w:p w14:paraId="3C4E2FF2" w14:textId="6A0BD8A3" w:rsidR="008C338C" w:rsidRPr="00D545EC" w:rsidRDefault="008C338C" w:rsidP="008C338C">
            <w:pPr>
              <w:rPr>
                <w:highlight w:val="yellow"/>
              </w:rPr>
            </w:pPr>
            <w:r>
              <w:rPr>
                <w:sz w:val="24"/>
              </w:rPr>
              <w:t>04 người</w:t>
            </w:r>
          </w:p>
        </w:tc>
      </w:tr>
      <w:tr w:rsidR="008C338C" w:rsidRPr="00B0238A" w14:paraId="3D2AF4F5" w14:textId="77777777" w:rsidTr="00C65611">
        <w:tc>
          <w:tcPr>
            <w:tcW w:w="5524" w:type="dxa"/>
          </w:tcPr>
          <w:p w14:paraId="6A25C51E" w14:textId="77777777" w:rsidR="008C338C" w:rsidRPr="00B0238A" w:rsidRDefault="008C338C" w:rsidP="008C338C">
            <w:r>
              <w:t>Trình độ chuyên môn: cử nhân, kỹ sư</w:t>
            </w:r>
          </w:p>
        </w:tc>
        <w:tc>
          <w:tcPr>
            <w:tcW w:w="3119" w:type="dxa"/>
          </w:tcPr>
          <w:p w14:paraId="46080815" w14:textId="2FEFE850" w:rsidR="008C338C" w:rsidRPr="00B0238A" w:rsidRDefault="008C338C" w:rsidP="008C338C">
            <w:r>
              <w:rPr>
                <w:sz w:val="24"/>
              </w:rPr>
              <w:t>09 người (trong đó 01 thạc sĩ)</w:t>
            </w:r>
          </w:p>
        </w:tc>
      </w:tr>
      <w:tr w:rsidR="008C338C" w:rsidRPr="00B0238A" w14:paraId="4669E571" w14:textId="77777777" w:rsidTr="00C65611">
        <w:tc>
          <w:tcPr>
            <w:tcW w:w="5524" w:type="dxa"/>
          </w:tcPr>
          <w:p w14:paraId="340420FD" w14:textId="77777777" w:rsidR="008C338C" w:rsidRPr="00B0238A" w:rsidRDefault="008C338C" w:rsidP="008C338C">
            <w:r>
              <w:t>Trình độ chuyên môn: trung cấp</w:t>
            </w:r>
          </w:p>
        </w:tc>
        <w:tc>
          <w:tcPr>
            <w:tcW w:w="3119" w:type="dxa"/>
          </w:tcPr>
          <w:p w14:paraId="1D72566A" w14:textId="789C23C2" w:rsidR="008C338C" w:rsidRPr="00B0238A" w:rsidRDefault="008C338C" w:rsidP="008C338C">
            <w:r>
              <w:rPr>
                <w:sz w:val="24"/>
              </w:rPr>
              <w:t>02 người</w:t>
            </w:r>
          </w:p>
        </w:tc>
      </w:tr>
      <w:tr w:rsidR="007221BB" w:rsidRPr="00B0238A" w14:paraId="6D043EC4" w14:textId="77777777" w:rsidTr="00C65611">
        <w:tc>
          <w:tcPr>
            <w:tcW w:w="5524" w:type="dxa"/>
          </w:tcPr>
          <w:p w14:paraId="6793FE15" w14:textId="77777777" w:rsidR="005C2626" w:rsidRPr="00B0238A" w:rsidRDefault="00A27C38">
            <w:r>
              <w:t>Thâm niên dạy lái xe</w:t>
            </w:r>
          </w:p>
        </w:tc>
        <w:tc>
          <w:tcPr>
            <w:tcW w:w="3119" w:type="dxa"/>
          </w:tcPr>
          <w:p w14:paraId="33876A42" w14:textId="18BB0F6C" w:rsidR="005C2626" w:rsidRPr="00B0238A" w:rsidRDefault="005C2626">
            <w:r>
              <w:rPr>
                <w:sz w:val="24"/>
              </w:rPr>
              <w:t>Từ 05 đến 31 năm; bình quân 20,2 năm</w:t>
            </w:r>
          </w:p>
        </w:tc>
      </w:tr>
      <w:tr w:rsidR="007221BB" w:rsidRPr="00B0238A" w14:paraId="00345FD9" w14:textId="77777777" w:rsidTr="00C65611">
        <w:tc>
          <w:tcPr>
            <w:tcW w:w="5524" w:type="dxa"/>
          </w:tcPr>
          <w:p w14:paraId="56E8C868" w14:textId="77777777" w:rsidR="005C2626" w:rsidRPr="00B0238A" w:rsidRDefault="00A27C38">
            <w:r>
              <w:t>Nhà giáo có thâm niên từ 20 năm trở lên</w:t>
            </w:r>
          </w:p>
        </w:tc>
        <w:tc>
          <w:tcPr>
            <w:tcW w:w="3119" w:type="dxa"/>
          </w:tcPr>
          <w:p w14:paraId="3B5D2A81" w14:textId="3C8FD9CF" w:rsidR="005C2626" w:rsidRPr="00B0238A" w:rsidRDefault="008C338C">
            <w:r>
              <w:rPr>
                <w:sz w:val="24"/>
              </w:rPr>
              <w:t>08 người</w:t>
            </w:r>
          </w:p>
        </w:tc>
      </w:tr>
    </w:tbl>
    <w:p w14:paraId="36A2E0FF" w14:textId="77777777" w:rsidR="005C2626" w:rsidRPr="00B0238A" w:rsidRDefault="00A27C38" w:rsidP="003A49E2">
      <w:r>
        <w:t>Nguồn: Phụ lục I Thông báo số 797/TB-CĐKT ngày 09/7/2026; số liệu cập nhật của Khoa đến tháng 9/2026.</w:t>
      </w:r>
    </w:p>
    <w:p w14:paraId="649EDCCD" w14:textId="664D6092" w:rsidR="005C2626" w:rsidRPr="00B0238A" w:rsidRDefault="00A27C38" w:rsidP="003A49E2">
      <w:pPr>
        <w:rPr>
          <w:color w:val="FF0000"/>
        </w:rPr>
      </w:pPr>
      <w:r>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3D899FE1" w14:textId="77777777" w:rsidR="00D80DBB" w:rsidRDefault="00D748D7" w:rsidP="00D748D7">
      <w:pPr>
        <w:pStyle w:val="Heading2"/>
        <w:rPr>
          <w:color w:val="auto"/>
        </w:rPr>
      </w:pPr>
      <w:bookmarkStart w:id="16" w:name="_Toc240965918"/>
      <w:r>
        <w:rPr>
          <w:color w:val="auto"/>
        </w:rPr>
        <w:t>3. Kết quả tuyển sinh, đào tạo, sát hạch lái xe</w:t>
      </w:r>
      <w:bookmarkEnd w:id="16"/>
    </w:p>
    <w:p w14:paraId="3BF08221" w14:textId="77777777" w:rsidR="00913B32" w:rsidRPr="00913B32" w:rsidRDefault="00913B32" w:rsidP="00913B32">
      <w:pPr>
        <w:rPr>
          <w:del w:id="1008" w:author="Thẩm định 21/10/2026 (Claude)" w:date="2026-10-21T21:01:56Z"/>
          <w:b/>
          <w:bCs/>
          <w:color w:val="FF0000"/>
        </w:rPr>
      </w:pPr>
      <w:del w:id="1007" w:author="Thẩm định 21/10/2026 (Claude)" w:date="2026-10-21T21:01:56Z">
        <w:r>
          <w:rPr>
            <w:b/>
            <w:bCs/>
            <w:color w:val="FF0000"/>
            <w:highlight w:val="yellow"/>
          </w:rPr>
          <w:delText>[THẦY THÀNH CHỦ TRÌ – THẦY VINH PHỐI HỢP]</w:delText>
        </w:r>
      </w:del>
    </w:p>
    <w:p w14:paraId="63C75ACB" w14:textId="77777777" w:rsidR="00D748D7" w:rsidRPr="00B0238A" w:rsidRDefault="00D748D7">
      <w:pPr>
        <w:rPr>
          <w:b/>
          <w:bCs/>
        </w:rPr>
      </w:pPr>
      <w:r>
        <w:rPr>
          <w:b/>
          <w:bCs/>
        </w:rPr>
        <w:t>a) Lái xe ô tô</w:t>
      </w:r>
    </w:p>
    <w:p w14:paraId="71F318B3" w14:textId="77777777" w:rsidR="00D748D7" w:rsidRPr="00B0238A" w:rsidRDefault="00D748D7" w:rsidP="00D748D7">
      <w:pPr>
        <w:pStyle w:val="tnbng"/>
        <w:rPr>
          <w:color w:val="auto"/>
        </w:rPr>
      </w:pPr>
      <w:bookmarkStart w:id="17" w:name="_Toc238544013"/>
      <w:r>
        <w:rPr>
          <w:color w:val="auto"/>
        </w:rPr>
        <w:t xml:space="preserve">Bảng 3. Kết quả tuyển sinh, đào tạo Lái xe ô tô giai đoạn </w:t>
      </w:r>
      <w:r>
        <w:t>2023-2025</w:t>
      </w:r>
      <w:bookmarkEnd w:id="17"/>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B0238A" w14:paraId="27A0D785" w14:textId="77777777" w:rsidTr="00AF4BE5">
        <w:trPr>
          <w:cantSplit/>
          <w:trHeight w:val="558"/>
          <w:jc w:val="center"/>
        </w:trPr>
        <w:tc>
          <w:tcPr>
            <w:tcW w:w="960" w:type="dxa"/>
            <w:vMerge w:val="restart"/>
            <w:vAlign w:val="center"/>
            <w:hideMark/>
          </w:tcPr>
          <w:p w14:paraId="16078E0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3ADF8352"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2BBDBB27"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5322" w:type="dxa"/>
            <w:gridSpan w:val="4"/>
            <w:vAlign w:val="center"/>
            <w:hideMark/>
          </w:tcPr>
          <w:p w14:paraId="40716FCC" w14:textId="57731716"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AF4BE5" w:rsidRPr="00B0238A" w14:paraId="7F17A8D7" w14:textId="77777777" w:rsidTr="00AF4BE5">
        <w:trPr>
          <w:cantSplit/>
          <w:trHeight w:val="170"/>
          <w:jc w:val="center"/>
        </w:trPr>
        <w:tc>
          <w:tcPr>
            <w:tcW w:w="960" w:type="dxa"/>
            <w:vMerge/>
            <w:vAlign w:val="center"/>
            <w:hideMark/>
          </w:tcPr>
          <w:p w14:paraId="6078DA2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960" w:type="dxa"/>
            <w:vMerge/>
            <w:vAlign w:val="center"/>
            <w:hideMark/>
          </w:tcPr>
          <w:p w14:paraId="175656BA"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400" w:type="dxa"/>
            <w:vMerge/>
            <w:vAlign w:val="center"/>
            <w:hideMark/>
          </w:tcPr>
          <w:p w14:paraId="6649CC66" w14:textId="77777777" w:rsidR="00AF4BE5" w:rsidRPr="00B0238A" w:rsidRDefault="00AF4BE5" w:rsidP="008C6E3B">
            <w:pPr>
              <w:widowControl/>
              <w:spacing w:before="0" w:after="0"/>
              <w:ind w:firstLine="0"/>
              <w:jc w:val="left"/>
              <w:rPr>
                <w:rFonts w:asciiTheme="majorHAnsi" w:hAnsiTheme="majorHAnsi" w:cstheme="majorHAnsi"/>
                <w:b/>
                <w:bCs/>
                <w:szCs w:val="28"/>
              </w:rPr>
            </w:pPr>
          </w:p>
        </w:tc>
        <w:tc>
          <w:tcPr>
            <w:tcW w:w="1920" w:type="dxa"/>
            <w:vAlign w:val="center"/>
          </w:tcPr>
          <w:p w14:paraId="3833530D" w14:textId="6FBF9E2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tự động (B1 số tự động)</w:t>
            </w:r>
          </w:p>
        </w:tc>
        <w:tc>
          <w:tcPr>
            <w:tcW w:w="1559" w:type="dxa"/>
            <w:vAlign w:val="center"/>
          </w:tcPr>
          <w:p w14:paraId="2405E614" w14:textId="6F54A7A8" w:rsidR="00AF4BE5" w:rsidRPr="00B0238A" w:rsidRDefault="00AF4BE5" w:rsidP="008C6E3B">
            <w:pPr>
              <w:widowControl/>
              <w:spacing w:before="0" w:after="0"/>
              <w:ind w:firstLine="0"/>
              <w:jc w:val="center"/>
              <w:rPr>
                <w:rFonts w:asciiTheme="majorHAnsi" w:hAnsiTheme="majorHAnsi" w:cstheme="majorHAnsi"/>
                <w:i/>
                <w:iCs/>
                <w:szCs w:val="28"/>
              </w:rPr>
            </w:pPr>
            <w:r>
              <w:rPr>
                <w:b/>
                <w:bCs/>
                <w:sz w:val="22"/>
                <w:szCs w:val="22"/>
              </w:rPr>
              <w:t>B số cơ khí (B1, B2)</w:t>
            </w:r>
          </w:p>
        </w:tc>
        <w:tc>
          <w:tcPr>
            <w:tcW w:w="960" w:type="dxa"/>
            <w:vAlign w:val="center"/>
          </w:tcPr>
          <w:p w14:paraId="11584444" w14:textId="4C2A8A0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C1</w:t>
            </w:r>
          </w:p>
        </w:tc>
        <w:tc>
          <w:tcPr>
            <w:tcW w:w="883" w:type="dxa"/>
            <w:vAlign w:val="center"/>
          </w:tcPr>
          <w:p w14:paraId="023FA49F" w14:textId="16FD8483" w:rsidR="00AF4BE5" w:rsidRPr="00B0238A" w:rsidRDefault="00AF4BE5" w:rsidP="00AF4BE5">
            <w:pPr>
              <w:widowControl/>
              <w:spacing w:before="0" w:after="0"/>
              <w:ind w:firstLine="0"/>
              <w:jc w:val="center"/>
              <w:rPr>
                <w:rFonts w:asciiTheme="majorHAnsi" w:hAnsiTheme="majorHAnsi" w:cstheme="majorHAnsi"/>
                <w:i/>
                <w:iCs/>
                <w:szCs w:val="28"/>
              </w:rPr>
            </w:pPr>
            <w:r>
              <w:rPr>
                <w:b/>
                <w:bCs/>
                <w:sz w:val="22"/>
                <w:szCs w:val="22"/>
              </w:rPr>
              <w:t>C</w:t>
            </w:r>
          </w:p>
        </w:tc>
      </w:tr>
      <w:tr w:rsidR="00AF4BE5" w:rsidRPr="00B0238A" w14:paraId="7980FF17" w14:textId="77777777" w:rsidTr="00AF4BE5">
        <w:trPr>
          <w:cantSplit/>
          <w:trHeight w:val="170"/>
          <w:jc w:val="center"/>
        </w:trPr>
        <w:tc>
          <w:tcPr>
            <w:tcW w:w="960" w:type="dxa"/>
            <w:vAlign w:val="center"/>
            <w:hideMark/>
          </w:tcPr>
          <w:p w14:paraId="49B53D29"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hideMark/>
          </w:tcPr>
          <w:p w14:paraId="48F82DE1"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7404DE5C"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172</w:t>
            </w:r>
          </w:p>
        </w:tc>
        <w:tc>
          <w:tcPr>
            <w:tcW w:w="1920" w:type="dxa"/>
            <w:vAlign w:val="center"/>
          </w:tcPr>
          <w:p w14:paraId="79D376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1559" w:type="dxa"/>
            <w:vAlign w:val="center"/>
          </w:tcPr>
          <w:p w14:paraId="407692F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140</w:t>
            </w:r>
          </w:p>
        </w:tc>
        <w:tc>
          <w:tcPr>
            <w:tcW w:w="960" w:type="dxa"/>
            <w:vAlign w:val="center"/>
          </w:tcPr>
          <w:p w14:paraId="1FF13F6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05198625"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32</w:t>
            </w:r>
          </w:p>
        </w:tc>
      </w:tr>
      <w:tr w:rsidR="00AF4BE5" w:rsidRPr="00B0238A" w14:paraId="2CEC336E" w14:textId="77777777" w:rsidTr="00AF4BE5">
        <w:trPr>
          <w:cantSplit/>
          <w:trHeight w:val="170"/>
          <w:jc w:val="center"/>
        </w:trPr>
        <w:tc>
          <w:tcPr>
            <w:tcW w:w="960" w:type="dxa"/>
            <w:vAlign w:val="center"/>
            <w:hideMark/>
          </w:tcPr>
          <w:p w14:paraId="64C7175B"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hideMark/>
          </w:tcPr>
          <w:p w14:paraId="44D7DD98"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285CDA66"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502</w:t>
            </w:r>
          </w:p>
        </w:tc>
        <w:tc>
          <w:tcPr>
            <w:tcW w:w="1920" w:type="dxa"/>
            <w:vAlign w:val="center"/>
          </w:tcPr>
          <w:p w14:paraId="0D334E27"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185</w:t>
            </w:r>
          </w:p>
        </w:tc>
        <w:tc>
          <w:tcPr>
            <w:tcW w:w="1559" w:type="dxa"/>
            <w:vAlign w:val="center"/>
          </w:tcPr>
          <w:p w14:paraId="0449F28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245</w:t>
            </w:r>
          </w:p>
        </w:tc>
        <w:tc>
          <w:tcPr>
            <w:tcW w:w="960" w:type="dxa"/>
            <w:vAlign w:val="center"/>
          </w:tcPr>
          <w:p w14:paraId="23E90B84"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c>
          <w:tcPr>
            <w:tcW w:w="883" w:type="dxa"/>
            <w:vAlign w:val="center"/>
          </w:tcPr>
          <w:p w14:paraId="3E6B99D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72</w:t>
            </w:r>
          </w:p>
        </w:tc>
      </w:tr>
      <w:tr w:rsidR="00AF4BE5" w:rsidRPr="00B0238A" w14:paraId="239F6DC7" w14:textId="77777777" w:rsidTr="00AF4BE5">
        <w:trPr>
          <w:cantSplit/>
          <w:trHeight w:val="170"/>
          <w:jc w:val="center"/>
        </w:trPr>
        <w:tc>
          <w:tcPr>
            <w:tcW w:w="960" w:type="dxa"/>
            <w:vAlign w:val="center"/>
            <w:hideMark/>
          </w:tcPr>
          <w:p w14:paraId="7C7DD4B4" w14:textId="77777777" w:rsidR="00AF4BE5" w:rsidRPr="00B0238A" w:rsidRDefault="00AF4BE5" w:rsidP="003F6848">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hideMark/>
          </w:tcPr>
          <w:p w14:paraId="0256041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38E896CA"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sz w:val="24"/>
              </w:rPr>
              <w:t>696</w:t>
            </w:r>
          </w:p>
        </w:tc>
        <w:tc>
          <w:tcPr>
            <w:tcW w:w="1920" w:type="dxa"/>
            <w:vAlign w:val="center"/>
          </w:tcPr>
          <w:p w14:paraId="4DED9D73"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235</w:t>
            </w:r>
          </w:p>
        </w:tc>
        <w:tc>
          <w:tcPr>
            <w:tcW w:w="1559" w:type="dxa"/>
            <w:vAlign w:val="center"/>
          </w:tcPr>
          <w:p w14:paraId="2FBE1BFF"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425</w:t>
            </w:r>
          </w:p>
        </w:tc>
        <w:tc>
          <w:tcPr>
            <w:tcW w:w="960" w:type="dxa"/>
            <w:vAlign w:val="center"/>
          </w:tcPr>
          <w:p w14:paraId="2B44C999"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36</w:t>
            </w:r>
          </w:p>
        </w:tc>
        <w:tc>
          <w:tcPr>
            <w:tcW w:w="883" w:type="dxa"/>
            <w:vAlign w:val="center"/>
          </w:tcPr>
          <w:p w14:paraId="08F6C2C2" w14:textId="77777777" w:rsidR="00AF4BE5" w:rsidRPr="00B0238A" w:rsidRDefault="00AF4BE5" w:rsidP="003F6848">
            <w:pPr>
              <w:widowControl/>
              <w:spacing w:before="0" w:after="0"/>
              <w:ind w:firstLine="0"/>
              <w:jc w:val="center"/>
              <w:rPr>
                <w:rFonts w:asciiTheme="majorHAnsi" w:hAnsiTheme="majorHAnsi" w:cstheme="majorHAnsi"/>
                <w:szCs w:val="28"/>
              </w:rPr>
            </w:pPr>
            <w:r>
              <w:rPr>
                <w:sz w:val="24"/>
              </w:rPr>
              <w:t>–</w:t>
            </w:r>
          </w:p>
        </w:tc>
      </w:tr>
      <w:tr w:rsidR="00AF4BE5" w:rsidRPr="00B0238A" w14:paraId="212D8D16" w14:textId="77777777" w:rsidTr="00AF4BE5">
        <w:trPr>
          <w:cantSplit/>
          <w:trHeight w:val="170"/>
          <w:jc w:val="center"/>
        </w:trPr>
        <w:tc>
          <w:tcPr>
            <w:tcW w:w="1920" w:type="dxa"/>
            <w:gridSpan w:val="2"/>
            <w:vAlign w:val="center"/>
            <w:hideMark/>
          </w:tcPr>
          <w:p w14:paraId="36432F8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4A842045"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1.370</w:t>
            </w:r>
          </w:p>
        </w:tc>
        <w:tc>
          <w:tcPr>
            <w:tcW w:w="1920" w:type="dxa"/>
            <w:vAlign w:val="center"/>
          </w:tcPr>
          <w:p w14:paraId="49D6CE0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420</w:t>
            </w:r>
          </w:p>
        </w:tc>
        <w:tc>
          <w:tcPr>
            <w:tcW w:w="1559" w:type="dxa"/>
            <w:vAlign w:val="center"/>
          </w:tcPr>
          <w:p w14:paraId="50ABEAD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810</w:t>
            </w:r>
          </w:p>
        </w:tc>
        <w:tc>
          <w:tcPr>
            <w:tcW w:w="960" w:type="dxa"/>
            <w:vAlign w:val="center"/>
          </w:tcPr>
          <w:p w14:paraId="6E5E232F"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36</w:t>
            </w:r>
          </w:p>
        </w:tc>
        <w:tc>
          <w:tcPr>
            <w:tcW w:w="883" w:type="dxa"/>
            <w:vAlign w:val="center"/>
          </w:tcPr>
          <w:p w14:paraId="2C78A86E" w14:textId="77777777" w:rsidR="00AF4BE5" w:rsidRPr="00B0238A" w:rsidRDefault="00AF4BE5" w:rsidP="003F6848">
            <w:pPr>
              <w:widowControl/>
              <w:spacing w:before="0" w:after="0"/>
              <w:ind w:firstLine="0"/>
              <w:jc w:val="center"/>
              <w:rPr>
                <w:rFonts w:asciiTheme="majorHAnsi" w:hAnsiTheme="majorHAnsi" w:cstheme="majorHAnsi"/>
                <w:b/>
                <w:bCs/>
                <w:szCs w:val="28"/>
              </w:rPr>
            </w:pPr>
            <w:r>
              <w:rPr>
                <w:b/>
                <w:bCs/>
                <w:sz w:val="24"/>
              </w:rPr>
              <w:t>104</w:t>
            </w:r>
          </w:p>
        </w:tc>
      </w:tr>
    </w:tbl>
    <w:p w14:paraId="558A52C9" w14:textId="77777777" w:rsidR="005C2626" w:rsidRPr="00B0238A" w:rsidRDefault="00A27C38" w:rsidP="003A49E2">
      <w:commentRangeStart w:id="18"/>
      <w:r>
        <w:t>Nguồn: Số liệu học viên đào tạo lái xe ô tô năm 2023–2025 của Khoa.</w:t>
      </w:r>
      <w:commentRangeEnd w:id="18"/>
      <w:r>
        <w:rPr>
          <w:rStyle w:val="CommentReference"/>
          <w:sz w:val="28"/>
          <w:szCs w:val="24"/>
        </w:rPr>
        <w:commentReference w:id="18"/>
      </w:r>
    </w:p>
    <w:p w14:paraId="3696CE19" w14:textId="77777777" w:rsidR="00D80DBB" w:rsidRPr="00B0238A" w:rsidRDefault="00D80DBB">
      <w:pPr>
        <w:rPr>
          <w:b/>
          <w:bCs/>
        </w:rPr>
      </w:pPr>
      <w:r>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6B8A3CD0" w14:textId="77777777" w:rsidR="00D748D7" w:rsidRPr="00B0238A" w:rsidRDefault="00D748D7" w:rsidP="00D748D7">
      <w:pPr>
        <w:rPr>
          <w:b/>
          <w:bCs/>
        </w:rPr>
      </w:pPr>
      <w:r>
        <w:rPr>
          <w:b/>
          <w:bCs/>
        </w:rPr>
        <w:t>b) Lái xe mô tô</w:t>
      </w:r>
    </w:p>
    <w:p w14:paraId="314BDDC4" w14:textId="36D9786C" w:rsidR="005C2626" w:rsidRPr="00B0238A" w:rsidRDefault="00A27C38" w:rsidP="003A49E2">
      <w:pPr>
        <w:rPr>
          <w:color w:val="FF0000"/>
        </w:rPr>
      </w:pPr>
      <w:r>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468778C0" w14:textId="77777777" w:rsidR="00D748D7" w:rsidRPr="00B0238A" w:rsidRDefault="00D748D7" w:rsidP="00D748D7">
      <w:pPr>
        <w:pStyle w:val="tnbng"/>
        <w:rPr>
          <w:color w:val="auto"/>
        </w:rPr>
      </w:pPr>
      <w:bookmarkStart w:id="19" w:name="_Hlk240716709"/>
      <w:r>
        <w:rPr>
          <w:color w:val="auto"/>
        </w:rPr>
        <w:t xml:space="preserve">Bảng 4. Kết quả tuyển sinh, đào tạo Lái xe mô tô giai đoạn </w:t>
      </w:r>
      <w:r>
        <w:t>2021-2025</w:t>
      </w:r>
    </w:p>
    <w:p w14:paraId="563041B4" w14:textId="77777777" w:rsidR="00D748D7" w:rsidRPr="00B0238A" w:rsidRDefault="00D748D7" w:rsidP="00D748D7">
      <w:pPr>
        <w:pStyle w:val="tnbng"/>
        <w:rPr>
          <w:color w:val="auto"/>
        </w:rPr>
      </w:pP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B0238A" w14:paraId="5E61982A" w14:textId="77777777" w:rsidTr="00222E55">
        <w:trPr>
          <w:cantSplit/>
          <w:trHeight w:val="613"/>
          <w:jc w:val="center"/>
        </w:trPr>
        <w:tc>
          <w:tcPr>
            <w:tcW w:w="960" w:type="dxa"/>
            <w:vMerge w:val="restart"/>
            <w:vAlign w:val="center"/>
            <w:hideMark/>
          </w:tcPr>
          <w:bookmarkEnd w:id="19"/>
          <w:p w14:paraId="14557C12"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960" w:type="dxa"/>
            <w:vMerge w:val="restart"/>
            <w:vAlign w:val="center"/>
            <w:hideMark/>
          </w:tcPr>
          <w:p w14:paraId="2E8584A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400" w:type="dxa"/>
            <w:vMerge w:val="restart"/>
            <w:vAlign w:val="center"/>
            <w:hideMark/>
          </w:tcPr>
          <w:p w14:paraId="533F94EC" w14:textId="77777777"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3054" w:type="dxa"/>
            <w:gridSpan w:val="2"/>
            <w:vAlign w:val="center"/>
            <w:hideMark/>
          </w:tcPr>
          <w:p w14:paraId="411E71A4" w14:textId="54566EE0" w:rsidR="00525322" w:rsidRPr="00B0238A" w:rsidRDefault="00525322" w:rsidP="003F6848">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Phân theo hạng GPLX</w:t>
            </w:r>
          </w:p>
        </w:tc>
      </w:tr>
      <w:tr w:rsidR="00525322" w:rsidRPr="00B0238A" w14:paraId="0041D52C" w14:textId="77777777" w:rsidTr="00222E55">
        <w:trPr>
          <w:cantSplit/>
          <w:trHeight w:val="170"/>
          <w:jc w:val="center"/>
        </w:trPr>
        <w:tc>
          <w:tcPr>
            <w:tcW w:w="960" w:type="dxa"/>
            <w:vMerge/>
            <w:vAlign w:val="center"/>
            <w:hideMark/>
          </w:tcPr>
          <w:p w14:paraId="61177AD7"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960" w:type="dxa"/>
            <w:vMerge/>
            <w:vAlign w:val="center"/>
            <w:hideMark/>
          </w:tcPr>
          <w:p w14:paraId="5CD0866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00" w:type="dxa"/>
            <w:vMerge/>
            <w:vAlign w:val="center"/>
            <w:hideMark/>
          </w:tcPr>
          <w:p w14:paraId="46C15119" w14:textId="77777777" w:rsidR="00525322" w:rsidRPr="00B0238A" w:rsidRDefault="00525322" w:rsidP="003F6848">
            <w:pPr>
              <w:widowControl/>
              <w:spacing w:before="0" w:after="0"/>
              <w:ind w:firstLine="0"/>
              <w:jc w:val="left"/>
              <w:rPr>
                <w:rFonts w:asciiTheme="majorHAnsi" w:hAnsiTheme="majorHAnsi" w:cstheme="majorHAnsi"/>
                <w:b/>
                <w:bCs/>
                <w:szCs w:val="28"/>
              </w:rPr>
            </w:pPr>
          </w:p>
        </w:tc>
        <w:tc>
          <w:tcPr>
            <w:tcW w:w="1495" w:type="dxa"/>
            <w:vAlign w:val="center"/>
          </w:tcPr>
          <w:p w14:paraId="0150F597" w14:textId="2225C9D8"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1559" w:type="dxa"/>
            <w:vAlign w:val="center"/>
          </w:tcPr>
          <w:p w14:paraId="19EA5C9A" w14:textId="1EBD3B49" w:rsidR="00525322" w:rsidRPr="00B0238A" w:rsidRDefault="00525322" w:rsidP="003F6848">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r>
      <w:tr w:rsidR="00525322" w:rsidRPr="00B0238A" w14:paraId="62E996B5" w14:textId="77777777" w:rsidTr="00222E55">
        <w:trPr>
          <w:cantSplit/>
          <w:trHeight w:val="170"/>
          <w:jc w:val="center"/>
        </w:trPr>
        <w:tc>
          <w:tcPr>
            <w:tcW w:w="960" w:type="dxa"/>
            <w:vAlign w:val="center"/>
          </w:tcPr>
          <w:p w14:paraId="6A922051" w14:textId="0B0C612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960" w:type="dxa"/>
            <w:vAlign w:val="center"/>
          </w:tcPr>
          <w:p w14:paraId="02EEC0B6" w14:textId="0D4DCA5E"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2021</w:t>
            </w:r>
          </w:p>
        </w:tc>
        <w:tc>
          <w:tcPr>
            <w:tcW w:w="1400" w:type="dxa"/>
            <w:vAlign w:val="center"/>
          </w:tcPr>
          <w:p w14:paraId="1C63AE35"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2.612</w:t>
            </w:r>
          </w:p>
        </w:tc>
        <w:tc>
          <w:tcPr>
            <w:tcW w:w="1495" w:type="dxa"/>
            <w:vAlign w:val="center"/>
          </w:tcPr>
          <w:p w14:paraId="371EE18D"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2.612</w:t>
            </w:r>
          </w:p>
        </w:tc>
        <w:tc>
          <w:tcPr>
            <w:tcW w:w="1559" w:type="dxa"/>
            <w:vAlign w:val="center"/>
          </w:tcPr>
          <w:p w14:paraId="36BFB4D7" w14:textId="3ECAA2C0"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606C01A9" w14:textId="77777777" w:rsidTr="00222E55">
        <w:trPr>
          <w:cantSplit/>
          <w:trHeight w:val="170"/>
          <w:jc w:val="center"/>
        </w:trPr>
        <w:tc>
          <w:tcPr>
            <w:tcW w:w="960" w:type="dxa"/>
            <w:vAlign w:val="center"/>
          </w:tcPr>
          <w:p w14:paraId="11EB87BD" w14:textId="74F76FA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960" w:type="dxa"/>
            <w:vAlign w:val="center"/>
          </w:tcPr>
          <w:p w14:paraId="13C310C4" w14:textId="332E300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2022</w:t>
            </w:r>
          </w:p>
        </w:tc>
        <w:tc>
          <w:tcPr>
            <w:tcW w:w="1400" w:type="dxa"/>
            <w:vAlign w:val="center"/>
          </w:tcPr>
          <w:p w14:paraId="3D66DE0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3.887</w:t>
            </w:r>
          </w:p>
        </w:tc>
        <w:tc>
          <w:tcPr>
            <w:tcW w:w="1495" w:type="dxa"/>
            <w:vAlign w:val="center"/>
          </w:tcPr>
          <w:p w14:paraId="2E60C6E7"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3.887</w:t>
            </w:r>
          </w:p>
        </w:tc>
        <w:tc>
          <w:tcPr>
            <w:tcW w:w="1559" w:type="dxa"/>
            <w:vAlign w:val="center"/>
          </w:tcPr>
          <w:p w14:paraId="51BB5845" w14:textId="6C4D1EFD"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4C65D31A" w14:textId="77777777" w:rsidTr="00222E55">
        <w:trPr>
          <w:cantSplit/>
          <w:trHeight w:val="170"/>
          <w:jc w:val="center"/>
        </w:trPr>
        <w:tc>
          <w:tcPr>
            <w:tcW w:w="960" w:type="dxa"/>
            <w:vAlign w:val="center"/>
          </w:tcPr>
          <w:p w14:paraId="2EEB5DD7" w14:textId="53824D40"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960" w:type="dxa"/>
            <w:vAlign w:val="center"/>
          </w:tcPr>
          <w:p w14:paraId="167BD82D" w14:textId="45B8D56B"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2023</w:t>
            </w:r>
          </w:p>
        </w:tc>
        <w:tc>
          <w:tcPr>
            <w:tcW w:w="1400" w:type="dxa"/>
            <w:vAlign w:val="center"/>
          </w:tcPr>
          <w:p w14:paraId="2820EC5F"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1.603</w:t>
            </w:r>
          </w:p>
        </w:tc>
        <w:tc>
          <w:tcPr>
            <w:tcW w:w="1495" w:type="dxa"/>
            <w:vAlign w:val="center"/>
          </w:tcPr>
          <w:p w14:paraId="1218D0EE"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1.603</w:t>
            </w:r>
          </w:p>
        </w:tc>
        <w:tc>
          <w:tcPr>
            <w:tcW w:w="1559" w:type="dxa"/>
            <w:vAlign w:val="center"/>
          </w:tcPr>
          <w:p w14:paraId="5D13FAD3" w14:textId="64694101"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014482B5" w14:textId="77777777" w:rsidTr="00222E55">
        <w:trPr>
          <w:cantSplit/>
          <w:trHeight w:val="170"/>
          <w:jc w:val="center"/>
        </w:trPr>
        <w:tc>
          <w:tcPr>
            <w:tcW w:w="960" w:type="dxa"/>
            <w:vAlign w:val="center"/>
          </w:tcPr>
          <w:p w14:paraId="271ECCC9" w14:textId="1AAC8DF5"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960" w:type="dxa"/>
            <w:vAlign w:val="center"/>
          </w:tcPr>
          <w:p w14:paraId="63A2F217" w14:textId="5EE05192"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2024</w:t>
            </w:r>
          </w:p>
        </w:tc>
        <w:tc>
          <w:tcPr>
            <w:tcW w:w="1400" w:type="dxa"/>
            <w:vAlign w:val="center"/>
          </w:tcPr>
          <w:p w14:paraId="7D2E4999"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2.869</w:t>
            </w:r>
          </w:p>
        </w:tc>
        <w:tc>
          <w:tcPr>
            <w:tcW w:w="1495" w:type="dxa"/>
            <w:vAlign w:val="center"/>
          </w:tcPr>
          <w:p w14:paraId="73CA6C56"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2.869</w:t>
            </w:r>
          </w:p>
        </w:tc>
        <w:tc>
          <w:tcPr>
            <w:tcW w:w="1559" w:type="dxa"/>
            <w:vAlign w:val="center"/>
          </w:tcPr>
          <w:p w14:paraId="37AB25E4" w14:textId="6BC71383" w:rsidR="00525322" w:rsidRPr="00B0238A" w:rsidRDefault="006F5B1A" w:rsidP="008C338C">
            <w:pPr>
              <w:widowControl/>
              <w:spacing w:before="0" w:after="0"/>
              <w:ind w:firstLine="0"/>
              <w:jc w:val="center"/>
              <w:rPr>
                <w:rFonts w:asciiTheme="majorHAnsi" w:hAnsiTheme="majorHAnsi" w:cstheme="majorHAnsi"/>
                <w:szCs w:val="28"/>
              </w:rPr>
            </w:pPr>
            <w:r>
              <w:rPr>
                <w:sz w:val="24"/>
              </w:rPr>
              <w:t>0</w:t>
            </w:r>
          </w:p>
        </w:tc>
      </w:tr>
      <w:tr w:rsidR="00525322" w:rsidRPr="00B0238A" w14:paraId="7D9CDFE2" w14:textId="77777777" w:rsidTr="00222E55">
        <w:trPr>
          <w:cantSplit/>
          <w:trHeight w:val="170"/>
          <w:jc w:val="center"/>
        </w:trPr>
        <w:tc>
          <w:tcPr>
            <w:tcW w:w="960" w:type="dxa"/>
            <w:vAlign w:val="center"/>
          </w:tcPr>
          <w:p w14:paraId="76445834" w14:textId="68CEA952" w:rsidR="00525322" w:rsidRPr="00B0238A" w:rsidRDefault="00525322" w:rsidP="008C338C">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960" w:type="dxa"/>
            <w:vAlign w:val="center"/>
          </w:tcPr>
          <w:p w14:paraId="36F8C4E4" w14:textId="5EA636DD"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2025</w:t>
            </w:r>
          </w:p>
        </w:tc>
        <w:tc>
          <w:tcPr>
            <w:tcW w:w="1400" w:type="dxa"/>
            <w:vAlign w:val="center"/>
          </w:tcPr>
          <w:p w14:paraId="00A63E5E"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3.604</w:t>
            </w:r>
          </w:p>
        </w:tc>
        <w:tc>
          <w:tcPr>
            <w:tcW w:w="1495" w:type="dxa"/>
            <w:vAlign w:val="center"/>
          </w:tcPr>
          <w:p w14:paraId="04B33FF8"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3.604</w:t>
            </w:r>
          </w:p>
        </w:tc>
        <w:tc>
          <w:tcPr>
            <w:tcW w:w="1559" w:type="dxa"/>
            <w:vAlign w:val="center"/>
          </w:tcPr>
          <w:p w14:paraId="6BA9B9D3" w14:textId="77777777" w:rsidR="00525322" w:rsidRPr="00B0238A" w:rsidRDefault="00525322" w:rsidP="008C338C">
            <w:pPr>
              <w:widowControl/>
              <w:spacing w:before="0" w:after="0"/>
              <w:ind w:firstLine="0"/>
              <w:jc w:val="center"/>
              <w:rPr>
                <w:rFonts w:asciiTheme="majorHAnsi" w:hAnsiTheme="majorHAnsi" w:cstheme="majorHAnsi"/>
                <w:szCs w:val="28"/>
              </w:rPr>
            </w:pPr>
            <w:r>
              <w:rPr>
                <w:sz w:val="24"/>
              </w:rPr>
              <w:t>–</w:t>
            </w:r>
          </w:p>
        </w:tc>
      </w:tr>
      <w:tr w:rsidR="00525322" w:rsidRPr="00B0238A" w14:paraId="706DDF10" w14:textId="77777777" w:rsidTr="00222E55">
        <w:trPr>
          <w:cantSplit/>
          <w:trHeight w:val="170"/>
          <w:jc w:val="center"/>
        </w:trPr>
        <w:tc>
          <w:tcPr>
            <w:tcW w:w="1920" w:type="dxa"/>
            <w:gridSpan w:val="2"/>
            <w:vAlign w:val="center"/>
            <w:hideMark/>
          </w:tcPr>
          <w:p w14:paraId="7BC27C3B"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lang w:eastAsia="vi-VN"/>
              </w:rPr>
              <w:t>Tổng cộng</w:t>
            </w:r>
          </w:p>
        </w:tc>
        <w:tc>
          <w:tcPr>
            <w:tcW w:w="1400" w:type="dxa"/>
            <w:vAlign w:val="center"/>
          </w:tcPr>
          <w:p w14:paraId="6F24D00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495" w:type="dxa"/>
            <w:vAlign w:val="center"/>
          </w:tcPr>
          <w:p w14:paraId="724C97D8"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b/>
                <w:bCs/>
                <w:sz w:val="24"/>
              </w:rPr>
              <w:t>14.575</w:t>
            </w:r>
          </w:p>
        </w:tc>
        <w:tc>
          <w:tcPr>
            <w:tcW w:w="1559" w:type="dxa"/>
            <w:vAlign w:val="center"/>
          </w:tcPr>
          <w:p w14:paraId="7F6A1F71" w14:textId="77777777" w:rsidR="00525322" w:rsidRPr="00B0238A" w:rsidRDefault="00525322" w:rsidP="008C338C">
            <w:pPr>
              <w:widowControl/>
              <w:spacing w:before="0" w:after="0"/>
              <w:ind w:firstLine="0"/>
              <w:jc w:val="center"/>
              <w:rPr>
                <w:rFonts w:asciiTheme="majorHAnsi" w:hAnsiTheme="majorHAnsi" w:cstheme="majorHAnsi"/>
                <w:b/>
                <w:bCs/>
                <w:szCs w:val="28"/>
              </w:rPr>
            </w:pPr>
            <w:r>
              <w:rPr>
                <w:sz w:val="24"/>
              </w:rPr>
              <w:t>–</w:t>
            </w:r>
          </w:p>
        </w:tc>
      </w:tr>
    </w:tbl>
    <w:p w14:paraId="0965E851" w14:textId="77777777" w:rsidR="005C2626" w:rsidRPr="00B0238A" w:rsidRDefault="00A27C38" w:rsidP="003A49E2">
      <w:commentRangeStart w:id="20"/>
      <w:r>
        <w:t>Nguồn: Số liệu thống kê đào tạo lái xe mô tô của Khoa (tính theo ngày khai giảng khóa).</w:t>
      </w:r>
      <w:commentRangeEnd w:id="20"/>
      <w:r>
        <w:rPr>
          <w:rStyle w:val="CommentReference"/>
          <w:sz w:val="28"/>
          <w:szCs w:val="24"/>
        </w:rPr>
        <w:commentReference w:id="20"/>
      </w:r>
    </w:p>
    <w:p w14:paraId="258E19A9" w14:textId="77777777" w:rsidR="00D80DBB" w:rsidRPr="00B0238A" w:rsidRDefault="00D80DBB">
      <w:pPr>
        <w:rPr>
          <w:b/>
          <w:bCs/>
        </w:rPr>
      </w:pPr>
      <w:commentRangeStart w:id="21"/>
      <w:r>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commentRangeEnd w:id="21"/>
      <w:r>
        <w:rPr>
          <w:rStyle w:val="CommentReference"/>
          <w:b/>
          <w:bCs/>
          <w:sz w:val="28"/>
          <w:szCs w:val="24"/>
        </w:rPr>
        <w:commentReference w:id="21"/>
      </w:r>
    </w:p>
    <w:p w14:paraId="4213578F" w14:textId="77777777" w:rsidR="00D748D7" w:rsidRDefault="00D748D7" w:rsidP="00D748D7">
      <w:pPr>
        <w:pStyle w:val="Heading2"/>
        <w:rPr>
          <w:color w:val="auto"/>
        </w:rPr>
      </w:pPr>
      <w:bookmarkStart w:id="22" w:name="_Toc240965919"/>
      <w:r>
        <w:rPr>
          <w:color w:val="auto"/>
        </w:rPr>
        <w:t>4. Kết quả thu, chi hoạt động lái xe của Trường giai đoạn 2023-2025</w:t>
      </w:r>
      <w:bookmarkEnd w:id="22"/>
    </w:p>
    <w:p w14:paraId="1D4E4BF2" w14:textId="2664C937" w:rsidR="00913B32" w:rsidRPr="00913B32" w:rsidRDefault="00913B32" w:rsidP="00913B32">
      <w:pPr>
        <w:rPr>
          <w:del w:id="1010" w:author="Thẩm định 21/10/2026 (Claude)" w:date="2026-10-21T21:01:56Z"/>
          <w:b/>
          <w:bCs/>
          <w:color w:val="FF0000"/>
        </w:rPr>
      </w:pPr>
      <w:del w:id="1009" w:author="Thẩm định 21/10/2026 (Claude)" w:date="2026-10-21T21:01:56Z">
        <w:r>
          <w:rPr>
            <w:b/>
            <w:bCs/>
            <w:color w:val="FF0000"/>
            <w:highlight w:val="yellow"/>
          </w:rPr>
          <w:delText>[CÔ TUYẾT CHỦ TRÌ – CÔ THẢO PHỐI HỢP]</w:delText>
        </w:r>
      </w:del>
    </w:p>
    <w:p w14:paraId="7B12CE68" w14:textId="77777777" w:rsidR="00D748D7" w:rsidRPr="00B0238A" w:rsidRDefault="00D748D7" w:rsidP="00D748D7">
      <w:pPr>
        <w:pStyle w:val="tnbng"/>
        <w:rPr>
          <w:color w:val="auto"/>
        </w:rPr>
      </w:pPr>
      <w:bookmarkStart w:id="23" w:name="_Toc238544016"/>
      <w:r>
        <w:rPr>
          <w:color w:val="auto"/>
        </w:rPr>
        <w:t>Bảng 5. Kết quả thu, chi tài chính hoạt động đào tạo, sát hạch lái xe của Trường giai đoạn 2023-2025</w:t>
      </w:r>
      <w:bookmarkEnd w:id="23"/>
    </w:p>
    <w:p w14:paraId="1B85543C" w14:textId="77777777" w:rsidR="00D748D7" w:rsidRPr="00B0238A" w:rsidRDefault="00D748D7" w:rsidP="00D748D7">
      <w:pPr>
        <w:widowControl/>
        <w:spacing w:line="278" w:lineRule="auto"/>
        <w:ind w:firstLine="567"/>
        <w:jc w:val="right"/>
        <w:rPr>
          <w:rFonts w:eastAsia="Aptos"/>
          <w:i/>
          <w:iCs/>
          <w:kern w:val="2"/>
          <w:szCs w:val="28"/>
          <w:lang w:val="de-DE"/>
          <w14:ligatures w14:val="standardContextual"/>
        </w:rPr>
      </w:pPr>
      <w:r>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B0238A" w14:paraId="559DE8B4" w14:textId="77777777" w:rsidTr="00A6136A">
        <w:trPr>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64FD3D5D" w14:textId="77777777" w:rsidR="00D748D7" w:rsidRPr="00B0238A" w:rsidRDefault="00D748D7" w:rsidP="003F6848">
            <w:pPr>
              <w:widowControl/>
              <w:spacing w:before="0" w:after="0"/>
              <w:ind w:hanging="120"/>
              <w:jc w:val="center"/>
              <w:rPr>
                <w:rFonts w:eastAsia="Aptos"/>
                <w:b/>
                <w:bCs/>
                <w:kern w:val="2"/>
                <w:sz w:val="24"/>
                <w14:ligatures w14:val="standardContextual"/>
              </w:rPr>
            </w:pPr>
            <w:r>
              <w:rPr>
                <w:rFonts w:eastAsia="Aptos"/>
                <w:b/>
                <w:bCs/>
                <w:kern w:val="2"/>
                <w:sz w:val="24"/>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62280222"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33E6BB0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35A1CBDE"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1B16D2B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Năm 2025</w:t>
            </w:r>
          </w:p>
        </w:tc>
      </w:tr>
      <w:tr w:rsidR="007221BB" w:rsidRPr="00B0238A" w14:paraId="2EC6481F" w14:textId="77777777" w:rsidTr="00A6136A">
        <w:trPr>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25F52CC4"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9C319D8" w14:textId="77777777" w:rsidR="00D748D7" w:rsidRPr="00B0238A" w:rsidRDefault="00D748D7" w:rsidP="003F6848">
            <w:pPr>
              <w:widowControl/>
              <w:spacing w:before="0" w:after="0"/>
              <w:ind w:firstLine="0"/>
              <w:jc w:val="center"/>
              <w:rPr>
                <w:rFonts w:eastAsia="Aptos"/>
                <w:b/>
                <w:bCs/>
                <w:kern w:val="2"/>
                <w:sz w:val="24"/>
                <w14:ligatures w14:val="standardContextual"/>
              </w:rPr>
            </w:pPr>
          </w:p>
        </w:tc>
        <w:tc>
          <w:tcPr>
            <w:tcW w:w="865" w:type="dxa"/>
            <w:tcBorders>
              <w:top w:val="nil"/>
              <w:left w:val="nil"/>
              <w:bottom w:val="single" w:sz="4" w:space="0" w:color="auto"/>
              <w:right w:val="single" w:sz="4" w:space="0" w:color="auto"/>
            </w:tcBorders>
            <w:noWrap/>
            <w:vAlign w:val="center"/>
            <w:hideMark/>
          </w:tcPr>
          <w:p w14:paraId="5CC3479D"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4A9F2B33"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1" w:type="dxa"/>
            <w:tcBorders>
              <w:top w:val="nil"/>
              <w:left w:val="nil"/>
              <w:bottom w:val="single" w:sz="4" w:space="0" w:color="auto"/>
              <w:right w:val="single" w:sz="4" w:space="0" w:color="auto"/>
            </w:tcBorders>
            <w:vAlign w:val="center"/>
            <w:hideMark/>
          </w:tcPr>
          <w:p w14:paraId="57492336" w14:textId="77777777" w:rsidR="00D748D7" w:rsidRPr="00B0238A" w:rsidRDefault="00D748D7" w:rsidP="003F6848">
            <w:pPr>
              <w:widowControl/>
              <w:spacing w:before="0" w:after="0"/>
              <w:ind w:left="-100" w:right="-140"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2BD8A6BC"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31814527"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46AE40" w14:textId="77777777" w:rsidR="00D748D7" w:rsidRPr="00B0238A" w:rsidRDefault="00D748D7" w:rsidP="003F6848">
            <w:pPr>
              <w:widowControl/>
              <w:spacing w:before="0" w:after="0"/>
              <w:ind w:left="-102" w:right="-98"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7D97B938"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40A98FBB" w14:textId="77777777" w:rsidR="00D748D7" w:rsidRPr="00B0238A" w:rsidRDefault="00D748D7" w:rsidP="003F6848">
            <w:pPr>
              <w:widowControl/>
              <w:spacing w:before="0" w:after="0"/>
              <w:ind w:firstLine="0"/>
              <w:jc w:val="center"/>
              <w:rPr>
                <w:rFonts w:eastAsia="Aptos"/>
                <w:b/>
                <w:bCs/>
                <w:kern w:val="2"/>
                <w:sz w:val="24"/>
                <w14:ligatures w14:val="standardContextual"/>
              </w:rPr>
            </w:pPr>
            <w:r>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43FBD279" w14:textId="77777777" w:rsidR="00D748D7" w:rsidRPr="00B0238A" w:rsidRDefault="00D748D7" w:rsidP="003F6848">
            <w:pPr>
              <w:widowControl/>
              <w:spacing w:before="0" w:after="0"/>
              <w:ind w:left="-102" w:firstLine="0"/>
              <w:jc w:val="center"/>
              <w:rPr>
                <w:rFonts w:eastAsia="Aptos"/>
                <w:b/>
                <w:bCs/>
                <w:kern w:val="2"/>
                <w:sz w:val="24"/>
                <w14:ligatures w14:val="standardContextual"/>
              </w:rPr>
            </w:pPr>
            <w:r>
              <w:rPr>
                <w:rFonts w:eastAsia="Aptos"/>
                <w:b/>
                <w:bCs/>
                <w:kern w:val="2"/>
                <w:sz w:val="24"/>
                <w14:ligatures w14:val="standardContextual"/>
              </w:rPr>
              <w:t>Chênh</w:t>
            </w:r>
            <w:r>
              <w:rPr>
                <w:rFonts w:eastAsia="Aptos"/>
                <w:b/>
                <w:bCs/>
                <w:kern w:val="2"/>
                <w:sz w:val="24"/>
                <w14:ligatures w14:val="standardContextual"/>
              </w:rPr>
              <w:br/>
              <w:t xml:space="preserve"> lệch</w:t>
            </w:r>
          </w:p>
        </w:tc>
      </w:tr>
      <w:tr w:rsidR="007221BB" w:rsidRPr="00B0238A" w14:paraId="6EBE1F8F"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7C990C7" w14:textId="447EF78B" w:rsidR="00D748D7" w:rsidRPr="00A6136A" w:rsidRDefault="009B61EC" w:rsidP="003F6848">
            <w:pPr>
              <w:widowControl/>
              <w:spacing w:before="0" w:after="0"/>
              <w:ind w:firstLine="0"/>
              <w:jc w:val="center"/>
              <w:rPr>
                <w:rFonts w:eastAsia="Aptos"/>
                <w:bCs/>
                <w:kern w:val="2"/>
                <w:sz w:val="24"/>
                <w14:ligatures w14:val="standardContextual"/>
              </w:rPr>
            </w:pPr>
            <w:r w:rsidRPr="00A6136A">
              <w:rPr>
                <w:rFonts w:eastAsia="Aptos"/>
                <w:bCs/>
                <w:kern w:val="2"/>
                <w:sz w:val="24"/>
                <w14:ligatures w14:val="standardContextual"/>
              </w:rPr>
              <w:t>1</w:t>
            </w:r>
          </w:p>
        </w:tc>
        <w:tc>
          <w:tcPr>
            <w:tcW w:w="1275" w:type="dxa"/>
            <w:tcBorders>
              <w:top w:val="nil"/>
              <w:left w:val="nil"/>
              <w:bottom w:val="single" w:sz="4" w:space="0" w:color="auto"/>
              <w:right w:val="single" w:sz="4" w:space="0" w:color="auto"/>
            </w:tcBorders>
            <w:noWrap/>
            <w:vAlign w:val="center"/>
          </w:tcPr>
          <w:p w14:paraId="5AC3C8A8" w14:textId="0527E308" w:rsidR="00D748D7" w:rsidRPr="00A6136A" w:rsidRDefault="009B61EC" w:rsidP="00A6136A">
            <w:pPr>
              <w:widowControl/>
              <w:spacing w:before="0" w:after="0"/>
              <w:ind w:firstLine="0"/>
              <w:rPr>
                <w:rFonts w:eastAsia="Aptos"/>
                <w:bCs/>
                <w:kern w:val="2"/>
                <w:sz w:val="24"/>
                <w14:ligatures w14:val="standardContextual"/>
              </w:rPr>
            </w:pPr>
            <w:r w:rsidRPr="00A6136A">
              <w:rPr>
                <w:rFonts w:eastAsia="Aptos"/>
                <w:bCs/>
                <w:kern w:val="2"/>
                <w:sz w:val="24"/>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3F5AEDF" w14:textId="2D0EA7D5" w:rsidR="00D748D7" w:rsidRPr="00A6136A" w:rsidRDefault="00A21B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2.904,3</w:t>
            </w:r>
          </w:p>
        </w:tc>
        <w:tc>
          <w:tcPr>
            <w:tcW w:w="836" w:type="dxa"/>
            <w:tcBorders>
              <w:top w:val="nil"/>
              <w:left w:val="nil"/>
              <w:bottom w:val="single" w:sz="4" w:space="0" w:color="auto"/>
              <w:right w:val="single" w:sz="4" w:space="0" w:color="auto"/>
            </w:tcBorders>
            <w:noWrap/>
            <w:vAlign w:val="center"/>
          </w:tcPr>
          <w:p w14:paraId="234272B0"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47367CF7"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0" w:type="dxa"/>
            <w:tcBorders>
              <w:top w:val="nil"/>
              <w:left w:val="nil"/>
              <w:bottom w:val="single" w:sz="4" w:space="0" w:color="auto"/>
              <w:right w:val="single" w:sz="4" w:space="0" w:color="auto"/>
            </w:tcBorders>
            <w:noWrap/>
            <w:vAlign w:val="center"/>
          </w:tcPr>
          <w:p w14:paraId="1064DDF5" w14:textId="41E71B1B" w:rsidR="00D748D7" w:rsidRPr="00A6136A" w:rsidRDefault="00A62780"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5.403</w:t>
            </w:r>
          </w:p>
        </w:tc>
        <w:tc>
          <w:tcPr>
            <w:tcW w:w="709" w:type="dxa"/>
            <w:tcBorders>
              <w:top w:val="nil"/>
              <w:left w:val="nil"/>
              <w:bottom w:val="single" w:sz="4" w:space="0" w:color="auto"/>
              <w:right w:val="single" w:sz="4" w:space="0" w:color="auto"/>
            </w:tcBorders>
            <w:noWrap/>
            <w:vAlign w:val="center"/>
          </w:tcPr>
          <w:p w14:paraId="08A3CBC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0ECC9D75"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919" w:type="dxa"/>
            <w:tcBorders>
              <w:top w:val="nil"/>
              <w:left w:val="nil"/>
              <w:bottom w:val="single" w:sz="4" w:space="0" w:color="auto"/>
              <w:right w:val="single" w:sz="4" w:space="0" w:color="auto"/>
            </w:tcBorders>
            <w:noWrap/>
            <w:vAlign w:val="center"/>
          </w:tcPr>
          <w:p w14:paraId="5AC14C06" w14:textId="6E67070B" w:rsidR="00D748D7" w:rsidRPr="00A6136A" w:rsidRDefault="0060698F" w:rsidP="003F6848">
            <w:pPr>
              <w:widowControl/>
              <w:spacing w:before="0" w:after="0"/>
              <w:ind w:firstLine="0"/>
              <w:jc w:val="center"/>
              <w:rPr>
                <w:rFonts w:eastAsia="Aptos"/>
                <w:bCs/>
                <w:kern w:val="2"/>
                <w:sz w:val="20"/>
                <w:szCs w:val="20"/>
                <w14:ligatures w14:val="standardContextual"/>
              </w:rPr>
            </w:pPr>
            <w:r>
              <w:rPr>
                <w:rFonts w:eastAsia="Aptos"/>
                <w:bCs/>
                <w:kern w:val="2"/>
                <w:sz w:val="20"/>
                <w:szCs w:val="20"/>
                <w14:ligatures w14:val="standardContextual"/>
              </w:rPr>
              <w:t>10.041</w:t>
            </w:r>
          </w:p>
        </w:tc>
        <w:tc>
          <w:tcPr>
            <w:tcW w:w="778" w:type="dxa"/>
            <w:tcBorders>
              <w:top w:val="nil"/>
              <w:left w:val="nil"/>
              <w:bottom w:val="single" w:sz="4" w:space="0" w:color="auto"/>
              <w:right w:val="single" w:sz="4" w:space="0" w:color="auto"/>
            </w:tcBorders>
            <w:noWrap/>
            <w:vAlign w:val="center"/>
          </w:tcPr>
          <w:p w14:paraId="448E56B3"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23A0E6AC" w14:textId="77777777" w:rsidR="00D748D7" w:rsidRPr="00A6136A" w:rsidRDefault="00D748D7" w:rsidP="003F6848">
            <w:pPr>
              <w:widowControl/>
              <w:spacing w:before="0" w:after="0"/>
              <w:ind w:firstLine="0"/>
              <w:jc w:val="center"/>
              <w:rPr>
                <w:rFonts w:eastAsia="Aptos"/>
                <w:bCs/>
                <w:kern w:val="2"/>
                <w:sz w:val="20"/>
                <w:szCs w:val="20"/>
                <w14:ligatures w14:val="standardContextual"/>
              </w:rPr>
            </w:pPr>
          </w:p>
        </w:tc>
      </w:tr>
      <w:tr w:rsidR="007221BB" w:rsidRPr="00B0238A" w14:paraId="00E2326A"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ECDB14E" w14:textId="2C1C0DD6" w:rsidR="00D748D7" w:rsidRPr="004F7CBD"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2</w:t>
            </w:r>
          </w:p>
        </w:tc>
        <w:tc>
          <w:tcPr>
            <w:tcW w:w="1275" w:type="dxa"/>
            <w:tcBorders>
              <w:top w:val="nil"/>
              <w:left w:val="nil"/>
              <w:bottom w:val="single" w:sz="4" w:space="0" w:color="auto"/>
              <w:right w:val="single" w:sz="4" w:space="0" w:color="auto"/>
            </w:tcBorders>
            <w:vAlign w:val="center"/>
          </w:tcPr>
          <w:p w14:paraId="0417B6A9" w14:textId="04F9F0E7" w:rsidR="00D748D7" w:rsidRPr="003B1A98" w:rsidRDefault="009B61EC"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1CC72326" w14:textId="1796467B" w:rsidR="00D748D7"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370</w:t>
            </w:r>
          </w:p>
        </w:tc>
        <w:tc>
          <w:tcPr>
            <w:tcW w:w="836" w:type="dxa"/>
            <w:tcBorders>
              <w:top w:val="nil"/>
              <w:left w:val="nil"/>
              <w:bottom w:val="single" w:sz="4" w:space="0" w:color="auto"/>
              <w:right w:val="single" w:sz="4" w:space="0" w:color="auto"/>
            </w:tcBorders>
            <w:vAlign w:val="center"/>
          </w:tcPr>
          <w:p w14:paraId="1E9C33A9"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69769F7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06D0F74C" w14:textId="2274EACD" w:rsidR="00D748D7" w:rsidRPr="003B1A98" w:rsidRDefault="00A62780">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574</w:t>
            </w:r>
          </w:p>
        </w:tc>
        <w:tc>
          <w:tcPr>
            <w:tcW w:w="709" w:type="dxa"/>
            <w:tcBorders>
              <w:top w:val="nil"/>
              <w:left w:val="nil"/>
              <w:bottom w:val="single" w:sz="4" w:space="0" w:color="auto"/>
              <w:right w:val="single" w:sz="4" w:space="0" w:color="auto"/>
            </w:tcBorders>
            <w:vAlign w:val="center"/>
          </w:tcPr>
          <w:p w14:paraId="19ABC846"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6E2ED89A" w14:textId="77777777" w:rsidR="00D748D7" w:rsidRPr="003B1A98" w:rsidRDefault="00D748D7"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6388E79" w14:textId="62923D49" w:rsidR="00D748D7" w:rsidRPr="004F7CBD" w:rsidRDefault="0060698F"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745</w:t>
            </w:r>
          </w:p>
        </w:tc>
        <w:tc>
          <w:tcPr>
            <w:tcW w:w="778" w:type="dxa"/>
            <w:tcBorders>
              <w:top w:val="nil"/>
              <w:left w:val="nil"/>
              <w:bottom w:val="single" w:sz="4" w:space="0" w:color="auto"/>
              <w:right w:val="single" w:sz="4" w:space="0" w:color="auto"/>
            </w:tcBorders>
            <w:vAlign w:val="center"/>
          </w:tcPr>
          <w:p w14:paraId="12BE7B9F"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30993710" w14:textId="77777777" w:rsidR="00D748D7" w:rsidRPr="004F7CBD" w:rsidRDefault="00D748D7" w:rsidP="003F6848">
            <w:pPr>
              <w:widowControl/>
              <w:spacing w:before="0" w:after="0"/>
              <w:ind w:firstLine="0"/>
              <w:jc w:val="center"/>
              <w:rPr>
                <w:rFonts w:eastAsia="Aptos"/>
                <w:kern w:val="2"/>
                <w:sz w:val="20"/>
                <w:szCs w:val="20"/>
                <w14:ligatures w14:val="standardContextual"/>
              </w:rPr>
            </w:pPr>
          </w:p>
        </w:tc>
      </w:tr>
      <w:tr w:rsidR="003B1A98" w:rsidRPr="00B0238A" w14:paraId="11ADBC90"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11D8B20E" w14:textId="7D2842EF" w:rsidR="003B1A98" w:rsidRPr="004F7CBD"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3</w:t>
            </w:r>
          </w:p>
        </w:tc>
        <w:tc>
          <w:tcPr>
            <w:tcW w:w="1275" w:type="dxa"/>
            <w:tcBorders>
              <w:top w:val="nil"/>
              <w:left w:val="nil"/>
              <w:bottom w:val="single" w:sz="4" w:space="0" w:color="auto"/>
              <w:right w:val="single" w:sz="4" w:space="0" w:color="auto"/>
            </w:tcBorders>
            <w:vAlign w:val="center"/>
          </w:tcPr>
          <w:p w14:paraId="413389E5" w14:textId="1717B93D" w:rsidR="003B1A98" w:rsidRPr="003B1A98" w:rsidRDefault="003B1A98" w:rsidP="003F6848">
            <w:pPr>
              <w:widowControl/>
              <w:spacing w:before="0" w:after="0"/>
              <w:ind w:firstLine="0"/>
              <w:jc w:val="center"/>
              <w:rPr>
                <w:rFonts w:eastAsia="Aptos"/>
                <w:kern w:val="2"/>
                <w:sz w:val="24"/>
                <w14:ligatures w14:val="standardContextual"/>
              </w:rPr>
            </w:pPr>
            <w:r>
              <w:rPr>
                <w:rFonts w:eastAsia="Aptos"/>
                <w:kern w:val="2"/>
                <w:sz w:val="24"/>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713DE29E" w14:textId="4023279B" w:rsidR="003B1A98" w:rsidRPr="003B1A98" w:rsidRDefault="00B36092"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207,4</w:t>
            </w:r>
          </w:p>
        </w:tc>
        <w:tc>
          <w:tcPr>
            <w:tcW w:w="836" w:type="dxa"/>
            <w:tcBorders>
              <w:top w:val="nil"/>
              <w:left w:val="nil"/>
              <w:bottom w:val="single" w:sz="4" w:space="0" w:color="auto"/>
              <w:right w:val="single" w:sz="4" w:space="0" w:color="auto"/>
            </w:tcBorders>
            <w:vAlign w:val="center"/>
          </w:tcPr>
          <w:p w14:paraId="6E2BABBA"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1" w:type="dxa"/>
            <w:tcBorders>
              <w:top w:val="nil"/>
              <w:left w:val="nil"/>
              <w:bottom w:val="single" w:sz="4" w:space="0" w:color="auto"/>
              <w:right w:val="single" w:sz="4" w:space="0" w:color="auto"/>
            </w:tcBorders>
            <w:noWrap/>
            <w:vAlign w:val="center"/>
          </w:tcPr>
          <w:p w14:paraId="1C67E0CE"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850" w:type="dxa"/>
            <w:tcBorders>
              <w:top w:val="nil"/>
              <w:left w:val="nil"/>
              <w:bottom w:val="single" w:sz="4" w:space="0" w:color="auto"/>
              <w:right w:val="single" w:sz="4" w:space="0" w:color="auto"/>
            </w:tcBorders>
            <w:vAlign w:val="center"/>
          </w:tcPr>
          <w:p w14:paraId="5827F768" w14:textId="522D85A7" w:rsidR="003B1A98" w:rsidRPr="003B1A98" w:rsidRDefault="00A62780" w:rsidP="003F6848">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212</w:t>
            </w:r>
          </w:p>
        </w:tc>
        <w:tc>
          <w:tcPr>
            <w:tcW w:w="709" w:type="dxa"/>
            <w:tcBorders>
              <w:top w:val="nil"/>
              <w:left w:val="nil"/>
              <w:bottom w:val="single" w:sz="4" w:space="0" w:color="auto"/>
              <w:right w:val="single" w:sz="4" w:space="0" w:color="auto"/>
            </w:tcBorders>
            <w:vAlign w:val="center"/>
          </w:tcPr>
          <w:p w14:paraId="104B2FF2"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709" w:type="dxa"/>
            <w:tcBorders>
              <w:top w:val="nil"/>
              <w:left w:val="nil"/>
              <w:bottom w:val="single" w:sz="4" w:space="0" w:color="auto"/>
              <w:right w:val="single" w:sz="4" w:space="0" w:color="auto"/>
            </w:tcBorders>
            <w:noWrap/>
            <w:vAlign w:val="center"/>
          </w:tcPr>
          <w:p w14:paraId="2F7AFE41" w14:textId="77777777" w:rsidR="003B1A98" w:rsidRPr="003B1A98" w:rsidRDefault="003B1A98" w:rsidP="003F6848">
            <w:pPr>
              <w:widowControl/>
              <w:spacing w:before="0" w:after="0"/>
              <w:ind w:firstLine="0"/>
              <w:jc w:val="center"/>
              <w:rPr>
                <w:rFonts w:eastAsia="Aptos"/>
                <w:kern w:val="2"/>
                <w:sz w:val="20"/>
                <w:szCs w:val="20"/>
                <w14:ligatures w14:val="standardContextual"/>
              </w:rPr>
            </w:pPr>
          </w:p>
        </w:tc>
        <w:tc>
          <w:tcPr>
            <w:tcW w:w="919" w:type="dxa"/>
            <w:tcBorders>
              <w:top w:val="nil"/>
              <w:left w:val="nil"/>
              <w:bottom w:val="single" w:sz="4" w:space="0" w:color="auto"/>
              <w:right w:val="single" w:sz="4" w:space="0" w:color="auto"/>
            </w:tcBorders>
            <w:vAlign w:val="center"/>
          </w:tcPr>
          <w:p w14:paraId="1C78C4F4" w14:textId="75430FF0" w:rsidR="003B1A98" w:rsidRPr="004F7CBD" w:rsidRDefault="004216D6" w:rsidP="004F7CBD">
            <w:pPr>
              <w:widowControl/>
              <w:spacing w:before="0" w:after="0"/>
              <w:ind w:firstLine="0"/>
              <w:jc w:val="center"/>
              <w:rPr>
                <w:rFonts w:eastAsia="Aptos"/>
                <w:kern w:val="2"/>
                <w:sz w:val="20"/>
                <w:szCs w:val="20"/>
                <w14:ligatures w14:val="standardContextual"/>
              </w:rPr>
            </w:pPr>
            <w:r>
              <w:rPr>
                <w:rFonts w:eastAsia="Aptos"/>
                <w:kern w:val="2"/>
                <w:sz w:val="20"/>
                <w:szCs w:val="20"/>
                <w14:ligatures w14:val="standardContextual"/>
              </w:rPr>
              <w:t>405</w:t>
            </w:r>
          </w:p>
        </w:tc>
        <w:tc>
          <w:tcPr>
            <w:tcW w:w="778" w:type="dxa"/>
            <w:tcBorders>
              <w:top w:val="nil"/>
              <w:left w:val="nil"/>
              <w:bottom w:val="single" w:sz="4" w:space="0" w:color="auto"/>
              <w:right w:val="single" w:sz="4" w:space="0" w:color="auto"/>
            </w:tcBorders>
            <w:vAlign w:val="center"/>
          </w:tcPr>
          <w:p w14:paraId="6028871A"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c>
          <w:tcPr>
            <w:tcW w:w="854" w:type="dxa"/>
            <w:tcBorders>
              <w:top w:val="nil"/>
              <w:left w:val="nil"/>
              <w:bottom w:val="single" w:sz="4" w:space="0" w:color="auto"/>
              <w:right w:val="single" w:sz="4" w:space="0" w:color="auto"/>
            </w:tcBorders>
            <w:noWrap/>
            <w:vAlign w:val="center"/>
          </w:tcPr>
          <w:p w14:paraId="0DD3CEB5" w14:textId="77777777" w:rsidR="003B1A98" w:rsidRPr="004F7CBD" w:rsidRDefault="003B1A98" w:rsidP="003F6848">
            <w:pPr>
              <w:widowControl/>
              <w:spacing w:before="0" w:after="0"/>
              <w:ind w:firstLine="0"/>
              <w:jc w:val="center"/>
              <w:rPr>
                <w:rFonts w:eastAsia="Aptos"/>
                <w:kern w:val="2"/>
                <w:sz w:val="20"/>
                <w:szCs w:val="20"/>
                <w14:ligatures w14:val="standardContextual"/>
              </w:rPr>
            </w:pPr>
          </w:p>
        </w:tc>
      </w:tr>
      <w:tr w:rsidR="007221BB" w:rsidRPr="00B0238A" w14:paraId="56BF04F1"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00B4B892" w14:textId="77777777" w:rsidR="00D748D7" w:rsidRPr="00A6136A" w:rsidRDefault="00D748D7" w:rsidP="003F6848">
            <w:pPr>
              <w:widowControl/>
              <w:spacing w:before="0" w:after="0"/>
              <w:ind w:firstLine="0"/>
              <w:jc w:val="center"/>
              <w:rPr>
                <w:rFonts w:eastAsia="Aptos"/>
                <w:b/>
                <w:kern w:val="2"/>
                <w:sz w:val="24"/>
                <w14:ligatures w14:val="standardContextual"/>
              </w:rPr>
            </w:pPr>
          </w:p>
        </w:tc>
        <w:tc>
          <w:tcPr>
            <w:tcW w:w="1275" w:type="dxa"/>
            <w:tcBorders>
              <w:top w:val="nil"/>
              <w:left w:val="nil"/>
              <w:bottom w:val="single" w:sz="4" w:space="0" w:color="auto"/>
              <w:right w:val="single" w:sz="4" w:space="0" w:color="auto"/>
            </w:tcBorders>
            <w:vAlign w:val="center"/>
          </w:tcPr>
          <w:p w14:paraId="30196506" w14:textId="2701EF4E" w:rsidR="00D748D7" w:rsidRPr="00A6136A" w:rsidRDefault="009B61EC" w:rsidP="003F6848">
            <w:pPr>
              <w:widowControl/>
              <w:spacing w:before="0" w:after="0"/>
              <w:ind w:firstLine="0"/>
              <w:jc w:val="center"/>
              <w:rPr>
                <w:rFonts w:eastAsia="Aptos"/>
                <w:b/>
                <w:kern w:val="2"/>
                <w:sz w:val="24"/>
                <w14:ligatures w14:val="standardContextual"/>
              </w:rPr>
            </w:pPr>
            <w:r w:rsidRPr="00A6136A">
              <w:rPr>
                <w:rFonts w:eastAsia="Aptos"/>
                <w:b/>
                <w:kern w:val="2"/>
                <w:sz w:val="24"/>
                <w14:ligatures w14:val="standardContextual"/>
              </w:rPr>
              <w:t>Tổng cộng</w:t>
            </w:r>
          </w:p>
        </w:tc>
        <w:tc>
          <w:tcPr>
            <w:tcW w:w="865" w:type="dxa"/>
            <w:tcBorders>
              <w:top w:val="nil"/>
              <w:left w:val="nil"/>
              <w:bottom w:val="single" w:sz="4" w:space="0" w:color="auto"/>
              <w:right w:val="single" w:sz="4" w:space="0" w:color="auto"/>
            </w:tcBorders>
            <w:vAlign w:val="center"/>
          </w:tcPr>
          <w:p w14:paraId="59456E0E" w14:textId="0857EC3E"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3.481,7</w:t>
            </w:r>
          </w:p>
        </w:tc>
        <w:tc>
          <w:tcPr>
            <w:tcW w:w="836" w:type="dxa"/>
            <w:tcBorders>
              <w:top w:val="nil"/>
              <w:left w:val="nil"/>
              <w:bottom w:val="single" w:sz="4" w:space="0" w:color="auto"/>
              <w:right w:val="single" w:sz="4" w:space="0" w:color="auto"/>
            </w:tcBorders>
            <w:vAlign w:val="center"/>
          </w:tcPr>
          <w:p w14:paraId="579BFC98" w14:textId="3296665F" w:rsidR="00D748D7" w:rsidRPr="00A6136A" w:rsidRDefault="00A21B80"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3.075,8</w:t>
            </w:r>
          </w:p>
        </w:tc>
        <w:tc>
          <w:tcPr>
            <w:tcW w:w="851" w:type="dxa"/>
            <w:tcBorders>
              <w:top w:val="nil"/>
              <w:left w:val="nil"/>
              <w:bottom w:val="single" w:sz="4" w:space="0" w:color="auto"/>
              <w:right w:val="single" w:sz="4" w:space="0" w:color="auto"/>
            </w:tcBorders>
            <w:noWrap/>
            <w:vAlign w:val="center"/>
          </w:tcPr>
          <w:p w14:paraId="16362BC9" w14:textId="5EF19085" w:rsidR="00D748D7" w:rsidRPr="00A6136A" w:rsidRDefault="00A21B80">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405,9</w:t>
            </w:r>
          </w:p>
        </w:tc>
        <w:tc>
          <w:tcPr>
            <w:tcW w:w="850" w:type="dxa"/>
            <w:tcBorders>
              <w:top w:val="nil"/>
              <w:left w:val="nil"/>
              <w:bottom w:val="single" w:sz="4" w:space="0" w:color="auto"/>
              <w:right w:val="single" w:sz="4" w:space="0" w:color="auto"/>
            </w:tcBorders>
            <w:vAlign w:val="center"/>
          </w:tcPr>
          <w:p w14:paraId="373A8C52" w14:textId="6D4E963B" w:rsidR="00D748D7" w:rsidRPr="00A6136A" w:rsidRDefault="003B1A9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6.188,9</w:t>
            </w:r>
          </w:p>
        </w:tc>
        <w:tc>
          <w:tcPr>
            <w:tcW w:w="709" w:type="dxa"/>
            <w:tcBorders>
              <w:top w:val="nil"/>
              <w:left w:val="nil"/>
              <w:bottom w:val="single" w:sz="4" w:space="0" w:color="auto"/>
              <w:right w:val="single" w:sz="4" w:space="0" w:color="auto"/>
            </w:tcBorders>
            <w:vAlign w:val="center"/>
          </w:tcPr>
          <w:p w14:paraId="5C25F882" w14:textId="561E8A9E" w:rsidR="00D748D7" w:rsidRPr="00A6136A" w:rsidRDefault="003B1A98" w:rsidP="004F7CBD">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5.732</w:t>
            </w:r>
          </w:p>
        </w:tc>
        <w:tc>
          <w:tcPr>
            <w:tcW w:w="709" w:type="dxa"/>
            <w:tcBorders>
              <w:top w:val="nil"/>
              <w:left w:val="nil"/>
              <w:bottom w:val="single" w:sz="4" w:space="0" w:color="auto"/>
              <w:right w:val="single" w:sz="4" w:space="0" w:color="auto"/>
            </w:tcBorders>
            <w:noWrap/>
            <w:vAlign w:val="center"/>
          </w:tcPr>
          <w:p w14:paraId="37BB8172" w14:textId="64918267" w:rsidR="00D748D7" w:rsidRPr="00A6136A" w:rsidRDefault="003B1A98"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457</w:t>
            </w:r>
          </w:p>
        </w:tc>
        <w:tc>
          <w:tcPr>
            <w:tcW w:w="919" w:type="dxa"/>
            <w:tcBorders>
              <w:top w:val="nil"/>
              <w:left w:val="nil"/>
              <w:bottom w:val="single" w:sz="4" w:space="0" w:color="auto"/>
              <w:right w:val="single" w:sz="4" w:space="0" w:color="auto"/>
            </w:tcBorders>
            <w:vAlign w:val="center"/>
          </w:tcPr>
          <w:p w14:paraId="2F61D3AC" w14:textId="69153B9B" w:rsidR="00D748D7" w:rsidRPr="00A6136A" w:rsidRDefault="004216D6"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11.191</w:t>
            </w:r>
          </w:p>
        </w:tc>
        <w:tc>
          <w:tcPr>
            <w:tcW w:w="778" w:type="dxa"/>
            <w:tcBorders>
              <w:top w:val="nil"/>
              <w:left w:val="nil"/>
              <w:bottom w:val="single" w:sz="4" w:space="0" w:color="auto"/>
              <w:right w:val="single" w:sz="4" w:space="0" w:color="auto"/>
            </w:tcBorders>
            <w:vAlign w:val="center"/>
          </w:tcPr>
          <w:p w14:paraId="57023E7B" w14:textId="1FA78EF5"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9.524</w:t>
            </w:r>
          </w:p>
        </w:tc>
        <w:tc>
          <w:tcPr>
            <w:tcW w:w="854" w:type="dxa"/>
            <w:tcBorders>
              <w:top w:val="nil"/>
              <w:left w:val="nil"/>
              <w:bottom w:val="single" w:sz="4" w:space="0" w:color="auto"/>
              <w:right w:val="single" w:sz="4" w:space="0" w:color="auto"/>
            </w:tcBorders>
            <w:noWrap/>
            <w:vAlign w:val="center"/>
          </w:tcPr>
          <w:p w14:paraId="0C23DC17" w14:textId="091EF65E" w:rsidR="00D748D7" w:rsidRPr="00A6136A" w:rsidRDefault="0060698F" w:rsidP="003F6848">
            <w:pPr>
              <w:widowControl/>
              <w:spacing w:before="0" w:after="0"/>
              <w:ind w:firstLine="0"/>
              <w:jc w:val="center"/>
              <w:rPr>
                <w:rFonts w:eastAsia="Aptos"/>
                <w:b/>
                <w:kern w:val="2"/>
                <w:sz w:val="20"/>
                <w:szCs w:val="20"/>
                <w14:ligatures w14:val="standardContextual"/>
              </w:rPr>
            </w:pPr>
            <w:r>
              <w:rPr>
                <w:rFonts w:eastAsia="Aptos"/>
                <w:b/>
                <w:kern w:val="2"/>
                <w:sz w:val="20"/>
                <w:szCs w:val="20"/>
                <w14:ligatures w14:val="standardContextual"/>
              </w:rPr>
              <w:t>1.667</w:t>
            </w:r>
          </w:p>
        </w:tc>
      </w:tr>
    </w:tbl>
    <w:p w14:paraId="792D804B" w14:textId="77777777" w:rsidR="005C2626" w:rsidRDefault="00A27C38">
      <w:pPr>
        <w:pStyle w:val="Heading1"/>
        <w:rPr>
          <w:color w:val="auto"/>
        </w:rPr>
      </w:pPr>
      <w:bookmarkStart w:id="24" w:name="_Toc240965920"/>
      <w:r>
        <w:rPr>
          <w:color w:val="auto"/>
        </w:rPr>
        <w:t>II. CƠ SỞ VẬT CHẤT, PHƯƠNG TIỆN, TRANG THIẾT BỊ HIỆN CÓ CỦA TRƯỜNG</w:t>
      </w:r>
      <w:bookmarkEnd w:id="24"/>
    </w:p>
    <w:p w14:paraId="7CD79BB2" w14:textId="128590AF" w:rsidR="00913B32" w:rsidRPr="00913B32" w:rsidRDefault="00913B32" w:rsidP="00913B32">
      <w:pPr>
        <w:rPr>
          <w:del w:id="1012" w:author="Thẩm định 21/10/2026 (Claude)" w:date="2026-10-21T21:01:56Z"/>
          <w:b/>
          <w:bCs/>
          <w:color w:val="FF0000"/>
        </w:rPr>
      </w:pPr>
      <w:del w:id="1011" w:author="Thẩm định 21/10/2026 (Claude)" w:date="2026-10-21T21:01:56Z">
        <w:r>
          <w:rPr>
            <w:b/>
            <w:bCs/>
            <w:color w:val="FF0000"/>
            <w:highlight w:val="yellow"/>
          </w:rPr>
          <w:delText>[THẦY VINH CHỦ TRÌ – THẦY THÀNH PHỐI HỢP]</w:delText>
        </w:r>
      </w:del>
    </w:p>
    <w:p w14:paraId="619FA8EB" w14:textId="77777777" w:rsidR="00D748D7" w:rsidRPr="00B0238A" w:rsidRDefault="00D748D7" w:rsidP="00D748D7">
      <w:pPr>
        <w:pStyle w:val="Heading2"/>
        <w:rPr>
          <w:color w:val="auto"/>
        </w:rPr>
      </w:pPr>
      <w:bookmarkStart w:id="25" w:name="_Toc240965921"/>
      <w:r>
        <w:rPr>
          <w:color w:val="auto"/>
        </w:rPr>
        <w:t>1. Về sân tập, sân sát hạch</w:t>
      </w:r>
      <w:bookmarkEnd w:id="25"/>
    </w:p>
    <w:p w14:paraId="452019F6" w14:textId="133A4A57" w:rsidR="00D748D7" w:rsidRPr="00B0238A" w:rsidRDefault="00D748D7" w:rsidP="00D748D7">
      <w:r>
        <w:t xml:space="preserve">Theo Biên bản kiểm tra ngày 10/7/2026 của Sở Xây dựng tỉnh Quảng Ngãi, Khoa hiện có 03 sân tập lái Hạng A1 (diện tích khoảng 1.000 m², 350 m² và 250 m²) và 01 sân sát hạch Hạng A1 dùng chung cho đào tạo và sát hạch. </w:t>
      </w:r>
      <w:commentRangeStart w:id="26"/>
      <w:r>
        <w:t>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w:t>
      </w:r>
      <w:commentRangeEnd w:id="26"/>
      <w:r>
        <w:rPr>
          <w:rStyle w:val="CommentReference"/>
        </w:rPr>
        <w:commentReference w:id="26"/>
      </w:r>
      <w:r>
        <w:t xml:space="preserve"> khu vực này chưa có hình bài sát hạch số 2.</w:t>
      </w:r>
    </w:p>
    <w:p w14:paraId="7B90BCFE" w14:textId="77777777" w:rsidR="005C2626" w:rsidRPr="00B0238A" w:rsidRDefault="00A27C38" w:rsidP="003A49E2">
      <w:r>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7AAF592D" w14:textId="77777777" w:rsidR="005C2626" w:rsidRPr="00B0238A" w:rsidRDefault="00A27C38" w:rsidP="003A49E2">
      <w:commentRangeStart w:id="27"/>
      <w:r>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commentRangeEnd w:id="27"/>
      <w:r>
        <w:rPr>
          <w:rStyle w:val="CommentReference"/>
          <w:sz w:val="28"/>
          <w:szCs w:val="24"/>
        </w:rPr>
        <w:commentReference w:id="27"/>
      </w:r>
    </w:p>
    <w:p w14:paraId="33FD0BC2" w14:textId="3DE8C83A" w:rsidR="005C2626" w:rsidRPr="00B0238A" w:rsidRDefault="00A27C38">
      <w:r>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0DB8E76C" w14:textId="05127D4F" w:rsidR="005C2626" w:rsidRPr="00B0238A" w:rsidRDefault="0079472C">
      <w:pPr>
        <w:rPr>
          <w:color w:val="FF0000"/>
        </w:rPr>
      </w:pPr>
      <w:commentRangeStart w:id="28"/>
      <w:r>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commentRangeEnd w:id="28"/>
      <w:r>
        <w:rPr>
          <w:rStyle w:val="CommentReference"/>
          <w:color w:val="FF0000"/>
          <w:sz w:val="28"/>
          <w:szCs w:val="24"/>
        </w:rPr>
        <w:commentReference w:id="28"/>
      </w:r>
    </w:p>
    <w:p w14:paraId="6F491E08" w14:textId="77777777" w:rsidR="005C2626" w:rsidRPr="00B0238A" w:rsidRDefault="0079472C">
      <w:pPr>
        <w:rPr>
          <w:color w:val="FF0000"/>
        </w:rPr>
      </w:pPr>
      <w:commentRangeStart w:id="29"/>
      <w:r>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commentRangeEnd w:id="29"/>
      <w:r>
        <w:rPr>
          <w:rStyle w:val="CommentReference"/>
          <w:color w:val="FF0000"/>
          <w:sz w:val="28"/>
          <w:szCs w:val="24"/>
        </w:rPr>
        <w:commentReference w:id="29"/>
      </w:r>
    </w:p>
    <w:p w14:paraId="0992DAD4" w14:textId="77777777" w:rsidR="00D748D7" w:rsidRPr="00B0238A" w:rsidRDefault="00D748D7" w:rsidP="00A93C79">
      <w:pPr>
        <w:pStyle w:val="Heading2"/>
        <w:rPr>
          <w:color w:val="auto"/>
        </w:rPr>
      </w:pPr>
      <w:bookmarkStart w:id="30" w:name="_Toc240965922"/>
      <w:r>
        <w:rPr>
          <w:color w:val="auto"/>
        </w:rPr>
        <w:t>2. Về phương tiện</w:t>
      </w:r>
      <w:bookmarkEnd w:id="30"/>
    </w:p>
    <w:p w14:paraId="61E19A28" w14:textId="79E29290" w:rsidR="005C2626" w:rsidRPr="00B0238A" w:rsidRDefault="00A27C38" w:rsidP="00D748D7">
      <w:r>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26E3D1A4" w14:textId="041D9980" w:rsidR="005C2626" w:rsidRPr="00B0238A" w:rsidRDefault="00A27C38" w:rsidP="003A49E2">
      <w:commentRangeStart w:id="31"/>
      <w:r>
        <w:t>Trong 15 xe có 05 xe thuộc sở hữu của Trường (Honda Wave, Honda Future; năm sản xuất 2004–2016), được dùng chung cho đào tạo và sát hạch Hạng A1, và 10 xe theo hợp đồng (năm sản xuất 2004–2024); 15/15 xe thuộc Hạng A1.</w:t>
      </w:r>
      <w:commentRangeEnd w:id="31"/>
      <w:r>
        <w:rPr>
          <w:rStyle w:val="CommentReference"/>
          <w:sz w:val="28"/>
          <w:szCs w:val="24"/>
        </w:rPr>
        <w:commentReference w:id="31"/>
      </w:r>
    </w:p>
    <w:p w14:paraId="0CEE43A4" w14:textId="77777777" w:rsidR="00D748D7" w:rsidRPr="00B0238A" w:rsidRDefault="00D748D7" w:rsidP="00A93C79">
      <w:pPr>
        <w:pStyle w:val="Heading2"/>
        <w:rPr>
          <w:color w:val="auto"/>
        </w:rPr>
      </w:pPr>
      <w:bookmarkStart w:id="32" w:name="_Toc240965923"/>
      <w:r>
        <w:rPr>
          <w:color w:val="auto"/>
        </w:rPr>
        <w:t>3. Về phòng học, trang thiết bị giảng dạy lý thuyết</w:t>
      </w:r>
      <w:bookmarkEnd w:id="32"/>
    </w:p>
    <w:p w14:paraId="2BA5B3DC" w14:textId="0EA347B9" w:rsidR="005C2626" w:rsidRPr="00B0238A" w:rsidRDefault="00A27C38" w:rsidP="00D748D7">
      <w:commentRangeStart w:id="33"/>
      <w:r>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commentRangeEnd w:id="33"/>
      <w:r>
        <w:rPr>
          <w:rStyle w:val="CommentReference"/>
          <w:sz w:val="28"/>
          <w:szCs w:val="24"/>
        </w:rPr>
        <w:commentReference w:id="33"/>
      </w:r>
    </w:p>
    <w:p w14:paraId="0EF1CB21" w14:textId="1DB7368F" w:rsidR="005C2626" w:rsidRPr="00B0238A" w:rsidRDefault="00A27C38" w:rsidP="003A49E2">
      <w:r>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6D0A5A0C" w14:textId="18B4D622" w:rsidR="005C2626" w:rsidRPr="00B0238A" w:rsidRDefault="00A27C38" w:rsidP="005055F0">
      <w:pPr>
        <w:pStyle w:val="tnbng"/>
        <w:rPr>
          <w:bCs/>
          <w:color w:val="auto"/>
        </w:rPr>
      </w:pPr>
      <w:r>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8"/>
        <w:gridCol w:w="2268"/>
        <w:gridCol w:w="2268"/>
        <w:gridCol w:w="2268"/>
      </w:tblGrid>
      <w:tr w:rsidR="007221BB" w:rsidRPr="00B0238A" w14:paraId="256A5762" w14:textId="77777777">
        <w:tc>
          <w:tcPr>
            <w:tcW w:w="2268" w:type="dxa"/>
          </w:tcPr>
          <w:p w14:paraId="412D6CE1" w14:textId="77777777" w:rsidR="005C2626" w:rsidRPr="00B0238A" w:rsidRDefault="00A27C38" w:rsidP="005055F0">
            <w:pPr>
              <w:spacing w:before="0" w:after="0"/>
              <w:ind w:firstLine="0"/>
              <w:rPr>
                <w:b/>
              </w:rPr>
            </w:pPr>
            <w:r>
              <w:rPr>
                <w:b/>
              </w:rPr>
              <w:t>Chỉ tiêu</w:t>
            </w:r>
          </w:p>
        </w:tc>
        <w:tc>
          <w:tcPr>
            <w:tcW w:w="2268" w:type="dxa"/>
          </w:tcPr>
          <w:p w14:paraId="06B6CA96" w14:textId="77777777" w:rsidR="005C2626" w:rsidRPr="00B0238A" w:rsidRDefault="005055F0" w:rsidP="005055F0">
            <w:pPr>
              <w:spacing w:before="0" w:after="0"/>
              <w:ind w:firstLine="0"/>
              <w:rPr>
                <w:b/>
              </w:rPr>
            </w:pPr>
            <w:r>
              <w:rPr>
                <w:b/>
              </w:rPr>
              <w:t>Theo quy định</w:t>
            </w:r>
          </w:p>
        </w:tc>
        <w:tc>
          <w:tcPr>
            <w:tcW w:w="2268" w:type="dxa"/>
          </w:tcPr>
          <w:p w14:paraId="2D867D9D" w14:textId="77777777" w:rsidR="005C2626" w:rsidRPr="00B0238A" w:rsidRDefault="00A27C38" w:rsidP="005055F0">
            <w:pPr>
              <w:spacing w:before="0" w:after="0"/>
              <w:ind w:firstLine="0"/>
              <w:rPr>
                <w:b/>
              </w:rPr>
            </w:pPr>
            <w:r>
              <w:rPr>
                <w:b/>
              </w:rPr>
              <w:t>Hiện có</w:t>
            </w:r>
          </w:p>
        </w:tc>
        <w:tc>
          <w:tcPr>
            <w:tcW w:w="2268" w:type="dxa"/>
          </w:tcPr>
          <w:p w14:paraId="1B8DAE74" w14:textId="77777777" w:rsidR="005C2626" w:rsidRPr="00B0238A" w:rsidRDefault="00A27C38" w:rsidP="005055F0">
            <w:pPr>
              <w:spacing w:before="0" w:after="0"/>
              <w:ind w:firstLine="0"/>
              <w:rPr>
                <w:b/>
              </w:rPr>
            </w:pPr>
            <w:r>
              <w:rPr>
                <w:b/>
              </w:rPr>
              <w:t>Ghi chú</w:t>
            </w:r>
          </w:p>
        </w:tc>
      </w:tr>
      <w:tr w:rsidR="007221BB" w:rsidRPr="00B0238A" w14:paraId="56F3DA5F" w14:textId="77777777">
        <w:tc>
          <w:tcPr>
            <w:tcW w:w="2268" w:type="dxa"/>
          </w:tcPr>
          <w:p w14:paraId="7BA709C3" w14:textId="77777777" w:rsidR="005C2626" w:rsidRPr="00B0238A" w:rsidRDefault="00A27C38" w:rsidP="005055F0">
            <w:pPr>
              <w:spacing w:before="0" w:after="0"/>
              <w:ind w:firstLine="0"/>
            </w:pPr>
            <w:r>
              <w:t>Nhà giáo dạy lý thuyết</w:t>
            </w:r>
          </w:p>
        </w:tc>
        <w:tc>
          <w:tcPr>
            <w:tcW w:w="2268" w:type="dxa"/>
          </w:tcPr>
          <w:p w14:paraId="522E82C3" w14:textId="77777777" w:rsidR="005C2626" w:rsidRPr="00B0238A" w:rsidRDefault="00A27C38" w:rsidP="005055F0">
            <w:pPr>
              <w:spacing w:before="0" w:after="0"/>
              <w:ind w:firstLine="0"/>
            </w:pPr>
            <w:commentRangeStart w:id="34"/>
            <w:r>
              <w:t>Đạt tiêu chuẩn tại khoản 1 Điều 10 Nghị định số 94/2026/NĐ-CP (không quy định số lượng tối thiểu)</w:t>
            </w:r>
            <w:commentRangeEnd w:id="34"/>
            <w:r>
              <w:rPr>
                <w:rStyle w:val="CommentReference"/>
                <w:sz w:val="28"/>
                <w:szCs w:val="24"/>
              </w:rPr>
              <w:commentReference w:id="34"/>
            </w:r>
          </w:p>
        </w:tc>
        <w:tc>
          <w:tcPr>
            <w:tcW w:w="2268" w:type="dxa"/>
          </w:tcPr>
          <w:p w14:paraId="5D5B55AB" w14:textId="77777777" w:rsidR="005C2626" w:rsidRPr="00B0238A" w:rsidRDefault="00A27C38" w:rsidP="005055F0">
            <w:pPr>
              <w:spacing w:before="0" w:after="0"/>
              <w:ind w:firstLine="0"/>
            </w:pPr>
            <w:r>
              <w:t>11 người</w:t>
            </w:r>
          </w:p>
        </w:tc>
        <w:tc>
          <w:tcPr>
            <w:tcW w:w="2268" w:type="dxa"/>
          </w:tcPr>
          <w:p w14:paraId="13F2715E" w14:textId="77777777" w:rsidR="005C2626" w:rsidRPr="00B0238A" w:rsidRDefault="005C2626" w:rsidP="005055F0">
            <w:pPr>
              <w:spacing w:before="0" w:after="0"/>
              <w:ind w:firstLine="0"/>
            </w:pPr>
            <w:r>
              <w:t>Trong 11 người: 08 tuyển dụng theo biên chế, 03 theo hợp đồng</w:t>
            </w:r>
          </w:p>
        </w:tc>
      </w:tr>
      <w:tr w:rsidR="007221BB" w:rsidRPr="00B0238A" w14:paraId="1375F832" w14:textId="77777777">
        <w:tc>
          <w:tcPr>
            <w:tcW w:w="2268" w:type="dxa"/>
          </w:tcPr>
          <w:p w14:paraId="640D4354" w14:textId="77777777" w:rsidR="005C2626" w:rsidRPr="00B0238A" w:rsidRDefault="00A27C38" w:rsidP="005055F0">
            <w:pPr>
              <w:spacing w:before="0" w:after="0"/>
              <w:ind w:firstLine="0"/>
            </w:pPr>
            <w:r>
              <w:t>Nhà giáo dạy thực hành</w:t>
            </w:r>
          </w:p>
        </w:tc>
        <w:tc>
          <w:tcPr>
            <w:tcW w:w="2268" w:type="dxa"/>
          </w:tcPr>
          <w:p w14:paraId="6BDCDF08" w14:textId="77777777" w:rsidR="005C2626" w:rsidRPr="00B0238A" w:rsidRDefault="00A27C38" w:rsidP="005055F0">
            <w:pPr>
              <w:spacing w:before="0" w:after="0"/>
              <w:ind w:firstLine="0"/>
            </w:pPr>
            <w:r>
              <w:t>Đạt tiêu chuẩn tại khoản 2 Điều 10; có giấy chứng nhận giáo viên dạy thực hành lái xe (Điều 11 Nghị định số 94/2026/NĐ-CP)</w:t>
            </w:r>
          </w:p>
        </w:tc>
        <w:tc>
          <w:tcPr>
            <w:tcW w:w="2268" w:type="dxa"/>
          </w:tcPr>
          <w:p w14:paraId="136516DE" w14:textId="77777777" w:rsidR="005C2626" w:rsidRPr="00B0238A" w:rsidRDefault="00A27C38" w:rsidP="005055F0">
            <w:pPr>
              <w:spacing w:before="0" w:after="0"/>
              <w:ind w:firstLine="0"/>
            </w:pPr>
            <w:r>
              <w:t>10 người</w:t>
            </w:r>
          </w:p>
        </w:tc>
        <w:tc>
          <w:tcPr>
            <w:tcW w:w="2268" w:type="dxa"/>
          </w:tcPr>
          <w:p w14:paraId="282AF7ED" w14:textId="77777777" w:rsidR="005C2626" w:rsidRPr="00B0238A" w:rsidRDefault="005C2626" w:rsidP="005055F0">
            <w:pPr>
              <w:spacing w:before="0" w:after="0"/>
              <w:ind w:firstLine="0"/>
            </w:pPr>
            <w:r>
              <w:t>10 trong 11 nhà giáo dạy cả lý thuyết và thực hành</w:t>
            </w:r>
          </w:p>
        </w:tc>
      </w:tr>
      <w:tr w:rsidR="007221BB" w:rsidRPr="00B0238A" w14:paraId="68911513" w14:textId="77777777">
        <w:tc>
          <w:tcPr>
            <w:tcW w:w="2268" w:type="dxa"/>
          </w:tcPr>
          <w:p w14:paraId="2FBF5960" w14:textId="6C878315" w:rsidR="005C2626" w:rsidRPr="00B0238A" w:rsidRDefault="00A27C38" w:rsidP="005055F0">
            <w:pPr>
              <w:spacing w:before="0" w:after="0"/>
              <w:ind w:firstLine="0"/>
            </w:pPr>
            <w:r>
              <w:t>Nhà giáo có giấy phép lái xe Hạng A</w:t>
            </w:r>
          </w:p>
        </w:tc>
        <w:tc>
          <w:tcPr>
            <w:tcW w:w="2268" w:type="dxa"/>
          </w:tcPr>
          <w:p w14:paraId="5AD48F17" w14:textId="77777777" w:rsidR="005C2626" w:rsidRPr="00B0238A" w:rsidRDefault="00A27C38" w:rsidP="005055F0">
            <w:pPr>
              <w:spacing w:before="0" w:after="0"/>
              <w:ind w:firstLine="0"/>
            </w:pPr>
            <w:r>
              <w:t>Hạng tương ứng hoặc cao hơn hạng xe đào tạo (khoản 2 Điều 10 Nghị định số 94/2026/NĐ-CP)</w:t>
            </w:r>
          </w:p>
        </w:tc>
        <w:tc>
          <w:tcPr>
            <w:tcW w:w="2268" w:type="dxa"/>
          </w:tcPr>
          <w:p w14:paraId="27824FAE" w14:textId="25BCA754" w:rsidR="005C2626" w:rsidRPr="00B0238A" w:rsidRDefault="00A27C38" w:rsidP="005055F0">
            <w:pPr>
              <w:spacing w:before="0" w:after="0"/>
              <w:ind w:firstLine="0"/>
            </w:pPr>
            <w:r>
              <w:rPr>
                <w:sz w:val="22"/>
                <w:szCs w:val="22"/>
              </w:rPr>
              <w:t>10 người có giấy phép lái xe Hạng A (04 người thuộc danh sách nhà giáo Hạng A1)</w:t>
            </w:r>
          </w:p>
        </w:tc>
        <w:tc>
          <w:tcPr>
            <w:tcW w:w="2268" w:type="dxa"/>
          </w:tcPr>
          <w:p w14:paraId="4D379662" w14:textId="516C0E2B" w:rsidR="005C2626" w:rsidRPr="00B0238A" w:rsidRDefault="005C2626" w:rsidP="005055F0">
            <w:pPr>
              <w:spacing w:before="0" w:after="0"/>
              <w:ind w:firstLine="0"/>
            </w:pPr>
            <w:r>
              <w:rPr>
                <w:sz w:val="22"/>
                <w:szCs w:val="22"/>
              </w:rPr>
              <w:t>06 người có giấy chứng nhận giáo viên dạy thực hành Hạng A; 03 người hoàn thành tập huấn tháng 10–11/2026</w:t>
            </w:r>
          </w:p>
        </w:tc>
      </w:tr>
      <w:tr w:rsidR="007221BB" w:rsidRPr="00B0238A" w14:paraId="659865AA" w14:textId="77777777">
        <w:tc>
          <w:tcPr>
            <w:tcW w:w="2268" w:type="dxa"/>
          </w:tcPr>
          <w:p w14:paraId="20E27430" w14:textId="39685A7E" w:rsidR="005C2626" w:rsidRPr="00B0238A" w:rsidRDefault="00A27C38" w:rsidP="005055F0">
            <w:pPr>
              <w:spacing w:before="0" w:after="0"/>
              <w:ind w:firstLine="0"/>
            </w:pPr>
            <w:r>
              <w:t>Phương tiện (xe mô tô Hạng A1)</w:t>
            </w:r>
          </w:p>
        </w:tc>
        <w:tc>
          <w:tcPr>
            <w:tcW w:w="2268" w:type="dxa"/>
          </w:tcPr>
          <w:p w14:paraId="2A9019B3" w14:textId="77777777" w:rsidR="005C2626" w:rsidRPr="00B0238A" w:rsidRDefault="00A27C38" w:rsidP="005055F0">
            <w:pPr>
              <w:spacing w:before="0" w:after="0"/>
              <w:ind w:firstLine="0"/>
            </w:pPr>
            <w:r>
              <w:t>Xe tập lái phù hợp hạng đào tạo (khoản 2 Điều 8 Thông tư số 14/2025/TT-BXD); không quy định số lượng tối thiểu</w:t>
            </w:r>
          </w:p>
        </w:tc>
        <w:tc>
          <w:tcPr>
            <w:tcW w:w="2268" w:type="dxa"/>
          </w:tcPr>
          <w:p w14:paraId="7536ADB5" w14:textId="77777777" w:rsidR="005C2626" w:rsidRPr="00B0238A" w:rsidRDefault="00A27C38" w:rsidP="005055F0">
            <w:pPr>
              <w:spacing w:before="0" w:after="0"/>
              <w:ind w:firstLine="0"/>
            </w:pPr>
            <w:r>
              <w:t>15 xe (tất cả ≤125 cm³)</w:t>
            </w:r>
          </w:p>
        </w:tc>
        <w:tc>
          <w:tcPr>
            <w:tcW w:w="2268" w:type="dxa"/>
          </w:tcPr>
          <w:p w14:paraId="4DB2F61C" w14:textId="77777777" w:rsidR="005C2626" w:rsidRPr="00B0238A" w:rsidRDefault="005C2626" w:rsidP="005055F0">
            <w:pPr>
              <w:spacing w:before="0" w:after="0"/>
              <w:ind w:firstLine="0"/>
            </w:pPr>
            <w:r>
              <w:t>05 xe của Trường, 10 xe hợp đồng; năm sản xuất 2004–2024</w:t>
            </w:r>
          </w:p>
        </w:tc>
      </w:tr>
      <w:tr w:rsidR="007221BB" w:rsidRPr="00B0238A" w14:paraId="432F2535" w14:textId="77777777">
        <w:tc>
          <w:tcPr>
            <w:tcW w:w="2268" w:type="dxa"/>
          </w:tcPr>
          <w:p w14:paraId="22810E44" w14:textId="73646990" w:rsidR="005C2626" w:rsidRPr="00B0238A" w:rsidRDefault="00A27C38" w:rsidP="005055F0">
            <w:pPr>
              <w:spacing w:before="0" w:after="0"/>
              <w:ind w:firstLine="0"/>
            </w:pPr>
            <w:r>
              <w:t>Xe mô tô đạt chuẩn Hạng A (&gt;125 cm³)</w:t>
            </w:r>
          </w:p>
        </w:tc>
        <w:tc>
          <w:tcPr>
            <w:tcW w:w="2268" w:type="dxa"/>
          </w:tcPr>
          <w:p w14:paraId="4C0D0292" w14:textId="77777777" w:rsidR="005C2626" w:rsidRPr="00B0238A" w:rsidRDefault="00A27C38" w:rsidP="005055F0">
            <w:pPr>
              <w:spacing w:before="0" w:after="0"/>
              <w:ind w:firstLine="0"/>
            </w:pPr>
            <w:r>
              <w:t xml:space="preserve">Xe tập lái Hạng A (trên 125 cm³); xe sát hạch Hạng A tối thiểu 02 xe, </w:t>
            </w:r>
            <w:del w:id="1062" w:author="Thẩm định 21/10/2026 (Claude)" w:date="2026-10-21T21:01:56Z">
              <w:r>
                <w:delText xml:space="preserve">trên 200 cm³ (khoản 4 Điều 31 Nghị định số 94/2026/NĐ-CP; QCVN 15:2026/BCA</w:delText>
              </w:r>
            </w:del>
            <w:ins w:id="1063" w:author="Thẩm định 21/10/2026 (Claude)" w:date="2026-10-21T21:01:56Z">
              <w:r>
                <w:t xml:space="preserve">trên 200 cm³ (điểm b khoản 7 Điều 24 Nghị định số 94/2026/NĐ-CP; QCVN 15:2026/BCA</w:t>
              </w:r>
            </w:ins>
            <w:r>
              <w:t xml:space="preserve">)</w:t>
            </w:r>
          </w:p>
        </w:tc>
        <w:tc>
          <w:tcPr>
            <w:tcW w:w="2268" w:type="dxa"/>
          </w:tcPr>
          <w:p w14:paraId="2A2879E6" w14:textId="77777777" w:rsidR="005C2626" w:rsidRPr="00B0238A" w:rsidRDefault="00A27C38" w:rsidP="005055F0">
            <w:pPr>
              <w:spacing w:before="0" w:after="0"/>
              <w:ind w:firstLine="0"/>
            </w:pPr>
            <w:r>
              <w:t>0</w:t>
            </w:r>
          </w:p>
        </w:tc>
        <w:tc>
          <w:tcPr>
            <w:tcW w:w="2268" w:type="dxa"/>
          </w:tcPr>
          <w:p w14:paraId="6DD944BE" w14:textId="77777777" w:rsidR="005C2626" w:rsidRPr="00B0238A" w:rsidRDefault="005C2626" w:rsidP="005055F0">
            <w:pPr>
              <w:spacing w:before="0" w:after="0"/>
              <w:ind w:firstLine="0"/>
            </w:pPr>
            <w:r>
              <w:t>Chưa có; nhu cầu tại Bảng 8</w:t>
            </w:r>
          </w:p>
        </w:tc>
      </w:tr>
      <w:tr w:rsidR="007221BB" w:rsidRPr="00B0238A" w14:paraId="6D5FED01" w14:textId="77777777">
        <w:tc>
          <w:tcPr>
            <w:tcW w:w="2268" w:type="dxa"/>
          </w:tcPr>
          <w:p w14:paraId="02B34996" w14:textId="77777777" w:rsidR="005C2626" w:rsidRPr="00B0238A" w:rsidRDefault="00A27C38" w:rsidP="005055F0">
            <w:pPr>
              <w:spacing w:before="0" w:after="0"/>
              <w:ind w:firstLine="0"/>
            </w:pPr>
            <w:r>
              <w:t>Sân tập</w:t>
            </w:r>
          </w:p>
        </w:tc>
        <w:tc>
          <w:tcPr>
            <w:tcW w:w="2268" w:type="dxa"/>
          </w:tcPr>
          <w:p w14:paraId="331A9F1D" w14:textId="77777777" w:rsidR="005C2626" w:rsidRPr="00B0238A" w:rsidRDefault="00A27C38" w:rsidP="005055F0">
            <w:pPr>
              <w:spacing w:before="0" w:after="0"/>
              <w:ind w:firstLine="0"/>
            </w:pPr>
            <w:r>
              <w:t>Hình tập lái phù hợp kích thước hình sát hạch từng hạng theo QCVN 15:2026/BCA (khoản 3 Điều 8 Thông tư số 14/2025/TT-BXD)</w:t>
            </w:r>
          </w:p>
        </w:tc>
        <w:tc>
          <w:tcPr>
            <w:tcW w:w="2268" w:type="dxa"/>
          </w:tcPr>
          <w:p w14:paraId="1F56E80B" w14:textId="77777777" w:rsidR="005C2626" w:rsidRPr="00B0238A" w:rsidRDefault="00A27C38" w:rsidP="005055F0">
            <w:pPr>
              <w:spacing w:before="0" w:after="0"/>
              <w:ind w:firstLine="0"/>
            </w:pPr>
            <w:r>
              <w:t>03 sân: 1.000 m², 350 m², 250 m²</w:t>
            </w:r>
          </w:p>
        </w:tc>
        <w:tc>
          <w:tcPr>
            <w:tcW w:w="2268" w:type="dxa"/>
          </w:tcPr>
          <w:p w14:paraId="6410A391" w14:textId="77777777" w:rsidR="005C2626" w:rsidRPr="00B0238A" w:rsidRDefault="005C2626" w:rsidP="005055F0">
            <w:pPr>
              <w:spacing w:before="0" w:after="0"/>
              <w:ind w:firstLine="0"/>
            </w:pPr>
            <w:r>
              <w:t>Nền bê tông, bố trí 04 bài tập liên hoàn, có vạch chỉ dẫn</w:t>
            </w:r>
          </w:p>
        </w:tc>
      </w:tr>
      <w:tr w:rsidR="007221BB" w:rsidRPr="00B0238A" w14:paraId="3E137197" w14:textId="77777777">
        <w:tc>
          <w:tcPr>
            <w:tcW w:w="2268" w:type="dxa"/>
          </w:tcPr>
          <w:p w14:paraId="14143ED2" w14:textId="77777777" w:rsidR="005C2626" w:rsidRPr="00B0238A" w:rsidRDefault="00A27C38" w:rsidP="005055F0">
            <w:pPr>
              <w:spacing w:before="0" w:after="0"/>
              <w:ind w:firstLine="0"/>
            </w:pPr>
            <w:r>
              <w:t>Sân sát hạch</w:t>
            </w:r>
          </w:p>
        </w:tc>
        <w:tc>
          <w:tcPr>
            <w:tcW w:w="2268" w:type="dxa"/>
          </w:tcPr>
          <w:p w14:paraId="67BAB0B7" w14:textId="77777777" w:rsidR="005C2626" w:rsidRPr="00B0238A" w:rsidRDefault="00A27C38" w:rsidP="005055F0">
            <w:pPr>
              <w:spacing w:before="0" w:after="0"/>
              <w:ind w:firstLine="0"/>
            </w:pPr>
            <w:r>
              <w:t xml:space="preserve">Đủ diện tích bố trí </w:t>
            </w:r>
            <w:del w:id="1068" w:author="Thẩm định 21/10/2026 (Claude)" w:date="2026-10-21T21:01:56Z">
              <w:r>
                <w:delText xml:space="preserve">các hình bài sát hạch Hạng A (khoản 3 Điều 31 Nghị định số 94/2026/NĐ-CP)</w:delText>
              </w:r>
            </w:del>
            <w:ins w:id="1069" w:author="Thẩm định 21/10/2026 (Claude)" w:date="2026-10-21T21:01:56Z">
              <w:r>
                <w:t xml:space="preserve">các hình bài sát hạch Hạng A (khoản 6 Điều 24 Nghị định số 94/2026/NĐ-CP; mục 2.1.5.3 QCVN 15:2026/BCA)</w:t>
              </w:r>
            </w:ins>
          </w:p>
        </w:tc>
        <w:tc>
          <w:tcPr>
            <w:tcW w:w="2268" w:type="dxa"/>
          </w:tcPr>
          <w:p w14:paraId="001A3FB1" w14:textId="77777777" w:rsidR="005C2626" w:rsidRPr="00B0238A" w:rsidRDefault="00A27C38" w:rsidP="005055F0">
            <w:pPr>
              <w:spacing w:before="0" w:after="0"/>
              <w:ind w:firstLine="0"/>
            </w:pPr>
            <w:r>
              <w:t>01 sân dùng chung, diện tích 1.000 m² (Biên bản kiểm tra ngày 10/7/2026); trong đó khu vực vẽ hình bài tổng hợp số 1: 40 m × 17,5 m</w:t>
            </w:r>
          </w:p>
        </w:tc>
        <w:tc>
          <w:tcPr>
            <w:tcW w:w="2268" w:type="dxa"/>
          </w:tcPr>
          <w:p w14:paraId="0A0A094C" w14:textId="77777777" w:rsidR="005C2626" w:rsidRPr="00B0238A" w:rsidRDefault="005C2626" w:rsidP="005055F0">
            <w:pPr>
              <w:spacing w:before="0" w:after="0"/>
              <w:ind w:firstLine="0"/>
            </w:pPr>
            <w:r>
              <w:rPr>
                <w:sz w:val="22"/>
                <w:szCs w:val="22"/>
              </w:rPr>
              <w:t>Có thiết bị sát hạch tự động, nhà chờ, nhà điều hành phục vụ Hạng A1; hình, thiết bị, phòng điều hành Hạng A phải bố trí riêng</w:t>
            </w:r>
          </w:p>
        </w:tc>
      </w:tr>
      <w:tr w:rsidR="007221BB" w:rsidRPr="00B0238A" w14:paraId="0B122D86" w14:textId="77777777">
        <w:tc>
          <w:tcPr>
            <w:tcW w:w="2268" w:type="dxa"/>
          </w:tcPr>
          <w:p w14:paraId="0AF992EE" w14:textId="77777777" w:rsidR="005C2626" w:rsidRPr="00B0238A" w:rsidRDefault="00A27C38" w:rsidP="005055F0">
            <w:pPr>
              <w:spacing w:before="0" w:after="0"/>
              <w:ind w:firstLine="0"/>
            </w:pPr>
            <w:r>
              <w:t>Phòng học lý thuyết</w:t>
            </w:r>
          </w:p>
        </w:tc>
        <w:tc>
          <w:tcPr>
            <w:tcW w:w="2268" w:type="dxa"/>
          </w:tcPr>
          <w:p w14:paraId="238659ED" w14:textId="77777777" w:rsidR="005C2626" w:rsidRPr="00B0238A" w:rsidRDefault="005C2626" w:rsidP="005055F0">
            <w:pPr>
              <w:spacing w:before="0" w:after="0"/>
              <w:ind w:firstLine="0"/>
            </w:pPr>
            <w:r>
              <w:t>Có trang thiết bị hỗ trợ giảng dạy pháp luật giao thông đường bộ (điểm a khoản 1 Điều 8 Thông tư số 14/2025/TT-BXD)</w:t>
            </w:r>
          </w:p>
        </w:tc>
        <w:tc>
          <w:tcPr>
            <w:tcW w:w="2268" w:type="dxa"/>
          </w:tcPr>
          <w:p w14:paraId="7434AC0A" w14:textId="77777777" w:rsidR="005C2626" w:rsidRPr="00B0238A" w:rsidRDefault="00A27C38" w:rsidP="005055F0">
            <w:pPr>
              <w:spacing w:before="0" w:after="0"/>
              <w:ind w:firstLine="0"/>
            </w:pPr>
            <w:r>
              <w:t>02 phòng</w:t>
            </w:r>
          </w:p>
        </w:tc>
        <w:tc>
          <w:tcPr>
            <w:tcW w:w="2268" w:type="dxa"/>
          </w:tcPr>
          <w:p w14:paraId="23B8FEC2" w14:textId="77777777" w:rsidR="005C2626" w:rsidRPr="00B0238A" w:rsidRDefault="005C2626" w:rsidP="005055F0">
            <w:pPr>
              <w:spacing w:before="0" w:after="0"/>
              <w:ind w:firstLine="0"/>
            </w:pPr>
            <w:r>
              <w:t>02 hội trường: 763 m² và 145 m²</w:t>
            </w:r>
          </w:p>
        </w:tc>
      </w:tr>
      <w:tr w:rsidR="007221BB" w:rsidRPr="00B0238A" w14:paraId="24A54BFC" w14:textId="77777777">
        <w:tc>
          <w:tcPr>
            <w:tcW w:w="2268" w:type="dxa"/>
          </w:tcPr>
          <w:p w14:paraId="53692760" w14:textId="77777777" w:rsidR="005C2626" w:rsidRPr="00B0238A" w:rsidRDefault="00A27C38" w:rsidP="005055F0">
            <w:pPr>
              <w:spacing w:before="0" w:after="0"/>
              <w:ind w:firstLine="0"/>
            </w:pPr>
            <w:r>
              <w:t>Phòng máy tính</w:t>
            </w:r>
          </w:p>
        </w:tc>
        <w:tc>
          <w:tcPr>
            <w:tcW w:w="2268" w:type="dxa"/>
          </w:tcPr>
          <w:p w14:paraId="04186279" w14:textId="77777777" w:rsidR="005C2626" w:rsidRPr="00B0238A" w:rsidRDefault="005C2626" w:rsidP="005055F0">
            <w:pPr>
              <w:spacing w:before="0" w:after="0"/>
              <w:ind w:firstLine="0"/>
            </w:pPr>
            <w:r>
              <w:t xml:space="preserve">Sát hạch lý thuyết trên máy tính: tối thiểu 02 máy chủ, 10 máy trạm </w:t>
            </w:r>
            <w:del w:id="1070" w:author="Thẩm định 21/10/2026 (Claude)" w:date="2026-10-21T21:01:56Z">
              <w:r>
                <w:delText xml:space="preserve">(khoản 8 Điều 24; khoản 5 Điều 31 Nghị định số 94/2026/NĐ-CP)</w:delText>
              </w:r>
            </w:del>
            <w:ins w:id="1071" w:author="Thẩm định 21/10/2026 (Claude)" w:date="2026-10-21T21:01:56Z">
              <w:r>
                <w:t xml:space="preserve">(khoản 8 Điều 24 Nghị định số 94/2026/NĐ-CP)</w:t>
              </w:r>
            </w:ins>
          </w:p>
        </w:tc>
        <w:tc>
          <w:tcPr>
            <w:tcW w:w="2268" w:type="dxa"/>
          </w:tcPr>
          <w:p w14:paraId="36867235" w14:textId="77777777" w:rsidR="005C2626" w:rsidRPr="00B0238A" w:rsidRDefault="00A27C38" w:rsidP="005055F0">
            <w:pPr>
              <w:spacing w:before="0" w:after="0"/>
              <w:ind w:firstLine="0"/>
            </w:pPr>
            <w:r>
              <w:t>01 phòng (70 m², 32 máy: 02 máy chủ, 30 máy trạm)</w:t>
            </w:r>
          </w:p>
        </w:tc>
        <w:tc>
          <w:tcPr>
            <w:tcW w:w="2268" w:type="dxa"/>
          </w:tcPr>
          <w:p w14:paraId="5ED82236" w14:textId="77777777" w:rsidR="005C2626" w:rsidRPr="00B0238A" w:rsidRDefault="005C2626" w:rsidP="005055F0">
            <w:pPr>
              <w:spacing w:before="0" w:after="0"/>
              <w:ind w:firstLine="0"/>
            </w:pPr>
            <w:r>
              <w:t>01 máy in, mạng LAN; phần mềm do Bộ Công an chuyển giao</w:t>
            </w:r>
          </w:p>
        </w:tc>
      </w:tr>
    </w:tbl>
    <w:p w14:paraId="7460B845" w14:textId="77777777" w:rsidR="005C2626" w:rsidRDefault="00A27C38">
      <w:pPr>
        <w:pStyle w:val="Heading1"/>
        <w:rPr>
          <w:color w:val="auto"/>
        </w:rPr>
      </w:pPr>
      <w:bookmarkStart w:id="35" w:name="_Toc240965924"/>
      <w:r>
        <w:rPr>
          <w:color w:val="auto"/>
        </w:rPr>
        <w:t>III. THỰC TRẠNG NHU CẦU ĐÀO TẠO VÀ SÁT HẠCH LÁI XE MÔ TÔ HẠNG A</w:t>
      </w:r>
      <w:bookmarkEnd w:id="35"/>
    </w:p>
    <w:p w14:paraId="6AE4C019" w14:textId="77777777" w:rsidR="00913B32" w:rsidRPr="00913B32" w:rsidRDefault="00913B32" w:rsidP="00913B32">
      <w:pPr>
        <w:rPr>
          <w:del w:id="1014" w:author="Thẩm định 21/10/2026 (Claude)" w:date="2026-10-21T21:01:56Z"/>
          <w:b/>
          <w:bCs/>
          <w:color w:val="FF0000"/>
        </w:rPr>
      </w:pPr>
      <w:del w:id="1013" w:author="Thẩm định 21/10/2026 (Claude)" w:date="2026-10-21T21:01:56Z">
        <w:r>
          <w:rPr>
            <w:b/>
            <w:bCs/>
            <w:color w:val="FF0000"/>
            <w:highlight w:val="yellow"/>
          </w:rPr>
          <w:delText>[THẦY THÀNH CHỦ TRÌ – THẦY VINH PHỐI HỢP]</w:delText>
        </w:r>
      </w:del>
    </w:p>
    <w:p w14:paraId="3D8A11F9" w14:textId="783F084B" w:rsidR="005C2626" w:rsidRPr="00B0238A" w:rsidRDefault="00A27C38">
      <w:r>
        <w:t xml:space="preserve">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w:t>
      </w:r>
      <w:del w:id="1060" w:author="Thẩm định 21/10/2026 (Claude)" w:date="2026-10-21T21:01:56Z">
        <w:r>
          <w:delText xml:space="preserve"> số 36/2024/QH15</w:delText>
        </w:r>
      </w:del>
      <w:r>
        <w:t xml:space="preserve">); nhiều dòng xe mô tô phổ biến hiện nay có dung tích xi-lanh trên 125 cm³ thuộc diện phải có giấy phép lái xe Hạng A, cho thấy nhu cầu học và sát hạch Hạng A có xu hướng tăng.</w:t>
      </w:r>
    </w:p>
    <w:p w14:paraId="74E04E4D" w14:textId="0012F5FE" w:rsidR="005C2626" w:rsidRPr="00B0238A" w:rsidRDefault="00A27C38" w:rsidP="003A49E2">
      <w:pPr>
        <w:rPr>
          <w:color w:val="FF0000"/>
        </w:rPr>
      </w:pPr>
      <w:r>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5C28DFCD" w14:textId="09BF31EB" w:rsidR="005C2626" w:rsidRPr="00B0238A" w:rsidRDefault="00A27C38">
      <w:r>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07B3960F" w14:textId="77777777" w:rsidR="00D80DBB" w:rsidRPr="00B0238A" w:rsidRDefault="00D80DBB">
      <w:pPr>
        <w:rPr>
          <w:b/>
          <w:bCs/>
        </w:rPr>
      </w:pPr>
      <w:r>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5B8E4FA4" w14:textId="77777777" w:rsidR="00D80DBB" w:rsidRPr="00B0238A" w:rsidRDefault="00D80DBB">
      <w:pPr>
        <w:rPr>
          <w:b/>
          <w:bCs/>
        </w:rPr>
      </w:pPr>
      <w:commentRangeStart w:id="36"/>
      <w:r>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commentRangeEnd w:id="36"/>
      <w:r>
        <w:rPr>
          <w:rStyle w:val="CommentReference"/>
          <w:b/>
          <w:bCs/>
          <w:sz w:val="28"/>
          <w:szCs w:val="24"/>
        </w:rPr>
        <w:commentReference w:id="36"/>
      </w:r>
    </w:p>
    <w:p w14:paraId="7D922F06" w14:textId="77777777" w:rsidR="00D80DBB" w:rsidRPr="00B0238A" w:rsidRDefault="00D80DBB">
      <w:pPr>
        <w:rPr>
          <w:b/>
          <w:bCs/>
        </w:rPr>
      </w:pPr>
      <w:commentRangeStart w:id="37"/>
      <w:r>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commentRangeEnd w:id="37"/>
      <w:r>
        <w:rPr>
          <w:rStyle w:val="CommentReference"/>
          <w:b/>
          <w:bCs/>
          <w:sz w:val="28"/>
          <w:szCs w:val="24"/>
        </w:rPr>
        <w:commentReference w:id="37"/>
      </w:r>
    </w:p>
    <w:p w14:paraId="271E90D1" w14:textId="77777777" w:rsidR="005C2626" w:rsidRDefault="005055F0">
      <w:pPr>
        <w:pStyle w:val="Heading1"/>
        <w:rPr>
          <w:color w:val="auto"/>
        </w:rPr>
      </w:pPr>
      <w:bookmarkStart w:id="38" w:name="_Toc240965925"/>
      <w:r>
        <w:rPr>
          <w:color w:val="auto"/>
        </w:rPr>
        <w:t>IV. ĐÁNH GIÁ CHUNG</w:t>
      </w:r>
      <w:bookmarkEnd w:id="38"/>
    </w:p>
    <w:p w14:paraId="6518B417" w14:textId="38E47AD9" w:rsidR="00913B32" w:rsidRPr="00913B32" w:rsidRDefault="00913B32" w:rsidP="00913B32">
      <w:pPr>
        <w:rPr>
          <w:del w:id="1016" w:author="Thẩm định 21/10/2026 (Claude)" w:date="2026-10-21T21:01:56Z"/>
          <w:b/>
          <w:bCs/>
          <w:color w:val="FF0000"/>
        </w:rPr>
      </w:pPr>
      <w:del w:id="1015" w:author="Thẩm định 21/10/2026 (Claude)" w:date="2026-10-21T21:01:56Z">
        <w:r>
          <w:rPr>
            <w:b/>
            <w:bCs/>
            <w:color w:val="FF0000"/>
            <w:highlight w:val="yellow"/>
          </w:rPr>
          <w:delText>[TẤT CẢ CÁC THÀNH VIÊN CỦA NHÓM]</w:delText>
        </w:r>
      </w:del>
    </w:p>
    <w:p w14:paraId="5AA6777E" w14:textId="77777777" w:rsidR="005055F0" w:rsidRPr="00B0238A" w:rsidRDefault="005055F0" w:rsidP="005055F0">
      <w:pPr>
        <w:pStyle w:val="Heading2"/>
        <w:rPr>
          <w:color w:val="auto"/>
        </w:rPr>
      </w:pPr>
      <w:bookmarkStart w:id="39" w:name="_Toc240965926"/>
      <w:r>
        <w:rPr>
          <w:color w:val="auto"/>
        </w:rPr>
        <w:t>1. Ưu điểm, kết quả và những thuận lợi</w:t>
      </w:r>
      <w:bookmarkEnd w:id="39"/>
    </w:p>
    <w:p w14:paraId="3F43073F" w14:textId="387C543E" w:rsidR="005C2626" w:rsidRPr="00B0238A" w:rsidRDefault="00A27C38">
      <w:r>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0979DA00" w14:textId="77777777" w:rsidR="005055F0" w:rsidRPr="00B0238A" w:rsidRDefault="005055F0" w:rsidP="005055F0">
      <w:pPr>
        <w:pStyle w:val="Heading2"/>
        <w:rPr>
          <w:color w:val="auto"/>
        </w:rPr>
      </w:pPr>
      <w:bookmarkStart w:id="40" w:name="_Toc240965927"/>
      <w:r>
        <w:rPr>
          <w:color w:val="auto"/>
        </w:rPr>
        <w:t>2. Những hạn chế, khó khăn và nguyên nhân</w:t>
      </w:r>
      <w:bookmarkEnd w:id="40"/>
    </w:p>
    <w:p w14:paraId="22ACEADF" w14:textId="59B29EC4" w:rsidR="005055F0" w:rsidRPr="00B0238A" w:rsidRDefault="005055F0">
      <w:r>
        <w:t xml:space="preserve">- Chưa có xe mô tô Hạng A: 15 xe hiện có đều là xe Hạng A1; chưa có xe sát hạch Hạng A (xe mô tô hai bánh dung tích xi-lanh trên 200 cm³ hoặc công suất động cơ điện trên 11 kW, tối thiểu 02 xe); </w:t>
      </w:r>
    </w:p>
    <w:p w14:paraId="5EBB41AE" w14:textId="57674DD6" w:rsidR="005055F0" w:rsidRPr="00B0238A" w:rsidRDefault="005055F0">
      <w:r>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50D393CA" w14:textId="0027CD51" w:rsidR="00FF7275" w:rsidRPr="00B0238A" w:rsidRDefault="00FF7275">
      <w:r>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FD99595" w14:textId="11FC5141" w:rsidR="005055F0" w:rsidRPr="00B0238A" w:rsidRDefault="005055F0">
      <w:r>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35C7290F" w14:textId="77777777" w:rsidR="005055F0" w:rsidRPr="00B0238A" w:rsidRDefault="005055F0">
      <w:r>
        <w:t>- Phương tiện Hạng A1 hiện có đã cũ: 06/15 xe sản xuất năm 2004 – 2005, 03 xe sản xuất năm 2009 – 2010 (Phụ lục II Thông báo số 797/TB-CĐKT);</w:t>
      </w:r>
    </w:p>
    <w:p w14:paraId="347F03AF" w14:textId="77777777" w:rsidR="005055F0" w:rsidRPr="00B0238A" w:rsidRDefault="005055F0">
      <w:r>
        <w:t xml:space="preserve">-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w:t>
      </w:r>
      <w:del w:id="1084" w:author="Thẩm định 21/10/2026 (Claude)" w:date="2026-10-21T21:01:57Z">
        <w:r>
          <w:delText xml:space="preserve">(khoản 3 Điều 42 Nghị định số 94/2026/NĐ-CP)</w:delText>
        </w:r>
      </w:del>
      <w:ins w:id="1085" w:author="Thẩm định 21/10/2026 (Claude)" w:date="2026-10-21T21:01:57Z">
        <w:r>
          <w:t xml:space="preserve">(khoản 5 Điều 24, điểm g khoản 12 Điều 24 và khoản 3 Điều 42 Nghị định số 94/2026/NĐ-CP)</w:t>
        </w:r>
      </w:ins>
      <w:r>
        <w:t xml:space="preserve">.</w:t>
      </w:r>
    </w:p>
    <w:p w14:paraId="394C4FDE" w14:textId="3B7115F7" w:rsidR="005C2626" w:rsidRPr="00B0238A" w:rsidRDefault="00A27C38" w:rsidP="003A49E2">
      <w:r>
        <w:rPr>
          <w:b/>
          <w:bCs/>
        </w:rPr>
        <w:t xml:space="preserve">Nguyên nhân: </w:t>
      </w:r>
      <w:r>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FA0D037" w14:textId="66FB0C73" w:rsidR="005C2626" w:rsidRPr="00B0238A" w:rsidRDefault="00A27C38">
      <w:r>
        <w:t xml:space="preserve"> Khoảng cách chính giữa hiện trạng đào tạo, sát hạch lái xe Hạng A1 so với yêu cầu Hạng A tập trung ở bốn nhóm: (i) Phương tiện — chưa có xe Hạng A; (ii) Cơ sở vật chất — chưa có hình bài sát hạch tổng hợp số 1, thiết bị chấm điểm và phòng điều hành sát hạch Hạng A riêng; sân cần nâng cấp và thẩm định kỹ thuật; (iii) Pháp lý — hồ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17609C49" w14:textId="77777777" w:rsidR="005C2626" w:rsidRPr="00B0238A" w:rsidRDefault="00A27C38">
      <w:pPr>
        <w:pStyle w:val="Heading4"/>
        <w:pageBreakBefore/>
        <w:rPr>
          <w:color w:val="auto"/>
        </w:rPr>
      </w:pPr>
      <w:bookmarkStart w:id="41" w:name="_Toc240965928"/>
      <w:r>
        <w:rPr>
          <w:color w:val="auto"/>
        </w:rPr>
        <w:t>Phần III</w:t>
      </w:r>
      <w:bookmarkEnd w:id="41"/>
    </w:p>
    <w:p w14:paraId="705848E0" w14:textId="77777777" w:rsidR="005C2626" w:rsidRPr="00B0238A" w:rsidRDefault="00A27C38">
      <w:pPr>
        <w:pStyle w:val="Heading4"/>
        <w:rPr>
          <w:color w:val="auto"/>
        </w:rPr>
      </w:pPr>
      <w:bookmarkStart w:id="42" w:name="_Toc240965929"/>
      <w:r>
        <w:rPr>
          <w:color w:val="auto"/>
        </w:rPr>
        <w:t>NỘI DUNG, GIẢI PHÁP CỦA ĐỀ ÁN</w:t>
      </w:r>
      <w:bookmarkEnd w:id="42"/>
    </w:p>
    <w:p w14:paraId="05F0A799" w14:textId="77777777" w:rsidR="007A160C" w:rsidRPr="00B0238A" w:rsidRDefault="007A160C" w:rsidP="007A160C">
      <w:pPr>
        <w:rPr>
          <w:lang w:val="nl-NL"/>
        </w:rPr>
      </w:pPr>
    </w:p>
    <w:p w14:paraId="7C5A538C" w14:textId="77777777" w:rsidR="005C2626" w:rsidRPr="00B0238A" w:rsidRDefault="00A27C38">
      <w:pPr>
        <w:pStyle w:val="Heading1"/>
        <w:rPr>
          <w:color w:val="auto"/>
        </w:rPr>
      </w:pPr>
      <w:bookmarkStart w:id="43" w:name="_Toc240965930"/>
      <w:r>
        <w:rPr>
          <w:color w:val="auto"/>
        </w:rPr>
        <w:t>I. MỤC TIÊU, QUAN ĐIỂM</w:t>
      </w:r>
      <w:bookmarkEnd w:id="43"/>
    </w:p>
    <w:p w14:paraId="30442031" w14:textId="77777777" w:rsidR="007A160C" w:rsidRPr="00B0238A" w:rsidRDefault="007A160C" w:rsidP="007A160C">
      <w:pPr>
        <w:pStyle w:val="Heading2"/>
        <w:rPr>
          <w:color w:val="auto"/>
        </w:rPr>
      </w:pPr>
      <w:bookmarkStart w:id="44" w:name="_Toc240965931"/>
      <w:r>
        <w:rPr>
          <w:color w:val="auto"/>
        </w:rPr>
        <w:t>1. Mục tiêu chung</w:t>
      </w:r>
      <w:bookmarkEnd w:id="44"/>
    </w:p>
    <w:p w14:paraId="4093B4DE" w14:textId="341FC60F" w:rsidR="005C2626" w:rsidRPr="00B0238A" w:rsidRDefault="007A160C">
      <w:r>
        <w:t xml:space="preserve">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w:t>
      </w:r>
      <w:del w:id="1094" w:author="Thẩm định 21/10/2026 (Claude)" w:date="2026-10-21T21:01:57Z">
        <w:r>
          <w:delText xml:space="preserve">phấn đấu bắt đầu hoạt động trước ngày </w:delText>
        </w:r>
      </w:del>
      <w:del w:id="1095" w:author="Thẩm định 21/10/2026 (Claude)" w:date="2026-10-21T21:01:57Z">
        <w:r>
          <w:rPr>
            <w:b/>
            <w:bCs/>
            <w:highlight w:val="yellow"/>
          </w:rPr>
          <w:delText>…/…/2027</w:delText>
        </w:r>
      </w:del>
      <w:ins w:id="1096" w:author="Thẩm định 21/10/2026 (Claude)" w:date="2026-10-21T21:01:57Z">
        <w:r>
          <w:t xml:space="preserve">phấn đấu tuyển sinh khóa đào tạo Hạng A đầu tiên từ tháng 8/2027</w:t>
        </w:r>
      </w:ins>
      <w:r>
        <w:t>.</w:t>
      </w:r>
    </w:p>
    <w:p w14:paraId="7D8E83E8" w14:textId="77777777" w:rsidR="007A160C" w:rsidRPr="00B0238A" w:rsidRDefault="007A160C" w:rsidP="007A160C">
      <w:pPr>
        <w:pStyle w:val="Heading2"/>
        <w:rPr>
          <w:color w:val="auto"/>
        </w:rPr>
      </w:pPr>
      <w:bookmarkStart w:id="45" w:name="_Toc240965932"/>
      <w:r>
        <w:rPr>
          <w:color w:val="auto"/>
        </w:rPr>
        <w:t>2. Mục tiêu cụ thể</w:t>
      </w:r>
      <w:bookmarkEnd w:id="45"/>
    </w:p>
    <w:p w14:paraId="633D99C0" w14:textId="79B021D6" w:rsidR="00616E86" w:rsidRDefault="00616E86" w:rsidP="00616E86">
      <w:pPr>
        <w:rPr>
          <w:del w:id="1018" w:author="Thẩm định 21/10/2026 (Claude)" w:date="2026-10-21T21:01:56Z"/>
          <w:b/>
          <w:bCs/>
          <w:color w:val="FF0000"/>
        </w:rPr>
      </w:pPr>
      <w:del w:id="1017" w:author="Thẩm định 21/10/2026 (Claude)" w:date="2026-10-21T21:01:56Z">
        <w:r>
          <w:rPr>
            <w:b/>
            <w:bCs/>
            <w:color w:val="FF0000"/>
            <w:highlight w:val="yellow"/>
          </w:rPr>
          <w:delText>[TẤT CẢ CÁC THÀNH VIÊN]</w:delText>
        </w:r>
      </w:del>
    </w:p>
    <w:p w14:paraId="5F6764A0" w14:textId="1E14FC9C" w:rsidR="005C2626" w:rsidRPr="00B0238A" w:rsidRDefault="00A27C38" w:rsidP="003A49E2">
      <w:r>
        <w:t>Đưa hoạt động đào tạo, sát hạch lái xe mô tô Hạng A vào vận hành theo lộ trình, trong đó tập trung vào các nhiệm vụ chính:</w:t>
      </w:r>
    </w:p>
    <w:p w14:paraId="1C8C2605" w14:textId="00210F9B" w:rsidR="005C2626" w:rsidRPr="00B0238A" w:rsidRDefault="00A27C38" w:rsidP="003A49E2">
      <w:r>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479B43C4" w14:textId="06845747" w:rsidR="005C2626" w:rsidRPr="00B0238A" w:rsidRDefault="00A27C38" w:rsidP="003A49E2">
      <w:pPr>
        <w:rPr>
          <w:color w:val="FF0000"/>
        </w:rPr>
      </w:pPr>
      <w:r>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2A8387A7" w14:textId="5807D420" w:rsidR="005C2626" w:rsidRPr="00B0238A" w:rsidRDefault="00A27C38" w:rsidP="003A49E2">
      <w:r>
        <w:t>c) Về đầu tư: Hoàn thiện hệ thống thông tin, đường truyền dữ liệu giám sát sát hạch và hệ thống định danh, xác thực điện tử của Trung tâm sát hạch lái xe trước ngày 01/01/2027 (yêu cầu bắt buộc);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12F7D628" w14:textId="22DC0655" w:rsidR="005C2626" w:rsidRPr="00B0238A" w:rsidRDefault="00A27C38" w:rsidP="003A49E2">
      <w:pPr>
        <w:rPr>
          <w:color w:val="FF0000"/>
        </w:rPr>
      </w:pPr>
      <w:r>
        <w:t xml:space="preserve">d) Về tài chính: Xây dựng cơ chế khoán kinh phí đào tạo, sát hạch Hạng A trên cơ sở cơ chế Hạng A1; bảo đảm thu đủ bù chi, tái đầu tư từ nguồn thu; doanh thu học phí Hạng A giai đoạn 2027–2031 dự kiến </w:t>
      </w:r>
      <w:del w:id="1097" w:author="Thẩm định 21/10/2026 (Claude)" w:date="2026-10-21T21:01:57Z">
        <w:r>
          <w:delText xml:space="preserve">khoảng 6,46 tỷ đồng</w:delText>
        </w:r>
      </w:del>
      <w:ins w:id="1098" w:author="Thẩm định 21/10/2026 (Claude)" w:date="2026-10-21T21:01:57Z">
        <w:r>
          <w:t xml:space="preserve">khoảng 8,59 tỷ đồng</w:t>
        </w:r>
      </w:ins>
      <w:r>
        <w:t xml:space="preserve">; </w:t>
      </w:r>
      <w:del w:id="1099" w:author="Thẩm định 21/10/2026 (Claude)" w:date="2026-10-21T21:01:57Z">
        <w:r>
          <w:delText xml:space="preserve">thời gian hoàn vốn </w:delText>
        </w:r>
      </w:del>
      <w:del w:id="1100" w:author="Thẩm định 21/10/2026 (Claude)" w:date="2026-10-21T21:01:57Z">
        <w:r>
          <w:rPr>
            <w:highlight w:val="yellow"/>
          </w:rPr>
          <w:delText>phòng TC-KT xác định</w:delText>
        </w:r>
      </w:del>
      <w:ins w:id="1101" w:author="Thẩm định 21/10/2026 (Claude)" w:date="2026-10-21T21:01:57Z">
        <w:r>
          <w:t xml:space="preserve">thời gian hoàn vốn khoảng 4,9 năm (Phụ lục IV)</w:t>
        </w:r>
      </w:ins>
      <w:r>
        <w:t>.</w:t>
      </w:r>
    </w:p>
    <w:p w14:paraId="48DF70C2" w14:textId="77777777" w:rsidR="005C2626" w:rsidRPr="00B0238A" w:rsidRDefault="00A27C38" w:rsidP="003A49E2">
      <w:r>
        <w:t>đ) Về tài sản công: Quản lý, sử dụng sân, thiết bị, phương tiện đúng quy định; không để thất thoát, lãng phí tài sản công.</w:t>
      </w:r>
    </w:p>
    <w:p w14:paraId="3EF58D1B" w14:textId="77777777" w:rsidR="005C2626" w:rsidRPr="00B0238A" w:rsidRDefault="00A27C38" w:rsidP="003A49E2">
      <w:r>
        <w:t>e) Về quản trị và rủi ro: Phân định rõ trách nhiệm của khoa Đào tạo và Sát hạch lái xe và các phòng chức năng; không để xảy ra rủi ro pháp lý mức cao trong 03 năm đầu triển khai.</w:t>
      </w:r>
    </w:p>
    <w:p w14:paraId="6D331B59" w14:textId="6802F333" w:rsidR="007A160C" w:rsidRPr="00B0238A" w:rsidRDefault="007A160C" w:rsidP="007A160C">
      <w:pPr>
        <w:pStyle w:val="Heading2"/>
        <w:rPr>
          <w:color w:val="auto"/>
        </w:rPr>
      </w:pPr>
      <w:bookmarkStart w:id="46" w:name="_Toc240965933"/>
      <w:r>
        <w:rPr>
          <w:color w:val="auto"/>
        </w:rPr>
        <w:t>3. Quan điểm xây dựng Đề án</w:t>
      </w:r>
      <w:bookmarkEnd w:id="46"/>
    </w:p>
    <w:p w14:paraId="5CAD1DAA" w14:textId="6DEB9ECD" w:rsidR="005C2626" w:rsidRPr="00B0238A" w:rsidRDefault="00A27C38">
      <w:r>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857F82B" w14:textId="6ABC70C5" w:rsidR="007A160C" w:rsidRDefault="007A160C" w:rsidP="007A160C">
      <w:pPr>
        <w:pStyle w:val="Heading2"/>
        <w:rPr>
          <w:color w:val="auto"/>
        </w:rPr>
      </w:pPr>
      <w:bookmarkStart w:id="47" w:name="_Toc240965934"/>
      <w:r>
        <w:rPr>
          <w:color w:val="auto"/>
        </w:rPr>
        <w:t>4. Mục tiêu tuyển sinh, quy mô đào tạo dự kiến theo năm (từ 2027)</w:t>
      </w:r>
      <w:bookmarkEnd w:id="47"/>
      <w:r>
        <w:rPr>
          <w:color w:val="auto"/>
        </w:rPr>
        <w:t xml:space="preserve"> </w:t>
      </w:r>
    </w:p>
    <w:p w14:paraId="590065DC" w14:textId="7EDC4779" w:rsidR="00616E86" w:rsidRDefault="00616E86" w:rsidP="00616E86">
      <w:pPr>
        <w:rPr>
          <w:del w:id="1020" w:author="Thẩm định 21/10/2026 (Claude)" w:date="2026-10-21T21:01:56Z"/>
          <w:b/>
          <w:bCs/>
          <w:color w:val="FF0000"/>
        </w:rPr>
      </w:pPr>
      <w:del w:id="1019" w:author="Thẩm định 21/10/2026 (Claude)" w:date="2026-10-21T21:01:56Z">
        <w:r>
          <w:rPr>
            <w:b/>
            <w:bCs/>
            <w:color w:val="FF0000"/>
            <w:highlight w:val="yellow"/>
          </w:rPr>
          <w:delText>[THẦY VINH CHỦ TRÌ – THẦY THÀNH PHỐI HỢP]</w:delText>
        </w:r>
      </w:del>
    </w:p>
    <w:p w14:paraId="61D87BA9" w14:textId="77777777" w:rsidR="0053462B" w:rsidRPr="00B0238A" w:rsidRDefault="0053462B" w:rsidP="0053462B">
      <w:pPr>
        <w:spacing w:before="0"/>
        <w:ind w:firstLine="0"/>
        <w:jc w:val="center"/>
        <w:rPr>
          <w:i/>
          <w:lang w:val="nl-BE"/>
        </w:rPr>
      </w:pPr>
      <w:r>
        <w:rPr>
          <w:i/>
          <w:lang w:val="nl-BE"/>
        </w:rPr>
        <w:t>Bảng 7. Kế hoạch tuyển sinh, đào tạo Lái xe mô tô giai đoạn 2027-2031</w:t>
      </w:r>
    </w:p>
    <w:tbl>
      <w:tblPr>
        <w:tblW w:w="70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1491"/>
        <w:gridCol w:w="1612"/>
        <w:gridCol w:w="934"/>
        <w:gridCol w:w="851"/>
        <w:gridCol w:w="1198"/>
      </w:tblGrid>
      <w:tr w:rsidR="007221BB" w:rsidRPr="00B0238A" w14:paraId="1B0D9679" w14:textId="77777777" w:rsidTr="0053462B">
        <w:trPr>
          <w:cantSplit/>
          <w:trHeight w:val="170"/>
          <w:jc w:val="center"/>
        </w:trPr>
        <w:tc>
          <w:tcPr>
            <w:tcW w:w="926" w:type="dxa"/>
            <w:vMerge w:val="restart"/>
            <w:vAlign w:val="center"/>
          </w:tcPr>
          <w:p w14:paraId="490CEDEB"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TT</w:t>
            </w:r>
          </w:p>
        </w:tc>
        <w:tc>
          <w:tcPr>
            <w:tcW w:w="1512" w:type="dxa"/>
            <w:vMerge w:val="restart"/>
            <w:vAlign w:val="center"/>
          </w:tcPr>
          <w:p w14:paraId="10101CF3"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Năm</w:t>
            </w:r>
          </w:p>
        </w:tc>
        <w:tc>
          <w:tcPr>
            <w:tcW w:w="1559" w:type="dxa"/>
            <w:vMerge w:val="restart"/>
            <w:vAlign w:val="center"/>
          </w:tcPr>
          <w:p w14:paraId="5533622E" w14:textId="77777777" w:rsidR="0053462B" w:rsidRPr="00B0238A" w:rsidRDefault="0053462B" w:rsidP="0053462B">
            <w:pPr>
              <w:spacing w:before="0" w:after="0"/>
              <w:ind w:firstLine="0"/>
              <w:jc w:val="center"/>
              <w:rPr>
                <w:rFonts w:asciiTheme="majorHAnsi" w:hAnsiTheme="majorHAnsi" w:cstheme="majorHAnsi"/>
                <w:b/>
                <w:bCs/>
                <w:szCs w:val="28"/>
              </w:rPr>
            </w:pPr>
            <w:r>
              <w:rPr>
                <w:rFonts w:asciiTheme="majorHAnsi" w:hAnsiTheme="majorHAnsi" w:cstheme="majorHAnsi"/>
                <w:b/>
                <w:bCs/>
                <w:szCs w:val="28"/>
              </w:rPr>
              <w:t>Tổng</w:t>
            </w:r>
          </w:p>
        </w:tc>
        <w:tc>
          <w:tcPr>
            <w:tcW w:w="1798" w:type="dxa"/>
            <w:gridSpan w:val="2"/>
            <w:vAlign w:val="center"/>
          </w:tcPr>
          <w:p w14:paraId="2F4A58A0"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b/>
                <w:bCs/>
                <w:szCs w:val="28"/>
              </w:rPr>
              <w:t>Phân theo hạng</w:t>
            </w:r>
          </w:p>
        </w:tc>
        <w:tc>
          <w:tcPr>
            <w:tcW w:w="1207" w:type="dxa"/>
            <w:vAlign w:val="center"/>
          </w:tcPr>
          <w:p w14:paraId="5236CAC4"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Ghi chú</w:t>
            </w:r>
          </w:p>
        </w:tc>
      </w:tr>
      <w:tr w:rsidR="007221BB" w:rsidRPr="00B0238A" w14:paraId="2AAA1600" w14:textId="77777777" w:rsidTr="0053462B">
        <w:trPr>
          <w:cantSplit/>
          <w:trHeight w:val="170"/>
          <w:jc w:val="center"/>
        </w:trPr>
        <w:tc>
          <w:tcPr>
            <w:tcW w:w="926" w:type="dxa"/>
            <w:vMerge/>
            <w:vAlign w:val="center"/>
          </w:tcPr>
          <w:p w14:paraId="73526E8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12" w:type="dxa"/>
            <w:vMerge/>
            <w:vAlign w:val="center"/>
          </w:tcPr>
          <w:p w14:paraId="3C682C2E"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1559" w:type="dxa"/>
            <w:vMerge/>
            <w:vAlign w:val="center"/>
          </w:tcPr>
          <w:p w14:paraId="0373BE73" w14:textId="77777777" w:rsidR="0053462B" w:rsidRPr="00B0238A" w:rsidRDefault="0053462B" w:rsidP="0053462B">
            <w:pPr>
              <w:widowControl/>
              <w:spacing w:before="0" w:after="0"/>
              <w:ind w:firstLine="0"/>
              <w:jc w:val="left"/>
              <w:rPr>
                <w:rFonts w:asciiTheme="majorHAnsi" w:hAnsiTheme="majorHAnsi" w:cstheme="majorHAnsi"/>
                <w:b/>
                <w:bCs/>
                <w:szCs w:val="28"/>
              </w:rPr>
            </w:pPr>
          </w:p>
        </w:tc>
        <w:tc>
          <w:tcPr>
            <w:tcW w:w="939" w:type="dxa"/>
            <w:vAlign w:val="center"/>
          </w:tcPr>
          <w:p w14:paraId="0A5DFE2C"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A1</w:t>
            </w:r>
          </w:p>
        </w:tc>
        <w:tc>
          <w:tcPr>
            <w:tcW w:w="859" w:type="dxa"/>
            <w:vAlign w:val="center"/>
          </w:tcPr>
          <w:p w14:paraId="52ECA0E5" w14:textId="77777777" w:rsidR="0053462B" w:rsidRPr="00B0238A" w:rsidRDefault="0053462B" w:rsidP="0053462B">
            <w:pPr>
              <w:widowControl/>
              <w:spacing w:before="0" w:after="0"/>
              <w:ind w:firstLine="0"/>
              <w:jc w:val="center"/>
              <w:rPr>
                <w:rFonts w:asciiTheme="majorHAnsi" w:hAnsiTheme="majorHAnsi" w:cstheme="majorHAnsi"/>
                <w:i/>
                <w:iCs/>
                <w:szCs w:val="28"/>
              </w:rPr>
            </w:pPr>
            <w:r>
              <w:rPr>
                <w:rFonts w:asciiTheme="majorHAnsi" w:hAnsiTheme="majorHAnsi" w:cstheme="majorHAnsi"/>
                <w:i/>
                <w:iCs/>
                <w:szCs w:val="28"/>
              </w:rPr>
              <w:t>A</w:t>
            </w:r>
          </w:p>
        </w:tc>
        <w:tc>
          <w:tcPr>
            <w:tcW w:w="1207" w:type="dxa"/>
            <w:vAlign w:val="center"/>
          </w:tcPr>
          <w:p w14:paraId="5AE552E6" w14:textId="77777777" w:rsidR="0053462B" w:rsidRPr="00B0238A" w:rsidRDefault="0053462B" w:rsidP="0053462B">
            <w:pPr>
              <w:widowControl/>
              <w:spacing w:before="0" w:after="0"/>
              <w:ind w:firstLine="0"/>
              <w:jc w:val="center"/>
              <w:rPr>
                <w:rFonts w:asciiTheme="majorHAnsi" w:hAnsiTheme="majorHAnsi" w:cstheme="majorHAnsi"/>
                <w:i/>
                <w:iCs/>
                <w:szCs w:val="28"/>
              </w:rPr>
            </w:pPr>
          </w:p>
        </w:tc>
      </w:tr>
      <w:tr w:rsidR="007221BB" w:rsidRPr="00B0238A" w14:paraId="09B65F1F" w14:textId="77777777" w:rsidTr="0053462B">
        <w:trPr>
          <w:cantSplit/>
          <w:trHeight w:val="170"/>
          <w:jc w:val="center"/>
        </w:trPr>
        <w:tc>
          <w:tcPr>
            <w:tcW w:w="926" w:type="dxa"/>
            <w:vAlign w:val="center"/>
            <w:hideMark/>
          </w:tcPr>
          <w:p w14:paraId="5A1ACCAC"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1</w:t>
            </w:r>
          </w:p>
        </w:tc>
        <w:tc>
          <w:tcPr>
            <w:tcW w:w="1512" w:type="dxa"/>
            <w:vAlign w:val="center"/>
            <w:hideMark/>
          </w:tcPr>
          <w:p w14:paraId="512AD80C"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2027</w:t>
            </w:r>
          </w:p>
        </w:tc>
        <w:tc>
          <w:tcPr>
            <w:tcW w:w="1559" w:type="dxa"/>
            <w:vAlign w:val="center"/>
          </w:tcPr>
          <w:p w14:paraId="73AF1DF9" w14:textId="77777777" w:rsidR="0053462B" w:rsidRPr="00E0482E" w:rsidRDefault="0053462B" w:rsidP="0053462B">
            <w:pPr>
              <w:widowControl/>
              <w:spacing w:before="0" w:after="0"/>
              <w:ind w:firstLine="0"/>
              <w:jc w:val="center"/>
              <w:rPr>
                <w:rFonts w:asciiTheme="majorHAnsi" w:hAnsiTheme="majorHAnsi" w:cstheme="majorHAnsi"/>
                <w:b/>
                <w:bCs/>
                <w:szCs w:val="28"/>
              </w:rPr>
            </w:pPr>
            <w:commentRangeStart w:id="48"/>
            <w:r>
              <w:rPr>
                <w:sz w:val="24"/>
              </w:rPr>
              <w:t>4.940</w:t>
            </w:r>
            <w:commentRangeEnd w:id="48"/>
            <w:r>
              <w:rPr>
                <w:rStyle w:val="CommentReference"/>
                <w:rFonts w:asciiTheme="majorHAnsi" w:hAnsiTheme="majorHAnsi" w:cstheme="majorHAnsi"/>
                <w:b/>
                <w:bCs/>
                <w:sz w:val="28"/>
                <w:szCs w:val="28"/>
              </w:rPr>
              <w:commentReference w:id="48"/>
            </w:r>
          </w:p>
        </w:tc>
        <w:tc>
          <w:tcPr>
            <w:tcW w:w="939" w:type="dxa"/>
            <w:vAlign w:val="center"/>
          </w:tcPr>
          <w:p w14:paraId="201DBC97"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4.720</w:t>
            </w:r>
          </w:p>
        </w:tc>
        <w:tc>
          <w:tcPr>
            <w:tcW w:w="859" w:type="dxa"/>
            <w:vAlign w:val="center"/>
          </w:tcPr>
          <w:p w14:paraId="2FD8AC5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220</w:t>
            </w:r>
          </w:p>
        </w:tc>
        <w:tc>
          <w:tcPr>
            <w:tcW w:w="1207" w:type="dxa"/>
            <w:vAlign w:val="center"/>
          </w:tcPr>
          <w:p w14:paraId="265799DC"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Năm đầu, Hạng A hoạt động khoảng 5 tháng (dự kiến từ tháng 8/2027)</w:t>
            </w:r>
          </w:p>
        </w:tc>
      </w:tr>
      <w:tr w:rsidR="007221BB" w:rsidRPr="00B0238A" w14:paraId="23DDE23F" w14:textId="77777777" w:rsidTr="0053462B">
        <w:trPr>
          <w:cantSplit/>
          <w:trHeight w:val="170"/>
          <w:jc w:val="center"/>
        </w:trPr>
        <w:tc>
          <w:tcPr>
            <w:tcW w:w="926" w:type="dxa"/>
            <w:vAlign w:val="center"/>
            <w:hideMark/>
          </w:tcPr>
          <w:p w14:paraId="346BE5B4"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2</w:t>
            </w:r>
          </w:p>
        </w:tc>
        <w:tc>
          <w:tcPr>
            <w:tcW w:w="1512" w:type="dxa"/>
            <w:vAlign w:val="center"/>
            <w:hideMark/>
          </w:tcPr>
          <w:p w14:paraId="2A580222"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2028</w:t>
            </w:r>
          </w:p>
        </w:tc>
        <w:tc>
          <w:tcPr>
            <w:tcW w:w="1559" w:type="dxa"/>
            <w:vAlign w:val="center"/>
          </w:tcPr>
          <w:p w14:paraId="0D56A0BB"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5.190</w:t>
            </w:r>
          </w:p>
        </w:tc>
        <w:tc>
          <w:tcPr>
            <w:tcW w:w="939" w:type="dxa"/>
            <w:vAlign w:val="center"/>
          </w:tcPr>
          <w:p w14:paraId="4F60D942"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4.590</w:t>
            </w:r>
          </w:p>
        </w:tc>
        <w:tc>
          <w:tcPr>
            <w:tcW w:w="859" w:type="dxa"/>
            <w:vAlign w:val="center"/>
          </w:tcPr>
          <w:p w14:paraId="517BA313"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600</w:t>
            </w:r>
          </w:p>
        </w:tc>
        <w:tc>
          <w:tcPr>
            <w:tcW w:w="1207" w:type="dxa"/>
            <w:vAlign w:val="center"/>
          </w:tcPr>
          <w:p w14:paraId="0F2BF18A"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7221BB" w:rsidRPr="00B0238A" w14:paraId="30AC6FE4" w14:textId="77777777" w:rsidTr="0053462B">
        <w:trPr>
          <w:cantSplit/>
          <w:trHeight w:val="170"/>
          <w:jc w:val="center"/>
        </w:trPr>
        <w:tc>
          <w:tcPr>
            <w:tcW w:w="926" w:type="dxa"/>
            <w:vAlign w:val="center"/>
          </w:tcPr>
          <w:p w14:paraId="123D5DB0" w14:textId="77777777" w:rsidR="0053462B" w:rsidRPr="00B0238A" w:rsidRDefault="0053462B"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3</w:t>
            </w:r>
          </w:p>
        </w:tc>
        <w:tc>
          <w:tcPr>
            <w:tcW w:w="1512" w:type="dxa"/>
            <w:vAlign w:val="center"/>
          </w:tcPr>
          <w:p w14:paraId="573FD166" w14:textId="77777777" w:rsidR="0053462B" w:rsidRPr="00B0238A" w:rsidRDefault="0053462B"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2029</w:t>
            </w:r>
          </w:p>
        </w:tc>
        <w:tc>
          <w:tcPr>
            <w:tcW w:w="1559" w:type="dxa"/>
            <w:vAlign w:val="center"/>
          </w:tcPr>
          <w:p w14:paraId="46511331" w14:textId="77777777" w:rsidR="0053462B" w:rsidRPr="00E0482E" w:rsidRDefault="0053462B" w:rsidP="0053462B">
            <w:pPr>
              <w:widowControl/>
              <w:spacing w:before="0" w:after="0"/>
              <w:ind w:firstLine="0"/>
              <w:jc w:val="center"/>
              <w:rPr>
                <w:rFonts w:asciiTheme="majorHAnsi" w:hAnsiTheme="majorHAnsi" w:cstheme="majorHAnsi"/>
                <w:b/>
                <w:bCs/>
                <w:szCs w:val="28"/>
              </w:rPr>
            </w:pPr>
            <w:r>
              <w:rPr>
                <w:sz w:val="24"/>
              </w:rPr>
              <w:t>5.450</w:t>
            </w:r>
          </w:p>
        </w:tc>
        <w:tc>
          <w:tcPr>
            <w:tcW w:w="939" w:type="dxa"/>
            <w:vAlign w:val="center"/>
          </w:tcPr>
          <w:p w14:paraId="2F5A102D"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4.760</w:t>
            </w:r>
          </w:p>
        </w:tc>
        <w:tc>
          <w:tcPr>
            <w:tcW w:w="859" w:type="dxa"/>
            <w:vAlign w:val="center"/>
          </w:tcPr>
          <w:p w14:paraId="2D2B4BDE" w14:textId="77777777" w:rsidR="0053462B" w:rsidRPr="00E0482E" w:rsidRDefault="0053462B" w:rsidP="0053462B">
            <w:pPr>
              <w:widowControl/>
              <w:spacing w:before="0" w:after="0"/>
              <w:ind w:firstLine="0"/>
              <w:jc w:val="center"/>
              <w:rPr>
                <w:rFonts w:asciiTheme="majorHAnsi" w:hAnsiTheme="majorHAnsi" w:cstheme="majorHAnsi"/>
                <w:szCs w:val="28"/>
              </w:rPr>
            </w:pPr>
            <w:r>
              <w:rPr>
                <w:sz w:val="24"/>
              </w:rPr>
              <w:t>690</w:t>
            </w:r>
          </w:p>
        </w:tc>
        <w:tc>
          <w:tcPr>
            <w:tcW w:w="1207" w:type="dxa"/>
            <w:vAlign w:val="center"/>
          </w:tcPr>
          <w:p w14:paraId="710A3BFE" w14:textId="77777777" w:rsidR="0053462B" w:rsidRPr="00B0238A" w:rsidRDefault="0053462B"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03E32870" w14:textId="77777777" w:rsidTr="0053462B">
        <w:trPr>
          <w:cantSplit/>
          <w:trHeight w:val="170"/>
          <w:jc w:val="center"/>
        </w:trPr>
        <w:tc>
          <w:tcPr>
            <w:tcW w:w="926" w:type="dxa"/>
            <w:vAlign w:val="center"/>
          </w:tcPr>
          <w:p w14:paraId="6905F6EB" w14:textId="3C92F57A"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4</w:t>
            </w:r>
          </w:p>
        </w:tc>
        <w:tc>
          <w:tcPr>
            <w:tcW w:w="1512" w:type="dxa"/>
            <w:vAlign w:val="center"/>
          </w:tcPr>
          <w:p w14:paraId="24DE86E4" w14:textId="3225969C"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2030</w:t>
            </w:r>
          </w:p>
        </w:tc>
        <w:tc>
          <w:tcPr>
            <w:tcW w:w="1559" w:type="dxa"/>
            <w:vAlign w:val="center"/>
          </w:tcPr>
          <w:p w14:paraId="07E9936D"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5.720</w:t>
            </w:r>
          </w:p>
        </w:tc>
        <w:tc>
          <w:tcPr>
            <w:tcW w:w="939" w:type="dxa"/>
            <w:vAlign w:val="center"/>
          </w:tcPr>
          <w:p w14:paraId="26C971B9"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4.920</w:t>
            </w:r>
          </w:p>
        </w:tc>
        <w:tc>
          <w:tcPr>
            <w:tcW w:w="859" w:type="dxa"/>
            <w:vAlign w:val="center"/>
          </w:tcPr>
          <w:p w14:paraId="191C97BB"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800</w:t>
            </w:r>
          </w:p>
        </w:tc>
        <w:tc>
          <w:tcPr>
            <w:tcW w:w="1207" w:type="dxa"/>
            <w:vAlign w:val="center"/>
          </w:tcPr>
          <w:p w14:paraId="78F5AC62"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r w:rsidR="00B87F8E" w:rsidRPr="00B0238A" w14:paraId="6FCE8191" w14:textId="77777777" w:rsidTr="0053462B">
        <w:trPr>
          <w:cantSplit/>
          <w:trHeight w:val="170"/>
          <w:jc w:val="center"/>
        </w:trPr>
        <w:tc>
          <w:tcPr>
            <w:tcW w:w="926" w:type="dxa"/>
            <w:vAlign w:val="center"/>
          </w:tcPr>
          <w:p w14:paraId="64C43BF5" w14:textId="604D8884" w:rsidR="00B87F8E" w:rsidRPr="00B0238A" w:rsidRDefault="00B87F8E" w:rsidP="0053462B">
            <w:pPr>
              <w:widowControl/>
              <w:spacing w:before="0" w:after="0"/>
              <w:ind w:firstLine="0"/>
              <w:jc w:val="center"/>
              <w:rPr>
                <w:rFonts w:asciiTheme="majorHAnsi" w:hAnsiTheme="majorHAnsi" w:cstheme="majorHAnsi"/>
                <w:szCs w:val="28"/>
              </w:rPr>
            </w:pPr>
            <w:r>
              <w:rPr>
                <w:rFonts w:asciiTheme="majorHAnsi" w:hAnsiTheme="majorHAnsi" w:cstheme="majorHAnsi"/>
                <w:szCs w:val="28"/>
              </w:rPr>
              <w:t>5</w:t>
            </w:r>
          </w:p>
        </w:tc>
        <w:tc>
          <w:tcPr>
            <w:tcW w:w="1512" w:type="dxa"/>
            <w:vAlign w:val="center"/>
          </w:tcPr>
          <w:p w14:paraId="573D19AF" w14:textId="3434FE27" w:rsidR="00B87F8E" w:rsidRPr="00B0238A" w:rsidRDefault="00B87F8E" w:rsidP="0053462B">
            <w:pPr>
              <w:widowControl/>
              <w:spacing w:before="0" w:after="0"/>
              <w:ind w:firstLine="0"/>
              <w:jc w:val="center"/>
              <w:rPr>
                <w:rFonts w:asciiTheme="majorHAnsi" w:hAnsiTheme="majorHAnsi" w:cstheme="majorHAnsi"/>
                <w:b/>
                <w:bCs/>
                <w:szCs w:val="28"/>
              </w:rPr>
            </w:pPr>
            <w:r>
              <w:rPr>
                <w:rFonts w:asciiTheme="majorHAnsi" w:hAnsiTheme="majorHAnsi" w:cstheme="majorHAnsi"/>
                <w:b/>
                <w:bCs/>
                <w:szCs w:val="28"/>
              </w:rPr>
              <w:t>2031</w:t>
            </w:r>
          </w:p>
        </w:tc>
        <w:tc>
          <w:tcPr>
            <w:tcW w:w="1559" w:type="dxa"/>
            <w:vAlign w:val="center"/>
          </w:tcPr>
          <w:p w14:paraId="5E0F2A82" w14:textId="77777777" w:rsidR="00B87F8E" w:rsidRPr="00E0482E" w:rsidRDefault="00B87F8E" w:rsidP="0053462B">
            <w:pPr>
              <w:widowControl/>
              <w:spacing w:before="0" w:after="0"/>
              <w:ind w:firstLine="0"/>
              <w:jc w:val="center"/>
              <w:rPr>
                <w:rFonts w:asciiTheme="majorHAnsi" w:hAnsiTheme="majorHAnsi" w:cstheme="majorHAnsi"/>
                <w:b/>
                <w:bCs/>
                <w:szCs w:val="28"/>
              </w:rPr>
            </w:pPr>
            <w:r>
              <w:rPr>
                <w:sz w:val="24"/>
              </w:rPr>
              <w:t>6.010</w:t>
            </w:r>
          </w:p>
        </w:tc>
        <w:tc>
          <w:tcPr>
            <w:tcW w:w="939" w:type="dxa"/>
            <w:vAlign w:val="center"/>
          </w:tcPr>
          <w:p w14:paraId="06DEB890"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5.090</w:t>
            </w:r>
          </w:p>
        </w:tc>
        <w:tc>
          <w:tcPr>
            <w:tcW w:w="859" w:type="dxa"/>
            <w:vAlign w:val="center"/>
          </w:tcPr>
          <w:p w14:paraId="295B1F0A" w14:textId="77777777" w:rsidR="00B87F8E" w:rsidRPr="00E0482E" w:rsidRDefault="00B87F8E" w:rsidP="0053462B">
            <w:pPr>
              <w:widowControl/>
              <w:spacing w:before="0" w:after="0"/>
              <w:ind w:firstLine="0"/>
              <w:jc w:val="center"/>
              <w:rPr>
                <w:rFonts w:asciiTheme="majorHAnsi" w:hAnsiTheme="majorHAnsi" w:cstheme="majorHAnsi"/>
                <w:szCs w:val="28"/>
              </w:rPr>
            </w:pPr>
            <w:r>
              <w:rPr>
                <w:sz w:val="24"/>
              </w:rPr>
              <w:t>920</w:t>
            </w:r>
          </w:p>
        </w:tc>
        <w:tc>
          <w:tcPr>
            <w:tcW w:w="1207" w:type="dxa"/>
            <w:vAlign w:val="center"/>
          </w:tcPr>
          <w:p w14:paraId="27C29B5A" w14:textId="77777777" w:rsidR="00B87F8E" w:rsidRPr="00B0238A" w:rsidRDefault="00B87F8E" w:rsidP="0053462B">
            <w:pPr>
              <w:widowControl/>
              <w:spacing w:before="0" w:after="0"/>
              <w:ind w:firstLine="0"/>
              <w:jc w:val="center"/>
              <w:rPr>
                <w:rFonts w:asciiTheme="majorHAnsi" w:hAnsiTheme="majorHAnsi" w:cstheme="majorHAnsi"/>
                <w:szCs w:val="28"/>
              </w:rPr>
            </w:pPr>
            <w:r>
              <w:rPr>
                <w:sz w:val="22"/>
                <w:szCs w:val="22"/>
              </w:rPr>
              <w:t>Tổng tăng 5%, Hạng A tăng 15%</w:t>
            </w:r>
          </w:p>
        </w:tc>
      </w:tr>
    </w:tbl>
    <w:p w14:paraId="7E4A9F1A" w14:textId="77777777" w:rsidR="00D80DBB" w:rsidRPr="00B0238A" w:rsidRDefault="00D80DBB">
      <w:pPr>
        <w:rPr>
          <w:b/>
          <w:bCs/>
        </w:rPr>
      </w:pPr>
      <w:r>
        <w:t xml:space="preserve">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w:t>
      </w:r>
      <w:del w:id="1090" w:author="Thẩm định 21/10/2026 (Claude)" w:date="2026-10-21T21:01:57Z">
        <w:r>
          <w:delText xml:space="preserve">có Hạng A ở địa phương khác.</w:delText>
        </w:r>
      </w:del>
      <w:ins w:id="1091" w:author="Thẩm định 21/10/2026 (Claude)" w:date="2026-10-21T21:01:57Z">
        <w:r>
          <w:t xml:space="preserve">có Hạng A theo bố trí của Phòng Cảnh sát giao thông.</w:t>
        </w:r>
      </w:ins>
      <w:r>
        <w:t xml:space="preserve">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624D57F7" w14:textId="77777777" w:rsidR="005C2626" w:rsidRPr="00B0238A" w:rsidRDefault="00A27C38">
      <w:pPr>
        <w:pStyle w:val="Heading1"/>
        <w:rPr>
          <w:color w:val="auto"/>
        </w:rPr>
      </w:pPr>
      <w:bookmarkStart w:id="49" w:name="_Toc240965935"/>
      <w:r>
        <w:rPr>
          <w:color w:val="auto"/>
        </w:rPr>
        <w:t>II. HOÀN THIỆN CHỨC NĂNG, NHIỆM VỤ, TỔ CHỨC NHÂN SỰ</w:t>
      </w:r>
      <w:bookmarkEnd w:id="49"/>
    </w:p>
    <w:p w14:paraId="65069995" w14:textId="5FC95C5B" w:rsidR="00616E86" w:rsidRDefault="00616E86" w:rsidP="00616E86">
      <w:pPr>
        <w:rPr>
          <w:del w:id="1022" w:author="Thẩm định 21/10/2026 (Claude)" w:date="2026-10-21T21:01:56Z"/>
          <w:b/>
          <w:bCs/>
          <w:color w:val="FF0000"/>
        </w:rPr>
      </w:pPr>
      <w:bookmarkStart w:id="50" w:name="_Toc240965936"/>
      <w:del w:id="1021" w:author="Thẩm định 21/10/2026 (Claude)" w:date="2026-10-21T21:01:56Z">
        <w:r>
          <w:rPr>
            <w:b/>
            <w:bCs/>
            <w:color w:val="FF0000"/>
            <w:highlight w:val="yellow"/>
          </w:rPr>
          <w:delText>[CÔ SÁU CHỦ TRÌ – THẦY VINH PHỐI HỢP]</w:delText>
        </w:r>
      </w:del>
    </w:p>
    <w:p w14:paraId="4C348C46" w14:textId="63AEE1D8" w:rsidR="0053462B" w:rsidRPr="00B0238A" w:rsidRDefault="0053462B" w:rsidP="0053462B">
      <w:pPr>
        <w:pStyle w:val="Heading2"/>
        <w:rPr>
          <w:color w:val="auto"/>
        </w:rPr>
      </w:pPr>
      <w:r>
        <w:rPr>
          <w:color w:val="auto"/>
        </w:rPr>
        <w:t>1. Đơn vị khoa Đào tạo và Sát hạch lái xe/bộ môn Đào tạo và Sát hạch lái xe mô tô chủ trì thực hiện</w:t>
      </w:r>
      <w:bookmarkEnd w:id="50"/>
    </w:p>
    <w:p w14:paraId="16F648B3" w14:textId="4EC2D650" w:rsidR="005C2626" w:rsidRPr="00B0238A" w:rsidRDefault="00A27C38">
      <w:r>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14FCAC1" w14:textId="77777777" w:rsidR="0053462B" w:rsidRPr="00B0238A" w:rsidRDefault="0053462B" w:rsidP="0053462B">
      <w:pPr>
        <w:pStyle w:val="Heading2"/>
        <w:rPr>
          <w:color w:val="auto"/>
        </w:rPr>
      </w:pPr>
      <w:bookmarkStart w:id="51" w:name="_Toc240965937"/>
      <w:r>
        <w:rPr>
          <w:color w:val="auto"/>
        </w:rPr>
        <w:t>2. Về nhân sự</w:t>
      </w:r>
      <w:bookmarkEnd w:id="51"/>
    </w:p>
    <w:p w14:paraId="6D220BC7" w14:textId="77777777" w:rsidR="00FF7275" w:rsidRPr="00B0238A" w:rsidRDefault="00FF7275">
      <w:r>
        <w:t>a) Về nhu cầu, số lượng:</w:t>
      </w:r>
    </w:p>
    <w:p w14:paraId="4E2ABDF1" w14:textId="74F6F547" w:rsidR="005C2626" w:rsidRPr="00B0238A" w:rsidRDefault="00A27C38" w:rsidP="003A49E2">
      <w:pPr>
        <w:rPr>
          <w:color w:val="FF0000"/>
        </w:rPr>
      </w:pPr>
      <w:r>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58C5941A" w14:textId="68D0FBA9" w:rsidR="00FF7275" w:rsidRPr="00B0238A" w:rsidRDefault="00FF7275" w:rsidP="00FF7275">
      <w:r>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2ECF8336" w14:textId="77777777" w:rsidR="005C2626" w:rsidRDefault="00A27C38" w:rsidP="00FF7275">
      <w:pPr>
        <w:pStyle w:val="Heading1"/>
        <w:rPr>
          <w:color w:val="auto"/>
        </w:rPr>
      </w:pPr>
      <w:bookmarkStart w:id="52" w:name="_Toc240965938"/>
      <w:r>
        <w:rPr>
          <w:color w:val="auto"/>
        </w:rPr>
        <w:t>III. ĐỊA ĐIỂM ĐẦU TƯ</w:t>
      </w:r>
      <w:bookmarkEnd w:id="52"/>
    </w:p>
    <w:p w14:paraId="12685A49" w14:textId="66504A1B" w:rsidR="00616E86" w:rsidRDefault="00616E86" w:rsidP="00616E86">
      <w:pPr>
        <w:rPr>
          <w:del w:id="1024" w:author="Thẩm định 21/10/2026 (Claude)" w:date="2026-10-21T21:01:56Z"/>
          <w:b/>
          <w:bCs/>
          <w:color w:val="FF0000"/>
        </w:rPr>
      </w:pPr>
      <w:del w:id="1023" w:author="Thẩm định 21/10/2026 (Claude)" w:date="2026-10-21T21:01:56Z">
        <w:r>
          <w:rPr>
            <w:b/>
            <w:bCs/>
            <w:color w:val="FF0000"/>
            <w:highlight w:val="yellow"/>
          </w:rPr>
          <w:delText>[THẦY THÀNH CHỦ TRÌ – THẦY VINH PHỐI HỢP]</w:delText>
        </w:r>
      </w:del>
    </w:p>
    <w:p w14:paraId="69E97952" w14:textId="66999F32" w:rsidR="005C2626" w:rsidRPr="00B0238A" w:rsidRDefault="00A27C38">
      <w:r>
        <w:t xml:space="preserve">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w:t>
      </w:r>
      <w:del w:id="1092" w:author="Thẩm định 21/10/2026 (Claude)" w:date="2026-10-21T21:01:57Z">
        <w:r>
          <w:delText xml:space="preserve">trường hợp sử dụng tài sản công vào mục đích cho thuê, liên doanh, liên kết thì lập Đề án sử dụng tài sản công theo quy định trước khi thực hiện</w:delText>
        </w:r>
      </w:del>
      <w:ins w:id="1093" w:author="Thẩm định 21/10/2026 (Claude)" w:date="2026-10-21T21:01:57Z">
        <w:r>
          <w:t xml:space="preserve">đối với các khoản thu cho thuê sân, thiết bị phục vụ ôn luyện, sát hạch (Phụ lục IV), Trường lập Đề án sử dụng tài sản công vào mục đích kinh doanh, cho thuê, trình Hiệu trưởng phê duyệt theo điểm a khoản 7 Điều 7 Nghị định số 334/2026/NĐ-CP trước khi thực hiện</w:t>
        </w:r>
      </w:ins>
      <w:r>
        <w:t xml:space="preserve">.</w:t>
      </w:r>
    </w:p>
    <w:p w14:paraId="3CE01C4D" w14:textId="77777777" w:rsidR="005C2626" w:rsidRPr="00B0238A" w:rsidRDefault="00A27C38">
      <w:pPr>
        <w:pStyle w:val="Heading1"/>
        <w:rPr>
          <w:color w:val="auto"/>
        </w:rPr>
      </w:pPr>
      <w:bookmarkStart w:id="53" w:name="_Toc240965939"/>
      <w:r>
        <w:rPr>
          <w:color w:val="auto"/>
        </w:rPr>
        <w:t>IV. NHU CẦU ĐẦU TƯ CƠ SỞ VẬT CHẤT, PHƯƠNG TIỆN, THIẾT BỊ</w:t>
      </w:r>
      <w:bookmarkEnd w:id="53"/>
    </w:p>
    <w:p w14:paraId="7CAA83D2" w14:textId="480AF083" w:rsidR="00FF7275" w:rsidRDefault="00FF7275" w:rsidP="00616E86">
      <w:pPr>
        <w:pStyle w:val="Heading2"/>
        <w:numPr>
          <w:ilvl w:val="0"/>
          <w:numId w:val="24"/>
        </w:numPr>
        <w:rPr>
          <w:color w:val="auto"/>
        </w:rPr>
      </w:pPr>
      <w:bookmarkStart w:id="54" w:name="_Toc240965940"/>
      <w:del w:id="1179" w:author="Thẩm định 21/10/2026 (Claude)" w:date="2026-10-21T21:01:57Z">
        <w:r>
          <w:rPr>
            <w:color w:val="auto"/>
          </w:rPr>
          <w:delText>Sân tập, sân sát hạch</w:delText>
        </w:r>
      </w:del>
      <w:ins w:id="1180" w:author="Thẩm định 21/10/2026 (Claude)" w:date="2026-10-21T21:01:57Z">
        <w:r>
          <w:rPr>
            <w:color w:val="auto"/>
          </w:rPr>
          <w:t xml:space="preserve">1. Sân tập, sân sát hạch</w:t>
        </w:r>
      </w:ins>
      <w:bookmarkEnd w:id="54"/>
    </w:p>
    <w:p w14:paraId="7C439729" w14:textId="77714308" w:rsidR="00616E86" w:rsidRPr="00616E86" w:rsidRDefault="00616E86" w:rsidP="00616E86">
      <w:pPr>
        <w:rPr>
          <w:del w:id="1026" w:author="Thẩm định 21/10/2026 (Claude)" w:date="2026-10-21T21:01:56Z"/>
          <w:b/>
          <w:bCs/>
          <w:color w:val="FF0000"/>
        </w:rPr>
      </w:pPr>
      <w:del w:id="1025" w:author="Thẩm định 21/10/2026 (Claude)" w:date="2026-10-21T21:01:56Z">
        <w:r>
          <w:rPr>
            <w:b/>
            <w:bCs/>
            <w:color w:val="FF0000"/>
            <w:highlight w:val="yellow"/>
          </w:rPr>
          <w:delText>[THẦY THÀNH CHỦ TRÌ – THẦY VINH PHỐI HỢP]</w:delText>
        </w:r>
      </w:del>
    </w:p>
    <w:p w14:paraId="349004ED" w14:textId="025EC409" w:rsidR="00FF7275" w:rsidRPr="00B0238A" w:rsidRDefault="00FF7275">
      <w:r>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1419D8D5" w14:textId="129B02E9" w:rsidR="005C2626" w:rsidRPr="00B0238A" w:rsidRDefault="00A27C38" w:rsidP="003A49E2">
      <w:commentRangeStart w:id="55"/>
      <w:commentRangeStart w:id="56"/>
      <w:r>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commentRangeEnd w:id="55"/>
      <w:r>
        <w:rPr>
          <w:rStyle w:val="CommentReference"/>
          <w:sz w:val="28"/>
          <w:szCs w:val="24"/>
        </w:rPr>
        <w:commentReference w:id="55"/>
      </w:r>
      <w:commentRangeEnd w:id="56"/>
      <w:r>
        <w:rPr>
          <w:rStyle w:val="CommentReference"/>
        </w:rPr>
        <w:commentReference w:id="56"/>
      </w:r>
    </w:p>
    <w:p w14:paraId="5B6F4859" w14:textId="77777777" w:rsidR="005C2626" w:rsidRPr="00B0238A" w:rsidRDefault="00A27C38" w:rsidP="003A49E2">
      <w:r>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7375B51" w14:textId="77777777" w:rsidR="005C2626" w:rsidRPr="00B0238A" w:rsidRDefault="00A27C38" w:rsidP="003A49E2">
      <w:r>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01B71C3B" w14:textId="77777777" w:rsidR="005C2626" w:rsidRPr="00B0238A" w:rsidRDefault="00A27C38" w:rsidP="003A49E2">
      <w:r>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8C2A2D4" w14:textId="77777777" w:rsidR="005C2626" w:rsidRPr="00B0238A" w:rsidRDefault="00A27C38" w:rsidP="003A49E2">
      <w:commentRangeStart w:id="57"/>
      <w:r>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commentRangeEnd w:id="57"/>
      <w:r>
        <w:rPr>
          <w:rStyle w:val="CommentReference"/>
          <w:sz w:val="28"/>
          <w:szCs w:val="24"/>
        </w:rPr>
        <w:commentReference w:id="57"/>
      </w:r>
    </w:p>
    <w:p w14:paraId="6AE06B1E" w14:textId="77777777" w:rsidR="005C2626" w:rsidRPr="00B0238A" w:rsidRDefault="00A27C38" w:rsidP="003A49E2">
      <w:r>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47F2FBD6" w14:textId="5FCB67EB" w:rsidR="005C2626" w:rsidRPr="00B0238A" w:rsidRDefault="00A27C38" w:rsidP="003A49E2">
      <w:r>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3EA029F6" w14:textId="71C132BF" w:rsidR="005C2626" w:rsidRPr="00B0238A" w:rsidRDefault="00A27C38">
      <w:r>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2176A041" w14:textId="5CE5C2B3" w:rsidR="005C2626" w:rsidRPr="00B0238A" w:rsidRDefault="00A27C38" w:rsidP="003A49E2">
      <w:commentRangeStart w:id="58"/>
      <w:r>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w:t>
      </w:r>
      <w:commentRangeEnd w:id="58"/>
      <w:r>
        <w:rPr>
          <w:rStyle w:val="CommentReference"/>
          <w:sz w:val="28"/>
          <w:szCs w:val="24"/>
        </w:rPr>
        <w:commentReference w:id="58"/>
      </w:r>
      <w:r>
        <w:t xml:space="preserve">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5EEEA7F1" w14:textId="0FEDC503" w:rsidR="00FF7275" w:rsidRDefault="00FF7275" w:rsidP="00FF7275">
      <w:pPr>
        <w:pStyle w:val="Heading2"/>
        <w:rPr>
          <w:color w:val="auto"/>
        </w:rPr>
      </w:pPr>
      <w:r>
        <w:rPr>
          <w:color w:val="auto"/>
        </w:rPr>
        <w:t xml:space="preserve">2. </w:t>
      </w:r>
      <w:bookmarkStart w:id="59" w:name="_Toc240965941"/>
      <w:r>
        <w:rPr>
          <w:color w:val="auto"/>
        </w:rPr>
        <w:t>Về phương tiện, thiết bị</w:t>
      </w:r>
      <w:bookmarkEnd w:id="59"/>
      <w:r>
        <w:rPr>
          <w:color w:val="auto"/>
        </w:rPr>
        <w:t xml:space="preserve"> </w:t>
      </w:r>
    </w:p>
    <w:p w14:paraId="1A2E2378" w14:textId="77777777" w:rsidR="00616E86" w:rsidRDefault="00616E86" w:rsidP="00616E86">
      <w:pPr>
        <w:rPr>
          <w:del w:id="1028" w:author="Thẩm định 21/10/2026 (Claude)" w:date="2026-10-21T21:01:56Z"/>
          <w:b/>
          <w:bCs/>
          <w:color w:val="FF0000"/>
        </w:rPr>
      </w:pPr>
      <w:del w:id="1027" w:author="Thẩm định 21/10/2026 (Claude)" w:date="2026-10-21T21:01:56Z">
        <w:r>
          <w:rPr>
            <w:b/>
            <w:bCs/>
            <w:color w:val="FF0000"/>
            <w:highlight w:val="yellow"/>
          </w:rPr>
          <w:delText>[THẦY THÀNH CHỦ TRÌ – THẦY VINH PHỐI HỢP]</w:delText>
        </w:r>
      </w:del>
    </w:p>
    <w:p w14:paraId="04ADA996" w14:textId="77777777" w:rsidR="005C2626" w:rsidRPr="00B0238A" w:rsidRDefault="00A27C38" w:rsidP="003A49E2">
      <w:del w:id="1082" w:author="Thẩm định 21/10/2026 (Claude)" w:date="2026-10-21T21:01:57Z">
        <w:r>
          <w:delText xml:space="preserve">Nhu cầu dưới đây tính theo mức tối thiểu của Điều 31 Nghị định số 94/2026/NĐ-CP đối với sân tập lái để sát hạch lái xe mô tô; nếu chọn phương án trung tâm sát hạch lái xe thì áp dụng Điều 24, Điều 25 và QCVN 15:2026/BCA.</w:delText>
        </w:r>
      </w:del>
      <w:ins w:id="1083" w:author="Thẩm định 21/10/2026 (Claude)" w:date="2026-10-21T21:01:57Z">
        <w:r>
          <w:t xml:space="preserve">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w:t>
        </w:r>
      </w:ins>
      <w:r>
        <w:t xml:space="preserve"> Số lượng chính thức do Tổ xây dựng Đề án quyết định.</w:t>
      </w:r>
    </w:p>
    <w:p w14:paraId="154F9B96" w14:textId="5A1166E9" w:rsidR="00FF7275" w:rsidRPr="00B0238A" w:rsidRDefault="00FF7275" w:rsidP="00FF7275">
      <w:pPr>
        <w:spacing w:before="0"/>
        <w:ind w:firstLine="0"/>
        <w:jc w:val="center"/>
        <w:rPr>
          <w:i/>
          <w:lang w:val="nl-BE"/>
        </w:rPr>
      </w:pPr>
      <w:r>
        <w:rPr>
          <w:i/>
          <w:lang w:val="nl-BE"/>
        </w:rPr>
        <w:t>Bảng 8. Nhu cầu đầu tư, XH hóa đầu tư phương tiện ĐT&amp;SHLX mô tô Hạng A</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559"/>
        <w:gridCol w:w="3261"/>
        <w:gridCol w:w="1275"/>
        <w:gridCol w:w="2268"/>
      </w:tblGrid>
      <w:tr w:rsidR="007221BB" w:rsidRPr="00B0238A" w14:paraId="13DC71E9" w14:textId="77777777" w:rsidTr="0079472C">
        <w:trPr>
          <w:trHeight w:val="132"/>
          <w:tblHeader/>
        </w:trPr>
        <w:tc>
          <w:tcPr>
            <w:tcW w:w="704" w:type="dxa"/>
            <w:vAlign w:val="center"/>
          </w:tcPr>
          <w:p w14:paraId="2A1096E5" w14:textId="77777777" w:rsidR="00FF7275" w:rsidRPr="00B0238A" w:rsidRDefault="00FF7275" w:rsidP="003F6848">
            <w:pPr>
              <w:pStyle w:val="IntenseQuote"/>
              <w:jc w:val="center"/>
              <w:rPr>
                <w:b/>
                <w:bCs/>
              </w:rPr>
            </w:pPr>
            <w:r>
              <w:rPr>
                <w:b/>
                <w:bCs/>
              </w:rPr>
              <w:t>TT</w:t>
            </w:r>
          </w:p>
        </w:tc>
        <w:tc>
          <w:tcPr>
            <w:tcW w:w="1559" w:type="dxa"/>
            <w:vAlign w:val="center"/>
          </w:tcPr>
          <w:p w14:paraId="59799B05" w14:textId="77777777" w:rsidR="00FF7275" w:rsidRPr="00B0238A" w:rsidRDefault="00FF7275" w:rsidP="003F6848">
            <w:pPr>
              <w:pStyle w:val="IntenseQuote"/>
              <w:jc w:val="center"/>
              <w:rPr>
                <w:b/>
                <w:bCs/>
              </w:rPr>
            </w:pPr>
            <w:r>
              <w:rPr>
                <w:b/>
                <w:bCs/>
              </w:rPr>
              <w:t>Tên, chủng loại thiết bị</w:t>
            </w:r>
          </w:p>
        </w:tc>
        <w:tc>
          <w:tcPr>
            <w:tcW w:w="3261" w:type="dxa"/>
            <w:vAlign w:val="center"/>
          </w:tcPr>
          <w:p w14:paraId="293CE1C4" w14:textId="77777777" w:rsidR="00FF7275" w:rsidRPr="00B0238A" w:rsidRDefault="00FF7275" w:rsidP="00FF7275">
            <w:pPr>
              <w:pStyle w:val="IntenseQuote"/>
              <w:jc w:val="center"/>
              <w:rPr>
                <w:b/>
                <w:bCs/>
              </w:rPr>
            </w:pPr>
            <w:r>
              <w:rPr>
                <w:b/>
                <w:bCs/>
              </w:rPr>
              <w:t>Yêu cầu</w:t>
            </w:r>
          </w:p>
        </w:tc>
        <w:tc>
          <w:tcPr>
            <w:tcW w:w="1275" w:type="dxa"/>
            <w:vAlign w:val="center"/>
          </w:tcPr>
          <w:p w14:paraId="1FADD29A" w14:textId="77777777" w:rsidR="00FF7275" w:rsidRPr="00B0238A" w:rsidRDefault="00FF7275" w:rsidP="003F6848">
            <w:pPr>
              <w:pStyle w:val="IntenseQuote"/>
              <w:jc w:val="center"/>
              <w:rPr>
                <w:b/>
                <w:bCs/>
              </w:rPr>
            </w:pPr>
            <w:r>
              <w:rPr>
                <w:b/>
                <w:bCs/>
              </w:rPr>
              <w:t xml:space="preserve">Đơn vị </w:t>
            </w:r>
          </w:p>
          <w:p w14:paraId="6A7532D6" w14:textId="77777777" w:rsidR="00FF7275" w:rsidRPr="00B0238A" w:rsidRDefault="0079472C" w:rsidP="003F6848">
            <w:pPr>
              <w:pStyle w:val="IntenseQuote"/>
              <w:jc w:val="center"/>
              <w:rPr>
                <w:b/>
                <w:bCs/>
              </w:rPr>
            </w:pPr>
            <w:r>
              <w:rPr>
                <w:b/>
                <w:bCs/>
              </w:rPr>
              <w:t>tính</w:t>
            </w:r>
          </w:p>
        </w:tc>
        <w:tc>
          <w:tcPr>
            <w:tcW w:w="2268" w:type="dxa"/>
            <w:vAlign w:val="center"/>
          </w:tcPr>
          <w:p w14:paraId="2D2C343A" w14:textId="77777777" w:rsidR="00FF7275" w:rsidRPr="00B0238A" w:rsidRDefault="00FF7275" w:rsidP="0079472C">
            <w:pPr>
              <w:pStyle w:val="IntenseQuote"/>
              <w:jc w:val="center"/>
              <w:rPr>
                <w:b/>
                <w:bCs/>
              </w:rPr>
            </w:pPr>
            <w:r>
              <w:rPr>
                <w:b/>
                <w:bCs/>
              </w:rPr>
              <w:t>Ghi chú</w:t>
            </w:r>
          </w:p>
        </w:tc>
      </w:tr>
      <w:tr w:rsidR="007221BB" w:rsidRPr="00B0238A" w14:paraId="3CC2332E" w14:textId="77777777" w:rsidTr="0079472C">
        <w:trPr>
          <w:trHeight w:val="397"/>
        </w:trPr>
        <w:tc>
          <w:tcPr>
            <w:tcW w:w="704" w:type="dxa"/>
            <w:vAlign w:val="center"/>
          </w:tcPr>
          <w:p w14:paraId="0B0AAD26" w14:textId="77777777" w:rsidR="00FF7275" w:rsidRPr="00B0238A" w:rsidRDefault="00FF7275" w:rsidP="003F6848">
            <w:pPr>
              <w:pStyle w:val="IntenseQuote"/>
              <w:jc w:val="center"/>
            </w:pPr>
            <w:r>
              <w:t>1</w:t>
            </w:r>
          </w:p>
        </w:tc>
        <w:tc>
          <w:tcPr>
            <w:tcW w:w="1559" w:type="dxa"/>
            <w:vAlign w:val="center"/>
          </w:tcPr>
          <w:p w14:paraId="33A13271" w14:textId="68A5EF67" w:rsidR="00FF7275" w:rsidRPr="00B0238A" w:rsidRDefault="00FF7275" w:rsidP="003F6848">
            <w:pPr>
              <w:pStyle w:val="IntenseQuote"/>
            </w:pPr>
            <w:r>
              <w:t>Xe mô tô hai bánh sát hạch Hạng A</w:t>
            </w:r>
          </w:p>
        </w:tc>
        <w:tc>
          <w:tcPr>
            <w:tcW w:w="3261" w:type="dxa"/>
          </w:tcPr>
          <w:p w14:paraId="4A18F643" w14:textId="77777777" w:rsidR="00FF7275" w:rsidRPr="00B0238A" w:rsidRDefault="00FF7275" w:rsidP="003F6848">
            <w:pPr>
              <w:pStyle w:val="IntenseQuote"/>
              <w:jc w:val="center"/>
            </w:pPr>
            <w:r>
              <w:t>Dung tích xi-lanh trên 200 cm³ hoặc công suất động cơ điện trên 11 kW (mục 2.2.3 QCVN 15:2026/BCA); thuộc quyền sử dụng hợp pháp; gắn 02 biển "SÁT HẠCH"</w:t>
            </w:r>
          </w:p>
        </w:tc>
        <w:tc>
          <w:tcPr>
            <w:tcW w:w="1275" w:type="dxa"/>
            <w:vAlign w:val="center"/>
          </w:tcPr>
          <w:p w14:paraId="3AAC40AE" w14:textId="77777777" w:rsidR="00FF7275" w:rsidRPr="00B0238A" w:rsidRDefault="00FF7275" w:rsidP="003F6848">
            <w:pPr>
              <w:pStyle w:val="IntenseQuote"/>
              <w:jc w:val="center"/>
            </w:pPr>
            <w:r>
              <w:t xml:space="preserve">02 chiếc </w:t>
            </w:r>
            <w:del w:id="1064" w:author="Thẩm định 21/10/2026 (Claude)" w:date="2026-10-21T21:01:56Z">
              <w:r>
                <w:delText xml:space="preserve">(tối thiểu, khoản 4 Điều 31)</w:delText>
              </w:r>
            </w:del>
            <w:ins w:id="1065" w:author="Thẩm định 21/10/2026 (Claude)" w:date="2026-10-21T21:01:56Z">
              <w:r>
                <w:t xml:space="preserve">(tối thiểu, điểm b khoản 7 Điều 24)</w:t>
              </w:r>
            </w:ins>
          </w:p>
        </w:tc>
        <w:tc>
          <w:tcPr>
            <w:tcW w:w="2268" w:type="dxa"/>
            <w:vAlign w:val="center"/>
          </w:tcPr>
          <w:p w14:paraId="7D3A32F7" w14:textId="77777777" w:rsidR="00FF7275" w:rsidRPr="00B0238A" w:rsidRDefault="00FF7275" w:rsidP="0079472C">
            <w:pPr>
              <w:pStyle w:val="IntenseQuote"/>
              <w:jc w:val="center"/>
            </w:pPr>
            <w:commentRangeStart w:id="60"/>
            <w:r>
              <w:t>Hiện chưa có; Nhà trường đầu tư; dự kiến xe Honda CB350 H'ness</w:t>
            </w:r>
            <w:commentRangeEnd w:id="60"/>
            <w:r>
              <w:rPr>
                <w:rStyle w:val="CommentReference"/>
                <w:sz w:val="28"/>
                <w:szCs w:val="24"/>
              </w:rPr>
              <w:commentReference w:id="60"/>
            </w:r>
          </w:p>
        </w:tc>
      </w:tr>
      <w:tr w:rsidR="007221BB" w:rsidRPr="00B0238A" w14:paraId="65FB9F5B" w14:textId="77777777" w:rsidTr="0079472C">
        <w:trPr>
          <w:trHeight w:val="397"/>
        </w:trPr>
        <w:tc>
          <w:tcPr>
            <w:tcW w:w="704" w:type="dxa"/>
            <w:vAlign w:val="center"/>
          </w:tcPr>
          <w:p w14:paraId="01323286" w14:textId="77777777" w:rsidR="00FF7275" w:rsidRPr="00B0238A" w:rsidRDefault="00FF7275" w:rsidP="003F6848">
            <w:pPr>
              <w:pStyle w:val="IntenseQuote"/>
              <w:jc w:val="center"/>
            </w:pPr>
            <w:r>
              <w:t>2</w:t>
            </w:r>
          </w:p>
        </w:tc>
        <w:tc>
          <w:tcPr>
            <w:tcW w:w="1559" w:type="dxa"/>
            <w:vAlign w:val="center"/>
          </w:tcPr>
          <w:p w14:paraId="7DC8E4BD" w14:textId="40DE3ECD" w:rsidR="00FF7275" w:rsidRPr="00B0238A" w:rsidRDefault="00FF7275" w:rsidP="003F6848">
            <w:pPr>
              <w:pStyle w:val="IntenseQuote"/>
            </w:pPr>
            <w:r>
              <w:t>Thiết bị chấm điểm tự động trên xe sát hạch Hạng A, trên sân và tại phòng điều hành sát hạch thực hành Hạng A (module điều khiển chính, module hiển thị và camera, module tần số radio, phần mềm)</w:t>
            </w:r>
          </w:p>
        </w:tc>
        <w:tc>
          <w:tcPr>
            <w:tcW w:w="3261" w:type="dxa"/>
          </w:tcPr>
          <w:p w14:paraId="1EFC315B" w14:textId="77777777" w:rsidR="00FF7275" w:rsidRPr="00B0238A" w:rsidRDefault="00FF7275" w:rsidP="003F6848">
            <w:pPr>
              <w:pStyle w:val="IntenseQuote"/>
              <w:jc w:val="center"/>
            </w:pPr>
            <w:r>
              <w:t xml:space="preserve">Số lượng thiết bị trên xe tối thiểu tương ứng số xe sát hạch </w:t>
            </w:r>
            <w:del w:id="1074" w:author="Thẩm định 21/10/2026 (Claude)" w:date="2026-10-21T21:01:57Z">
              <w:r>
                <w:delText xml:space="preserve">(khoản 6 Điều 31)</w:delText>
              </w:r>
            </w:del>
            <w:ins w:id="1075" w:author="Thẩm định 21/10/2026 (Claude)" w:date="2026-10-21T21:01:57Z">
              <w:r>
                <w:t xml:space="preserve">(khoản 9 Điều 24)</w:t>
              </w:r>
            </w:ins>
          </w:p>
        </w:tc>
        <w:tc>
          <w:tcPr>
            <w:tcW w:w="1275" w:type="dxa"/>
            <w:vAlign w:val="center"/>
          </w:tcPr>
          <w:p w14:paraId="4BFE3777" w14:textId="77777777" w:rsidR="00FF7275" w:rsidRPr="00B0238A" w:rsidRDefault="00FF7275" w:rsidP="003F6848">
            <w:pPr>
              <w:pStyle w:val="IntenseQuote"/>
              <w:jc w:val="center"/>
            </w:pPr>
            <w:r>
              <w:t>02 bộ (tối thiểu)</w:t>
            </w:r>
          </w:p>
        </w:tc>
        <w:tc>
          <w:tcPr>
            <w:tcW w:w="2268" w:type="dxa"/>
            <w:vAlign w:val="center"/>
          </w:tcPr>
          <w:p w14:paraId="72A2AE0A" w14:textId="291C0608" w:rsidR="00FF7275" w:rsidRPr="00B0238A" w:rsidRDefault="00FF7275" w:rsidP="0079472C">
            <w:pPr>
              <w:pStyle w:val="IntenseQuote"/>
              <w:jc w:val="center"/>
            </w:pPr>
            <w:r>
              <w:t>Thiết bị Hạng A1 hiện có không dùng chung được cho Hạng A; phải đầu tư mới</w:t>
            </w:r>
          </w:p>
        </w:tc>
      </w:tr>
      <w:tr w:rsidR="007221BB" w:rsidRPr="00B0238A" w14:paraId="1980E7DC" w14:textId="77777777" w:rsidTr="0079472C">
        <w:trPr>
          <w:trHeight w:val="397"/>
        </w:trPr>
        <w:tc>
          <w:tcPr>
            <w:tcW w:w="704" w:type="dxa"/>
            <w:vAlign w:val="center"/>
          </w:tcPr>
          <w:p w14:paraId="011D4B4A" w14:textId="77777777" w:rsidR="00FF7275" w:rsidRPr="00B0238A" w:rsidRDefault="00FF7275" w:rsidP="003F6848">
            <w:pPr>
              <w:pStyle w:val="IntenseQuote"/>
              <w:jc w:val="center"/>
            </w:pPr>
            <w:r>
              <w:t>3</w:t>
            </w:r>
          </w:p>
        </w:tc>
        <w:tc>
          <w:tcPr>
            <w:tcW w:w="1559" w:type="dxa"/>
            <w:vAlign w:val="center"/>
          </w:tcPr>
          <w:p w14:paraId="5BDE1891" w14:textId="3320264A" w:rsidR="00FF7275" w:rsidRPr="00B0238A" w:rsidRDefault="00FF7275" w:rsidP="003F6848">
            <w:pPr>
              <w:pStyle w:val="IntenseQuote"/>
            </w:pPr>
            <w:r>
              <w:t>Thiết bị, phần mềm sát hạch xử lý tình huống giả định trên đường Hạng A1, A</w:t>
            </w:r>
          </w:p>
        </w:tc>
        <w:tc>
          <w:tcPr>
            <w:tcW w:w="3261" w:type="dxa"/>
          </w:tcPr>
          <w:p w14:paraId="726165D7" w14:textId="77777777" w:rsidR="00FF7275" w:rsidRPr="00B0238A" w:rsidRDefault="00FF7275" w:rsidP="003F6848">
            <w:pPr>
              <w:pStyle w:val="IntenseQuote"/>
              <w:jc w:val="center"/>
            </w:pPr>
            <w:r>
              <w:t>Mục 2.3.3 QCVN 15:2026/BCA; áp dụng từ 01/01/2028</w:t>
            </w:r>
          </w:p>
        </w:tc>
        <w:tc>
          <w:tcPr>
            <w:tcW w:w="1275" w:type="dxa"/>
            <w:vAlign w:val="center"/>
          </w:tcPr>
          <w:p w14:paraId="1D8CD561" w14:textId="77777777" w:rsidR="00FF7275" w:rsidRPr="00B0238A" w:rsidRDefault="00FF7275" w:rsidP="003F6848">
            <w:pPr>
              <w:pStyle w:val="IntenseQuote"/>
              <w:jc w:val="center"/>
            </w:pPr>
            <w:r>
              <w:t>01 hệ thống</w:t>
            </w:r>
          </w:p>
        </w:tc>
        <w:tc>
          <w:tcPr>
            <w:tcW w:w="2268" w:type="dxa"/>
            <w:vAlign w:val="center"/>
          </w:tcPr>
          <w:p w14:paraId="3EE2AFD9" w14:textId="66CFBF1A" w:rsidR="00FF7275" w:rsidRPr="00B0238A" w:rsidRDefault="00FF7275" w:rsidP="0079472C">
            <w:pPr>
              <w:pStyle w:val="IntenseQuote"/>
              <w:jc w:val="center"/>
            </w:pPr>
            <w:r>
              <w:t>Chưa có; giao khoa ĐT&amp;SHLX lập dự toán riêng, hoàn thành trước 30/6/2027 (Phương án 12/PA-CĐKT)</w:t>
            </w:r>
          </w:p>
        </w:tc>
      </w:tr>
      <w:tr w:rsidR="007221BB" w:rsidRPr="00B0238A" w14:paraId="78995714" w14:textId="77777777" w:rsidTr="0079472C">
        <w:trPr>
          <w:trHeight w:val="397"/>
        </w:trPr>
        <w:tc>
          <w:tcPr>
            <w:tcW w:w="704" w:type="dxa"/>
            <w:vAlign w:val="center"/>
          </w:tcPr>
          <w:p w14:paraId="014B961A" w14:textId="77777777" w:rsidR="00FF7275" w:rsidRPr="00B0238A" w:rsidRDefault="00FF7275" w:rsidP="003F6848">
            <w:pPr>
              <w:pStyle w:val="IntenseQuote"/>
              <w:jc w:val="center"/>
            </w:pPr>
            <w:r>
              <w:t>4</w:t>
            </w:r>
          </w:p>
        </w:tc>
        <w:tc>
          <w:tcPr>
            <w:tcW w:w="1559" w:type="dxa"/>
            <w:vAlign w:val="center"/>
          </w:tcPr>
          <w:p w14:paraId="4BCA193E" w14:textId="77777777" w:rsidR="00FF7275" w:rsidRPr="00B0238A" w:rsidRDefault="00FF7275" w:rsidP="003F6848">
            <w:pPr>
              <w:pStyle w:val="IntenseQuote"/>
            </w:pPr>
            <w:r>
              <w:t>Thiết bị sát hạch lý thuyết</w:t>
            </w:r>
          </w:p>
        </w:tc>
        <w:tc>
          <w:tcPr>
            <w:tcW w:w="3261" w:type="dxa"/>
          </w:tcPr>
          <w:p w14:paraId="23374966" w14:textId="77777777" w:rsidR="00FF7275" w:rsidRPr="00B0238A" w:rsidRDefault="00FF7275" w:rsidP="003F6848">
            <w:pPr>
              <w:pStyle w:val="IntenseQuote"/>
              <w:jc w:val="center"/>
            </w:pPr>
            <w:r>
              <w:t>Tối thiểu 02 máy tính chức năng máy chủ, 10 máy trạm (khoản 8 Điều 24)</w:t>
            </w:r>
          </w:p>
        </w:tc>
        <w:tc>
          <w:tcPr>
            <w:tcW w:w="1275" w:type="dxa"/>
            <w:vAlign w:val="center"/>
          </w:tcPr>
          <w:p w14:paraId="1B07A63F" w14:textId="77777777" w:rsidR="00FF7275" w:rsidRPr="00B0238A" w:rsidRDefault="00FF7275" w:rsidP="003F6848">
            <w:pPr>
              <w:pStyle w:val="IntenseQuote"/>
              <w:jc w:val="center"/>
            </w:pPr>
            <w:r>
              <w:t>02 máy chủ; 10 máy trạm</w:t>
            </w:r>
          </w:p>
        </w:tc>
        <w:tc>
          <w:tcPr>
            <w:tcW w:w="2268" w:type="dxa"/>
            <w:vAlign w:val="center"/>
          </w:tcPr>
          <w:p w14:paraId="0F8190B6" w14:textId="69A37CA4" w:rsidR="00FF7275" w:rsidRPr="00B0238A" w:rsidRDefault="00FF7275" w:rsidP="0079472C">
            <w:pPr>
              <w:pStyle w:val="IntenseQuote"/>
              <w:jc w:val="center"/>
            </w:pPr>
            <w:r>
              <w:t>Phòng máy 32 máy tính, gồm 02 máy chủ và 30 máy trạm (Windows 11, Intel Core i3-10100, RAM DDR4 4 GB, SSD 128 GB)</w:t>
            </w:r>
          </w:p>
        </w:tc>
      </w:tr>
      <w:tr w:rsidR="007221BB" w:rsidRPr="00B0238A" w14:paraId="726782A0" w14:textId="77777777" w:rsidTr="0079472C">
        <w:trPr>
          <w:trHeight w:val="397"/>
        </w:trPr>
        <w:tc>
          <w:tcPr>
            <w:tcW w:w="704" w:type="dxa"/>
            <w:vAlign w:val="center"/>
          </w:tcPr>
          <w:p w14:paraId="2DAE869D" w14:textId="77777777" w:rsidR="00FF7275" w:rsidRPr="00B0238A" w:rsidRDefault="00FF7275" w:rsidP="003F6848">
            <w:pPr>
              <w:pStyle w:val="IntenseQuote"/>
              <w:jc w:val="center"/>
            </w:pPr>
            <w:r>
              <w:t>5</w:t>
            </w:r>
          </w:p>
        </w:tc>
        <w:tc>
          <w:tcPr>
            <w:tcW w:w="1559" w:type="dxa"/>
            <w:vAlign w:val="center"/>
          </w:tcPr>
          <w:p w14:paraId="1B6F01B0" w14:textId="77777777" w:rsidR="00FF7275" w:rsidRPr="00B0238A" w:rsidRDefault="00FF7275" w:rsidP="003F6848">
            <w:pPr>
              <w:pStyle w:val="IntenseQuote"/>
            </w:pPr>
            <w:r>
              <w:t>Thiết bị hỗ trợ sát hạch: bộ đàm; hệ thống âm thanh; màn hình hiển thị; camera giám sát; máy phát điện dự phòng; thiết bị lưu điện</w:t>
            </w:r>
          </w:p>
        </w:tc>
        <w:tc>
          <w:tcPr>
            <w:tcW w:w="3261" w:type="dxa"/>
          </w:tcPr>
          <w:p w14:paraId="0CA08FD0" w14:textId="77777777" w:rsidR="00FF7275" w:rsidRPr="00B0238A" w:rsidRDefault="00FF7275" w:rsidP="003F6848">
            <w:pPr>
              <w:pStyle w:val="IntenseQuote"/>
              <w:jc w:val="center"/>
            </w:pPr>
            <w:r>
              <w:t xml:space="preserve">Bộ đàm tối thiểu 02; âm thanh tối thiểu 01; màn hình tối thiểu 03; camera tại phòng sát hạch lý thuyết và sân; máy phát điện dự phòng tối thiểu 01; thiết bị lưu điện tương ứng số máy tính </w:t>
            </w:r>
            <w:del w:id="1078" w:author="Thẩm định 21/10/2026 (Claude)" w:date="2026-10-21T21:01:57Z">
              <w:r>
                <w:delText xml:space="preserve">(khoản 7 Điều 31)</w:delText>
              </w:r>
            </w:del>
            <w:ins w:id="1079" w:author="Thẩm định 21/10/2026 (Claude)" w:date="2026-10-21T21:01:57Z">
              <w:r>
                <w:t xml:space="preserve">(khoản 12 Điều 24)</w:t>
              </w:r>
            </w:ins>
          </w:p>
        </w:tc>
        <w:tc>
          <w:tcPr>
            <w:tcW w:w="1275" w:type="dxa"/>
            <w:vAlign w:val="center"/>
          </w:tcPr>
          <w:p w14:paraId="06B9CDFF" w14:textId="77777777" w:rsidR="00FF7275" w:rsidRPr="00B0238A" w:rsidRDefault="00FF7275" w:rsidP="003F6848">
            <w:pPr>
              <w:pStyle w:val="IntenseQuote"/>
              <w:jc w:val="center"/>
            </w:pPr>
            <w:r>
              <w:t>Theo yêu cầu</w:t>
            </w:r>
          </w:p>
        </w:tc>
        <w:tc>
          <w:tcPr>
            <w:tcW w:w="2268" w:type="dxa"/>
            <w:vAlign w:val="center"/>
          </w:tcPr>
          <w:p w14:paraId="2120624A" w14:textId="77777777" w:rsidR="00FF7275" w:rsidRPr="00B0238A" w:rsidRDefault="00FF7275" w:rsidP="0079472C">
            <w:pPr>
              <w:pStyle w:val="IntenseQuote"/>
              <w:jc w:val="center"/>
            </w:pPr>
            <w: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B0238A" w14:paraId="1743825F" w14:textId="77777777" w:rsidTr="0079472C">
        <w:trPr>
          <w:trHeight w:val="397"/>
        </w:trPr>
        <w:tc>
          <w:tcPr>
            <w:tcW w:w="704" w:type="dxa"/>
            <w:vAlign w:val="center"/>
          </w:tcPr>
          <w:p w14:paraId="080B3ADA" w14:textId="77777777" w:rsidR="00FF7275" w:rsidRPr="00B0238A" w:rsidRDefault="00FF7275" w:rsidP="003F6848">
            <w:pPr>
              <w:pStyle w:val="IntenseQuote"/>
              <w:jc w:val="center"/>
            </w:pPr>
            <w:r>
              <w:t>6</w:t>
            </w:r>
          </w:p>
        </w:tc>
        <w:tc>
          <w:tcPr>
            <w:tcW w:w="1559" w:type="dxa"/>
            <w:vAlign w:val="center"/>
          </w:tcPr>
          <w:p w14:paraId="31DD6116" w14:textId="7369C65D" w:rsidR="00FF7275" w:rsidRPr="00B0238A" w:rsidRDefault="00FF7275" w:rsidP="003F6848">
            <w:pPr>
              <w:pStyle w:val="IntenseQuote"/>
            </w:pPr>
            <w:r>
              <w:t>Xe mô tô tập lái Hạng A</w:t>
            </w:r>
          </w:p>
        </w:tc>
        <w:tc>
          <w:tcPr>
            <w:tcW w:w="3261" w:type="dxa"/>
          </w:tcPr>
          <w:p w14:paraId="14E2630F" w14:textId="77777777" w:rsidR="00FF7275" w:rsidRPr="00B0238A" w:rsidRDefault="00FF7275" w:rsidP="003F6848">
            <w:pPr>
              <w:pStyle w:val="IntenseQuote"/>
              <w:jc w:val="center"/>
            </w:pPr>
            <w:r>
              <w:t>Dung tích xi-lanh trên 125 cm³; số lượng tối thiểu bằng số nhà giáo dạy thực hành Hạng A</w:t>
            </w:r>
          </w:p>
        </w:tc>
        <w:tc>
          <w:tcPr>
            <w:tcW w:w="1275" w:type="dxa"/>
            <w:vAlign w:val="center"/>
          </w:tcPr>
          <w:p w14:paraId="4BFEF6AA" w14:textId="77777777" w:rsidR="00FF7275" w:rsidRPr="00B0238A" w:rsidRDefault="00FF7275" w:rsidP="003F6848">
            <w:pPr>
              <w:pStyle w:val="IntenseQuote"/>
              <w:jc w:val="center"/>
            </w:pPr>
            <w:commentRangeStart w:id="61"/>
            <w:r>
              <w:t>09 chiếc (tối thiểu)</w:t>
            </w:r>
            <w:commentRangeEnd w:id="61"/>
            <w:r>
              <w:rPr>
                <w:rStyle w:val="CommentReference"/>
                <w:sz w:val="28"/>
                <w:szCs w:val="24"/>
              </w:rPr>
              <w:commentReference w:id="61"/>
            </w:r>
          </w:p>
        </w:tc>
        <w:tc>
          <w:tcPr>
            <w:tcW w:w="2268" w:type="dxa"/>
            <w:vAlign w:val="center"/>
          </w:tcPr>
          <w:p w14:paraId="0F49A4CA" w14:textId="77777777" w:rsidR="00FF7275" w:rsidRPr="00B0238A" w:rsidRDefault="00FF7275" w:rsidP="0079472C">
            <w:pPr>
              <w:pStyle w:val="IntenseQuote"/>
              <w:jc w:val="center"/>
            </w:pPr>
            <w:r>
              <w:t>Xã hội hóa: các nhà đầu tư hợp đồng với Nhà trường cung cấp xe để khai thác, sử dụng trong đào tạo</w:t>
            </w:r>
          </w:p>
        </w:tc>
      </w:tr>
    </w:tbl>
    <w:p w14:paraId="13ED37B4" w14:textId="08F461AF" w:rsidR="005C2626" w:rsidRDefault="00A27C38">
      <w:pPr>
        <w:pStyle w:val="Heading1"/>
        <w:rPr>
          <w:color w:val="auto"/>
        </w:rPr>
      </w:pPr>
      <w:bookmarkStart w:id="62" w:name="_Toc240965942"/>
      <w:r>
        <w:rPr>
          <w:color w:val="auto"/>
        </w:rPr>
        <w:t>V. CƠ CHẾ HOẠT ĐỘNG, QUẢN LÝ TÀI CHÍNH</w:t>
      </w:r>
      <w:bookmarkEnd w:id="62"/>
    </w:p>
    <w:p w14:paraId="56D2DF73" w14:textId="12B4F708" w:rsidR="00616E86" w:rsidRDefault="00616E86" w:rsidP="00616E86">
      <w:pPr>
        <w:rPr>
          <w:del w:id="1030" w:author="Thẩm định 21/10/2026 (Claude)" w:date="2026-10-21T21:01:56Z"/>
          <w:b/>
          <w:bCs/>
          <w:color w:val="FF0000"/>
        </w:rPr>
      </w:pPr>
      <w:del w:id="1029" w:author="Thẩm định 21/10/2026 (Claude)" w:date="2026-10-21T21:01:56Z">
        <w:r>
          <w:rPr>
            <w:b/>
            <w:bCs/>
            <w:color w:val="FF0000"/>
            <w:highlight w:val="yellow"/>
          </w:rPr>
          <w:delText>[CÔ TUYẾT CHỦ TRÌ – CÔ THẢO PHỐI HỢP]</w:delText>
        </w:r>
      </w:del>
    </w:p>
    <w:p w14:paraId="0E7EA8EB" w14:textId="5EBF11F9" w:rsidR="005C2626" w:rsidRPr="00B0238A" w:rsidRDefault="00192465">
      <w:r>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2C22FF83" w14:textId="0A1B2EC7" w:rsidR="005C2626" w:rsidRPr="00B0238A" w:rsidRDefault="00192465">
      <w:r>
        <w:t>2. Cơ chế tài chính:</w:t>
      </w:r>
    </w:p>
    <w:p w14:paraId="55B10AA6" w14:textId="1CCF1A44" w:rsidR="005C2626" w:rsidRDefault="00A27C38" w:rsidP="003A49E2">
      <w:r>
        <w:t xml:space="preserve">a) Nguồn thu: Nguồn thu từ hoạt động đào tạo và sát hạch </w:t>
      </w:r>
      <w:del w:id="1189" w:author="Thẩm định 21/10/2026 (Claude)" w:date="2026-10-21T21:01:57Z">
        <w:r>
          <w:delText xml:space="preserve">lái xe hạng A là nguồn thu</w:delText>
        </w:r>
      </w:del>
      <w:ins w:id="1190" w:author="Thẩm định 21/10/2026 (Claude)" w:date="2026-10-21T21:01:57Z">
        <w:r>
          <w:t xml:space="preserve">lái xe Hạng A là nguồn thu</w:t>
        </w:r>
      </w:ins>
      <w:r>
        <w:t xml:space="preserve"> sự nghiệp của Trường, bao gồm: Học phí đào tạo, phí thuê sân, thiết bị ôn luyện và phí sát hạch theo quy định hiện hành. Mức thu học phí Hạng A được xây dựng theo cơ chế thị trường trên cơ sở cơ cấu chi phí năm 2026, bảo đảm bù đắp chi phí đào tạo, có tích lũy một phần theo quy định.</w:t>
      </w:r>
    </w:p>
    <w:p w14:paraId="4FFD6883" w14:textId="0E3B3431" w:rsidR="003F6848" w:rsidRDefault="003F6848" w:rsidP="003F6848">
      <w:del w:id="1177" w:author="Thẩm định 21/10/2026 (Claude)" w:date="2026-10-21T21:01:57Z">
        <w:r>
          <w:delText xml:space="preserve">Bảng: Lộ trình mức học phí</w:delText>
        </w:r>
      </w:del>
      <w:ins w:id="1178" w:author="Thẩm định 21/10/2026 (Claude)" w:date="2026-10-21T21:01:57Z">
        <w:r>
          <w:t xml:space="preserve">Bảng 9. Lộ trình mức học phí</w:t>
        </w:r>
      </w:ins>
      <w:r>
        <w:t xml:space="preserve">, thu cho thuê xe tập luyện và xe thiết bị/học viên</w:t>
      </w:r>
    </w:p>
    <w:p w14:paraId="104E05AF" w14:textId="2C16DEEB" w:rsidR="00AC25ED" w:rsidRPr="00A6136A" w:rsidRDefault="00AC25ED" w:rsidP="003F6848">
      <w:pPr>
        <w:rPr>
          <w:i/>
        </w:rPr>
      </w:pPr>
      <w:r>
        <w:rPr>
          <w:i/>
        </w:rPr>
        <w:t xml:space="preserve">                                                                                          </w:t>
      </w:r>
      <w:r w:rsidRPr="00A6136A">
        <w:rPr>
          <w:i/>
        </w:rPr>
        <w:t>Đơn vị tính: Đồng</w:t>
      </w:r>
    </w:p>
    <w:tbl>
      <w:tblPr>
        <w:tblStyle w:val="TableGrid"/>
        <w:tblW w:w="0" w:type="auto"/>
        <w:tblInd w:w="-431" w:type="dxa"/>
        <w:tblLook w:val="04A0" w:firstRow="1" w:lastRow="0" w:firstColumn="1" w:lastColumn="0" w:noHBand="0" w:noVBand="1"/>
      </w:tblPr>
      <w:tblGrid>
        <w:gridCol w:w="1844"/>
        <w:gridCol w:w="1607"/>
        <w:gridCol w:w="1510"/>
        <w:gridCol w:w="1510"/>
        <w:gridCol w:w="1511"/>
        <w:gridCol w:w="1511"/>
      </w:tblGrid>
      <w:tr w:rsidR="00AC25ED" w14:paraId="40AAE5E5" w14:textId="77777777" w:rsidTr="00A6136A">
        <w:tc>
          <w:tcPr>
            <w:tcW w:w="1844" w:type="dxa"/>
            <w:vAlign w:val="center"/>
          </w:tcPr>
          <w:p w14:paraId="479F37BD" w14:textId="597A1DE2" w:rsidR="00AC25ED" w:rsidRDefault="00AC25ED" w:rsidP="00AC25ED">
            <w:pPr>
              <w:ind w:firstLine="0"/>
            </w:pPr>
            <w:r>
              <w:rPr>
                <w:b/>
                <w:bCs/>
                <w:color w:val="000000"/>
                <w:szCs w:val="28"/>
              </w:rPr>
              <w:t>STT</w:t>
            </w:r>
          </w:p>
        </w:tc>
        <w:tc>
          <w:tcPr>
            <w:tcW w:w="1607" w:type="dxa"/>
            <w:vAlign w:val="center"/>
          </w:tcPr>
          <w:p w14:paraId="422A38CF" w14:textId="75B44530" w:rsidR="00AC25ED" w:rsidRDefault="00AC25ED" w:rsidP="00AC25ED">
            <w:pPr>
              <w:ind w:firstLine="0"/>
            </w:pPr>
            <w:r>
              <w:rPr>
                <w:b/>
                <w:bCs/>
                <w:color w:val="000000"/>
                <w:szCs w:val="28"/>
              </w:rPr>
              <w:t>Năm 2027</w:t>
            </w:r>
          </w:p>
        </w:tc>
        <w:tc>
          <w:tcPr>
            <w:tcW w:w="1510" w:type="dxa"/>
            <w:vAlign w:val="center"/>
          </w:tcPr>
          <w:p w14:paraId="68D22D4C" w14:textId="6C9E465C" w:rsidR="00AC25ED" w:rsidRDefault="00AC25ED" w:rsidP="00AC25ED">
            <w:pPr>
              <w:ind w:firstLine="0"/>
            </w:pPr>
            <w:r>
              <w:rPr>
                <w:b/>
                <w:bCs/>
                <w:color w:val="000000"/>
                <w:szCs w:val="28"/>
              </w:rPr>
              <w:t>Năm 2028</w:t>
            </w:r>
          </w:p>
        </w:tc>
        <w:tc>
          <w:tcPr>
            <w:tcW w:w="1510" w:type="dxa"/>
            <w:vAlign w:val="center"/>
          </w:tcPr>
          <w:p w14:paraId="62209D1E" w14:textId="16512D0A" w:rsidR="00AC25ED" w:rsidRDefault="00AC25ED" w:rsidP="00AC25ED">
            <w:pPr>
              <w:ind w:firstLine="0"/>
            </w:pPr>
            <w:r>
              <w:rPr>
                <w:b/>
                <w:bCs/>
                <w:color w:val="000000"/>
                <w:szCs w:val="28"/>
              </w:rPr>
              <w:t>Năm 2029</w:t>
            </w:r>
          </w:p>
        </w:tc>
        <w:tc>
          <w:tcPr>
            <w:tcW w:w="1511" w:type="dxa"/>
            <w:vAlign w:val="center"/>
          </w:tcPr>
          <w:p w14:paraId="18385FF1" w14:textId="6E64C8D3" w:rsidR="00AC25ED" w:rsidRDefault="00AC25ED" w:rsidP="00AC25ED">
            <w:pPr>
              <w:ind w:firstLine="0"/>
            </w:pPr>
            <w:r>
              <w:rPr>
                <w:b/>
                <w:bCs/>
                <w:color w:val="000000"/>
                <w:szCs w:val="28"/>
              </w:rPr>
              <w:t>Năm 2030</w:t>
            </w:r>
          </w:p>
        </w:tc>
        <w:tc>
          <w:tcPr>
            <w:tcW w:w="1511" w:type="dxa"/>
            <w:vAlign w:val="center"/>
          </w:tcPr>
          <w:p w14:paraId="45C56470" w14:textId="1C64465B" w:rsidR="00AC25ED" w:rsidRDefault="00AC25ED" w:rsidP="00AC25ED">
            <w:pPr>
              <w:ind w:firstLine="0"/>
            </w:pPr>
            <w:r>
              <w:rPr>
                <w:b/>
                <w:bCs/>
                <w:color w:val="000000"/>
                <w:szCs w:val="28"/>
              </w:rPr>
              <w:t>Năm 2031</w:t>
            </w:r>
          </w:p>
        </w:tc>
      </w:tr>
      <w:tr w:rsidR="00AC25ED" w14:paraId="3B92F1EC" w14:textId="77777777" w:rsidTr="00A6136A">
        <w:tc>
          <w:tcPr>
            <w:tcW w:w="1844" w:type="dxa"/>
            <w:vAlign w:val="center"/>
          </w:tcPr>
          <w:p w14:paraId="7742476C" w14:textId="6963C77D" w:rsidR="00AC25ED" w:rsidRDefault="00AC25ED" w:rsidP="00AC25ED">
            <w:pPr>
              <w:ind w:firstLine="0"/>
            </w:pPr>
            <w:r>
              <w:rPr>
                <w:color w:val="000000"/>
                <w:szCs w:val="28"/>
              </w:rPr>
              <w:t>Mức học phí đào tạo/học viên</w:t>
            </w:r>
          </w:p>
        </w:tc>
        <w:tc>
          <w:tcPr>
            <w:tcW w:w="1607" w:type="dxa"/>
            <w:vAlign w:val="center"/>
          </w:tcPr>
          <w:p w14:paraId="44BAF425" w14:textId="47CF9D6B" w:rsidR="00AC25ED" w:rsidRDefault="00AC25ED" w:rsidP="00A6136A">
            <w:pPr>
              <w:ind w:firstLine="0"/>
              <w:jc w:val="right"/>
            </w:pPr>
            <w:r>
              <w:rPr>
                <w:color w:val="000000"/>
                <w:szCs w:val="28"/>
              </w:rPr>
              <w:t xml:space="preserve">     2.350.000 </w:t>
            </w:r>
          </w:p>
        </w:tc>
        <w:tc>
          <w:tcPr>
            <w:tcW w:w="1510" w:type="dxa"/>
            <w:vAlign w:val="center"/>
          </w:tcPr>
          <w:p w14:paraId="5334F74C" w14:textId="0C0900AE" w:rsidR="00AC25ED" w:rsidRDefault="00AC25ED" w:rsidP="00A6136A">
            <w:pPr>
              <w:ind w:firstLine="0"/>
              <w:jc w:val="right"/>
            </w:pPr>
            <w:r>
              <w:rPr>
                <w:color w:val="000000"/>
                <w:szCs w:val="28"/>
              </w:rPr>
              <w:t xml:space="preserve">     2.467.500 </w:t>
            </w:r>
          </w:p>
        </w:tc>
        <w:tc>
          <w:tcPr>
            <w:tcW w:w="1510" w:type="dxa"/>
            <w:vAlign w:val="center"/>
          </w:tcPr>
          <w:p w14:paraId="31FFFFDE" w14:textId="4F81AFD2" w:rsidR="00AC25ED" w:rsidRDefault="00AC25ED" w:rsidP="00A6136A">
            <w:pPr>
              <w:ind w:firstLine="0"/>
              <w:jc w:val="right"/>
            </w:pPr>
            <w:r>
              <w:rPr>
                <w:color w:val="000000"/>
                <w:szCs w:val="28"/>
              </w:rPr>
              <w:t xml:space="preserve">     2.590.875 </w:t>
            </w:r>
          </w:p>
        </w:tc>
        <w:tc>
          <w:tcPr>
            <w:tcW w:w="1511" w:type="dxa"/>
            <w:vAlign w:val="center"/>
          </w:tcPr>
          <w:p w14:paraId="4507B8A5" w14:textId="4C17A0BE" w:rsidR="00AC25ED" w:rsidRDefault="00AC25ED" w:rsidP="00A6136A">
            <w:pPr>
              <w:ind w:firstLine="0"/>
              <w:jc w:val="right"/>
            </w:pPr>
            <w:r>
              <w:rPr>
                <w:color w:val="000000"/>
                <w:szCs w:val="28"/>
              </w:rPr>
              <w:t xml:space="preserve">     2.720.419 </w:t>
            </w:r>
          </w:p>
        </w:tc>
        <w:tc>
          <w:tcPr>
            <w:tcW w:w="1511" w:type="dxa"/>
            <w:vAlign w:val="center"/>
          </w:tcPr>
          <w:p w14:paraId="54437957" w14:textId="2D98BC79" w:rsidR="00AC25ED" w:rsidRDefault="00AC25ED" w:rsidP="00A6136A">
            <w:pPr>
              <w:ind w:firstLine="0"/>
              <w:jc w:val="right"/>
            </w:pPr>
            <w:r>
              <w:rPr>
                <w:color w:val="000000"/>
                <w:szCs w:val="28"/>
              </w:rPr>
              <w:t xml:space="preserve">     2.856.440 </w:t>
            </w:r>
          </w:p>
        </w:tc>
      </w:tr>
      <w:tr w:rsidR="00AC25ED" w14:paraId="3998C69D" w14:textId="77777777" w:rsidTr="00A6136A">
        <w:tc>
          <w:tcPr>
            <w:tcW w:w="1844" w:type="dxa"/>
            <w:vAlign w:val="center"/>
          </w:tcPr>
          <w:p w14:paraId="0F57B31E" w14:textId="4976F04F" w:rsidR="00AC25ED" w:rsidRDefault="00AC25ED" w:rsidP="004F7CBD">
            <w:pPr>
              <w:ind w:firstLine="0"/>
            </w:pPr>
            <w:r>
              <w:rPr>
                <w:color w:val="000000"/>
                <w:szCs w:val="28"/>
              </w:rPr>
              <w:t>Mức thu cho thuê xe tập luyện/giờ</w:t>
            </w:r>
          </w:p>
        </w:tc>
        <w:tc>
          <w:tcPr>
            <w:tcW w:w="1607" w:type="dxa"/>
            <w:vAlign w:val="center"/>
          </w:tcPr>
          <w:p w14:paraId="327F4B35" w14:textId="57833477" w:rsidR="00AC25ED" w:rsidRDefault="00AC25ED" w:rsidP="00A6136A">
            <w:pPr>
              <w:ind w:firstLine="0"/>
              <w:jc w:val="right"/>
            </w:pPr>
            <w:r>
              <w:rPr>
                <w:color w:val="000000"/>
                <w:szCs w:val="28"/>
              </w:rPr>
              <w:t xml:space="preserve">        300.000 </w:t>
            </w:r>
          </w:p>
        </w:tc>
        <w:tc>
          <w:tcPr>
            <w:tcW w:w="1510" w:type="dxa"/>
            <w:vAlign w:val="center"/>
          </w:tcPr>
          <w:p w14:paraId="58750AC4" w14:textId="5F809025" w:rsidR="00AC25ED" w:rsidRDefault="00AC25ED" w:rsidP="00A6136A">
            <w:pPr>
              <w:ind w:firstLine="0"/>
              <w:jc w:val="right"/>
            </w:pPr>
            <w:r>
              <w:rPr>
                <w:color w:val="000000"/>
                <w:szCs w:val="28"/>
              </w:rPr>
              <w:t xml:space="preserve">        315.000 </w:t>
            </w:r>
          </w:p>
        </w:tc>
        <w:tc>
          <w:tcPr>
            <w:tcW w:w="1510" w:type="dxa"/>
            <w:vAlign w:val="center"/>
          </w:tcPr>
          <w:p w14:paraId="1D2AEB3B" w14:textId="6226D041" w:rsidR="00AC25ED" w:rsidRDefault="00AC25ED" w:rsidP="00A6136A">
            <w:pPr>
              <w:ind w:firstLine="0"/>
              <w:jc w:val="right"/>
            </w:pPr>
            <w:r>
              <w:rPr>
                <w:color w:val="000000"/>
                <w:szCs w:val="28"/>
              </w:rPr>
              <w:t xml:space="preserve">        330.750 </w:t>
            </w:r>
          </w:p>
        </w:tc>
        <w:tc>
          <w:tcPr>
            <w:tcW w:w="1511" w:type="dxa"/>
            <w:vAlign w:val="center"/>
          </w:tcPr>
          <w:p w14:paraId="128EEABD" w14:textId="06102E46" w:rsidR="00AC25ED" w:rsidRDefault="00AC25ED" w:rsidP="00A6136A">
            <w:pPr>
              <w:ind w:firstLine="0"/>
              <w:jc w:val="right"/>
            </w:pPr>
            <w:r>
              <w:rPr>
                <w:color w:val="000000"/>
                <w:szCs w:val="28"/>
              </w:rPr>
              <w:t xml:space="preserve">        347.288 </w:t>
            </w:r>
          </w:p>
        </w:tc>
        <w:tc>
          <w:tcPr>
            <w:tcW w:w="1511" w:type="dxa"/>
            <w:vAlign w:val="center"/>
          </w:tcPr>
          <w:p w14:paraId="0FCFFFE6" w14:textId="35CBF30B" w:rsidR="00AC25ED" w:rsidRDefault="00AC25ED" w:rsidP="00A6136A">
            <w:pPr>
              <w:ind w:firstLine="0"/>
              <w:jc w:val="right"/>
            </w:pPr>
            <w:r>
              <w:rPr>
                <w:color w:val="000000"/>
                <w:szCs w:val="28"/>
              </w:rPr>
              <w:t xml:space="preserve">        364.652 </w:t>
            </w:r>
          </w:p>
        </w:tc>
      </w:tr>
      <w:tr w:rsidR="00AC25ED" w14:paraId="7FFDACD2" w14:textId="77777777" w:rsidTr="00A6136A">
        <w:tc>
          <w:tcPr>
            <w:tcW w:w="1844" w:type="dxa"/>
            <w:vAlign w:val="center"/>
          </w:tcPr>
          <w:p w14:paraId="35084762" w14:textId="7284B788" w:rsidR="00AC25ED" w:rsidRDefault="00AC25ED" w:rsidP="00AC25ED">
            <w:pPr>
              <w:ind w:firstLine="0"/>
            </w:pPr>
            <w:r>
              <w:rPr>
                <w:color w:val="000000"/>
                <w:szCs w:val="28"/>
              </w:rPr>
              <w:t>Mức thu cho thuê xe thiết bị/lượt</w:t>
            </w:r>
          </w:p>
        </w:tc>
        <w:tc>
          <w:tcPr>
            <w:tcW w:w="1607" w:type="dxa"/>
            <w:vAlign w:val="center"/>
          </w:tcPr>
          <w:p w14:paraId="19A745FB" w14:textId="6C37CF00" w:rsidR="00AC25ED" w:rsidRDefault="00AC25ED" w:rsidP="00A6136A">
            <w:pPr>
              <w:ind w:firstLine="0"/>
              <w:jc w:val="right"/>
            </w:pPr>
            <w:r>
              <w:rPr>
                <w:color w:val="000000"/>
                <w:szCs w:val="28"/>
              </w:rPr>
              <w:t xml:space="preserve">          50.000 </w:t>
            </w:r>
          </w:p>
        </w:tc>
        <w:tc>
          <w:tcPr>
            <w:tcW w:w="1510" w:type="dxa"/>
            <w:vAlign w:val="center"/>
          </w:tcPr>
          <w:p w14:paraId="41347DAF" w14:textId="340D2352" w:rsidR="00AC25ED" w:rsidRDefault="00AC25ED" w:rsidP="00A6136A">
            <w:pPr>
              <w:ind w:firstLine="0"/>
              <w:jc w:val="right"/>
            </w:pPr>
            <w:r>
              <w:rPr>
                <w:color w:val="000000"/>
                <w:szCs w:val="28"/>
              </w:rPr>
              <w:t xml:space="preserve">          52.500 </w:t>
            </w:r>
          </w:p>
        </w:tc>
        <w:tc>
          <w:tcPr>
            <w:tcW w:w="1510" w:type="dxa"/>
            <w:vAlign w:val="center"/>
          </w:tcPr>
          <w:p w14:paraId="15C671B4" w14:textId="7710BF0D" w:rsidR="00AC25ED" w:rsidRDefault="00AC25ED" w:rsidP="00A6136A">
            <w:pPr>
              <w:ind w:firstLine="0"/>
              <w:jc w:val="right"/>
            </w:pPr>
            <w:r>
              <w:rPr>
                <w:color w:val="000000"/>
                <w:szCs w:val="28"/>
              </w:rPr>
              <w:t xml:space="preserve">          57.750 </w:t>
            </w:r>
          </w:p>
        </w:tc>
        <w:tc>
          <w:tcPr>
            <w:tcW w:w="1511" w:type="dxa"/>
            <w:vAlign w:val="center"/>
          </w:tcPr>
          <w:p w14:paraId="7904B2AC" w14:textId="587E53C0" w:rsidR="00AC25ED" w:rsidRDefault="00AC25ED" w:rsidP="00A6136A">
            <w:pPr>
              <w:ind w:firstLine="0"/>
              <w:jc w:val="right"/>
            </w:pPr>
            <w:r>
              <w:rPr>
                <w:color w:val="000000"/>
                <w:szCs w:val="28"/>
              </w:rPr>
              <w:t xml:space="preserve">          63.525 </w:t>
            </w:r>
          </w:p>
        </w:tc>
        <w:tc>
          <w:tcPr>
            <w:tcW w:w="1511" w:type="dxa"/>
            <w:vAlign w:val="center"/>
          </w:tcPr>
          <w:p w14:paraId="444757BC" w14:textId="015FDAAD" w:rsidR="00AC25ED" w:rsidRDefault="00AC25ED" w:rsidP="00A6136A">
            <w:pPr>
              <w:ind w:firstLine="0"/>
              <w:jc w:val="right"/>
            </w:pPr>
            <w:r>
              <w:rPr>
                <w:color w:val="000000"/>
                <w:szCs w:val="28"/>
              </w:rPr>
              <w:t xml:space="preserve">          69.878 </w:t>
            </w:r>
          </w:p>
        </w:tc>
      </w:tr>
    </w:tbl>
    <w:p w14:paraId="5D66BC31" w14:textId="257F88C5" w:rsidR="00AC25ED" w:rsidRPr="00A6136A" w:rsidRDefault="00AC25ED" w:rsidP="003F6848">
      <w:pPr>
        <w:rPr>
          <w:i/>
        </w:rPr>
      </w:pPr>
      <w:r w:rsidRPr="00A6136A">
        <w:rPr>
          <w:i/>
        </w:rPr>
        <w:t>Dự kiến mỗi năm sẽ tăng 5% mức thu so với năm 2027</w:t>
      </w:r>
    </w:p>
    <w:p w14:paraId="7725FFA2" w14:textId="345C8BAA" w:rsidR="003F6848" w:rsidRPr="004F7CBD" w:rsidRDefault="003F6848" w:rsidP="003F6848">
      <w:r>
        <w:t xml:space="preserve">b) Các khoản chi và cơ chế khoán: </w:t>
      </w:r>
    </w:p>
    <w:p w14:paraId="07CCEF9A" w14:textId="77777777" w:rsidR="003F6848" w:rsidRPr="00B0238A" w:rsidRDefault="003F6848" w:rsidP="003F6848">
      <w:r>
        <w:t xml:space="preserve">- Các khoản chi: Thực hiện chi phục vụ cho hoạt động đào tạo và </w:t>
      </w:r>
      <w:del w:id="1181" w:author="Thẩm định 21/10/2026 (Claude)" w:date="2026-10-21T21:01:57Z">
        <w:r>
          <w:delText xml:space="preserve">sát hạch lại xe</w:delText>
        </w:r>
      </w:del>
      <w:ins w:id="1182" w:author="Thẩm định 21/10/2026 (Claude)" w:date="2026-10-21T21:01:57Z">
        <w:r>
          <w:t xml:space="preserve">sát hạch lái xe</w:t>
        </w:r>
      </w:ins>
      <w:r>
        <w:t xml:space="preserve"> như: Chi tiền lương, tiền công, chi thuê xe, nhiên liệu, văn phòng phẩm, khấu hao tài sản cố định và các khoản chi khác </w:t>
      </w:r>
      <w:del w:id="1183" w:author="Thẩm định 21/10/2026 (Claude)" w:date="2026-10-21T21:01:57Z">
        <w:r>
          <w:delText xml:space="preserve">phụ vụ</w:delText>
        </w:r>
      </w:del>
      <w:ins w:id="1184" w:author="Thẩm định 21/10/2026 (Claude)" w:date="2026-10-21T21:01:57Z">
        <w:r>
          <w:t xml:space="preserve">phục vụ</w:t>
        </w:r>
      </w:ins>
      <w:r>
        <w:t xml:space="preserve"> cho hoạt động đào tạo.</w:t>
      </w:r>
    </w:p>
    <w:p w14:paraId="11D0A23C" w14:textId="00E57415" w:rsidR="003F6848" w:rsidRDefault="00A27C38" w:rsidP="004F7CBD">
      <w:r>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10D6A864" w14:textId="27968814" w:rsidR="00AC25ED" w:rsidRDefault="00AC25ED" w:rsidP="004F7CBD">
      <w:r>
        <w:t xml:space="preserve">+ </w:t>
      </w:r>
      <w:del w:id="1191" w:author="Thẩm định 21/10/2026 (Claude)" w:date="2026-10-21T21:01:57Z">
        <w:r>
          <w:delText xml:space="preserve">Khoán tuyển sinh hạng A:</w:delText>
        </w:r>
      </w:del>
      <w:ins w:id="1192" w:author="Thẩm định 21/10/2026 (Claude)" w:date="2026-10-21T21:01:57Z">
        <w:r>
          <w:t xml:space="preserve">Khoán tuyển sinh Hạng A:</w:t>
        </w:r>
      </w:ins>
      <w:r>
        <w:t xml:space="preserve"> 7%</w:t>
      </w:r>
    </w:p>
    <w:p w14:paraId="0BEC9F82" w14:textId="7DA306FE" w:rsidR="003F6848" w:rsidRDefault="003F6848" w:rsidP="003F6848">
      <w:r>
        <w:t xml:space="preserve">+ Khoán tiền lương dạy lý thuyết: </w:t>
      </w:r>
      <w:r w:rsidR="002F722A">
        <w:rPr>
          <w:lang w:val="vi-VN"/>
        </w:rPr>
        <w:t>12</w:t>
      </w:r>
      <w:r>
        <w:t xml:space="preserve">% </w:t>
      </w:r>
    </w:p>
    <w:p w14:paraId="0FAFEB30" w14:textId="72503568" w:rsidR="003F6848" w:rsidRDefault="003F6848" w:rsidP="003F6848">
      <w:r>
        <w:t xml:space="preserve">+ Khoán tiền lương dạy thực hành: </w:t>
      </w:r>
      <w:r w:rsidR="002F722A">
        <w:rPr>
          <w:lang w:val="vi-VN"/>
        </w:rPr>
        <w:t>12</w:t>
      </w:r>
      <w:r>
        <w:t>%</w:t>
      </w:r>
    </w:p>
    <w:p w14:paraId="6ADE4350" w14:textId="3CFCC4CF" w:rsidR="003F6848" w:rsidRDefault="003F6848" w:rsidP="003F6848">
      <w:r>
        <w:t>+ Khoán thuê xe phục vụ đào tạo: 25%</w:t>
      </w:r>
    </w:p>
    <w:p w14:paraId="21DE52A1" w14:textId="2FB43A31" w:rsidR="003F6848" w:rsidRDefault="003F6848" w:rsidP="003F6848">
      <w:r>
        <w:t>+ Khoán nhiên liệu phục vụ đào tạo: 10%</w:t>
      </w:r>
    </w:p>
    <w:p w14:paraId="69149D5D" w14:textId="32FBC57F" w:rsidR="003F6848" w:rsidRDefault="003F6848" w:rsidP="003F6848">
      <w:r>
        <w:t xml:space="preserve">+ Khoán nhiên liệu </w:t>
      </w:r>
      <w:del w:id="1185" w:author="Thẩm định 21/10/2026 (Claude)" w:date="2026-10-21T21:01:57Z">
        <w:r>
          <w:delText xml:space="preserve">phụ vụ</w:delText>
        </w:r>
      </w:del>
      <w:ins w:id="1186" w:author="Thẩm định 21/10/2026 (Claude)" w:date="2026-10-21T21:01:57Z">
        <w:r>
          <w:t xml:space="preserve">phục vụ</w:t>
        </w:r>
      </w:ins>
      <w:r>
        <w:t xml:space="preserve"> ôn luyện: 12%</w:t>
      </w:r>
    </w:p>
    <w:p w14:paraId="7FD46B54" w14:textId="145D8B80" w:rsidR="00AC25ED" w:rsidRDefault="00AC25ED" w:rsidP="003F6848">
      <w:r>
        <w:t>+ Khoán vệ sinh, phục vụ sát hạch: 5%</w:t>
      </w:r>
    </w:p>
    <w:p w14:paraId="56E5DF70" w14:textId="207722C9" w:rsidR="003F6848" w:rsidRDefault="003F6848" w:rsidP="003F6848">
      <w:r>
        <w:t>+ Khoán văn phòng phẩm phục vụ đào tạo 1% và sát hạch 4%</w:t>
      </w:r>
    </w:p>
    <w:p w14:paraId="02D1741C" w14:textId="0A1DDB2F" w:rsidR="005C2626" w:rsidRPr="00B0238A" w:rsidRDefault="00A27C38" w:rsidP="003A49E2">
      <w:r>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38600E38" w14:textId="40686E7B" w:rsidR="005C2626" w:rsidRPr="00B0238A" w:rsidRDefault="00A27C38" w:rsidP="003A49E2">
      <w:r>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580E4F17" w14:textId="016343C6" w:rsidR="005C2626" w:rsidRPr="00B0238A" w:rsidRDefault="00A27C38" w:rsidP="003A49E2">
      <w:r>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37FD008B" w14:textId="77777777" w:rsidR="005C2626" w:rsidRPr="00B0238A" w:rsidRDefault="00A27C38">
      <w:pPr>
        <w:pStyle w:val="Heading4"/>
        <w:pageBreakBefore/>
        <w:rPr>
          <w:color w:val="auto"/>
        </w:rPr>
      </w:pPr>
      <w:bookmarkStart w:id="63" w:name="_Toc240965943"/>
      <w:r>
        <w:rPr>
          <w:color w:val="auto"/>
        </w:rPr>
        <w:t>Phần IV</w:t>
      </w:r>
      <w:bookmarkEnd w:id="63"/>
    </w:p>
    <w:p w14:paraId="000AB083" w14:textId="77777777" w:rsidR="005C2626" w:rsidRPr="00B0238A" w:rsidRDefault="00A27C38">
      <w:pPr>
        <w:pStyle w:val="Heading4"/>
        <w:rPr>
          <w:color w:val="auto"/>
        </w:rPr>
      </w:pPr>
      <w:bookmarkStart w:id="64" w:name="_Toc240965944"/>
      <w:r>
        <w:rPr>
          <w:color w:val="auto"/>
        </w:rPr>
        <w:t>LỘ TRÌNH, CÁC BƯỚC THỰC HIỆN VÀ NHU CẦU KINH PHÍ</w:t>
      </w:r>
      <w:bookmarkEnd w:id="64"/>
    </w:p>
    <w:p w14:paraId="3522472A" w14:textId="77777777" w:rsidR="00BE60C7" w:rsidRPr="00B0238A" w:rsidRDefault="00BE60C7" w:rsidP="00BE60C7">
      <w:pPr>
        <w:pStyle w:val="Heading1"/>
        <w:rPr>
          <w:color w:val="auto"/>
          <w:lang w:val="nl-NL"/>
        </w:rPr>
      </w:pPr>
    </w:p>
    <w:p w14:paraId="7F10EB39" w14:textId="77777777" w:rsidR="005C2626" w:rsidRPr="00B0238A" w:rsidRDefault="00A27C38">
      <w:pPr>
        <w:pStyle w:val="Heading1"/>
        <w:rPr>
          <w:color w:val="auto"/>
        </w:rPr>
      </w:pPr>
      <w:bookmarkStart w:id="65" w:name="_Toc240965945"/>
      <w:r>
        <w:rPr>
          <w:color w:val="auto"/>
        </w:rPr>
        <w:t>I. LỘ TRÌNH, CÁC BƯỚC THỰC HIỆN</w:t>
      </w:r>
      <w:bookmarkEnd w:id="65"/>
    </w:p>
    <w:p w14:paraId="471CF6CC" w14:textId="582BA34C" w:rsidR="005C2626" w:rsidRPr="00B0238A" w:rsidRDefault="00A27C38">
      <w:commentRangeStart w:id="66"/>
      <w:r>
        <w:t xml:space="preserve">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w:t>
      </w:r>
      <w:del w:id="1088" w:author="Thẩm định 21/10/2026 (Claude)" w:date="2026-10-21T21:01:57Z">
        <w:r>
          <w:delText xml:space="preserve">có Hạng A ở địa phương khác (tỉnh Gia Lai) theo bố trí</w:delText>
        </w:r>
      </w:del>
      <w:ins w:id="1089" w:author="Thẩm định 21/10/2026 (Claude)" w:date="2026-10-21T21:01:57Z">
        <w:r>
          <w:t xml:space="preserve">có Hạng A theo bố trí</w:t>
        </w:r>
      </w:ins>
      <w:r>
        <w:t xml:space="preserve">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w:t>
      </w:r>
      <w:del w:id="1086" w:author="Thẩm định 21/10/2026 (Claude)" w:date="2026-10-21T21:01:57Z">
        <w:r>
          <w:delText xml:space="preserve">(khoản 3 Điều 42 Nghị định số 94/2026/NĐ-CP)</w:delText>
        </w:r>
      </w:del>
      <w:ins w:id="1087" w:author="Thẩm định 21/10/2026 (Claude)" w:date="2026-10-21T21:01:57Z">
        <w:r>
          <w:t xml:space="preserve">(khoản 5 Điều 24, điểm g khoản 12 Điều 24 và khoản 3 Điều 42 Nghị định số 94/2026/NĐ-CP)</w:t>
        </w:r>
      </w:ins>
      <w:r>
        <w:t xml:space="preserve">, được ưu tiên triển khai ngay, không phụ thuộc tiến độ bổ sung Hạng A.</w:t>
      </w:r>
      <w:commentRangeEnd w:id="66"/>
      <w:r>
        <w:rPr>
          <w:rStyle w:val="CommentReference"/>
        </w:rPr>
        <w:commentReference w:id="66"/>
      </w:r>
    </w:p>
    <w:p w14:paraId="3D34CB26" w14:textId="77777777" w:rsidR="005C2626" w:rsidRPr="00B0238A" w:rsidRDefault="00A27C38">
      <w:del w:id="1107" w:author="Thẩm định 21/10/2026 (Claude)" w:date="2026-10-21T21:01:57Z">
        <w:r>
          <w:delText>Bảng tiến độ chi tiết theo tuần/tháng, gắn mốc hoàn thành Đề án trước 30/10/2026 theo Quyết định số 1944/QĐ-CĐKT, được trình bày tại Phụ lục kèm theo.</w:delText>
        </w:r>
      </w:del>
      <w:ins w:id="1108" w:author="Thẩm định 21/10/2026 (Claude)" w:date="2026-10-21T21:01:57Z">
        <w:r>
          <w:t xml:space="preserve">Tiến độ triển khai chi tiết sau khi Đề án được phê duyệt được trình bày tại Phụ lục III.</w:t>
        </w:r>
      </w:ins>
    </w:p>
    <w:p w14:paraId="2D623EE2" w14:textId="427CC280" w:rsidR="005C2626" w:rsidRPr="00B0238A" w:rsidRDefault="00A27C38">
      <w:pPr>
        <w:pStyle w:val="Heading1"/>
        <w:rPr>
          <w:color w:val="auto"/>
        </w:rPr>
      </w:pPr>
      <w:bookmarkStart w:id="67" w:name="_Toc240965946"/>
      <w:r>
        <w:rPr>
          <w:color w:val="auto"/>
        </w:rPr>
        <w:t>II. NHU CẦU KINH PHÍ</w:t>
      </w:r>
      <w:bookmarkEnd w:id="67"/>
      <w:r>
        <w:rPr>
          <w:color w:val="auto"/>
        </w:rPr>
        <w:t xml:space="preserve"> VÀ NGUỒN VỐN ĐẦU TƯ</w:t>
      </w:r>
    </w:p>
    <w:p w14:paraId="38448123" w14:textId="7DF57270" w:rsidR="00616E86" w:rsidRDefault="00616E86" w:rsidP="00616E86">
      <w:pPr>
        <w:rPr>
          <w:del w:id="1032" w:author="Thẩm định 21/10/2026 (Claude)" w:date="2026-10-21T21:01:56Z"/>
          <w:b/>
          <w:bCs/>
          <w:color w:val="FF0000"/>
        </w:rPr>
      </w:pPr>
      <w:del w:id="1031" w:author="Thẩm định 21/10/2026 (Claude)" w:date="2026-10-21T21:01:56Z">
        <w:r>
          <w:rPr>
            <w:b/>
            <w:bCs/>
            <w:color w:val="FF0000"/>
            <w:highlight w:val="yellow"/>
          </w:rPr>
          <w:delText>[CÔ TUYẾT CHỦ TRÌ – CÔ THẢO + THẦY THÀNH PHỐI HỢP]</w:delText>
        </w:r>
      </w:del>
    </w:p>
    <w:p w14:paraId="02D640FF" w14:textId="2EF0FC78" w:rsidR="00836553" w:rsidRPr="00A6136A" w:rsidRDefault="00836553" w:rsidP="00836553">
      <w:pPr>
        <w:rPr>
          <w:b/>
          <w:bCs/>
          <w:color w:val="FF0000"/>
        </w:rPr>
      </w:pPr>
      <w:r>
        <w:rPr>
          <w:b/>
          <w:bCs/>
          <w:color w:val="FF0000"/>
        </w:rPr>
        <w:t>1. Nhu cầu kinh phí</w:t>
      </w:r>
    </w:p>
    <w:p w14:paraId="2D1321EB" w14:textId="25F4F424" w:rsidR="005C2626" w:rsidRPr="00B0238A" w:rsidRDefault="00A27C38" w:rsidP="003A49E2">
      <w:r>
        <w:t xml:space="preserve">Tổng nhu cầu kinh phí đầu tư trực tiếp phục vụ đào tạo, sát hạch Hạng A được thể hiện tại Bảng 10. </w:t>
      </w:r>
    </w:p>
    <w:p w14:paraId="52090897" w14:textId="796AD8F6" w:rsidR="00D748D7" w:rsidRPr="00B0238A" w:rsidRDefault="00D748D7" w:rsidP="00D748D7">
      <w:pPr>
        <w:pStyle w:val="tnbng"/>
        <w:rPr>
          <w:color w:val="auto"/>
        </w:rPr>
      </w:pPr>
      <w:r>
        <w:rPr>
          <w:color w:val="auto"/>
        </w:rPr>
        <w:t>Bảng 10. Nhu cầu kinh phí đầu tư trực tiếp cho đào tạo, sát hạch Hạng A</w:t>
      </w:r>
    </w:p>
    <w:tbl>
      <w:tblPr>
        <w:tblStyle w:val="TableGrid"/>
        <w:tblW w:w="0" w:type="auto"/>
        <w:tblLook w:val="04A0" w:firstRow="1" w:lastRow="0" w:firstColumn="1" w:lastColumn="0" w:noHBand="0" w:noVBand="1"/>
      </w:tblPr>
      <w:tblGrid>
        <w:gridCol w:w="590"/>
        <w:gridCol w:w="2949"/>
        <w:gridCol w:w="2266"/>
        <w:gridCol w:w="3121"/>
      </w:tblGrid>
      <w:tr w:rsidR="007221BB" w:rsidRPr="00B0238A" w14:paraId="1EEC2B04" w14:textId="77777777" w:rsidTr="00E63A48">
        <w:tc>
          <w:tcPr>
            <w:tcW w:w="590" w:type="dxa"/>
          </w:tcPr>
          <w:p w14:paraId="3F9B68FD" w14:textId="77777777" w:rsidR="005C2626" w:rsidRPr="00B0238A" w:rsidRDefault="00A27C38" w:rsidP="005055F0">
            <w:pPr>
              <w:spacing w:before="0" w:after="0"/>
              <w:ind w:firstLine="0"/>
              <w:rPr>
                <w:b/>
              </w:rPr>
            </w:pPr>
            <w:r>
              <w:rPr>
                <w:b/>
              </w:rPr>
              <w:t>TT</w:t>
            </w:r>
          </w:p>
        </w:tc>
        <w:tc>
          <w:tcPr>
            <w:tcW w:w="2949" w:type="dxa"/>
          </w:tcPr>
          <w:p w14:paraId="48178D79" w14:textId="77777777" w:rsidR="005C2626" w:rsidRPr="00B0238A" w:rsidRDefault="005055F0" w:rsidP="005055F0">
            <w:pPr>
              <w:spacing w:before="0" w:after="0"/>
              <w:ind w:firstLine="0"/>
              <w:rPr>
                <w:b/>
              </w:rPr>
            </w:pPr>
            <w:r>
              <w:rPr>
                <w:b/>
              </w:rPr>
              <w:t>Hạng mục</w:t>
            </w:r>
          </w:p>
        </w:tc>
        <w:tc>
          <w:tcPr>
            <w:tcW w:w="2266" w:type="dxa"/>
          </w:tcPr>
          <w:p w14:paraId="4A9B3372" w14:textId="77777777" w:rsidR="005C2626" w:rsidRPr="00B0238A" w:rsidRDefault="00A27C38" w:rsidP="005055F0">
            <w:pPr>
              <w:spacing w:before="0" w:after="0"/>
              <w:ind w:firstLine="0"/>
              <w:rPr>
                <w:b/>
              </w:rPr>
            </w:pPr>
            <w:r>
              <w:rPr>
                <w:b/>
              </w:rPr>
              <w:t>Kinh phí (triệu đồng)</w:t>
            </w:r>
          </w:p>
        </w:tc>
        <w:tc>
          <w:tcPr>
            <w:tcW w:w="3121" w:type="dxa"/>
          </w:tcPr>
          <w:p w14:paraId="3F118A1C" w14:textId="348D7EC0" w:rsidR="005C2626" w:rsidRPr="00B0238A" w:rsidRDefault="00A27C38" w:rsidP="005055F0">
            <w:pPr>
              <w:spacing w:before="0" w:after="0"/>
              <w:ind w:firstLine="0"/>
              <w:rPr>
                <w:b/>
              </w:rPr>
            </w:pPr>
            <w:r>
              <w:rPr>
                <w:b/>
              </w:rPr>
              <w:t>Nguồn vốn, ghi chú</w:t>
            </w:r>
            <w:r>
              <w:rPr>
                <w:rStyle w:val="FootnoteReference"/>
                <w:b/>
              </w:rPr>
              <w:footnoteReference w:id="1"/>
            </w:r>
          </w:p>
        </w:tc>
      </w:tr>
      <w:tr w:rsidR="007221BB" w:rsidRPr="00B0238A" w14:paraId="28DC4D87" w14:textId="77777777" w:rsidTr="00E63A48">
        <w:tc>
          <w:tcPr>
            <w:tcW w:w="590" w:type="dxa"/>
          </w:tcPr>
          <w:p w14:paraId="653AFFEF" w14:textId="77777777" w:rsidR="005C2626" w:rsidRPr="00B0238A" w:rsidRDefault="00A27C38" w:rsidP="005055F0">
            <w:pPr>
              <w:spacing w:before="0" w:after="0"/>
              <w:ind w:firstLine="0"/>
            </w:pPr>
            <w:commentRangeStart w:id="68"/>
            <w:r>
              <w:t>1</w:t>
            </w:r>
          </w:p>
        </w:tc>
        <w:tc>
          <w:tcPr>
            <w:tcW w:w="2949" w:type="dxa"/>
          </w:tcPr>
          <w:p w14:paraId="2379589B" w14:textId="77777777" w:rsidR="005C2626" w:rsidRPr="00B0238A" w:rsidRDefault="00A27C38" w:rsidP="005055F0">
            <w:pPr>
              <w:spacing w:before="0" w:after="0"/>
              <w:ind w:firstLine="0"/>
            </w:pPr>
            <w:r>
              <w:t>Giai đoạn 1 — mở rộng sân tập lái về phía xưởng thực hành sửa chữa ô tô (khoảng 2.000 m²), dùng chung cho đào tạo ô tô và bài sát hạch số 2</w:t>
            </w:r>
          </w:p>
        </w:tc>
        <w:tc>
          <w:tcPr>
            <w:tcW w:w="2266" w:type="dxa"/>
          </w:tcPr>
          <w:p w14:paraId="0148F18D" w14:textId="55377D2A" w:rsidR="005C2626" w:rsidRPr="00B0238A" w:rsidRDefault="00A27C38" w:rsidP="00E63A48">
            <w:pPr>
              <w:spacing w:before="0" w:after="0"/>
              <w:ind w:firstLine="0"/>
              <w:jc w:val="center"/>
            </w:pPr>
            <w:r>
              <w:t>590</w:t>
            </w:r>
          </w:p>
        </w:tc>
        <w:tc>
          <w:tcPr>
            <w:tcW w:w="3121" w:type="dxa"/>
          </w:tcPr>
          <w:p w14:paraId="66676D63" w14:textId="20A9D18A" w:rsidR="005C2626" w:rsidRPr="00B0238A" w:rsidRDefault="005C2626">
            <w:pPr>
              <w:spacing w:before="0" w:after="0"/>
              <w:ind w:firstLine="0"/>
            </w:pPr>
            <w:r>
              <w:t>Nguồn thu hoạt động đào tạo, sát hạch và Quỹ phát triển hoạt động sự nghiệp; thực hiện năm 2027; chưa gồm sơn kẻ vạch, thiết bị và phần mềm sát hạch bài số 2</w:t>
            </w:r>
            <w:commentRangeEnd w:id="68"/>
            <w:r>
              <w:rPr>
                <w:rStyle w:val="CommentReference"/>
              </w:rPr>
              <w:commentReference w:id="68"/>
            </w:r>
            <w:r>
              <w:t xml:space="preserve"> (khái toán 1.310.200.000 đồng cho 2.000m2, bài số 2 kích thước 15 m × 60 m (900 m²)</w:t>
            </w:r>
          </w:p>
        </w:tc>
      </w:tr>
      <w:tr w:rsidR="003B0726" w:rsidRPr="00B0238A" w14:paraId="61D6F496" w14:textId="77777777" w:rsidTr="00E63A48">
        <w:tc>
          <w:tcPr>
            <w:tcW w:w="590" w:type="dxa"/>
          </w:tcPr>
          <w:p w14:paraId="5C74B32C" w14:textId="77777777" w:rsidR="003B0726" w:rsidRDefault="003B0726" w:rsidP="005055F0">
            <w:pPr>
              <w:spacing w:before="0" w:after="0"/>
              <w:ind w:firstLine="0"/>
            </w:pPr>
          </w:p>
        </w:tc>
        <w:tc>
          <w:tcPr>
            <w:tcW w:w="2949" w:type="dxa"/>
          </w:tcPr>
          <w:p w14:paraId="040A7AA0" w14:textId="280D69DF" w:rsidR="003B0726" w:rsidRDefault="003B0726" w:rsidP="005055F0">
            <w:pPr>
              <w:spacing w:before="0" w:after="0"/>
              <w:ind w:firstLine="0"/>
            </w:pPr>
            <w:r>
              <w:t>Xây dựng Nhà điều hành số 2</w:t>
            </w:r>
          </w:p>
        </w:tc>
        <w:tc>
          <w:tcPr>
            <w:tcW w:w="2266" w:type="dxa"/>
          </w:tcPr>
          <w:p w14:paraId="210F0539" w14:textId="59777DE8" w:rsidR="003B0726" w:rsidRPr="00A6136A" w:rsidDel="00703145" w:rsidRDefault="00F510C5" w:rsidP="00E63A48">
            <w:pPr>
              <w:spacing w:before="0" w:after="0"/>
              <w:ind w:firstLine="0"/>
              <w:jc w:val="center"/>
              <w:rPr>
                <w:lang w:val="vi-VN"/>
              </w:rPr>
            </w:pPr>
            <w:r>
              <w:rPr>
                <w:lang w:val="vi-VN"/>
              </w:rPr>
              <w:t>70</w:t>
            </w:r>
          </w:p>
        </w:tc>
        <w:tc>
          <w:tcPr>
            <w:tcW w:w="3121" w:type="dxa"/>
          </w:tcPr>
          <w:p w14:paraId="58481EEB" w14:textId="79DC7773" w:rsidR="003B0726" w:rsidRDefault="003B0726">
            <w:pPr>
              <w:spacing w:before="0" w:after="0"/>
              <w:ind w:firstLine="0"/>
            </w:pPr>
            <w:r>
              <w:t>Nhà lắp ghép, máy điều hoà, diện tích 20m2</w:t>
            </w:r>
          </w:p>
        </w:tc>
      </w:tr>
      <w:tr w:rsidR="007221BB" w:rsidRPr="00B0238A" w14:paraId="0811D248" w14:textId="77777777" w:rsidTr="00E63A48">
        <w:tc>
          <w:tcPr>
            <w:tcW w:w="590" w:type="dxa"/>
          </w:tcPr>
          <w:p w14:paraId="2696FBD3" w14:textId="77777777" w:rsidR="005C2626" w:rsidRPr="00B0238A" w:rsidRDefault="00A27C38" w:rsidP="005055F0">
            <w:pPr>
              <w:spacing w:before="0" w:after="0"/>
              <w:ind w:firstLine="0"/>
            </w:pPr>
            <w:r>
              <w:t>2</w:t>
            </w:r>
          </w:p>
        </w:tc>
        <w:tc>
          <w:tcPr>
            <w:tcW w:w="2949" w:type="dxa"/>
          </w:tcPr>
          <w:p w14:paraId="0947A7F2" w14:textId="77777777" w:rsidR="005C2626" w:rsidRPr="00C06C97" w:rsidRDefault="00A27C38" w:rsidP="005055F0">
            <w:pPr>
              <w:spacing w:before="0" w:after="0"/>
              <w:ind w:firstLine="0"/>
              <w:rPr>
                <w:highlight w:val="yellow"/>
              </w:rPr>
            </w:pPr>
            <w:commentRangeStart w:id="69"/>
            <w:r>
              <w:rPr>
                <w:highlight w:val="yellow"/>
              </w:rPr>
              <w:t>Thiết bị, phần mềm sát hạch bài số 2 (xử lý tình huống giả định trên đường)</w:t>
            </w:r>
            <w:commentRangeEnd w:id="69"/>
            <w:r>
              <w:rPr>
                <w:rStyle w:val="CommentReference"/>
              </w:rPr>
              <w:commentReference w:id="69"/>
            </w:r>
          </w:p>
        </w:tc>
        <w:tc>
          <w:tcPr>
            <w:tcW w:w="2266" w:type="dxa"/>
          </w:tcPr>
          <w:p w14:paraId="1D029DAC" w14:textId="2DD861DE" w:rsidR="005C2626" w:rsidRPr="00C06C97" w:rsidRDefault="005757B6" w:rsidP="00E63A48">
            <w:pPr>
              <w:spacing w:before="0" w:after="0"/>
              <w:ind w:firstLine="0"/>
              <w:jc w:val="center"/>
              <w:rPr>
                <w:color w:val="FF0000"/>
                <w:highlight w:val="yellow"/>
              </w:rPr>
            </w:pPr>
            <w:r>
              <w:rPr>
                <w:highlight w:val="yellow"/>
              </w:rPr>
              <w:t>469</w:t>
            </w:r>
          </w:p>
        </w:tc>
        <w:tc>
          <w:tcPr>
            <w:tcW w:w="3121" w:type="dxa"/>
          </w:tcPr>
          <w:p w14:paraId="08679027" w14:textId="612F471B" w:rsidR="005C2626" w:rsidRPr="00C06C97" w:rsidRDefault="005C2626" w:rsidP="005055F0">
            <w:pPr>
              <w:spacing w:before="0" w:after="0"/>
              <w:ind w:firstLine="0"/>
              <w:rPr>
                <w:highlight w:val="yellow"/>
              </w:rPr>
            </w:pPr>
            <w: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B0238A" w14:paraId="4868CD74" w14:textId="77777777" w:rsidTr="00E63A48">
        <w:tc>
          <w:tcPr>
            <w:tcW w:w="590" w:type="dxa"/>
          </w:tcPr>
          <w:p w14:paraId="2EBCCAC8" w14:textId="77777777" w:rsidR="005C2626" w:rsidRPr="00B0238A" w:rsidRDefault="00A27C38" w:rsidP="005055F0">
            <w:pPr>
              <w:spacing w:before="0" w:after="0"/>
              <w:ind w:firstLine="0"/>
            </w:pPr>
            <w:r>
              <w:t>3</w:t>
            </w:r>
          </w:p>
        </w:tc>
        <w:tc>
          <w:tcPr>
            <w:tcW w:w="2949" w:type="dxa"/>
          </w:tcPr>
          <w:p w14:paraId="1BBC1E18" w14:textId="6DC7BF42" w:rsidR="005C2626" w:rsidRPr="00C06C97" w:rsidRDefault="00A27C38" w:rsidP="005055F0">
            <w:pPr>
              <w:spacing w:before="0" w:after="0"/>
              <w:ind w:firstLine="0"/>
              <w:rPr>
                <w:highlight w:val="yellow"/>
              </w:rPr>
            </w:pPr>
            <w:r>
              <w:t xml:space="preserve">Xe mô tô sát hạch Hạng A (02 xe); thiết bị chấm điểm trên xe, trên sân và phòng điều hành sát hạch thực hành Hạng A; cải tạo sân sát hạch Hạng A từ sân tập thực hành Hạng A1, bố trí lại sân tập Hạng A1; nhà điều hành lắp ghép riêng cho Hạng A (kinh phí: </w:t>
            </w:r>
            <w:r>
              <w:rPr>
                <w:highlight w:val="yellow"/>
              </w:rPr>
              <w:t>chờ Khoa xác định</w:t>
            </w:r>
            <w:r>
              <w:t>)</w:t>
            </w:r>
          </w:p>
        </w:tc>
        <w:tc>
          <w:tcPr>
            <w:tcW w:w="2266" w:type="dxa"/>
          </w:tcPr>
          <w:p w14:paraId="1ADB447B" w14:textId="592BDFEF" w:rsidR="005C2626" w:rsidRPr="00C81373" w:rsidRDefault="00C81373" w:rsidP="00A6136A">
            <w:pPr>
              <w:pStyle w:val="ListParagraph"/>
              <w:spacing w:before="0" w:after="0"/>
              <w:ind w:left="184"/>
              <w:rPr>
                <w:color w:val="FF0000"/>
                <w:highlight w:val="yellow"/>
              </w:rPr>
            </w:pPr>
            <w:r>
              <w:t>460</w:t>
            </w:r>
          </w:p>
        </w:tc>
        <w:tc>
          <w:tcPr>
            <w:tcW w:w="3121" w:type="dxa"/>
          </w:tcPr>
          <w:p w14:paraId="7254394A" w14:textId="7EA0935B" w:rsidR="00C81373" w:rsidRDefault="005C2626" w:rsidP="00C81373">
            <w:pPr>
              <w:pStyle w:val="ListParagraph"/>
              <w:numPr>
                <w:ilvl w:val="0"/>
                <w:numId w:val="30"/>
              </w:numPr>
              <w:spacing w:before="0" w:after="0"/>
              <w:ind w:left="0"/>
              <w:jc w:val="center"/>
            </w:pPr>
            <w:r>
              <w:t xml:space="preserve">Nhà trường đầu tư; xe dự kiến Honda CB350 H'ness (giá bán lẻ đề xuất của nhà sản xuất, đã gồm thuế GTGT): 260.000.000 đồng (02 xe × 130.000.000); </w:t>
            </w:r>
          </w:p>
          <w:p w14:paraId="68DEDA47" w14:textId="0C76E1B1" w:rsidR="005C2626" w:rsidRPr="00C06C97" w:rsidRDefault="00C81373">
            <w:pPr>
              <w:spacing w:before="0" w:after="0"/>
              <w:ind w:firstLine="0"/>
              <w:rPr>
                <w:highlight w:val="yellow"/>
              </w:rPr>
            </w:pPr>
            <w:r>
              <w:t xml:space="preserve">Thiết bị chấm điểm: </w:t>
            </w:r>
            <w:r>
              <w:rPr>
                <w:highlight w:val="yellow"/>
              </w:rPr>
              <w:t>200.000.000 đồng</w:t>
            </w:r>
          </w:p>
        </w:tc>
      </w:tr>
      <w:tr w:rsidR="007221BB" w:rsidRPr="00B0238A" w14:paraId="469FF4A3" w14:textId="77777777" w:rsidTr="00E63A48">
        <w:tc>
          <w:tcPr>
            <w:tcW w:w="590" w:type="dxa"/>
          </w:tcPr>
          <w:p w14:paraId="779EB80C" w14:textId="77777777" w:rsidR="005C2626" w:rsidRPr="00B0238A" w:rsidRDefault="00A27C38" w:rsidP="005055F0">
            <w:pPr>
              <w:spacing w:before="0" w:after="0"/>
              <w:ind w:firstLine="0"/>
            </w:pPr>
            <w:r>
              <w:t>4</w:t>
            </w:r>
          </w:p>
        </w:tc>
        <w:tc>
          <w:tcPr>
            <w:tcW w:w="2949" w:type="dxa"/>
          </w:tcPr>
          <w:p w14:paraId="1F07AD8E" w14:textId="421EABB7" w:rsidR="005C2626" w:rsidRPr="00B0238A" w:rsidRDefault="00A27C38" w:rsidP="005055F0">
            <w:pPr>
              <w:spacing w:before="0" w:after="0"/>
              <w:ind w:firstLine="0"/>
            </w:pPr>
            <w:r>
              <w:t>Xe mô tô tập lái Hạng A</w:t>
            </w:r>
          </w:p>
        </w:tc>
        <w:tc>
          <w:tcPr>
            <w:tcW w:w="2266" w:type="dxa"/>
          </w:tcPr>
          <w:p w14:paraId="0499EA8B" w14:textId="77777777" w:rsidR="005C2626" w:rsidRPr="00B0238A" w:rsidRDefault="00A27C38" w:rsidP="00E63A48">
            <w:pPr>
              <w:spacing w:before="0" w:after="0"/>
              <w:ind w:firstLine="0"/>
              <w:jc w:val="center"/>
              <w:rPr>
                <w:color w:val="FF0000"/>
              </w:rPr>
            </w:pPr>
            <w:r>
              <w:t>Không sử dụng kinh phí của Trường</w:t>
            </w:r>
          </w:p>
        </w:tc>
        <w:tc>
          <w:tcPr>
            <w:tcW w:w="3121" w:type="dxa"/>
          </w:tcPr>
          <w:p w14:paraId="1FC794B0" w14:textId="38F1EF58" w:rsidR="005C2626" w:rsidRPr="00B0238A" w:rsidRDefault="005C2626" w:rsidP="005055F0">
            <w:pPr>
              <w:spacing w:before="0" w:after="0"/>
              <w:ind w:firstLine="0"/>
            </w:pPr>
            <w:r>
              <w:t>Xã hội hóa: Các nhà đầu tư hợp đồng với Nhà trường cho thuê xe để khai thác, sử dụng (tối thiểu 09 chiếc)</w:t>
            </w:r>
          </w:p>
        </w:tc>
      </w:tr>
      <w:tr w:rsidR="009C06F8" w:rsidRPr="00B0238A" w14:paraId="259B0264" w14:textId="77777777" w:rsidTr="00E63A48">
        <w:tc>
          <w:tcPr>
            <w:tcW w:w="590" w:type="dxa"/>
          </w:tcPr>
          <w:p w14:paraId="516D2467" w14:textId="46B76E00" w:rsidR="009C06F8" w:rsidRPr="00A6136A" w:rsidRDefault="009C06F8" w:rsidP="005055F0">
            <w:pPr>
              <w:spacing w:before="0" w:after="0"/>
              <w:ind w:firstLine="0"/>
              <w:rPr>
                <w:lang w:val="vi-VN"/>
              </w:rPr>
            </w:pPr>
            <w:r>
              <w:rPr>
                <w:lang w:val="vi-VN"/>
              </w:rPr>
              <w:t>5</w:t>
            </w:r>
          </w:p>
        </w:tc>
        <w:tc>
          <w:tcPr>
            <w:tcW w:w="2949" w:type="dxa"/>
          </w:tcPr>
          <w:p w14:paraId="631A6ABE" w14:textId="53EE51E4" w:rsidR="009C06F8" w:rsidRPr="00A6136A" w:rsidRDefault="009C06F8" w:rsidP="005055F0">
            <w:pPr>
              <w:spacing w:before="0" w:after="0"/>
              <w:ind w:firstLine="0"/>
              <w:rPr>
                <w:lang w:val="vi-VN"/>
              </w:rPr>
            </w:pPr>
            <w:r>
              <w:rPr>
                <w:lang w:val="vi-VN"/>
              </w:rPr>
              <w:t>Sân tổng hợp số 1</w:t>
            </w:r>
          </w:p>
        </w:tc>
        <w:tc>
          <w:tcPr>
            <w:tcW w:w="2266" w:type="dxa"/>
          </w:tcPr>
          <w:p w14:paraId="077DE760" w14:textId="78C876C2" w:rsidR="009C06F8" w:rsidRPr="00A6136A" w:rsidRDefault="009C06F8" w:rsidP="00E63A48">
            <w:pPr>
              <w:spacing w:before="0" w:after="0"/>
              <w:ind w:firstLine="0"/>
              <w:jc w:val="center"/>
              <w:rPr>
                <w:lang w:val="vi-VN"/>
              </w:rPr>
            </w:pPr>
            <w:r>
              <w:rPr>
                <w:lang w:val="vi-VN"/>
              </w:rPr>
              <w:t>80</w:t>
            </w:r>
          </w:p>
        </w:tc>
        <w:tc>
          <w:tcPr>
            <w:tcW w:w="3121" w:type="dxa"/>
          </w:tcPr>
          <w:p w14:paraId="0421F404" w14:textId="77777777" w:rsidR="009C06F8" w:rsidRDefault="009C06F8" w:rsidP="005055F0">
            <w:pPr>
              <w:spacing w:before="0" w:after="0"/>
              <w:ind w:firstLine="0"/>
            </w:pPr>
          </w:p>
        </w:tc>
      </w:tr>
      <w:tr w:rsidR="007221BB" w:rsidRPr="00B0238A" w14:paraId="431763CC" w14:textId="77777777" w:rsidTr="00E63A48">
        <w:tc>
          <w:tcPr>
            <w:tcW w:w="590" w:type="dxa"/>
          </w:tcPr>
          <w:p w14:paraId="0178DCBF" w14:textId="3477CA60" w:rsidR="005C2626" w:rsidRPr="00A6136A" w:rsidRDefault="009C06F8" w:rsidP="005055F0">
            <w:pPr>
              <w:spacing w:before="0" w:after="0"/>
              <w:ind w:firstLine="0"/>
              <w:rPr>
                <w:lang w:val="vi-VN"/>
              </w:rPr>
            </w:pPr>
            <w:r>
              <w:rPr>
                <w:lang w:val="vi-VN"/>
              </w:rPr>
              <w:t>6</w:t>
            </w:r>
          </w:p>
        </w:tc>
        <w:tc>
          <w:tcPr>
            <w:tcW w:w="2949" w:type="dxa"/>
          </w:tcPr>
          <w:p w14:paraId="14B94276" w14:textId="0E5D2D26" w:rsidR="005C2626" w:rsidRPr="00B0238A" w:rsidRDefault="00A27C38" w:rsidP="005055F0">
            <w:pPr>
              <w:spacing w:before="0" w:after="0"/>
              <w:ind w:firstLine="0"/>
            </w:pPr>
            <w:r>
              <w:t>Chương trình, giáo trình Hạng A; bồi dưỡng, nâng hạng giấy phép lái xe cho 09 nhà giáo</w:t>
            </w:r>
          </w:p>
        </w:tc>
        <w:tc>
          <w:tcPr>
            <w:tcW w:w="2266" w:type="dxa"/>
          </w:tcPr>
          <w:p w14:paraId="22376FC1" w14:textId="57BCFD4C" w:rsidR="00AC25ED" w:rsidRPr="00B0238A" w:rsidRDefault="00A27C38" w:rsidP="00A6136A">
            <w:pPr>
              <w:pStyle w:val="ListParagraph"/>
              <w:spacing w:before="0" w:after="0"/>
              <w:ind w:left="360"/>
            </w:pPr>
            <w:r>
              <w:rPr>
                <w:color w:val="FF0000"/>
              </w:rPr>
              <w:t>61,2</w:t>
            </w:r>
          </w:p>
        </w:tc>
        <w:tc>
          <w:tcPr>
            <w:tcW w:w="3121" w:type="dxa"/>
          </w:tcPr>
          <w:p w14:paraId="43C6F7A6" w14:textId="3ADAC7CB" w:rsidR="005C2626" w:rsidRPr="00B0238A" w:rsidRDefault="005C2626">
            <w:pPr>
              <w:spacing w:before="0" w:after="0"/>
              <w:ind w:firstLine="0"/>
            </w:pPr>
            <w:commentRangeStart w:id="70"/>
            <w:r>
              <w:t>Nguồn thu hoạt động đào tạo</w:t>
            </w:r>
            <w:commentRangeEnd w:id="70"/>
            <w:r>
              <w:rPr>
                <w:rStyle w:val="CommentReference"/>
              </w:rPr>
              <w:commentReference w:id="70"/>
            </w:r>
            <w:r>
              <w:t xml:space="preserve">: </w:t>
            </w:r>
            <w:del w:id="1193" w:author="Thẩm định 21/10/2026 (Claude)" w:date="2026-10-21T21:01:57Z">
              <w:r>
                <w:delText xml:space="preserve">học phí hạng A: 2.800.000</w:delText>
              </w:r>
            </w:del>
            <w:ins w:id="1194" w:author="Thẩm định 21/10/2026 (Claude)" w:date="2026-10-21T21:01:57Z">
              <w:r>
                <w:t xml:space="preserve">học phí Hạng A: 2.800.000</w:t>
              </w:r>
            </w:ins>
            <w:r>
              <w:t xml:space="preserve"> đồng/người, Tập huấn GVTHLX: 4.000.000 đồng/người, cập nhật hàng năm: </w:t>
            </w:r>
            <w:r w:rsidR="00F510C5">
              <w:rPr>
                <w:lang w:val="vi-VN"/>
              </w:rPr>
              <w:t>7</w:t>
            </w:r>
            <w:r>
              <w:t>.000.000 đồng</w:t>
            </w:r>
          </w:p>
        </w:tc>
      </w:tr>
      <w:tr w:rsidR="00836553" w:rsidRPr="00B0238A" w14:paraId="12B46411" w14:textId="77777777" w:rsidTr="00E63A48">
        <w:tc>
          <w:tcPr>
            <w:tcW w:w="590" w:type="dxa"/>
          </w:tcPr>
          <w:p w14:paraId="78183181" w14:textId="77777777" w:rsidR="00836553" w:rsidRDefault="00836553" w:rsidP="005055F0">
            <w:pPr>
              <w:spacing w:before="0" w:after="0"/>
              <w:ind w:firstLine="0"/>
            </w:pPr>
          </w:p>
        </w:tc>
        <w:tc>
          <w:tcPr>
            <w:tcW w:w="2949" w:type="dxa"/>
          </w:tcPr>
          <w:p w14:paraId="53300EE2" w14:textId="25AF6222" w:rsidR="00836553" w:rsidRPr="00A6136A" w:rsidRDefault="00836553" w:rsidP="005055F0">
            <w:pPr>
              <w:spacing w:before="0" w:after="0"/>
              <w:ind w:firstLine="0"/>
              <w:rPr>
                <w:b/>
              </w:rPr>
            </w:pPr>
            <w:r w:rsidRPr="00A6136A">
              <w:rPr>
                <w:b/>
              </w:rPr>
              <w:t>Tổng cộng</w:t>
            </w:r>
          </w:p>
        </w:tc>
        <w:tc>
          <w:tcPr>
            <w:tcW w:w="2266" w:type="dxa"/>
          </w:tcPr>
          <w:p w14:paraId="75B7D907" w14:textId="13DAF12E" w:rsidR="00836553" w:rsidRPr="00A6136A" w:rsidDel="00AC25ED" w:rsidRDefault="00B4060F" w:rsidP="00A6136A">
            <w:pPr>
              <w:pStyle w:val="ListParagraph"/>
              <w:spacing w:before="0" w:after="0"/>
              <w:ind w:left="360"/>
              <w:rPr>
                <w:b/>
                <w:color w:val="FF0000"/>
                <w:highlight w:val="yellow"/>
              </w:rPr>
            </w:pPr>
            <w:r w:rsidRPr="00A6136A">
              <w:rPr>
                <w:b/>
                <w:color w:val="FF0000"/>
                <w:highlight w:val="yellow"/>
              </w:rPr>
              <w:t>1.</w:t>
            </w:r>
            <w:r w:rsidR="009C06F8">
              <w:rPr>
                <w:b/>
                <w:color w:val="FF0000"/>
                <w:highlight w:val="yellow"/>
                <w:lang w:val="vi-VN"/>
              </w:rPr>
              <w:t>73</w:t>
            </w:r>
            <w:r>
              <w:rPr>
                <w:b/>
                <w:color w:val="FF0000"/>
                <w:highlight w:val="yellow"/>
              </w:rPr>
              <w:t>0,2</w:t>
            </w:r>
          </w:p>
        </w:tc>
        <w:tc>
          <w:tcPr>
            <w:tcW w:w="3121" w:type="dxa"/>
          </w:tcPr>
          <w:p w14:paraId="290DD516" w14:textId="77777777" w:rsidR="00836553" w:rsidRDefault="00836553" w:rsidP="005055F0">
            <w:pPr>
              <w:spacing w:before="0" w:after="0"/>
              <w:ind w:firstLine="0"/>
            </w:pPr>
          </w:p>
        </w:tc>
      </w:tr>
    </w:tbl>
    <w:p w14:paraId="43CF7A29" w14:textId="77777777" w:rsidR="007A2360" w:rsidRDefault="0049138E">
      <w:r>
        <w:t>Ghi chú: Kinh phí hoàn thiện hệ thống thông tin, đường truyền dữ liệu giám sát sát hạch và hệ thống định danh, xác thực điện tử của Trung tâm sát hạch lái xe (yêu cầu bắt buộc trước ngày 01/01/2027) chưa có báo giá, do Trường bố trí kinh phí riêng, không tính trong Bảng 10. Giai đoạn 2, 3, 4 của Phương án 12/PA-CĐKT chủ yếu phục vụ đào tạo lái xe ô tô, nằm ngoài phạm vi kinh phí của Đề án này.</w:t>
      </w:r>
    </w:p>
    <w:p w14:paraId="5997E199" w14:textId="120215D0" w:rsidR="00836553" w:rsidRPr="00B0238A" w:rsidRDefault="00836553" w:rsidP="003A49E2">
      <w:del w:id="1110" w:author="Thẩm định 21/10/2026 (Claude)" w:date="2026-10-21T21:01:57Z">
        <w:r>
          <w:delText>2. Nguồn vốn đầu tu:</w:delText>
        </w:r>
      </w:del>
      <w:ins w:id="1111" w:author="Thẩm định 21/10/2026 (Claude)" w:date="2026-10-21T21:01:57Z">
        <w:r>
          <w:t xml:space="preserve">2. Nguồn vốn đầu tư</w:t>
        </w:r>
      </w:ins>
    </w:p>
    <w:p w14:paraId="5997E199" w14:textId="120215D0" w:rsidR="00836553" w:rsidRPr="00B0238A" w:rsidRDefault="00836553" w:rsidP="003A49E2">
      <w:ins w:id="1109" w:author="Thẩm định 21/10/2026 (Claude)" w:date="2026-10-21T21:01:57Z">
        <w:r>
          <w:t xml:space="preserve">[Phòng TC-KT bổ sung: bảng nguồn vốn theo năm 2026–2028 gồm Quỹ phát triển hoạt động sự nghiệp (số dư đến 31/12/2025), chênh lệch thu – chi hoạt động đào tạo, sát hạch năm 2026; dự phòng chi phí 5–10%; căn cứ sử dụng Quỹ theo Nghị định số 60/2021/NĐ-CP (được sửa đổi, bổ sung bởi Nghị định số 111/2025/NĐ-CP), điểm a khoản 3 Điều 7 Nghị định số 334/2026/NĐ-CP và Điều 4 Quy chế ban hành kèm theo Quyết định số 1976/QĐ-CĐKT.]</w:t>
        </w:r>
      </w:ins>
    </w:p>
    <w:p w14:paraId="3BA8A64D" w14:textId="77777777" w:rsidR="005C2626" w:rsidRPr="00B0238A" w:rsidRDefault="00A27C38">
      <w:pPr>
        <w:pStyle w:val="Heading4"/>
        <w:pageBreakBefore/>
        <w:rPr>
          <w:color w:val="auto"/>
        </w:rPr>
      </w:pPr>
      <w:bookmarkStart w:id="71" w:name="_Toc240965947"/>
      <w:r>
        <w:rPr>
          <w:color w:val="auto"/>
        </w:rPr>
        <w:t>Phần V</w:t>
      </w:r>
      <w:bookmarkEnd w:id="71"/>
    </w:p>
    <w:p w14:paraId="5000B183" w14:textId="77777777" w:rsidR="005C2626" w:rsidRPr="00B0238A" w:rsidRDefault="00A27C38">
      <w:pPr>
        <w:pStyle w:val="Heading4"/>
        <w:rPr>
          <w:color w:val="auto"/>
        </w:rPr>
      </w:pPr>
      <w:bookmarkStart w:id="72" w:name="_Toc240965948"/>
      <w:r>
        <w:rPr>
          <w:color w:val="auto"/>
        </w:rPr>
        <w:t>HIỆU QUẢ, TÍNH BỀN VỮNG, QUẢN TRỊ RỦI RO</w:t>
      </w:r>
      <w:bookmarkEnd w:id="72"/>
    </w:p>
    <w:p w14:paraId="45A6CAC0" w14:textId="77777777" w:rsidR="00BE60C7" w:rsidRPr="00B0238A" w:rsidRDefault="00BE60C7" w:rsidP="00BE60C7">
      <w:pPr>
        <w:rPr>
          <w:lang w:val="nl-NL"/>
        </w:rPr>
      </w:pPr>
    </w:p>
    <w:p w14:paraId="2ABD11A0" w14:textId="77777777" w:rsidR="005C2626" w:rsidRPr="00B0238A" w:rsidRDefault="00A27C38">
      <w:pPr>
        <w:pStyle w:val="Heading1"/>
        <w:rPr>
          <w:color w:val="auto"/>
        </w:rPr>
      </w:pPr>
      <w:bookmarkStart w:id="73" w:name="_Toc240965949"/>
      <w:r>
        <w:rPr>
          <w:color w:val="auto"/>
        </w:rPr>
        <w:t>I. HIỆU QUẢ KINH TẾ</w:t>
      </w:r>
      <w:bookmarkEnd w:id="73"/>
    </w:p>
    <w:p w14:paraId="1506C5A5" w14:textId="3E74A74E" w:rsidR="00616E86" w:rsidRDefault="00616E86" w:rsidP="00616E86">
      <w:pPr>
        <w:rPr>
          <w:del w:id="1036" w:author="Thẩm định 21/10/2026 (Claude)" w:date="2026-10-21T21:01:56Z"/>
          <w:b/>
          <w:bCs/>
          <w:color w:val="FF0000"/>
        </w:rPr>
      </w:pPr>
      <w:del w:id="1033" w:author="Thẩm định 21/10/2026 (Claude)" w:date="2026-10-21T21:01:56Z">
        <w:r>
          <w:rPr>
            <w:b/>
            <w:bCs/>
            <w:color w:val="FF0000"/>
          </w:rPr>
          <w:delText xml:space="preserve">[CÔ </w:delText>
        </w:r>
      </w:del>
      <w:del w:id="1034" w:author="Thẩm định 21/10/2026 (Claude)" w:date="2026-10-21T21:01:56Z">
        <w:r>
          <w:rPr>
            <w:b/>
            <w:bCs/>
          </w:rPr>
          <w:delText>TUYẾT</w:delText>
        </w:r>
      </w:del>
      <w:del w:id="1035" w:author="Thẩm định 21/10/2026 (Claude)" w:date="2026-10-21T21:01:56Z">
        <w:r>
          <w:rPr>
            <w:b/>
            <w:bCs/>
            <w:color w:val="FF0000"/>
          </w:rPr>
          <w:delText xml:space="preserve"> CHỦ TRÌ – CÔ THẢO PHỐI HỢP]</w:delText>
        </w:r>
      </w:del>
    </w:p>
    <w:p w14:paraId="3259F3DA" w14:textId="4C343091" w:rsidR="005C2626" w:rsidRPr="00B0238A" w:rsidRDefault="00A27C38">
      <w:r>
        <w:rPr>
          <w:b/>
          <w:bCs/>
        </w:rPr>
        <w:t>1. Về kinh tế:</w:t>
      </w:r>
      <w:r>
        <w:t xml:space="preserve"> Đề án được phê duyệt và triển khai sẽ mang lại hiệu quả kinh tế, thể hiện qua những điểm sau đây:</w:t>
      </w:r>
    </w:p>
    <w:p w14:paraId="3FECCC09" w14:textId="77777777" w:rsidR="005C2626" w:rsidRPr="00B0238A" w:rsidRDefault="00A27C38" w:rsidP="003A49E2">
      <w:r>
        <w:t>- Khai thác có hiệu quả đội ngũ nhà giáo, xe, sân, Trung tâm sát hạch hiện có, hạn chế đầu tư trùng lặp;</w:t>
      </w:r>
    </w:p>
    <w:p w14:paraId="7A5C46F0" w14:textId="44714881" w:rsidR="005C2626" w:rsidRPr="00B0238A" w:rsidRDefault="00A27C38" w:rsidP="003A49E2">
      <w:r>
        <w:t>- Tạo nguồn thu sự nghiệp cho nhà trường từ dịch vụ đào tạo, sát hạch Hạng A, bổ sung nguồn tái đầu tư cơ sở vật chất; cải thiện thu nhập cho nhà giáo, người lao động thông qua cơ chế khoán;</w:t>
      </w:r>
    </w:p>
    <w:p w14:paraId="411A64F1" w14:textId="77777777" w:rsidR="005C2626" w:rsidRPr="00B0238A" w:rsidRDefault="00A27C38" w:rsidP="003A49E2">
      <w:r>
        <w:t>- Hạn chế người học phải di chuyển đến khu vực phía Đông tỉnh hoặc địa phương khác để học, sát hạch Hạng A, giữ nguồn thu dịch vụ trên địa bàn;</w:t>
      </w:r>
    </w:p>
    <w:p w14:paraId="2C9F3FDA" w14:textId="6627898B" w:rsidR="005C2626" w:rsidRPr="00B0238A" w:rsidRDefault="00A27C38" w:rsidP="003A49E2">
      <w:r>
        <w:t>- "Một lần đầu tư, hai công năng": Sân mở rộng Giai đoạn 1 phục vụ đồng thời đào tạo lái xe ô tô và bài sát hạch số 2, không phải đầu tư riêng sau năm 2028 (Phương án 12/PA-CĐKT).</w:t>
      </w:r>
    </w:p>
    <w:p w14:paraId="746160EA" w14:textId="18F9D7AD" w:rsidR="005C2626" w:rsidRPr="00B0238A" w:rsidRDefault="00A27C38" w:rsidP="00BE60C7">
      <w:pPr>
        <w:spacing w:before="0"/>
        <w:ind w:firstLine="0"/>
        <w:jc w:val="center"/>
        <w:rPr>
          <w:del w:id="1170" w:author="Thẩm định 21/10/2026 (Claude)" w:date="2026-10-21T21:01:57Z"/>
          <w:i/>
          <w:lang w:val="nl-BE"/>
        </w:rPr>
      </w:pPr>
      <w:del w:id="1169" w:author="Thẩm định 21/10/2026 (Claude)" w:date="2026-10-21T21:01:57Z">
        <w:r>
          <w:rPr>
            <w:i/>
            <w:lang w:val="nl-BE"/>
          </w:rPr>
          <w:delText>Bảng 9. Dự toán doanh thu ĐT&amp;SHLX Hạng A</w:delText>
        </w:r>
      </w:del>
    </w:p>
    <w:p w14:paraId="2F83B298" w14:textId="77777777" w:rsidR="009B61EC" w:rsidRDefault="009B61EC" w:rsidP="009B61EC">
      <w:pPr>
        <w:rPr>
          <w:b/>
        </w:rPr>
      </w:pPr>
      <w:del w:id="1175" w:author="Thẩm định 21/10/2026 (Claude)" w:date="2026-10-21T21:01:57Z">
        <w:r>
          <w:rPr>
            <w:b/>
          </w:rPr>
          <w:delText>Bảng 10: Dự toán doanh thu chi thuê xe đào tạo và sát hạch</w:delText>
        </w:r>
      </w:del>
      <w:ins w:id="1176" w:author="Thẩm định 21/10/2026 (Claude)" w:date="2026-10-21T21:01:57Z">
        <w:r>
          <w:rPr>
            <w:b/>
          </w:rPr>
          <w:t xml:space="preserve">Bảng 11. Dự toán doanh thu đào tạo, cho thuê sân, thiết bị ôn luyện và sát hạch Hạng A</w:t>
        </w:r>
      </w:ins>
    </w:p>
    <w:p w14:paraId="63569379" w14:textId="0C79263E" w:rsidR="006105B2" w:rsidRPr="00A6136A" w:rsidRDefault="006105B2" w:rsidP="00A6136A">
      <w:pPr>
        <w:tabs>
          <w:tab w:val="left" w:pos="720"/>
          <w:tab w:val="left" w:pos="1440"/>
          <w:tab w:val="left" w:pos="2160"/>
          <w:tab w:val="left" w:pos="2880"/>
          <w:tab w:val="left" w:pos="3600"/>
          <w:tab w:val="left" w:pos="4320"/>
          <w:tab w:val="left" w:pos="5040"/>
          <w:tab w:val="left" w:pos="5760"/>
          <w:tab w:val="left" w:pos="6480"/>
          <w:tab w:val="left" w:pos="9800"/>
        </w:tabs>
        <w:rPr>
          <w:i/>
          <w:lang w:val="vi-VN"/>
        </w:rPr>
      </w:pPr>
      <w:r>
        <w:rPr>
          <w:b/>
        </w:rPr>
        <w:tab/>
      </w:r>
      <w:r>
        <w:rPr>
          <w:b/>
        </w:rPr>
        <w:tab/>
      </w:r>
      <w:r>
        <w:rPr>
          <w:b/>
        </w:rPr>
        <w:tab/>
      </w:r>
      <w:r>
        <w:rPr>
          <w:b/>
        </w:rPr>
        <w:tab/>
      </w:r>
      <w:r>
        <w:rPr>
          <w:b/>
        </w:rPr>
        <w:tab/>
      </w:r>
      <w:r>
        <w:rPr>
          <w:b/>
        </w:rPr>
        <w:tab/>
      </w:r>
      <w:r>
        <w:rPr>
          <w:b/>
        </w:rPr>
        <w:tab/>
      </w:r>
      <w:r>
        <w:rPr>
          <w:b/>
        </w:rPr>
        <w:tab/>
      </w:r>
      <w:r w:rsidR="00F510C5">
        <w:rPr>
          <w:b/>
        </w:rPr>
        <w:tab/>
      </w:r>
      <w:r w:rsidR="00F510C5" w:rsidRPr="00A6136A">
        <w:rPr>
          <w:i/>
          <w:lang w:val="vi-VN"/>
        </w:rPr>
        <w:t>Đơn vị tính: triệu đồng</w:t>
      </w:r>
    </w:p>
    <w:tbl>
      <w:tblPr>
        <w:tblW w:w="131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727"/>
        <w:gridCol w:w="1680"/>
        <w:gridCol w:w="1680"/>
        <w:gridCol w:w="1680"/>
        <w:gridCol w:w="1680"/>
        <w:gridCol w:w="1680"/>
      </w:tblGrid>
      <w:tr w:rsidR="00AA7B83" w:rsidRPr="004F7CBD" w14:paraId="5D0E638B" w14:textId="77777777" w:rsidTr="00A6136A">
        <w:trPr>
          <w:trHeight w:val="1065"/>
        </w:trPr>
        <w:tc>
          <w:tcPr>
            <w:tcW w:w="993" w:type="dxa"/>
          </w:tcPr>
          <w:p w14:paraId="54DADC24" w14:textId="7789228E" w:rsidR="00AA7B83" w:rsidRPr="004F7CBD" w:rsidRDefault="00AA7B83" w:rsidP="004F7CBD">
            <w:pPr>
              <w:widowControl/>
              <w:spacing w:before="0" w:after="0"/>
              <w:ind w:firstLine="0"/>
              <w:rPr>
                <w:b/>
                <w:bCs/>
                <w:color w:val="000000"/>
                <w:sz w:val="24"/>
              </w:rPr>
            </w:pPr>
            <w:r>
              <w:rPr>
                <w:b/>
                <w:bCs/>
                <w:color w:val="000000"/>
                <w:sz w:val="24"/>
              </w:rPr>
              <w:t>STT</w:t>
            </w:r>
          </w:p>
        </w:tc>
        <w:tc>
          <w:tcPr>
            <w:tcW w:w="3727" w:type="dxa"/>
            <w:vAlign w:val="center"/>
            <w:hideMark/>
          </w:tcPr>
          <w:p w14:paraId="1712DD72" w14:textId="331C0439" w:rsidR="00AA7B83" w:rsidRPr="004F7CBD" w:rsidRDefault="00AA7B83" w:rsidP="004F7CBD">
            <w:pPr>
              <w:widowControl/>
              <w:spacing w:before="0" w:after="0"/>
              <w:ind w:firstLine="0"/>
              <w:rPr>
                <w:b/>
                <w:bCs/>
                <w:color w:val="000000"/>
                <w:sz w:val="24"/>
              </w:rPr>
            </w:pPr>
            <w:r>
              <w:rPr>
                <w:b/>
                <w:bCs/>
                <w:color w:val="000000"/>
                <w:sz w:val="24"/>
              </w:rPr>
              <w:t>Chỉ tiêu</w:t>
            </w:r>
          </w:p>
        </w:tc>
        <w:tc>
          <w:tcPr>
            <w:tcW w:w="1680" w:type="dxa"/>
            <w:vAlign w:val="center"/>
            <w:hideMark/>
          </w:tcPr>
          <w:p w14:paraId="49C6109E" w14:textId="77777777" w:rsidR="00AA7B83" w:rsidRPr="004F7CBD" w:rsidRDefault="00AA7B83" w:rsidP="004F7CBD">
            <w:pPr>
              <w:widowControl/>
              <w:spacing w:before="0" w:after="0"/>
              <w:ind w:firstLine="0"/>
              <w:jc w:val="center"/>
              <w:rPr>
                <w:b/>
                <w:bCs/>
                <w:color w:val="000000"/>
                <w:sz w:val="24"/>
              </w:rPr>
            </w:pPr>
            <w:r>
              <w:rPr>
                <w:b/>
                <w:bCs/>
                <w:color w:val="000000"/>
                <w:sz w:val="24"/>
              </w:rPr>
              <w:t>Năm 2027</w:t>
            </w:r>
          </w:p>
        </w:tc>
        <w:tc>
          <w:tcPr>
            <w:tcW w:w="1680" w:type="dxa"/>
            <w:vAlign w:val="center"/>
            <w:hideMark/>
          </w:tcPr>
          <w:p w14:paraId="4E784BB3" w14:textId="77777777" w:rsidR="00AA7B83" w:rsidRPr="004F7CBD" w:rsidRDefault="00AA7B83" w:rsidP="004F7CBD">
            <w:pPr>
              <w:widowControl/>
              <w:spacing w:before="0" w:after="0"/>
              <w:ind w:firstLine="0"/>
              <w:jc w:val="center"/>
              <w:rPr>
                <w:b/>
                <w:bCs/>
                <w:color w:val="000000"/>
                <w:sz w:val="24"/>
              </w:rPr>
            </w:pPr>
            <w:r>
              <w:rPr>
                <w:b/>
                <w:bCs/>
                <w:color w:val="000000"/>
                <w:sz w:val="24"/>
              </w:rPr>
              <w:t>Năm 2028</w:t>
            </w:r>
          </w:p>
        </w:tc>
        <w:tc>
          <w:tcPr>
            <w:tcW w:w="1680" w:type="dxa"/>
            <w:vAlign w:val="center"/>
            <w:hideMark/>
          </w:tcPr>
          <w:p w14:paraId="77FCE4BF" w14:textId="77777777" w:rsidR="00AA7B83" w:rsidRPr="004F7CBD" w:rsidRDefault="00AA7B83" w:rsidP="004F7CBD">
            <w:pPr>
              <w:widowControl/>
              <w:spacing w:before="0" w:after="0"/>
              <w:ind w:firstLine="0"/>
              <w:jc w:val="center"/>
              <w:rPr>
                <w:b/>
                <w:bCs/>
                <w:color w:val="000000"/>
                <w:sz w:val="24"/>
              </w:rPr>
            </w:pPr>
            <w:r>
              <w:rPr>
                <w:b/>
                <w:bCs/>
                <w:color w:val="000000"/>
                <w:sz w:val="24"/>
              </w:rPr>
              <w:t>Năm 2029</w:t>
            </w:r>
          </w:p>
        </w:tc>
        <w:tc>
          <w:tcPr>
            <w:tcW w:w="1680" w:type="dxa"/>
            <w:vAlign w:val="center"/>
            <w:hideMark/>
          </w:tcPr>
          <w:p w14:paraId="3BE0619B" w14:textId="77777777" w:rsidR="00AA7B83" w:rsidRPr="004F7CBD" w:rsidRDefault="00AA7B83" w:rsidP="004F7CBD">
            <w:pPr>
              <w:widowControl/>
              <w:spacing w:before="0" w:after="0"/>
              <w:ind w:firstLine="0"/>
              <w:jc w:val="center"/>
              <w:rPr>
                <w:b/>
                <w:bCs/>
                <w:color w:val="000000"/>
                <w:sz w:val="24"/>
              </w:rPr>
            </w:pPr>
            <w:r>
              <w:rPr>
                <w:b/>
                <w:bCs/>
                <w:color w:val="000000"/>
                <w:sz w:val="24"/>
              </w:rPr>
              <w:t>Năm 2030</w:t>
            </w:r>
          </w:p>
        </w:tc>
        <w:tc>
          <w:tcPr>
            <w:tcW w:w="1680" w:type="dxa"/>
            <w:vAlign w:val="center"/>
            <w:hideMark/>
          </w:tcPr>
          <w:p w14:paraId="2A0D58A4" w14:textId="77777777" w:rsidR="00AA7B83" w:rsidRPr="004F7CBD" w:rsidRDefault="00AA7B83" w:rsidP="004F7CBD">
            <w:pPr>
              <w:widowControl/>
              <w:spacing w:before="0" w:after="0"/>
              <w:ind w:firstLine="0"/>
              <w:jc w:val="center"/>
              <w:rPr>
                <w:b/>
                <w:bCs/>
                <w:color w:val="000000"/>
                <w:sz w:val="24"/>
              </w:rPr>
            </w:pPr>
            <w:r>
              <w:rPr>
                <w:b/>
                <w:bCs/>
                <w:color w:val="000000"/>
                <w:sz w:val="24"/>
              </w:rPr>
              <w:t>Năm 2031</w:t>
            </w:r>
          </w:p>
        </w:tc>
      </w:tr>
      <w:tr w:rsidR="00AA7B83" w:rsidRPr="004F7CBD" w14:paraId="5BCD6999" w14:textId="77777777" w:rsidTr="00A6136A">
        <w:trPr>
          <w:trHeight w:val="1065"/>
        </w:trPr>
        <w:tc>
          <w:tcPr>
            <w:tcW w:w="993" w:type="dxa"/>
          </w:tcPr>
          <w:p w14:paraId="012FC98D" w14:textId="1A03149F" w:rsidR="00AA7B83" w:rsidRPr="00AA7B83" w:rsidRDefault="00AA7B83" w:rsidP="00C81373">
            <w:pPr>
              <w:widowControl/>
              <w:spacing w:before="0" w:after="0"/>
              <w:ind w:firstLine="0"/>
              <w:rPr>
                <w:b/>
                <w:color w:val="000000"/>
                <w:sz w:val="24"/>
              </w:rPr>
            </w:pPr>
            <w:r>
              <w:rPr>
                <w:b/>
                <w:color w:val="000000"/>
                <w:sz w:val="24"/>
              </w:rPr>
              <w:t>I</w:t>
            </w:r>
          </w:p>
        </w:tc>
        <w:tc>
          <w:tcPr>
            <w:tcW w:w="3727" w:type="dxa"/>
            <w:vAlign w:val="center"/>
          </w:tcPr>
          <w:p w14:paraId="42A2E05C" w14:textId="43D3BB40" w:rsidR="00AA7B83" w:rsidRPr="00A6136A" w:rsidRDefault="00AA7B83">
            <w:pPr>
              <w:widowControl/>
              <w:spacing w:before="0" w:after="0"/>
              <w:ind w:firstLine="0"/>
              <w:rPr>
                <w:b/>
                <w:color w:val="000000"/>
                <w:sz w:val="24"/>
              </w:rPr>
            </w:pPr>
            <w:r w:rsidRPr="00A6136A">
              <w:rPr>
                <w:b/>
                <w:color w:val="000000"/>
                <w:sz w:val="24"/>
              </w:rPr>
              <w:t xml:space="preserve">Hoạt động </w:t>
            </w:r>
            <w:del w:id="1195" w:author="Thẩm định 21/10/2026 (Claude)" w:date="2026-10-21T21:01:57Z">
              <w:r w:rsidRPr="00A6136A">
                <w:rPr>
                  <w:b/>
                  <w:color w:val="000000"/>
                  <w:sz w:val="24"/>
                </w:rPr>
                <w:delText xml:space="preserve">đào tạo lái xe mô tô hạng A</w:delText>
              </w:r>
            </w:del>
            <w:ins w:id="1196" w:author="Thẩm định 21/10/2026 (Claude)" w:date="2026-10-21T21:01:57Z">
              <w:r w:rsidRPr="00A6136A">
                <w:rPr>
                  <w:b/>
                  <w:color w:val="000000"/>
                  <w:sz w:val="24"/>
                </w:rPr>
                <w:t xml:space="preserve">đào tạo lái xe mô tô Hạng A</w:t>
              </w:r>
            </w:ins>
          </w:p>
        </w:tc>
        <w:tc>
          <w:tcPr>
            <w:tcW w:w="1680" w:type="dxa"/>
            <w:vAlign w:val="center"/>
          </w:tcPr>
          <w:p w14:paraId="7D860AFA" w14:textId="77777777" w:rsidR="00AA7B83" w:rsidRPr="00A6136A" w:rsidRDefault="00AA7B83" w:rsidP="004F7CBD">
            <w:pPr>
              <w:widowControl/>
              <w:spacing w:before="0" w:after="0"/>
              <w:ind w:firstLine="0"/>
              <w:jc w:val="center"/>
              <w:rPr>
                <w:b/>
                <w:color w:val="000000"/>
                <w:sz w:val="24"/>
              </w:rPr>
            </w:pPr>
          </w:p>
        </w:tc>
        <w:tc>
          <w:tcPr>
            <w:tcW w:w="1680" w:type="dxa"/>
            <w:vAlign w:val="center"/>
          </w:tcPr>
          <w:p w14:paraId="1A6005B2"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70C72E4A"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2447C8AB" w14:textId="77777777" w:rsidR="00AA7B83" w:rsidRPr="004F7CBD" w:rsidRDefault="00AA7B83" w:rsidP="004F7CBD">
            <w:pPr>
              <w:widowControl/>
              <w:spacing w:before="0" w:after="0"/>
              <w:ind w:firstLine="0"/>
              <w:jc w:val="center"/>
              <w:rPr>
                <w:color w:val="000000"/>
                <w:sz w:val="24"/>
              </w:rPr>
            </w:pPr>
          </w:p>
        </w:tc>
        <w:tc>
          <w:tcPr>
            <w:tcW w:w="1680" w:type="dxa"/>
            <w:vAlign w:val="center"/>
          </w:tcPr>
          <w:p w14:paraId="70E9FE4B" w14:textId="77777777" w:rsidR="00AA7B83" w:rsidRPr="004F7CBD" w:rsidRDefault="00AA7B83" w:rsidP="004F7CBD">
            <w:pPr>
              <w:widowControl/>
              <w:spacing w:before="0" w:after="0"/>
              <w:ind w:firstLine="0"/>
              <w:jc w:val="center"/>
              <w:rPr>
                <w:color w:val="000000"/>
                <w:sz w:val="24"/>
              </w:rPr>
            </w:pPr>
          </w:p>
        </w:tc>
      </w:tr>
      <w:tr w:rsidR="00F510C5" w:rsidRPr="004F7CBD" w14:paraId="7162A11A" w14:textId="77777777" w:rsidTr="00A6136A">
        <w:trPr>
          <w:trHeight w:val="1065"/>
        </w:trPr>
        <w:tc>
          <w:tcPr>
            <w:tcW w:w="993" w:type="dxa"/>
          </w:tcPr>
          <w:p w14:paraId="29CAAE94" w14:textId="77777777" w:rsidR="00F510C5" w:rsidRPr="004F7CBD" w:rsidRDefault="00F510C5" w:rsidP="00F510C5">
            <w:pPr>
              <w:widowControl/>
              <w:spacing w:before="0" w:after="0"/>
              <w:ind w:firstLine="0"/>
              <w:rPr>
                <w:color w:val="000000"/>
                <w:sz w:val="24"/>
              </w:rPr>
            </w:pPr>
          </w:p>
        </w:tc>
        <w:tc>
          <w:tcPr>
            <w:tcW w:w="3727" w:type="dxa"/>
            <w:vAlign w:val="center"/>
            <w:hideMark/>
          </w:tcPr>
          <w:p w14:paraId="0C0DAEC8" w14:textId="2CC350F4" w:rsidR="00F510C5" w:rsidRPr="004F7CBD" w:rsidRDefault="00F510C5" w:rsidP="00F510C5">
            <w:pPr>
              <w:widowControl/>
              <w:spacing w:before="0" w:after="0"/>
              <w:ind w:firstLine="0"/>
              <w:rPr>
                <w:color w:val="000000"/>
                <w:sz w:val="24"/>
              </w:rPr>
            </w:pPr>
            <w:r>
              <w:rPr>
                <w:color w:val="000000"/>
              </w:rPr>
              <w:t>Số học viên đào tạo (dự kiến bình quân 45 HV/khoá)</w:t>
            </w:r>
          </w:p>
        </w:tc>
        <w:tc>
          <w:tcPr>
            <w:tcW w:w="1680" w:type="dxa"/>
            <w:vAlign w:val="center"/>
            <w:hideMark/>
          </w:tcPr>
          <w:p w14:paraId="03F6D59F" w14:textId="5C057E26" w:rsidR="00F510C5" w:rsidRPr="004F7CBD" w:rsidRDefault="00F510C5" w:rsidP="00F510C5">
            <w:pPr>
              <w:widowControl/>
              <w:spacing w:before="0" w:after="0"/>
              <w:ind w:firstLine="0"/>
              <w:jc w:val="center"/>
              <w:rPr>
                <w:color w:val="000000"/>
                <w:sz w:val="24"/>
              </w:rPr>
            </w:pPr>
            <w:r>
              <w:rPr>
                <w:color w:val="000000"/>
              </w:rPr>
              <w:t>220</w:t>
            </w:r>
          </w:p>
        </w:tc>
        <w:tc>
          <w:tcPr>
            <w:tcW w:w="1680" w:type="dxa"/>
            <w:vAlign w:val="center"/>
            <w:hideMark/>
          </w:tcPr>
          <w:p w14:paraId="2F6DF99F" w14:textId="59C56C04" w:rsidR="00F510C5" w:rsidRPr="004F7CBD" w:rsidRDefault="00F510C5" w:rsidP="00F510C5">
            <w:pPr>
              <w:widowControl/>
              <w:spacing w:before="0" w:after="0"/>
              <w:ind w:firstLine="0"/>
              <w:jc w:val="center"/>
              <w:rPr>
                <w:color w:val="000000"/>
                <w:sz w:val="24"/>
              </w:rPr>
            </w:pPr>
            <w:r>
              <w:rPr>
                <w:color w:val="000000"/>
              </w:rPr>
              <w:t>600</w:t>
            </w:r>
          </w:p>
        </w:tc>
        <w:tc>
          <w:tcPr>
            <w:tcW w:w="1680" w:type="dxa"/>
            <w:vAlign w:val="center"/>
            <w:hideMark/>
          </w:tcPr>
          <w:p w14:paraId="290E1FD5" w14:textId="05CDCB18" w:rsidR="00F510C5" w:rsidRPr="004F7CBD" w:rsidRDefault="00F510C5" w:rsidP="00F510C5">
            <w:pPr>
              <w:widowControl/>
              <w:spacing w:before="0" w:after="0"/>
              <w:ind w:firstLine="0"/>
              <w:jc w:val="center"/>
              <w:rPr>
                <w:color w:val="000000"/>
                <w:sz w:val="24"/>
              </w:rPr>
            </w:pPr>
            <w:r>
              <w:rPr>
                <w:color w:val="000000"/>
              </w:rPr>
              <w:t>690</w:t>
            </w:r>
          </w:p>
        </w:tc>
        <w:tc>
          <w:tcPr>
            <w:tcW w:w="1680" w:type="dxa"/>
            <w:vAlign w:val="center"/>
            <w:hideMark/>
          </w:tcPr>
          <w:p w14:paraId="1DE7E468" w14:textId="42F511F0" w:rsidR="00F510C5" w:rsidRPr="004F7CBD" w:rsidRDefault="00F510C5" w:rsidP="00F510C5">
            <w:pPr>
              <w:widowControl/>
              <w:spacing w:before="0" w:after="0"/>
              <w:ind w:firstLine="0"/>
              <w:jc w:val="center"/>
              <w:rPr>
                <w:color w:val="000000"/>
                <w:sz w:val="24"/>
              </w:rPr>
            </w:pPr>
            <w:r>
              <w:rPr>
                <w:color w:val="000000"/>
              </w:rPr>
              <w:t>800</w:t>
            </w:r>
          </w:p>
        </w:tc>
        <w:tc>
          <w:tcPr>
            <w:tcW w:w="1680" w:type="dxa"/>
            <w:vAlign w:val="center"/>
            <w:hideMark/>
          </w:tcPr>
          <w:p w14:paraId="64321BD5" w14:textId="4EBE0332" w:rsidR="00F510C5" w:rsidRPr="004F7CBD" w:rsidRDefault="00F510C5" w:rsidP="00F510C5">
            <w:pPr>
              <w:widowControl/>
              <w:spacing w:before="0" w:after="0"/>
              <w:ind w:firstLine="0"/>
              <w:jc w:val="center"/>
              <w:rPr>
                <w:color w:val="000000"/>
                <w:sz w:val="24"/>
              </w:rPr>
            </w:pPr>
            <w:r>
              <w:rPr>
                <w:color w:val="000000"/>
              </w:rPr>
              <w:t>920</w:t>
            </w:r>
          </w:p>
        </w:tc>
      </w:tr>
      <w:tr w:rsidR="00F510C5" w:rsidRPr="004F7CBD" w14:paraId="2CB929F5" w14:textId="77777777" w:rsidTr="00A6136A">
        <w:trPr>
          <w:trHeight w:val="1065"/>
        </w:trPr>
        <w:tc>
          <w:tcPr>
            <w:tcW w:w="993" w:type="dxa"/>
          </w:tcPr>
          <w:p w14:paraId="6EC981AE" w14:textId="77777777" w:rsidR="00F510C5" w:rsidRPr="004F7CBD" w:rsidRDefault="00F510C5" w:rsidP="00F510C5">
            <w:pPr>
              <w:widowControl/>
              <w:spacing w:before="0" w:after="0"/>
              <w:ind w:firstLine="0"/>
              <w:rPr>
                <w:color w:val="000000"/>
                <w:sz w:val="24"/>
              </w:rPr>
            </w:pPr>
          </w:p>
        </w:tc>
        <w:tc>
          <w:tcPr>
            <w:tcW w:w="3727" w:type="dxa"/>
            <w:vAlign w:val="center"/>
            <w:hideMark/>
          </w:tcPr>
          <w:p w14:paraId="6FCB63C5" w14:textId="6A8D7B4A" w:rsidR="00F510C5" w:rsidRPr="004F7CBD" w:rsidRDefault="00F510C5" w:rsidP="00F510C5">
            <w:pPr>
              <w:widowControl/>
              <w:spacing w:before="0" w:after="0"/>
              <w:ind w:firstLine="0"/>
              <w:rPr>
                <w:color w:val="000000"/>
                <w:sz w:val="24"/>
              </w:rPr>
            </w:pPr>
            <w:r>
              <w:rPr>
                <w:color w:val="000000"/>
              </w:rPr>
              <w:t>Học phí/học viên (dự kiến)</w:t>
            </w:r>
          </w:p>
        </w:tc>
        <w:tc>
          <w:tcPr>
            <w:tcW w:w="1680" w:type="dxa"/>
            <w:vAlign w:val="center"/>
            <w:hideMark/>
          </w:tcPr>
          <w:p w14:paraId="68BF6A2F" w14:textId="50BFB5D3" w:rsidR="00F510C5" w:rsidRPr="004F7CBD" w:rsidRDefault="00F510C5" w:rsidP="00F510C5">
            <w:pPr>
              <w:widowControl/>
              <w:spacing w:before="0" w:after="0"/>
              <w:ind w:firstLine="0"/>
              <w:rPr>
                <w:color w:val="000000"/>
                <w:sz w:val="24"/>
              </w:rPr>
            </w:pPr>
            <w:r>
              <w:rPr>
                <w:color w:val="000000"/>
              </w:rPr>
              <w:t xml:space="preserve">                2,350 </w:t>
            </w:r>
          </w:p>
        </w:tc>
        <w:tc>
          <w:tcPr>
            <w:tcW w:w="1680" w:type="dxa"/>
            <w:vAlign w:val="center"/>
            <w:hideMark/>
          </w:tcPr>
          <w:p w14:paraId="12598364" w14:textId="65AF47BA" w:rsidR="00F510C5" w:rsidRPr="004F7CBD" w:rsidRDefault="00F510C5" w:rsidP="00F510C5">
            <w:pPr>
              <w:widowControl/>
              <w:spacing w:before="0" w:after="0"/>
              <w:ind w:firstLine="0"/>
              <w:rPr>
                <w:color w:val="000000"/>
                <w:sz w:val="24"/>
              </w:rPr>
            </w:pPr>
            <w:r>
              <w:rPr>
                <w:color w:val="000000"/>
              </w:rPr>
              <w:t xml:space="preserve">                2,468 </w:t>
            </w:r>
          </w:p>
        </w:tc>
        <w:tc>
          <w:tcPr>
            <w:tcW w:w="1680" w:type="dxa"/>
            <w:vAlign w:val="center"/>
            <w:hideMark/>
          </w:tcPr>
          <w:p w14:paraId="0F123F8A" w14:textId="105F8FE0" w:rsidR="00F510C5" w:rsidRPr="004F7CBD" w:rsidRDefault="00F510C5" w:rsidP="00F510C5">
            <w:pPr>
              <w:widowControl/>
              <w:spacing w:before="0" w:after="0"/>
              <w:ind w:firstLine="0"/>
              <w:rPr>
                <w:color w:val="000000"/>
                <w:sz w:val="24"/>
              </w:rPr>
            </w:pPr>
            <w:r>
              <w:rPr>
                <w:color w:val="000000"/>
              </w:rPr>
              <w:t xml:space="preserve">                2,591 </w:t>
            </w:r>
          </w:p>
        </w:tc>
        <w:tc>
          <w:tcPr>
            <w:tcW w:w="1680" w:type="dxa"/>
            <w:vAlign w:val="center"/>
            <w:hideMark/>
          </w:tcPr>
          <w:p w14:paraId="4A1C4B0D" w14:textId="3D1F4E08" w:rsidR="00F510C5" w:rsidRPr="004F7CBD" w:rsidRDefault="00F510C5" w:rsidP="00F510C5">
            <w:pPr>
              <w:widowControl/>
              <w:spacing w:before="0" w:after="0"/>
              <w:ind w:firstLine="0"/>
              <w:rPr>
                <w:color w:val="000000"/>
                <w:sz w:val="24"/>
              </w:rPr>
            </w:pPr>
            <w:r>
              <w:rPr>
                <w:color w:val="000000"/>
              </w:rPr>
              <w:t xml:space="preserve">                2,720 </w:t>
            </w:r>
          </w:p>
        </w:tc>
        <w:tc>
          <w:tcPr>
            <w:tcW w:w="1680" w:type="dxa"/>
            <w:vAlign w:val="center"/>
            <w:hideMark/>
          </w:tcPr>
          <w:p w14:paraId="3A781B39" w14:textId="75015195" w:rsidR="00F510C5" w:rsidRPr="004F7CBD" w:rsidRDefault="00F510C5" w:rsidP="00F510C5">
            <w:pPr>
              <w:widowControl/>
              <w:spacing w:before="0" w:after="0"/>
              <w:ind w:firstLine="0"/>
              <w:rPr>
                <w:color w:val="000000"/>
                <w:sz w:val="24"/>
              </w:rPr>
            </w:pPr>
            <w:r>
              <w:rPr>
                <w:color w:val="000000"/>
              </w:rPr>
              <w:t xml:space="preserve">                2,856 </w:t>
            </w:r>
          </w:p>
        </w:tc>
      </w:tr>
      <w:tr w:rsidR="00F510C5" w:rsidRPr="004F7CBD" w14:paraId="563325BB" w14:textId="77777777" w:rsidTr="00A6136A">
        <w:trPr>
          <w:trHeight w:val="1065"/>
        </w:trPr>
        <w:tc>
          <w:tcPr>
            <w:tcW w:w="993" w:type="dxa"/>
          </w:tcPr>
          <w:p w14:paraId="43211503" w14:textId="77777777" w:rsidR="00F510C5" w:rsidRPr="004F7CBD" w:rsidRDefault="00F510C5" w:rsidP="00F510C5">
            <w:pPr>
              <w:widowControl/>
              <w:spacing w:before="0" w:after="0"/>
              <w:ind w:firstLine="0"/>
              <w:rPr>
                <w:color w:val="000000"/>
                <w:sz w:val="24"/>
              </w:rPr>
            </w:pPr>
          </w:p>
        </w:tc>
        <w:tc>
          <w:tcPr>
            <w:tcW w:w="3727" w:type="dxa"/>
            <w:vAlign w:val="center"/>
            <w:hideMark/>
          </w:tcPr>
          <w:p w14:paraId="568B6415" w14:textId="4EA3C8AC" w:rsidR="00F510C5" w:rsidRPr="004F7CBD" w:rsidRDefault="00F510C5" w:rsidP="00F510C5">
            <w:pPr>
              <w:widowControl/>
              <w:spacing w:before="0" w:after="0"/>
              <w:ind w:firstLine="0"/>
              <w:rPr>
                <w:color w:val="000000"/>
                <w:sz w:val="24"/>
              </w:rPr>
            </w:pPr>
            <w:r>
              <w:rPr>
                <w:color w:val="000000"/>
              </w:rPr>
              <w:t>Tổng doanh thu dự kiến/năm</w:t>
            </w:r>
          </w:p>
        </w:tc>
        <w:tc>
          <w:tcPr>
            <w:tcW w:w="1680" w:type="dxa"/>
            <w:vAlign w:val="center"/>
            <w:hideMark/>
          </w:tcPr>
          <w:p w14:paraId="3C8B6FCB" w14:textId="7C565EF3" w:rsidR="00F510C5" w:rsidRPr="004F7CBD" w:rsidRDefault="00F510C5" w:rsidP="00F510C5">
            <w:pPr>
              <w:widowControl/>
              <w:spacing w:before="0" w:after="0"/>
              <w:ind w:firstLine="0"/>
              <w:rPr>
                <w:color w:val="000000"/>
                <w:sz w:val="24"/>
              </w:rPr>
            </w:pPr>
            <w:r>
              <w:rPr>
                <w:color w:val="000000"/>
              </w:rPr>
              <w:t xml:space="preserve">            517,000 </w:t>
            </w:r>
          </w:p>
        </w:tc>
        <w:tc>
          <w:tcPr>
            <w:tcW w:w="1680" w:type="dxa"/>
            <w:vAlign w:val="center"/>
            <w:hideMark/>
          </w:tcPr>
          <w:p w14:paraId="4C4C8361" w14:textId="188582C5" w:rsidR="00F510C5" w:rsidRPr="004F7CBD" w:rsidRDefault="00F510C5" w:rsidP="00F510C5">
            <w:pPr>
              <w:widowControl/>
              <w:spacing w:before="0" w:after="0"/>
              <w:ind w:firstLine="0"/>
              <w:rPr>
                <w:color w:val="000000"/>
                <w:sz w:val="24"/>
              </w:rPr>
            </w:pPr>
            <w:r>
              <w:rPr>
                <w:color w:val="000000"/>
              </w:rPr>
              <w:t xml:space="preserve">         1.480,500 </w:t>
            </w:r>
          </w:p>
        </w:tc>
        <w:tc>
          <w:tcPr>
            <w:tcW w:w="1680" w:type="dxa"/>
            <w:vAlign w:val="center"/>
            <w:hideMark/>
          </w:tcPr>
          <w:p w14:paraId="2E5908C4" w14:textId="54F68805" w:rsidR="00F510C5" w:rsidRPr="004F7CBD" w:rsidRDefault="00F510C5" w:rsidP="00F510C5">
            <w:pPr>
              <w:widowControl/>
              <w:spacing w:before="0" w:after="0"/>
              <w:ind w:firstLine="0"/>
              <w:rPr>
                <w:color w:val="000000"/>
                <w:sz w:val="24"/>
              </w:rPr>
            </w:pPr>
            <w:r>
              <w:rPr>
                <w:color w:val="000000"/>
              </w:rPr>
              <w:t xml:space="preserve">         1.787,704 </w:t>
            </w:r>
          </w:p>
        </w:tc>
        <w:tc>
          <w:tcPr>
            <w:tcW w:w="1680" w:type="dxa"/>
            <w:vAlign w:val="center"/>
            <w:hideMark/>
          </w:tcPr>
          <w:p w14:paraId="28B20997" w14:textId="10CD1A76" w:rsidR="00F510C5" w:rsidRPr="004F7CBD" w:rsidRDefault="00F510C5" w:rsidP="00F510C5">
            <w:pPr>
              <w:widowControl/>
              <w:spacing w:before="0" w:after="0"/>
              <w:ind w:firstLine="0"/>
              <w:rPr>
                <w:color w:val="000000"/>
                <w:sz w:val="24"/>
              </w:rPr>
            </w:pPr>
            <w:r>
              <w:rPr>
                <w:color w:val="000000"/>
              </w:rPr>
              <w:t xml:space="preserve">         2.176,335 </w:t>
            </w:r>
          </w:p>
        </w:tc>
        <w:tc>
          <w:tcPr>
            <w:tcW w:w="1680" w:type="dxa"/>
            <w:vAlign w:val="center"/>
            <w:hideMark/>
          </w:tcPr>
          <w:p w14:paraId="5126BD25" w14:textId="277CD0E6" w:rsidR="00F510C5" w:rsidRPr="004F7CBD" w:rsidRDefault="00F510C5" w:rsidP="00F510C5">
            <w:pPr>
              <w:widowControl/>
              <w:spacing w:before="0" w:after="0"/>
              <w:ind w:firstLine="0"/>
              <w:rPr>
                <w:color w:val="000000"/>
                <w:sz w:val="24"/>
              </w:rPr>
            </w:pPr>
            <w:r>
              <w:rPr>
                <w:color w:val="000000"/>
              </w:rPr>
              <w:t xml:space="preserve">         2.627,925 </w:t>
            </w:r>
          </w:p>
        </w:tc>
      </w:tr>
      <w:tr w:rsidR="00AA7B83" w:rsidRPr="004F7CBD" w14:paraId="11D8E922" w14:textId="77777777" w:rsidTr="00A6136A">
        <w:trPr>
          <w:trHeight w:val="1065"/>
        </w:trPr>
        <w:tc>
          <w:tcPr>
            <w:tcW w:w="993" w:type="dxa"/>
          </w:tcPr>
          <w:p w14:paraId="35FB274C" w14:textId="0A9ED00B" w:rsidR="00AA7B83" w:rsidRPr="00AA7B83" w:rsidRDefault="00AA7B83" w:rsidP="00AA7B83">
            <w:pPr>
              <w:widowControl/>
              <w:spacing w:before="0" w:after="0"/>
              <w:ind w:firstLine="0"/>
              <w:rPr>
                <w:b/>
                <w:color w:val="000000"/>
                <w:sz w:val="24"/>
              </w:rPr>
            </w:pPr>
            <w:r>
              <w:rPr>
                <w:b/>
                <w:color w:val="000000"/>
                <w:sz w:val="24"/>
              </w:rPr>
              <w:t>II</w:t>
            </w:r>
          </w:p>
        </w:tc>
        <w:tc>
          <w:tcPr>
            <w:tcW w:w="3727" w:type="dxa"/>
            <w:vAlign w:val="center"/>
          </w:tcPr>
          <w:p w14:paraId="64D163F3" w14:textId="7A66CB96" w:rsidR="00AA7B83" w:rsidRPr="00A6136A" w:rsidRDefault="00AA7B83">
            <w:pPr>
              <w:widowControl/>
              <w:spacing w:before="0" w:after="0"/>
              <w:ind w:firstLine="0"/>
              <w:rPr>
                <w:b/>
                <w:color w:val="000000"/>
                <w:sz w:val="24"/>
              </w:rPr>
            </w:pPr>
            <w:r w:rsidRPr="00A6136A">
              <w:rPr>
                <w:b/>
                <w:color w:val="000000"/>
                <w:sz w:val="24"/>
              </w:rPr>
              <w:t xml:space="preserve">Hoạt động cho thuê sân, thiết bị phục vụ </w:t>
            </w:r>
            <w:del w:id="1199" w:author="Thẩm định 21/10/2026 (Claude)" w:date="2026-10-21T21:01:58Z">
              <w:r w:rsidRPr="00A6136A">
                <w:rPr>
                  <w:b/>
                  <w:color w:val="000000"/>
                  <w:sz w:val="24"/>
                </w:rPr>
                <w:delText xml:space="preserve">ôn luyện</w:delText>
              </w:r>
            </w:del>
            <w:del w:id="1200" w:author="Thẩm định 21/10/2026 (Claude)" w:date="2026-10-21T21:01:58Z">
              <w:r>
                <w:rPr>
                  <w:b/>
                  <w:color w:val="000000"/>
                  <w:sz w:val="24"/>
                </w:rPr>
                <w:delText xml:space="preserve"> mô tô hạng A</w:delText>
              </w:r>
            </w:del>
            <w:ins w:id="1201" w:author="Thẩm định 21/10/2026 (Claude)" w:date="2026-10-21T21:01:58Z">
              <w:r w:rsidRPr="00A6136A">
                <w:rPr>
                  <w:b/>
                  <w:color w:val="000000"/>
                  <w:sz w:val="24"/>
                </w:rPr>
                <w:t xml:space="preserve">ôn luyện mô tô Hạng A</w:t>
              </w:r>
            </w:ins>
          </w:p>
        </w:tc>
        <w:tc>
          <w:tcPr>
            <w:tcW w:w="1680" w:type="dxa"/>
            <w:vAlign w:val="center"/>
          </w:tcPr>
          <w:p w14:paraId="4FF43E0A" w14:textId="77777777" w:rsidR="00AA7B83" w:rsidRPr="00A6136A" w:rsidRDefault="00AA7B83">
            <w:pPr>
              <w:widowControl/>
              <w:spacing w:before="0" w:after="0"/>
              <w:ind w:firstLine="0"/>
              <w:rPr>
                <w:b/>
                <w:color w:val="000000"/>
                <w:sz w:val="24"/>
              </w:rPr>
            </w:pPr>
          </w:p>
        </w:tc>
        <w:tc>
          <w:tcPr>
            <w:tcW w:w="1680" w:type="dxa"/>
            <w:vAlign w:val="center"/>
          </w:tcPr>
          <w:p w14:paraId="67FCDA86" w14:textId="77777777" w:rsidR="00AA7B83" w:rsidRPr="00A6136A" w:rsidRDefault="00AA7B83">
            <w:pPr>
              <w:widowControl/>
              <w:spacing w:before="0" w:after="0"/>
              <w:ind w:firstLine="0"/>
              <w:rPr>
                <w:b/>
                <w:color w:val="000000"/>
                <w:sz w:val="24"/>
              </w:rPr>
            </w:pPr>
          </w:p>
        </w:tc>
        <w:tc>
          <w:tcPr>
            <w:tcW w:w="1680" w:type="dxa"/>
            <w:vAlign w:val="center"/>
          </w:tcPr>
          <w:p w14:paraId="6A583F2A" w14:textId="77777777" w:rsidR="00AA7B83" w:rsidRPr="00A6136A" w:rsidRDefault="00AA7B83">
            <w:pPr>
              <w:widowControl/>
              <w:spacing w:before="0" w:after="0"/>
              <w:ind w:firstLine="0"/>
              <w:rPr>
                <w:b/>
                <w:color w:val="000000"/>
                <w:sz w:val="24"/>
              </w:rPr>
            </w:pPr>
          </w:p>
        </w:tc>
        <w:tc>
          <w:tcPr>
            <w:tcW w:w="1680" w:type="dxa"/>
            <w:vAlign w:val="center"/>
          </w:tcPr>
          <w:p w14:paraId="567C0B18" w14:textId="77777777" w:rsidR="00AA7B83" w:rsidRPr="00A6136A" w:rsidRDefault="00AA7B83">
            <w:pPr>
              <w:widowControl/>
              <w:spacing w:before="0" w:after="0"/>
              <w:ind w:firstLine="0"/>
              <w:rPr>
                <w:b/>
                <w:color w:val="000000"/>
                <w:sz w:val="24"/>
              </w:rPr>
            </w:pPr>
          </w:p>
        </w:tc>
        <w:tc>
          <w:tcPr>
            <w:tcW w:w="1680" w:type="dxa"/>
            <w:vAlign w:val="center"/>
          </w:tcPr>
          <w:p w14:paraId="6FC27394" w14:textId="77777777" w:rsidR="00AA7B83" w:rsidRPr="00A6136A" w:rsidRDefault="00AA7B83">
            <w:pPr>
              <w:widowControl/>
              <w:spacing w:before="0" w:after="0"/>
              <w:ind w:firstLine="0"/>
              <w:rPr>
                <w:b/>
                <w:color w:val="000000"/>
                <w:sz w:val="24"/>
              </w:rPr>
            </w:pPr>
          </w:p>
        </w:tc>
      </w:tr>
      <w:tr w:rsidR="00F510C5" w:rsidRPr="004F7CBD" w14:paraId="2A1FED43" w14:textId="77777777" w:rsidTr="00A6136A">
        <w:trPr>
          <w:trHeight w:val="1065"/>
        </w:trPr>
        <w:tc>
          <w:tcPr>
            <w:tcW w:w="993" w:type="dxa"/>
          </w:tcPr>
          <w:p w14:paraId="700E56F1" w14:textId="77777777" w:rsidR="00F510C5" w:rsidRPr="004F7CBD" w:rsidRDefault="00F510C5" w:rsidP="00F510C5">
            <w:pPr>
              <w:widowControl/>
              <w:spacing w:before="0" w:after="0"/>
              <w:ind w:firstLine="0"/>
              <w:rPr>
                <w:color w:val="000000"/>
                <w:sz w:val="24"/>
              </w:rPr>
            </w:pPr>
          </w:p>
        </w:tc>
        <w:tc>
          <w:tcPr>
            <w:tcW w:w="3727" w:type="dxa"/>
            <w:vAlign w:val="center"/>
          </w:tcPr>
          <w:p w14:paraId="139D80BE" w14:textId="549D36FF" w:rsidR="00F510C5" w:rsidRPr="004F7CBD" w:rsidRDefault="00F510C5" w:rsidP="00F510C5">
            <w:pPr>
              <w:widowControl/>
              <w:spacing w:before="0" w:after="0"/>
              <w:ind w:firstLine="0"/>
              <w:rPr>
                <w:color w:val="000000"/>
                <w:sz w:val="24"/>
              </w:rPr>
            </w:pPr>
            <w:r>
              <w:rPr>
                <w:color w:val="000000"/>
              </w:rPr>
              <w:t xml:space="preserve">Số lượt cho thuê thiết bị ôn luyện </w:t>
            </w:r>
          </w:p>
        </w:tc>
        <w:tc>
          <w:tcPr>
            <w:tcW w:w="1680" w:type="dxa"/>
            <w:vAlign w:val="center"/>
          </w:tcPr>
          <w:p w14:paraId="1C60AE4D" w14:textId="2E53B811" w:rsidR="00F510C5" w:rsidRPr="004F7CBD" w:rsidRDefault="00F510C5" w:rsidP="00F510C5">
            <w:pPr>
              <w:widowControl/>
              <w:spacing w:before="0" w:after="0"/>
              <w:ind w:firstLine="0"/>
              <w:rPr>
                <w:color w:val="000000"/>
                <w:sz w:val="24"/>
              </w:rPr>
            </w:pPr>
            <w:r>
              <w:rPr>
                <w:color w:val="000000"/>
              </w:rPr>
              <w:t>220</w:t>
            </w:r>
          </w:p>
        </w:tc>
        <w:tc>
          <w:tcPr>
            <w:tcW w:w="1680" w:type="dxa"/>
            <w:vAlign w:val="center"/>
          </w:tcPr>
          <w:p w14:paraId="440B7911" w14:textId="5CC93F70" w:rsidR="00F510C5" w:rsidRPr="004F7CBD" w:rsidRDefault="00F510C5" w:rsidP="00F510C5">
            <w:pPr>
              <w:widowControl/>
              <w:spacing w:before="0" w:after="0"/>
              <w:ind w:firstLine="0"/>
              <w:rPr>
                <w:color w:val="000000"/>
                <w:sz w:val="24"/>
              </w:rPr>
            </w:pPr>
            <w:r>
              <w:rPr>
                <w:color w:val="000000"/>
              </w:rPr>
              <w:t>600</w:t>
            </w:r>
          </w:p>
        </w:tc>
        <w:tc>
          <w:tcPr>
            <w:tcW w:w="1680" w:type="dxa"/>
            <w:vAlign w:val="center"/>
          </w:tcPr>
          <w:p w14:paraId="07306AC1" w14:textId="2F938EAB" w:rsidR="00F510C5" w:rsidRPr="004F7CBD" w:rsidRDefault="00F510C5" w:rsidP="00F510C5">
            <w:pPr>
              <w:widowControl/>
              <w:spacing w:before="0" w:after="0"/>
              <w:ind w:firstLine="0"/>
              <w:rPr>
                <w:color w:val="000000"/>
                <w:sz w:val="24"/>
              </w:rPr>
            </w:pPr>
            <w:r>
              <w:rPr>
                <w:color w:val="000000"/>
              </w:rPr>
              <w:t>690</w:t>
            </w:r>
          </w:p>
        </w:tc>
        <w:tc>
          <w:tcPr>
            <w:tcW w:w="1680" w:type="dxa"/>
            <w:vAlign w:val="center"/>
          </w:tcPr>
          <w:p w14:paraId="677C1EF7" w14:textId="4AD50DF0" w:rsidR="00F510C5" w:rsidRPr="004F7CBD" w:rsidRDefault="00F510C5" w:rsidP="00F510C5">
            <w:pPr>
              <w:widowControl/>
              <w:spacing w:before="0" w:after="0"/>
              <w:ind w:firstLine="0"/>
              <w:rPr>
                <w:color w:val="000000"/>
                <w:sz w:val="24"/>
              </w:rPr>
            </w:pPr>
            <w:r>
              <w:rPr>
                <w:color w:val="000000"/>
              </w:rPr>
              <w:t>800</w:t>
            </w:r>
          </w:p>
        </w:tc>
        <w:tc>
          <w:tcPr>
            <w:tcW w:w="1680" w:type="dxa"/>
            <w:vAlign w:val="center"/>
          </w:tcPr>
          <w:p w14:paraId="1FBCD40E" w14:textId="6A848587" w:rsidR="00F510C5" w:rsidRPr="004F7CBD" w:rsidRDefault="00F510C5" w:rsidP="00F510C5">
            <w:pPr>
              <w:widowControl/>
              <w:spacing w:before="0" w:after="0"/>
              <w:ind w:firstLine="0"/>
              <w:rPr>
                <w:color w:val="000000"/>
                <w:sz w:val="24"/>
              </w:rPr>
            </w:pPr>
            <w:r>
              <w:rPr>
                <w:color w:val="000000"/>
              </w:rPr>
              <w:t>920</w:t>
            </w:r>
          </w:p>
        </w:tc>
      </w:tr>
      <w:tr w:rsidR="00F510C5" w:rsidRPr="004F7CBD" w14:paraId="29123B8F" w14:textId="77777777" w:rsidTr="00A6136A">
        <w:trPr>
          <w:trHeight w:val="1065"/>
        </w:trPr>
        <w:tc>
          <w:tcPr>
            <w:tcW w:w="993" w:type="dxa"/>
          </w:tcPr>
          <w:p w14:paraId="7FFAD946" w14:textId="77777777" w:rsidR="00F510C5" w:rsidRPr="004F7CBD" w:rsidRDefault="00F510C5" w:rsidP="00F510C5">
            <w:pPr>
              <w:widowControl/>
              <w:spacing w:before="0" w:after="0"/>
              <w:ind w:firstLine="0"/>
              <w:rPr>
                <w:color w:val="000000"/>
                <w:sz w:val="24"/>
              </w:rPr>
            </w:pPr>
          </w:p>
        </w:tc>
        <w:tc>
          <w:tcPr>
            <w:tcW w:w="3727" w:type="dxa"/>
            <w:vAlign w:val="center"/>
          </w:tcPr>
          <w:p w14:paraId="4C920A0F" w14:textId="790387F9" w:rsidR="00F510C5" w:rsidRPr="004F7CBD" w:rsidRDefault="00F510C5" w:rsidP="00F510C5">
            <w:pPr>
              <w:widowControl/>
              <w:spacing w:before="0" w:after="0"/>
              <w:ind w:firstLine="0"/>
              <w:rPr>
                <w:color w:val="000000"/>
                <w:sz w:val="24"/>
              </w:rPr>
            </w:pPr>
            <w:r>
              <w:rPr>
                <w:color w:val="000000"/>
              </w:rPr>
              <w:t xml:space="preserve">Đơn giá cho thuê </w:t>
            </w:r>
          </w:p>
        </w:tc>
        <w:tc>
          <w:tcPr>
            <w:tcW w:w="1680" w:type="dxa"/>
            <w:vAlign w:val="center"/>
          </w:tcPr>
          <w:p w14:paraId="1998CC13" w14:textId="178445EF" w:rsidR="00F510C5" w:rsidRPr="004F7CBD" w:rsidRDefault="00F510C5" w:rsidP="00F510C5">
            <w:pPr>
              <w:widowControl/>
              <w:spacing w:before="0" w:after="0"/>
              <w:ind w:firstLine="0"/>
              <w:rPr>
                <w:color w:val="000000"/>
                <w:sz w:val="24"/>
              </w:rPr>
            </w:pPr>
            <w:r>
              <w:rPr>
                <w:color w:val="000000"/>
              </w:rPr>
              <w:t xml:space="preserve">                  0,05 </w:t>
            </w:r>
          </w:p>
        </w:tc>
        <w:tc>
          <w:tcPr>
            <w:tcW w:w="1680" w:type="dxa"/>
            <w:vAlign w:val="center"/>
          </w:tcPr>
          <w:p w14:paraId="15D9BA97" w14:textId="487B99A5" w:rsidR="00F510C5" w:rsidRPr="004F7CBD" w:rsidRDefault="00F510C5" w:rsidP="00F510C5">
            <w:pPr>
              <w:widowControl/>
              <w:spacing w:before="0" w:after="0"/>
              <w:ind w:firstLine="0"/>
              <w:rPr>
                <w:color w:val="000000"/>
                <w:sz w:val="24"/>
              </w:rPr>
            </w:pPr>
            <w:r>
              <w:rPr>
                <w:color w:val="000000"/>
              </w:rPr>
              <w:t xml:space="preserve">                  0,05 </w:t>
            </w:r>
          </w:p>
        </w:tc>
        <w:tc>
          <w:tcPr>
            <w:tcW w:w="1680" w:type="dxa"/>
            <w:vAlign w:val="center"/>
          </w:tcPr>
          <w:p w14:paraId="5CD7E37C" w14:textId="48C23525" w:rsidR="00F510C5" w:rsidRPr="004F7CBD" w:rsidRDefault="00F510C5" w:rsidP="00F510C5">
            <w:pPr>
              <w:widowControl/>
              <w:spacing w:before="0" w:after="0"/>
              <w:ind w:firstLine="0"/>
              <w:rPr>
                <w:color w:val="000000"/>
                <w:sz w:val="24"/>
              </w:rPr>
            </w:pPr>
            <w:r>
              <w:rPr>
                <w:color w:val="000000"/>
              </w:rPr>
              <w:t xml:space="preserve">                  0,06 </w:t>
            </w:r>
          </w:p>
        </w:tc>
        <w:tc>
          <w:tcPr>
            <w:tcW w:w="1680" w:type="dxa"/>
            <w:vAlign w:val="center"/>
          </w:tcPr>
          <w:p w14:paraId="613EE177" w14:textId="5D7D9CFD" w:rsidR="00F510C5" w:rsidRPr="004F7CBD" w:rsidRDefault="00F510C5" w:rsidP="00F510C5">
            <w:pPr>
              <w:widowControl/>
              <w:spacing w:before="0" w:after="0"/>
              <w:ind w:firstLine="0"/>
              <w:rPr>
                <w:color w:val="000000"/>
                <w:sz w:val="24"/>
              </w:rPr>
            </w:pPr>
            <w:r>
              <w:rPr>
                <w:color w:val="000000"/>
              </w:rPr>
              <w:t xml:space="preserve">                  0,06 </w:t>
            </w:r>
          </w:p>
        </w:tc>
        <w:tc>
          <w:tcPr>
            <w:tcW w:w="1680" w:type="dxa"/>
            <w:vAlign w:val="center"/>
          </w:tcPr>
          <w:p w14:paraId="445C6EC4" w14:textId="36FC79DE" w:rsidR="00F510C5" w:rsidRPr="004F7CBD" w:rsidRDefault="00F510C5" w:rsidP="00F510C5">
            <w:pPr>
              <w:widowControl/>
              <w:spacing w:before="0" w:after="0"/>
              <w:ind w:firstLine="0"/>
              <w:rPr>
                <w:color w:val="000000"/>
                <w:sz w:val="24"/>
              </w:rPr>
            </w:pPr>
            <w:r>
              <w:rPr>
                <w:color w:val="000000"/>
              </w:rPr>
              <w:t xml:space="preserve">                  0,07 </w:t>
            </w:r>
          </w:p>
        </w:tc>
      </w:tr>
      <w:tr w:rsidR="00F510C5" w:rsidRPr="004F7CBD" w14:paraId="2E988AA8" w14:textId="77777777" w:rsidTr="00A6136A">
        <w:trPr>
          <w:trHeight w:val="1065"/>
        </w:trPr>
        <w:tc>
          <w:tcPr>
            <w:tcW w:w="993" w:type="dxa"/>
          </w:tcPr>
          <w:p w14:paraId="016E04BF" w14:textId="77777777" w:rsidR="00F510C5" w:rsidRPr="004F7CBD" w:rsidRDefault="00F510C5" w:rsidP="00F510C5">
            <w:pPr>
              <w:widowControl/>
              <w:spacing w:before="0" w:after="0"/>
              <w:ind w:firstLine="0"/>
              <w:rPr>
                <w:color w:val="000000"/>
                <w:sz w:val="24"/>
              </w:rPr>
            </w:pPr>
          </w:p>
        </w:tc>
        <w:tc>
          <w:tcPr>
            <w:tcW w:w="3727" w:type="dxa"/>
            <w:vAlign w:val="center"/>
          </w:tcPr>
          <w:p w14:paraId="41FAAF40" w14:textId="0EDBF8F7" w:rsidR="00F510C5" w:rsidRPr="004F7CBD" w:rsidRDefault="00F510C5" w:rsidP="00F510C5">
            <w:pPr>
              <w:widowControl/>
              <w:spacing w:before="0" w:after="0"/>
              <w:ind w:firstLine="0"/>
              <w:rPr>
                <w:color w:val="000000"/>
                <w:sz w:val="24"/>
              </w:rPr>
            </w:pPr>
            <w:r>
              <w:rPr>
                <w:color w:val="000000"/>
              </w:rPr>
              <w:t>Tổng doanh thu</w:t>
            </w:r>
          </w:p>
        </w:tc>
        <w:tc>
          <w:tcPr>
            <w:tcW w:w="1680" w:type="dxa"/>
            <w:vAlign w:val="center"/>
          </w:tcPr>
          <w:p w14:paraId="492210AD" w14:textId="27EAE1DD" w:rsidR="00F510C5" w:rsidRPr="004F7CBD" w:rsidRDefault="00F510C5" w:rsidP="00F510C5">
            <w:pPr>
              <w:widowControl/>
              <w:spacing w:before="0" w:after="0"/>
              <w:ind w:firstLine="0"/>
              <w:rPr>
                <w:color w:val="000000"/>
                <w:sz w:val="24"/>
              </w:rPr>
            </w:pPr>
            <w:r>
              <w:rPr>
                <w:color w:val="000000"/>
              </w:rPr>
              <w:t xml:space="preserve">                11,00 </w:t>
            </w:r>
          </w:p>
        </w:tc>
        <w:tc>
          <w:tcPr>
            <w:tcW w:w="1680" w:type="dxa"/>
            <w:vAlign w:val="center"/>
          </w:tcPr>
          <w:p w14:paraId="3AE6A24D" w14:textId="78E7B5B8" w:rsidR="00F510C5" w:rsidRPr="004F7CBD" w:rsidRDefault="00F510C5" w:rsidP="00F510C5">
            <w:pPr>
              <w:widowControl/>
              <w:spacing w:before="0" w:after="0"/>
              <w:ind w:firstLine="0"/>
              <w:rPr>
                <w:color w:val="000000"/>
                <w:sz w:val="24"/>
              </w:rPr>
            </w:pPr>
            <w:r>
              <w:rPr>
                <w:color w:val="000000"/>
              </w:rPr>
              <w:t xml:space="preserve">                31,50 </w:t>
            </w:r>
          </w:p>
        </w:tc>
        <w:tc>
          <w:tcPr>
            <w:tcW w:w="1680" w:type="dxa"/>
            <w:vAlign w:val="center"/>
          </w:tcPr>
          <w:p w14:paraId="3CED3B90" w14:textId="6C335D43" w:rsidR="00F510C5" w:rsidRPr="004F7CBD" w:rsidRDefault="00F510C5" w:rsidP="00F510C5">
            <w:pPr>
              <w:widowControl/>
              <w:spacing w:before="0" w:after="0"/>
              <w:ind w:firstLine="0"/>
              <w:rPr>
                <w:color w:val="000000"/>
                <w:sz w:val="24"/>
              </w:rPr>
            </w:pPr>
            <w:r>
              <w:rPr>
                <w:color w:val="000000"/>
              </w:rPr>
              <w:t xml:space="preserve">                39,85 </w:t>
            </w:r>
          </w:p>
        </w:tc>
        <w:tc>
          <w:tcPr>
            <w:tcW w:w="1680" w:type="dxa"/>
            <w:vAlign w:val="center"/>
          </w:tcPr>
          <w:p w14:paraId="7412EA1C" w14:textId="098DB247" w:rsidR="00F510C5" w:rsidRPr="004F7CBD" w:rsidRDefault="00F510C5" w:rsidP="00F510C5">
            <w:pPr>
              <w:widowControl/>
              <w:spacing w:before="0" w:after="0"/>
              <w:ind w:firstLine="0"/>
              <w:rPr>
                <w:color w:val="000000"/>
                <w:sz w:val="24"/>
              </w:rPr>
            </w:pPr>
            <w:r>
              <w:rPr>
                <w:color w:val="000000"/>
              </w:rPr>
              <w:t xml:space="preserve">                50,82 </w:t>
            </w:r>
          </w:p>
        </w:tc>
        <w:tc>
          <w:tcPr>
            <w:tcW w:w="1680" w:type="dxa"/>
            <w:vAlign w:val="center"/>
          </w:tcPr>
          <w:p w14:paraId="14AC3C78" w14:textId="1BFD06AB" w:rsidR="00F510C5" w:rsidRPr="004F7CBD" w:rsidRDefault="00F510C5" w:rsidP="00F510C5">
            <w:pPr>
              <w:widowControl/>
              <w:spacing w:before="0" w:after="0"/>
              <w:ind w:firstLine="0"/>
              <w:rPr>
                <w:color w:val="000000"/>
                <w:sz w:val="24"/>
              </w:rPr>
            </w:pPr>
            <w:r>
              <w:rPr>
                <w:color w:val="000000"/>
              </w:rPr>
              <w:t xml:space="preserve">                64,29 </w:t>
            </w:r>
          </w:p>
        </w:tc>
      </w:tr>
      <w:tr w:rsidR="00AA7B83" w:rsidRPr="004F7CBD" w14:paraId="70D7287F" w14:textId="77777777" w:rsidTr="00A6136A">
        <w:trPr>
          <w:trHeight w:val="1065"/>
        </w:trPr>
        <w:tc>
          <w:tcPr>
            <w:tcW w:w="993" w:type="dxa"/>
          </w:tcPr>
          <w:p w14:paraId="6CFD1D20" w14:textId="2C8C4B49" w:rsidR="00AA7B83" w:rsidRPr="00AA7B83" w:rsidRDefault="00AA7B83" w:rsidP="00AA7B83">
            <w:pPr>
              <w:widowControl/>
              <w:spacing w:before="0" w:after="0"/>
              <w:ind w:firstLine="0"/>
              <w:rPr>
                <w:b/>
                <w:color w:val="000000"/>
                <w:sz w:val="24"/>
              </w:rPr>
            </w:pPr>
            <w:r>
              <w:rPr>
                <w:b/>
                <w:color w:val="000000"/>
                <w:sz w:val="24"/>
              </w:rPr>
              <w:t>III</w:t>
            </w:r>
          </w:p>
        </w:tc>
        <w:tc>
          <w:tcPr>
            <w:tcW w:w="3727" w:type="dxa"/>
            <w:vAlign w:val="center"/>
          </w:tcPr>
          <w:p w14:paraId="6B0BFF0F" w14:textId="54F57C6D" w:rsidR="00AA7B83" w:rsidRPr="00A6136A" w:rsidRDefault="00AA7B83">
            <w:pPr>
              <w:widowControl/>
              <w:spacing w:before="0" w:after="0"/>
              <w:ind w:firstLine="0"/>
              <w:rPr>
                <w:b/>
                <w:color w:val="000000"/>
                <w:sz w:val="24"/>
              </w:rPr>
            </w:pPr>
            <w:r w:rsidRPr="00A6136A">
              <w:rPr>
                <w:b/>
                <w:color w:val="000000"/>
                <w:sz w:val="24"/>
              </w:rPr>
              <w:t xml:space="preserve">Hoạt động cho thuê sân, thiết bị </w:t>
            </w:r>
            <w:del w:id="1202" w:author="Thẩm định 21/10/2026 (Claude)" w:date="2026-10-21T21:01:58Z">
              <w:r w:rsidRPr="00A6136A">
                <w:rPr>
                  <w:b/>
                  <w:color w:val="000000"/>
                  <w:sz w:val="24"/>
                </w:rPr>
                <w:delText xml:space="preserve">phục vụ sát hạch lái xe mô tô hạng A</w:delText>
              </w:r>
            </w:del>
            <w:ins w:id="1203" w:author="Thẩm định 21/10/2026 (Claude)" w:date="2026-10-21T21:01:58Z">
              <w:r w:rsidRPr="00A6136A">
                <w:rPr>
                  <w:b/>
                  <w:color w:val="000000"/>
                  <w:sz w:val="24"/>
                </w:rPr>
                <w:t xml:space="preserve">phục vụ sát hạch lái xe mô tô Hạng A</w:t>
              </w:r>
            </w:ins>
          </w:p>
        </w:tc>
        <w:tc>
          <w:tcPr>
            <w:tcW w:w="1680" w:type="dxa"/>
            <w:vAlign w:val="center"/>
          </w:tcPr>
          <w:p w14:paraId="4644D16B" w14:textId="77777777" w:rsidR="00AA7B83" w:rsidRPr="004F7CBD" w:rsidRDefault="00AA7B83" w:rsidP="00BB773A">
            <w:pPr>
              <w:widowControl/>
              <w:spacing w:before="0" w:after="0"/>
              <w:ind w:firstLine="0"/>
              <w:rPr>
                <w:color w:val="000000"/>
                <w:sz w:val="24"/>
              </w:rPr>
            </w:pPr>
          </w:p>
        </w:tc>
        <w:tc>
          <w:tcPr>
            <w:tcW w:w="1680" w:type="dxa"/>
            <w:vAlign w:val="center"/>
          </w:tcPr>
          <w:p w14:paraId="5922D029" w14:textId="77777777" w:rsidR="00AA7B83" w:rsidRPr="004F7CBD" w:rsidRDefault="00AA7B83" w:rsidP="00BB773A">
            <w:pPr>
              <w:widowControl/>
              <w:spacing w:before="0" w:after="0"/>
              <w:ind w:firstLine="0"/>
              <w:rPr>
                <w:color w:val="000000"/>
                <w:sz w:val="24"/>
              </w:rPr>
            </w:pPr>
          </w:p>
        </w:tc>
        <w:tc>
          <w:tcPr>
            <w:tcW w:w="1680" w:type="dxa"/>
            <w:vAlign w:val="center"/>
          </w:tcPr>
          <w:p w14:paraId="27988A04" w14:textId="77777777" w:rsidR="00AA7B83" w:rsidRPr="004F7CBD" w:rsidRDefault="00AA7B83" w:rsidP="00BB773A">
            <w:pPr>
              <w:widowControl/>
              <w:spacing w:before="0" w:after="0"/>
              <w:ind w:firstLine="0"/>
              <w:rPr>
                <w:color w:val="000000"/>
                <w:sz w:val="24"/>
              </w:rPr>
            </w:pPr>
          </w:p>
        </w:tc>
        <w:tc>
          <w:tcPr>
            <w:tcW w:w="1680" w:type="dxa"/>
            <w:vAlign w:val="center"/>
          </w:tcPr>
          <w:p w14:paraId="21F37C1E" w14:textId="77777777" w:rsidR="00AA7B83" w:rsidRPr="004F7CBD" w:rsidRDefault="00AA7B83" w:rsidP="00BB773A">
            <w:pPr>
              <w:widowControl/>
              <w:spacing w:before="0" w:after="0"/>
              <w:ind w:firstLine="0"/>
              <w:rPr>
                <w:color w:val="000000"/>
                <w:sz w:val="24"/>
              </w:rPr>
            </w:pPr>
          </w:p>
        </w:tc>
        <w:tc>
          <w:tcPr>
            <w:tcW w:w="1680" w:type="dxa"/>
            <w:vAlign w:val="center"/>
          </w:tcPr>
          <w:p w14:paraId="14ED5B60" w14:textId="77777777" w:rsidR="00AA7B83" w:rsidRPr="004F7CBD" w:rsidRDefault="00AA7B83" w:rsidP="00BB773A">
            <w:pPr>
              <w:widowControl/>
              <w:spacing w:before="0" w:after="0"/>
              <w:ind w:firstLine="0"/>
              <w:rPr>
                <w:color w:val="000000"/>
                <w:sz w:val="24"/>
              </w:rPr>
            </w:pPr>
          </w:p>
        </w:tc>
      </w:tr>
      <w:tr w:rsidR="009C06F8" w:rsidRPr="004F7CBD" w14:paraId="5BA97424" w14:textId="77777777" w:rsidTr="00A6136A">
        <w:trPr>
          <w:trHeight w:val="1065"/>
        </w:trPr>
        <w:tc>
          <w:tcPr>
            <w:tcW w:w="993" w:type="dxa"/>
          </w:tcPr>
          <w:p w14:paraId="2432D115" w14:textId="77777777" w:rsidR="009C06F8" w:rsidRPr="004F7CBD" w:rsidRDefault="009C06F8" w:rsidP="009C06F8">
            <w:pPr>
              <w:widowControl/>
              <w:spacing w:before="0" w:after="0"/>
              <w:ind w:firstLine="0"/>
              <w:rPr>
                <w:color w:val="000000"/>
                <w:sz w:val="24"/>
              </w:rPr>
            </w:pPr>
          </w:p>
        </w:tc>
        <w:tc>
          <w:tcPr>
            <w:tcW w:w="3727" w:type="dxa"/>
            <w:vAlign w:val="center"/>
          </w:tcPr>
          <w:p w14:paraId="7D07B1F1" w14:textId="68B3452D" w:rsidR="009C06F8" w:rsidRPr="004F7CBD" w:rsidRDefault="009C06F8" w:rsidP="009C06F8">
            <w:pPr>
              <w:widowControl/>
              <w:spacing w:before="0" w:after="0"/>
              <w:ind w:firstLine="0"/>
              <w:rPr>
                <w:color w:val="000000"/>
                <w:sz w:val="24"/>
              </w:rPr>
            </w:pPr>
            <w:r>
              <w:rPr>
                <w:color w:val="000000"/>
              </w:rPr>
              <w:t>Số lượt cho thuê thiết bị sát hạch</w:t>
            </w:r>
          </w:p>
        </w:tc>
        <w:tc>
          <w:tcPr>
            <w:tcW w:w="1680" w:type="dxa"/>
            <w:vAlign w:val="center"/>
          </w:tcPr>
          <w:p w14:paraId="2B426EE0" w14:textId="65C1AD98" w:rsidR="009C06F8" w:rsidRPr="004F7CBD" w:rsidRDefault="009C06F8" w:rsidP="009C06F8">
            <w:pPr>
              <w:widowControl/>
              <w:spacing w:before="0" w:after="0"/>
              <w:ind w:firstLine="0"/>
              <w:rPr>
                <w:color w:val="000000"/>
                <w:sz w:val="24"/>
              </w:rPr>
            </w:pPr>
            <w:r>
              <w:rPr>
                <w:color w:val="000000"/>
              </w:rPr>
              <w:t>500</w:t>
            </w:r>
          </w:p>
        </w:tc>
        <w:tc>
          <w:tcPr>
            <w:tcW w:w="1680" w:type="dxa"/>
            <w:vAlign w:val="center"/>
          </w:tcPr>
          <w:p w14:paraId="2EA458D3" w14:textId="3B3F431B" w:rsidR="009C06F8" w:rsidRPr="004F7CBD" w:rsidRDefault="009C06F8" w:rsidP="009C06F8">
            <w:pPr>
              <w:widowControl/>
              <w:spacing w:before="0" w:after="0"/>
              <w:ind w:firstLine="0"/>
              <w:rPr>
                <w:color w:val="000000"/>
                <w:sz w:val="24"/>
              </w:rPr>
            </w:pPr>
            <w:r>
              <w:rPr>
                <w:color w:val="000000"/>
              </w:rPr>
              <w:t>525</w:t>
            </w:r>
          </w:p>
        </w:tc>
        <w:tc>
          <w:tcPr>
            <w:tcW w:w="1680" w:type="dxa"/>
            <w:vAlign w:val="center"/>
          </w:tcPr>
          <w:p w14:paraId="71F05B22" w14:textId="04FE3589" w:rsidR="009C06F8" w:rsidRPr="004F7CBD" w:rsidRDefault="009C06F8" w:rsidP="009C06F8">
            <w:pPr>
              <w:widowControl/>
              <w:spacing w:before="0" w:after="0"/>
              <w:ind w:firstLine="0"/>
              <w:rPr>
                <w:color w:val="000000"/>
                <w:sz w:val="24"/>
              </w:rPr>
            </w:pPr>
            <w:r>
              <w:rPr>
                <w:color w:val="000000"/>
              </w:rPr>
              <w:t>828</w:t>
            </w:r>
          </w:p>
        </w:tc>
        <w:tc>
          <w:tcPr>
            <w:tcW w:w="1680" w:type="dxa"/>
            <w:vAlign w:val="center"/>
          </w:tcPr>
          <w:p w14:paraId="2CE5284E" w14:textId="27586A44" w:rsidR="009C06F8" w:rsidRPr="004F7CBD" w:rsidRDefault="009C06F8" w:rsidP="009C06F8">
            <w:pPr>
              <w:widowControl/>
              <w:spacing w:before="0" w:after="0"/>
              <w:ind w:firstLine="0"/>
              <w:rPr>
                <w:color w:val="000000"/>
                <w:sz w:val="24"/>
              </w:rPr>
            </w:pPr>
            <w:r>
              <w:rPr>
                <w:color w:val="000000"/>
              </w:rPr>
              <w:t>960</w:t>
            </w:r>
          </w:p>
        </w:tc>
        <w:tc>
          <w:tcPr>
            <w:tcW w:w="1680" w:type="dxa"/>
            <w:vAlign w:val="center"/>
          </w:tcPr>
          <w:p w14:paraId="6E480309" w14:textId="05F16D9A" w:rsidR="009C06F8" w:rsidRPr="004F7CBD" w:rsidRDefault="009C06F8" w:rsidP="009C06F8">
            <w:pPr>
              <w:widowControl/>
              <w:spacing w:before="0" w:after="0"/>
              <w:ind w:firstLine="0"/>
              <w:rPr>
                <w:color w:val="000000"/>
                <w:sz w:val="24"/>
              </w:rPr>
            </w:pPr>
            <w:r>
              <w:rPr>
                <w:color w:val="000000"/>
              </w:rPr>
              <w:t>1104</w:t>
            </w:r>
          </w:p>
        </w:tc>
      </w:tr>
      <w:tr w:rsidR="009C06F8" w:rsidRPr="004F7CBD" w14:paraId="26021FCC" w14:textId="77777777" w:rsidTr="00A6136A">
        <w:trPr>
          <w:trHeight w:val="1065"/>
        </w:trPr>
        <w:tc>
          <w:tcPr>
            <w:tcW w:w="993" w:type="dxa"/>
          </w:tcPr>
          <w:p w14:paraId="2AE25879" w14:textId="77777777" w:rsidR="009C06F8" w:rsidRPr="004F7CBD" w:rsidRDefault="009C06F8" w:rsidP="009C06F8">
            <w:pPr>
              <w:widowControl/>
              <w:spacing w:before="0" w:after="0"/>
              <w:ind w:firstLine="0"/>
              <w:rPr>
                <w:color w:val="000000"/>
                <w:sz w:val="24"/>
              </w:rPr>
            </w:pPr>
          </w:p>
        </w:tc>
        <w:tc>
          <w:tcPr>
            <w:tcW w:w="3727" w:type="dxa"/>
            <w:vAlign w:val="center"/>
          </w:tcPr>
          <w:p w14:paraId="48A87585" w14:textId="1A065795" w:rsidR="009C06F8" w:rsidRPr="004F7CBD" w:rsidRDefault="009C06F8" w:rsidP="009C06F8">
            <w:pPr>
              <w:widowControl/>
              <w:spacing w:before="0" w:after="0"/>
              <w:ind w:firstLine="0"/>
              <w:rPr>
                <w:color w:val="000000"/>
                <w:sz w:val="24"/>
              </w:rPr>
            </w:pPr>
            <w:r>
              <w:rPr>
                <w:color w:val="000000"/>
              </w:rPr>
              <w:t xml:space="preserve">Đơn giá cho thuê </w:t>
            </w:r>
          </w:p>
        </w:tc>
        <w:tc>
          <w:tcPr>
            <w:tcW w:w="1680" w:type="dxa"/>
            <w:vAlign w:val="center"/>
          </w:tcPr>
          <w:p w14:paraId="01B14FE7" w14:textId="005AB02C" w:rsidR="009C06F8" w:rsidRPr="004F7CBD" w:rsidRDefault="009C06F8" w:rsidP="009C06F8">
            <w:pPr>
              <w:widowControl/>
              <w:spacing w:before="0" w:after="0"/>
              <w:ind w:firstLine="0"/>
              <w:rPr>
                <w:color w:val="000000"/>
                <w:sz w:val="24"/>
              </w:rPr>
            </w:pPr>
            <w:r>
              <w:rPr>
                <w:color w:val="000000"/>
              </w:rPr>
              <w:t xml:space="preserve">                0,06</w:t>
            </w:r>
            <w:r w:rsidR="002F722A">
              <w:rPr>
                <w:color w:val="000000"/>
                <w:lang w:val="vi-VN"/>
              </w:rPr>
              <w:t>8</w:t>
            </w:r>
            <w:r>
              <w:rPr>
                <w:color w:val="000000"/>
              </w:rPr>
              <w:t xml:space="preserve">9 </w:t>
            </w:r>
          </w:p>
        </w:tc>
        <w:tc>
          <w:tcPr>
            <w:tcW w:w="1680" w:type="dxa"/>
            <w:vAlign w:val="center"/>
          </w:tcPr>
          <w:p w14:paraId="0A530991" w14:textId="32252E93"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2EA2BF72" w14:textId="577885C9"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349732A0" w14:textId="45B143B7" w:rsidR="009C06F8" w:rsidRPr="004F7CBD" w:rsidRDefault="009C06F8" w:rsidP="009C06F8">
            <w:pPr>
              <w:widowControl/>
              <w:spacing w:before="0" w:after="0"/>
              <w:ind w:firstLine="0"/>
              <w:rPr>
                <w:color w:val="000000"/>
                <w:sz w:val="24"/>
              </w:rPr>
            </w:pPr>
            <w:r>
              <w:rPr>
                <w:color w:val="000000"/>
              </w:rPr>
              <w:t xml:space="preserve">                0,069 </w:t>
            </w:r>
          </w:p>
        </w:tc>
        <w:tc>
          <w:tcPr>
            <w:tcW w:w="1680" w:type="dxa"/>
            <w:vAlign w:val="center"/>
          </w:tcPr>
          <w:p w14:paraId="277DF3E3" w14:textId="3C7F9933" w:rsidR="009C06F8" w:rsidRPr="004F7CBD" w:rsidRDefault="009C06F8" w:rsidP="009C06F8">
            <w:pPr>
              <w:widowControl/>
              <w:spacing w:before="0" w:after="0"/>
              <w:ind w:firstLine="0"/>
              <w:rPr>
                <w:color w:val="000000"/>
                <w:sz w:val="24"/>
              </w:rPr>
            </w:pPr>
            <w:r>
              <w:rPr>
                <w:color w:val="000000"/>
              </w:rPr>
              <w:t xml:space="preserve">                0,069 </w:t>
            </w:r>
          </w:p>
        </w:tc>
      </w:tr>
      <w:tr w:rsidR="009C06F8" w:rsidRPr="004F7CBD" w14:paraId="6F693F16" w14:textId="77777777" w:rsidTr="00A6136A">
        <w:trPr>
          <w:trHeight w:val="1065"/>
        </w:trPr>
        <w:tc>
          <w:tcPr>
            <w:tcW w:w="993" w:type="dxa"/>
          </w:tcPr>
          <w:p w14:paraId="78C03FEE" w14:textId="77777777" w:rsidR="009C06F8" w:rsidRPr="004F7CBD" w:rsidRDefault="009C06F8" w:rsidP="009C06F8">
            <w:pPr>
              <w:widowControl/>
              <w:spacing w:before="0" w:after="0"/>
              <w:ind w:firstLine="0"/>
              <w:rPr>
                <w:color w:val="000000"/>
                <w:sz w:val="24"/>
              </w:rPr>
            </w:pPr>
          </w:p>
        </w:tc>
        <w:tc>
          <w:tcPr>
            <w:tcW w:w="3727" w:type="dxa"/>
            <w:vAlign w:val="center"/>
          </w:tcPr>
          <w:p w14:paraId="75090626" w14:textId="06250B94" w:rsidR="009C06F8" w:rsidRPr="004F7CBD" w:rsidRDefault="009C06F8" w:rsidP="009C06F8">
            <w:pPr>
              <w:widowControl/>
              <w:spacing w:before="0" w:after="0"/>
              <w:ind w:firstLine="0"/>
              <w:rPr>
                <w:color w:val="000000"/>
                <w:sz w:val="24"/>
              </w:rPr>
            </w:pPr>
            <w:r>
              <w:rPr>
                <w:color w:val="000000"/>
              </w:rPr>
              <w:t>Tổng doanh thu</w:t>
            </w:r>
          </w:p>
        </w:tc>
        <w:tc>
          <w:tcPr>
            <w:tcW w:w="1680" w:type="dxa"/>
            <w:vAlign w:val="center"/>
          </w:tcPr>
          <w:p w14:paraId="763DDF2E" w14:textId="04C4230E" w:rsidR="009C06F8" w:rsidRPr="004F7CBD" w:rsidRDefault="009C06F8" w:rsidP="009C06F8">
            <w:pPr>
              <w:widowControl/>
              <w:spacing w:before="0" w:after="0"/>
              <w:ind w:firstLine="0"/>
              <w:rPr>
                <w:color w:val="000000"/>
                <w:sz w:val="24"/>
              </w:rPr>
            </w:pPr>
            <w:r>
              <w:rPr>
                <w:color w:val="000000"/>
              </w:rPr>
              <w:t xml:space="preserve">                34,45 </w:t>
            </w:r>
          </w:p>
        </w:tc>
        <w:tc>
          <w:tcPr>
            <w:tcW w:w="1680" w:type="dxa"/>
            <w:vAlign w:val="center"/>
          </w:tcPr>
          <w:p w14:paraId="3EA7DFD2" w14:textId="48CC7210" w:rsidR="009C06F8" w:rsidRPr="004F7CBD" w:rsidRDefault="009C06F8" w:rsidP="009C06F8">
            <w:pPr>
              <w:widowControl/>
              <w:spacing w:before="0" w:after="0"/>
              <w:ind w:firstLine="0"/>
              <w:rPr>
                <w:color w:val="000000"/>
                <w:sz w:val="24"/>
              </w:rPr>
            </w:pPr>
            <w:r>
              <w:rPr>
                <w:color w:val="000000"/>
              </w:rPr>
              <w:t xml:space="preserve">                36,17 </w:t>
            </w:r>
          </w:p>
        </w:tc>
        <w:tc>
          <w:tcPr>
            <w:tcW w:w="1680" w:type="dxa"/>
            <w:vAlign w:val="center"/>
          </w:tcPr>
          <w:p w14:paraId="49425BB9" w14:textId="5C991C3B" w:rsidR="009C06F8" w:rsidRPr="004F7CBD" w:rsidRDefault="009C06F8" w:rsidP="009C06F8">
            <w:pPr>
              <w:widowControl/>
              <w:spacing w:before="0" w:after="0"/>
              <w:ind w:firstLine="0"/>
              <w:rPr>
                <w:color w:val="000000"/>
                <w:sz w:val="24"/>
              </w:rPr>
            </w:pPr>
            <w:r>
              <w:rPr>
                <w:color w:val="000000"/>
              </w:rPr>
              <w:t xml:space="preserve">                57,05 </w:t>
            </w:r>
          </w:p>
        </w:tc>
        <w:tc>
          <w:tcPr>
            <w:tcW w:w="1680" w:type="dxa"/>
            <w:vAlign w:val="center"/>
          </w:tcPr>
          <w:p w14:paraId="11C59948" w14:textId="4EF037C5" w:rsidR="009C06F8" w:rsidRPr="004F7CBD" w:rsidRDefault="009C06F8" w:rsidP="009C06F8">
            <w:pPr>
              <w:widowControl/>
              <w:spacing w:before="0" w:after="0"/>
              <w:ind w:firstLine="0"/>
              <w:rPr>
                <w:color w:val="000000"/>
                <w:sz w:val="24"/>
              </w:rPr>
            </w:pPr>
            <w:r>
              <w:rPr>
                <w:color w:val="000000"/>
              </w:rPr>
              <w:t xml:space="preserve">                66,14 </w:t>
            </w:r>
          </w:p>
        </w:tc>
        <w:tc>
          <w:tcPr>
            <w:tcW w:w="1680" w:type="dxa"/>
            <w:vAlign w:val="center"/>
          </w:tcPr>
          <w:p w14:paraId="64962729" w14:textId="209490A9" w:rsidR="009C06F8" w:rsidRPr="004F7CBD" w:rsidRDefault="009C06F8" w:rsidP="009C06F8">
            <w:pPr>
              <w:widowControl/>
              <w:spacing w:before="0" w:after="0"/>
              <w:ind w:firstLine="0"/>
              <w:rPr>
                <w:color w:val="000000"/>
                <w:sz w:val="24"/>
              </w:rPr>
            </w:pPr>
            <w:r>
              <w:rPr>
                <w:color w:val="000000"/>
              </w:rPr>
              <w:t xml:space="preserve">                76,07 </w:t>
            </w:r>
          </w:p>
        </w:tc>
      </w:tr>
    </w:tbl>
    <w:p w14:paraId="0BF6FB48" w14:textId="7E7E713E" w:rsidR="005C2626" w:rsidRPr="00B0238A" w:rsidRDefault="00A27C38">
      <w:r>
        <w:rPr>
          <w:b/>
        </w:rPr>
        <w:t>Hiệu quả về tài chính (ước tính)</w:t>
      </w:r>
    </w:p>
    <w:p w14:paraId="18FC97D1" w14:textId="4C639921" w:rsidR="00BB773A" w:rsidRDefault="00A27C38" w:rsidP="003A49E2">
      <w:r>
        <w:t>Dự toán thu - chi theo khóa/năm, điểm hòa vốn được xây dựng trên cơ sở mức học phí Hạng A dự kiến, các khoản chi phí đào tạo và cơ chế khoán kinh phí; chỉ tính các khoản thu, chi trực tiếp của hoạt động đào tạo, sát hạch Hạng A</w:t>
      </w:r>
    </w:p>
    <w:p w14:paraId="1D129E66" w14:textId="3F3AE7B0" w:rsidR="005C2626" w:rsidRPr="00B0238A" w:rsidRDefault="00BB773A" w:rsidP="003A49E2">
      <w:r>
        <w:t xml:space="preserve">Theo Phụ lục IV kèm theo </w:t>
      </w:r>
    </w:p>
    <w:p w14:paraId="1D129E66" w14:textId="3F3AE7B0" w:rsidR="005C2626" w:rsidRPr="00B0238A" w:rsidRDefault="00BB773A" w:rsidP="003A49E2">
      <w:ins w:id="1106" w:author="Thẩm định 21/10/2026 (Claude)" w:date="2026-10-21T21:01:57Z">
        <w:r>
          <w:t xml:space="preserve">Phân tích độ nhạy theo số học viên Hạng A (Phụ lục V, sheet Độ nhạy): đạt 100% kế hoạch tại Bảng 7 thì thời gian hoàn vốn khoảng 4,9 năm; đạt 70% thì dòng tiền 05 năm khoảng 1.075 triệu đồng, chưa thu hồi đủ vốn trong 05 năm; đạt 50% thì lợi nhuận sau thuế âm trong 03 năm đầu.</w:t>
        </w:r>
      </w:ins>
    </w:p>
    <w:p w14:paraId="118D1AD9" w14:textId="77777777" w:rsidR="005C2626" w:rsidRPr="00B0238A" w:rsidRDefault="00A27C38">
      <w:pPr>
        <w:pStyle w:val="Heading1"/>
        <w:rPr>
          <w:color w:val="auto"/>
        </w:rPr>
      </w:pPr>
      <w:bookmarkStart w:id="74" w:name="_Toc240965950"/>
      <w:r>
        <w:rPr>
          <w:color w:val="auto"/>
        </w:rPr>
        <w:t>II. HIỆU QUẢ XÃ HỘI, MÔI TRƯỜNG, TÍNH BỀN VỮNG</w:t>
      </w:r>
      <w:bookmarkEnd w:id="74"/>
    </w:p>
    <w:p w14:paraId="66F8FBDD" w14:textId="40ACA728" w:rsidR="00616E86" w:rsidRDefault="00616E86" w:rsidP="00616E86">
      <w:pPr>
        <w:rPr>
          <w:del w:id="1038" w:author="Thẩm định 21/10/2026 (Claude)" w:date="2026-10-21T21:01:56Z"/>
          <w:b/>
          <w:bCs/>
          <w:color w:val="FF0000"/>
        </w:rPr>
      </w:pPr>
      <w:del w:id="1037" w:author="Thẩm định 21/10/2026 (Claude)" w:date="2026-10-21T21:01:56Z">
        <w:r>
          <w:rPr>
            <w:b/>
            <w:bCs/>
            <w:color w:val="FF0000"/>
            <w:highlight w:val="yellow"/>
          </w:rPr>
          <w:delText>[TẤT CẢ CÁC THÀNH VIÊN]</w:delText>
        </w:r>
      </w:del>
    </w:p>
    <w:p w14:paraId="6D4BA450" w14:textId="1C432E95" w:rsidR="005C2626" w:rsidRPr="00B0238A" w:rsidRDefault="00A27C38">
      <w:r>
        <w:t>1. Hiệu quả xã hội: Đề án thực hiện thành công sẽ mang lại hiệu quả xã hội, thể hiện qua những điểm sau đây:</w:t>
      </w:r>
    </w:p>
    <w:p w14:paraId="09EB74B9" w14:textId="4177EA83" w:rsidR="005C2626" w:rsidRPr="00B0238A" w:rsidRDefault="00A27C38" w:rsidP="003A49E2">
      <w:pPr>
        <w:rPr>
          <w:color w:val="FF0000"/>
        </w:rPr>
      </w:pPr>
      <w:r>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28E980CD" w14:textId="77777777" w:rsidR="005C2626" w:rsidRPr="00B0238A" w:rsidRDefault="00A27C38" w:rsidP="003A49E2">
      <w:r>
        <w:t>b) Góp phần bảo đảm an toàn giao thông đường bộ thông qua đào tạo bài bản, sát hạch đúng quy chuẩn;</w:t>
      </w:r>
    </w:p>
    <w:p w14:paraId="20FEF6AA" w14:textId="77777777" w:rsidR="005C2626" w:rsidRPr="00B0238A" w:rsidRDefault="00A27C38" w:rsidP="003A49E2">
      <w:r>
        <w:t>c) Phát huy hiệu quả sử dụng cơ sở vật chất, đội ngũ hiện có của Trường theo hướng bền vững;</w:t>
      </w:r>
    </w:p>
    <w:p w14:paraId="7049A874" w14:textId="77777777" w:rsidR="005C2626" w:rsidRPr="00B0238A" w:rsidRDefault="00A27C38" w:rsidP="003A49E2">
      <w:r>
        <w:t>d) Nâng cao vị thế, thương hiệu của Trường trong lĩnh vực đào tạo, sát hạch lái xe.</w:t>
      </w:r>
    </w:p>
    <w:p w14:paraId="54D05C08" w14:textId="77777777" w:rsidR="005C2626" w:rsidRPr="00B0238A" w:rsidRDefault="00A27C38" w:rsidP="003A49E2">
      <w:r>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58677C57" w14:textId="77777777" w:rsidR="005C2626" w:rsidRPr="00B0238A" w:rsidRDefault="00A27C38" w:rsidP="003A49E2">
      <w:r>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151A02DB" w14:textId="29D8ED4B" w:rsidR="005C2626" w:rsidRDefault="00A27C38">
      <w:pPr>
        <w:pStyle w:val="Heading1"/>
        <w:rPr>
          <w:color w:val="auto"/>
        </w:rPr>
      </w:pPr>
      <w:bookmarkStart w:id="75" w:name="_Toc240965951"/>
      <w:r>
        <w:rPr>
          <w:color w:val="auto"/>
        </w:rPr>
        <w:t>III. QUẢN TRỊ RỦI RO</w:t>
      </w:r>
      <w:bookmarkEnd w:id="75"/>
    </w:p>
    <w:p w14:paraId="6E679C93" w14:textId="509AD14F" w:rsidR="00616E86" w:rsidRDefault="00616E86" w:rsidP="00616E86">
      <w:pPr>
        <w:rPr>
          <w:del w:id="1040" w:author="Thẩm định 21/10/2026 (Claude)" w:date="2026-10-21T21:01:56Z"/>
          <w:b/>
          <w:bCs/>
          <w:color w:val="FF0000"/>
        </w:rPr>
      </w:pPr>
      <w:del w:id="1039" w:author="Thẩm định 21/10/2026 (Claude)" w:date="2026-10-21T21:01:56Z">
        <w:r>
          <w:rPr>
            <w:b/>
            <w:bCs/>
            <w:color w:val="FF0000"/>
            <w:highlight w:val="yellow"/>
          </w:rPr>
          <w:delText>[TẤT CẢ CÁC THÀNH VIÊN]</w:delText>
        </w:r>
      </w:del>
    </w:p>
    <w:p w14:paraId="21EC3898" w14:textId="77777777" w:rsidR="007A160C" w:rsidRPr="00B0238A" w:rsidRDefault="007A160C" w:rsidP="007A160C">
      <w:pPr>
        <w:pStyle w:val="Heading2"/>
        <w:rPr>
          <w:color w:val="auto"/>
        </w:rPr>
      </w:pPr>
      <w:bookmarkStart w:id="76" w:name="_Toc240965952"/>
      <w:r>
        <w:rPr>
          <w:color w:val="auto"/>
        </w:rPr>
        <w:t>1. Cấp độ rủi ro</w:t>
      </w:r>
      <w:bookmarkEnd w:id="76"/>
    </w:p>
    <w:p w14:paraId="7E43D90F" w14:textId="77777777" w:rsidR="005C2626" w:rsidRPr="00B0238A" w:rsidRDefault="00A27C38" w:rsidP="003A49E2">
      <w:r>
        <w:t>Đề án nhận dạng rủi ro theo ba mức độ chấp nhận như sau:</w:t>
      </w:r>
    </w:p>
    <w:p w14:paraId="0BEB1D59" w14:textId="77777777" w:rsidR="00D748D7" w:rsidRPr="00B0238A" w:rsidRDefault="00D748D7" w:rsidP="00D748D7">
      <w:pPr>
        <w:pStyle w:val="tnbng"/>
        <w:rPr>
          <w:color w:val="auto"/>
        </w:rPr>
      </w:pPr>
      <w:del w:id="1173" w:author="Thẩm định 21/10/2026 (Claude)" w:date="2026-10-21T21:01:57Z">
        <w:r>
          <w:rPr>
            <w:color w:val="auto"/>
          </w:rPr>
          <w:delText>Bảng 11. Nhận dạng rủi ro</w:delText>
        </w:r>
      </w:del>
      <w:ins w:id="1174" w:author="Thẩm định 21/10/2026 (Claude)" w:date="2026-10-21T21:01:57Z">
        <w:r>
          <w:rPr>
            <w:color w:val="auto"/>
          </w:rPr>
          <w:t xml:space="preserve">Bảng 12. Nhận dạng rủi ro</w:t>
        </w:r>
      </w:ins>
    </w:p>
    <w:tbl>
      <w:tblPr>
        <w:tblStyle w:val="TableGrid"/>
        <w:tblW w:w="9068" w:type="dxa"/>
        <w:tblLook w:val="04A0" w:firstRow="1" w:lastRow="0" w:firstColumn="1" w:lastColumn="0" w:noHBand="0" w:noVBand="1"/>
      </w:tblPr>
      <w:tblGrid>
        <w:gridCol w:w="7083"/>
        <w:gridCol w:w="1985"/>
      </w:tblGrid>
      <w:tr w:rsidR="007221BB" w:rsidRPr="00B0238A" w14:paraId="0066DC47" w14:textId="77777777" w:rsidTr="00B0238A">
        <w:tc>
          <w:tcPr>
            <w:tcW w:w="7083" w:type="dxa"/>
            <w:vAlign w:val="center"/>
          </w:tcPr>
          <w:p w14:paraId="55D18D69" w14:textId="77777777" w:rsidR="005C2626" w:rsidRPr="00B0238A" w:rsidRDefault="00A27C38" w:rsidP="00B0238A">
            <w:pPr>
              <w:spacing w:before="0" w:after="0"/>
              <w:ind w:firstLine="0"/>
              <w:jc w:val="center"/>
            </w:pPr>
            <w:r>
              <w:rPr>
                <w:b/>
              </w:rPr>
              <w:t>Phạm vi rủi ro</w:t>
            </w:r>
          </w:p>
        </w:tc>
        <w:tc>
          <w:tcPr>
            <w:tcW w:w="1985" w:type="dxa"/>
            <w:vAlign w:val="center"/>
          </w:tcPr>
          <w:p w14:paraId="632AEA2E" w14:textId="77777777" w:rsidR="005C2626" w:rsidRPr="00B0238A" w:rsidRDefault="00A27C38" w:rsidP="00B0238A">
            <w:pPr>
              <w:spacing w:before="0" w:after="0"/>
              <w:ind w:firstLine="0"/>
              <w:jc w:val="center"/>
            </w:pPr>
            <w:r>
              <w:rPr>
                <w:b/>
              </w:rPr>
              <w:t>Mức độ chấp nhận</w:t>
            </w:r>
          </w:p>
        </w:tc>
      </w:tr>
      <w:tr w:rsidR="007221BB" w:rsidRPr="00B0238A" w14:paraId="33201FC0" w14:textId="77777777" w:rsidTr="00B0238A">
        <w:tc>
          <w:tcPr>
            <w:tcW w:w="7083" w:type="dxa"/>
            <w:vAlign w:val="center"/>
          </w:tcPr>
          <w:p w14:paraId="051D430C" w14:textId="77777777" w:rsidR="005C2626" w:rsidRPr="00B0238A" w:rsidRDefault="00A27C38" w:rsidP="00B0238A">
            <w:pPr>
              <w:spacing w:before="0" w:after="0"/>
              <w:ind w:firstLine="0"/>
            </w:pPr>
            <w: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4EA1E021" w14:textId="77777777" w:rsidR="005C2626" w:rsidRPr="00B0238A" w:rsidRDefault="005C2626" w:rsidP="00B0238A">
            <w:pPr>
              <w:spacing w:before="0" w:after="0"/>
              <w:ind w:firstLine="0"/>
              <w:jc w:val="center"/>
            </w:pPr>
            <w:r>
              <w:t>Không chấp nhận</w:t>
            </w:r>
          </w:p>
        </w:tc>
      </w:tr>
      <w:tr w:rsidR="007221BB" w:rsidRPr="00B0238A" w14:paraId="6C69C575" w14:textId="77777777" w:rsidTr="00B0238A">
        <w:tc>
          <w:tcPr>
            <w:tcW w:w="7083" w:type="dxa"/>
            <w:vAlign w:val="center"/>
          </w:tcPr>
          <w:p w14:paraId="726EE090" w14:textId="77777777" w:rsidR="005C2626" w:rsidRPr="00B0238A" w:rsidRDefault="00A27C38" w:rsidP="00B0238A">
            <w:pPr>
              <w:spacing w:before="0" w:after="0"/>
              <w:ind w:firstLine="0"/>
            </w:pPr>
            <w:r>
              <w:t>Đầu tư theo giai đoạn; xã hội hóa phương tiện; điều chỉnh cơ chế khoán; điều chỉnh tiến độ theo quy định mới</w:t>
            </w:r>
          </w:p>
        </w:tc>
        <w:tc>
          <w:tcPr>
            <w:tcW w:w="1985" w:type="dxa"/>
            <w:vAlign w:val="center"/>
          </w:tcPr>
          <w:p w14:paraId="22A9F005" w14:textId="77777777" w:rsidR="005C2626" w:rsidRPr="00B0238A" w:rsidRDefault="005C2626" w:rsidP="00B0238A">
            <w:pPr>
              <w:spacing w:before="0" w:after="0"/>
              <w:ind w:firstLine="0"/>
              <w:jc w:val="center"/>
            </w:pPr>
            <w:r>
              <w:t>Chấp nhận có kiểm soát</w:t>
            </w:r>
          </w:p>
        </w:tc>
      </w:tr>
      <w:tr w:rsidR="007221BB" w:rsidRPr="00B0238A" w14:paraId="7695A044" w14:textId="77777777" w:rsidTr="00B0238A">
        <w:tc>
          <w:tcPr>
            <w:tcW w:w="7083" w:type="dxa"/>
            <w:vAlign w:val="center"/>
          </w:tcPr>
          <w:p w14:paraId="30C90AF2" w14:textId="77777777" w:rsidR="005C2626" w:rsidRPr="00B0238A" w:rsidRDefault="00A27C38" w:rsidP="00B0238A">
            <w:pPr>
              <w:spacing w:before="0" w:after="0"/>
              <w:ind w:firstLine="0"/>
            </w:pPr>
            <w:r>
              <w:t>Ứng dụng công nghệ thông tin trong quản lý, giám sát đào tạo; cải tiến chương trình, nâng cao chất lượng đào tạo thực hành</w:t>
            </w:r>
          </w:p>
        </w:tc>
        <w:tc>
          <w:tcPr>
            <w:tcW w:w="1985" w:type="dxa"/>
            <w:vAlign w:val="center"/>
          </w:tcPr>
          <w:p w14:paraId="2BB5C00E" w14:textId="77777777" w:rsidR="005C2626" w:rsidRPr="00B0238A" w:rsidRDefault="005C2626" w:rsidP="00B0238A">
            <w:pPr>
              <w:spacing w:before="0" w:after="0"/>
              <w:ind w:firstLine="0"/>
              <w:jc w:val="center"/>
            </w:pPr>
            <w:r>
              <w:t>Khuyến khích</w:t>
            </w:r>
          </w:p>
        </w:tc>
      </w:tr>
    </w:tbl>
    <w:p w14:paraId="65323FF8" w14:textId="77777777" w:rsidR="007A160C" w:rsidRPr="00B0238A" w:rsidRDefault="007A160C" w:rsidP="007A160C">
      <w:pPr>
        <w:pStyle w:val="Heading2"/>
        <w:rPr>
          <w:color w:val="auto"/>
        </w:rPr>
      </w:pPr>
      <w:bookmarkStart w:id="77" w:name="_Toc240965953"/>
      <w:r>
        <w:rPr>
          <w:color w:val="auto"/>
        </w:rPr>
        <w:t>2. Cơ chế kiểm soát rủi ro</w:t>
      </w:r>
      <w:bookmarkEnd w:id="77"/>
    </w:p>
    <w:p w14:paraId="53CD0341" w14:textId="77777777" w:rsidR="00D748D7" w:rsidRPr="00B0238A" w:rsidRDefault="00D748D7" w:rsidP="00D748D7">
      <w:pPr>
        <w:pStyle w:val="tnbng"/>
        <w:rPr>
          <w:color w:val="auto"/>
        </w:rPr>
      </w:pPr>
      <w:del w:id="1171" w:author="Thẩm định 21/10/2026 (Claude)" w:date="2026-10-21T21:01:57Z">
        <w:r>
          <w:rPr>
            <w:color w:val="auto"/>
          </w:rPr>
          <w:delText>Bảng 12. Cơ chế kiểm soát rủi ro</w:delText>
        </w:r>
      </w:del>
      <w:ins w:id="1172" w:author="Thẩm định 21/10/2026 (Claude)" w:date="2026-10-21T21:01:57Z">
        <w:r>
          <w:rPr>
            <w:color w:val="auto"/>
          </w:rPr>
          <w:t xml:space="preserve">Bảng 13. Cơ chế kiểm soát rủi ro</w:t>
        </w:r>
      </w:ins>
    </w:p>
    <w:tbl>
      <w:tblPr>
        <w:tblStyle w:val="TableGrid"/>
        <w:tblW w:w="9160" w:type="dxa"/>
        <w:tblLook w:val="04A0" w:firstRow="1" w:lastRow="0" w:firstColumn="1" w:lastColumn="0" w:noHBand="0" w:noVBand="1"/>
      </w:tblPr>
      <w:tblGrid>
        <w:gridCol w:w="704"/>
        <w:gridCol w:w="1262"/>
        <w:gridCol w:w="2643"/>
        <w:gridCol w:w="1113"/>
        <w:gridCol w:w="1650"/>
        <w:gridCol w:w="1788"/>
      </w:tblGrid>
      <w:tr w:rsidR="007221BB" w:rsidRPr="00B0238A" w14:paraId="6BD5F718" w14:textId="77777777" w:rsidTr="00B0238A">
        <w:tc>
          <w:tcPr>
            <w:tcW w:w="710" w:type="dxa"/>
            <w:vAlign w:val="center"/>
          </w:tcPr>
          <w:p w14:paraId="7B02BF9C" w14:textId="77777777" w:rsidR="005C2626" w:rsidRPr="00B0238A" w:rsidRDefault="00A27C38" w:rsidP="00BE60C7">
            <w:pPr>
              <w:spacing w:before="0" w:after="0"/>
              <w:ind w:firstLine="0"/>
              <w:jc w:val="center"/>
            </w:pPr>
            <w:r>
              <w:rPr>
                <w:b/>
              </w:rPr>
              <w:t>TT</w:t>
            </w:r>
          </w:p>
        </w:tc>
        <w:tc>
          <w:tcPr>
            <w:tcW w:w="1270" w:type="dxa"/>
            <w:vAlign w:val="center"/>
          </w:tcPr>
          <w:p w14:paraId="337DAC33" w14:textId="77777777" w:rsidR="005C2626" w:rsidRPr="00B0238A" w:rsidRDefault="00A27C38" w:rsidP="00BE60C7">
            <w:pPr>
              <w:spacing w:before="0" w:after="0"/>
              <w:ind w:firstLine="0"/>
              <w:jc w:val="center"/>
            </w:pPr>
            <w:r>
              <w:rPr>
                <w:b/>
              </w:rPr>
              <w:t>Nhóm rủi ro</w:t>
            </w:r>
          </w:p>
        </w:tc>
        <w:tc>
          <w:tcPr>
            <w:tcW w:w="2693" w:type="dxa"/>
            <w:vAlign w:val="center"/>
          </w:tcPr>
          <w:p w14:paraId="7743E2FC" w14:textId="77777777" w:rsidR="005C2626" w:rsidRPr="00B0238A" w:rsidRDefault="00A27C38" w:rsidP="00BE60C7">
            <w:pPr>
              <w:spacing w:before="0" w:after="0"/>
              <w:ind w:firstLine="0"/>
              <w:jc w:val="center"/>
            </w:pPr>
            <w:r>
              <w:rPr>
                <w:b/>
              </w:rPr>
              <w:t>Mô tả</w:t>
            </w:r>
          </w:p>
        </w:tc>
        <w:tc>
          <w:tcPr>
            <w:tcW w:w="1123" w:type="dxa"/>
            <w:vAlign w:val="center"/>
          </w:tcPr>
          <w:p w14:paraId="0267E22D" w14:textId="77777777" w:rsidR="005C2626" w:rsidRPr="00B0238A" w:rsidRDefault="00A27C38" w:rsidP="00BE60C7">
            <w:pPr>
              <w:spacing w:before="0" w:after="0"/>
              <w:ind w:firstLine="0"/>
              <w:jc w:val="center"/>
            </w:pPr>
            <w:r>
              <w:rPr>
                <w:b/>
              </w:rPr>
              <w:t>Mức độ</w:t>
            </w:r>
          </w:p>
        </w:tc>
        <w:tc>
          <w:tcPr>
            <w:tcW w:w="1654" w:type="dxa"/>
            <w:vAlign w:val="center"/>
          </w:tcPr>
          <w:p w14:paraId="665C78F1" w14:textId="77777777" w:rsidR="005C2626" w:rsidRPr="00B0238A" w:rsidRDefault="00A27C38" w:rsidP="00BE60C7">
            <w:pPr>
              <w:spacing w:before="0" w:after="0"/>
              <w:ind w:firstLine="0"/>
              <w:jc w:val="center"/>
            </w:pPr>
            <w:r>
              <w:rPr>
                <w:b/>
              </w:rPr>
              <w:t>Dấu hiệu, cảnh báo</w:t>
            </w:r>
          </w:p>
        </w:tc>
        <w:tc>
          <w:tcPr>
            <w:tcW w:w="1710" w:type="dxa"/>
            <w:vAlign w:val="center"/>
          </w:tcPr>
          <w:p w14:paraId="04988FEC" w14:textId="77777777" w:rsidR="005C2626" w:rsidRPr="00B0238A" w:rsidRDefault="00A27C38" w:rsidP="00BE60C7">
            <w:pPr>
              <w:spacing w:before="0" w:after="0"/>
              <w:ind w:firstLine="0"/>
              <w:jc w:val="center"/>
            </w:pPr>
            <w:r>
              <w:rPr>
                <w:b/>
              </w:rPr>
              <w:t>Biện pháp kiểm soát</w:t>
            </w:r>
          </w:p>
        </w:tc>
      </w:tr>
      <w:tr w:rsidR="007221BB" w:rsidRPr="00B0238A" w14:paraId="777A3D45" w14:textId="77777777" w:rsidTr="00B0238A">
        <w:tc>
          <w:tcPr>
            <w:tcW w:w="710" w:type="dxa"/>
            <w:vAlign w:val="center"/>
          </w:tcPr>
          <w:p w14:paraId="0A7553ED" w14:textId="77777777" w:rsidR="005C2626" w:rsidRPr="00B0238A" w:rsidRDefault="00A27C38" w:rsidP="00BE60C7">
            <w:pPr>
              <w:spacing w:before="0" w:after="0"/>
              <w:ind w:firstLine="0"/>
              <w:jc w:val="center"/>
            </w:pPr>
            <w:r>
              <w:t>1</w:t>
            </w:r>
          </w:p>
        </w:tc>
        <w:tc>
          <w:tcPr>
            <w:tcW w:w="1270" w:type="dxa"/>
            <w:vAlign w:val="center"/>
          </w:tcPr>
          <w:p w14:paraId="5221567B" w14:textId="77777777" w:rsidR="005C2626" w:rsidRPr="00B0238A" w:rsidRDefault="00A27C38" w:rsidP="00BE60C7">
            <w:pPr>
              <w:spacing w:before="0" w:after="0"/>
              <w:ind w:firstLine="0"/>
              <w:jc w:val="center"/>
            </w:pPr>
            <w:r>
              <w:t>Pháp lý và tuân thủ</w:t>
            </w:r>
          </w:p>
        </w:tc>
        <w:tc>
          <w:tcPr>
            <w:tcW w:w="2693" w:type="dxa"/>
            <w:vAlign w:val="center"/>
          </w:tcPr>
          <w:p w14:paraId="63FF8D0A" w14:textId="4C935C74" w:rsidR="005C2626" w:rsidRPr="00B0238A" w:rsidRDefault="005C2626" w:rsidP="00BE60C7">
            <w:pPr>
              <w:spacing w:before="0" w:after="0"/>
              <w:ind w:firstLine="0"/>
              <w:jc w:val="center"/>
            </w:pPr>
            <w: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23" w:type="dxa"/>
            <w:vAlign w:val="center"/>
          </w:tcPr>
          <w:p w14:paraId="5DD2A919" w14:textId="77777777" w:rsidR="005C2626" w:rsidRPr="00B0238A" w:rsidRDefault="00A27C38" w:rsidP="00BE60C7">
            <w:pPr>
              <w:spacing w:before="0" w:after="0"/>
              <w:ind w:firstLine="0"/>
              <w:jc w:val="center"/>
            </w:pPr>
            <w:r>
              <w:t>Cao</w:t>
            </w:r>
          </w:p>
        </w:tc>
        <w:tc>
          <w:tcPr>
            <w:tcW w:w="1654" w:type="dxa"/>
            <w:vAlign w:val="center"/>
          </w:tcPr>
          <w:p w14:paraId="75AE1692" w14:textId="77777777" w:rsidR="005C2626" w:rsidRPr="00B0238A" w:rsidRDefault="005C2626" w:rsidP="00BE60C7">
            <w:pPr>
              <w:spacing w:before="0" w:after="0"/>
              <w:ind w:firstLine="0"/>
              <w:jc w:val="center"/>
            </w:pPr>
            <w:r>
              <w:t>Kết quả kiểm tra của Sở Xây dựng, Phòng Cảnh sát giao thông; mốc 01/01/2027, 01/3/2027, 01/01/2028</w:t>
            </w:r>
          </w:p>
        </w:tc>
        <w:tc>
          <w:tcPr>
            <w:tcW w:w="1710" w:type="dxa"/>
            <w:vAlign w:val="center"/>
          </w:tcPr>
          <w:p w14:paraId="32A4CDDC" w14:textId="77777777" w:rsidR="005C2626" w:rsidRPr="00B0238A" w:rsidRDefault="00A27C38" w:rsidP="00BE60C7">
            <w:pPr>
              <w:spacing w:before="0" w:after="0"/>
              <w:ind w:firstLine="0"/>
              <w:jc w:val="center"/>
            </w:pPr>
            <w: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B0238A" w14:paraId="50EA0C76" w14:textId="77777777" w:rsidTr="00B0238A">
        <w:tc>
          <w:tcPr>
            <w:tcW w:w="710" w:type="dxa"/>
            <w:vAlign w:val="center"/>
          </w:tcPr>
          <w:p w14:paraId="278D83CB" w14:textId="77777777" w:rsidR="005C2626" w:rsidRPr="00B0238A" w:rsidRDefault="00A27C38" w:rsidP="00BE60C7">
            <w:pPr>
              <w:spacing w:before="0" w:after="0"/>
              <w:ind w:firstLine="0"/>
              <w:jc w:val="center"/>
            </w:pPr>
            <w:r>
              <w:t>2</w:t>
            </w:r>
          </w:p>
        </w:tc>
        <w:tc>
          <w:tcPr>
            <w:tcW w:w="1270" w:type="dxa"/>
            <w:vAlign w:val="center"/>
          </w:tcPr>
          <w:p w14:paraId="7B05C2CE" w14:textId="77777777" w:rsidR="005C2626" w:rsidRPr="00B0238A" w:rsidRDefault="00A27C38" w:rsidP="00BE60C7">
            <w:pPr>
              <w:spacing w:before="0" w:after="0"/>
              <w:ind w:firstLine="0"/>
              <w:jc w:val="center"/>
            </w:pPr>
            <w:r>
              <w:t>Nhân lực</w:t>
            </w:r>
          </w:p>
        </w:tc>
        <w:tc>
          <w:tcPr>
            <w:tcW w:w="2693" w:type="dxa"/>
            <w:vAlign w:val="center"/>
          </w:tcPr>
          <w:p w14:paraId="270F64A7" w14:textId="4C4EA129" w:rsidR="005C2626" w:rsidRPr="00B0238A" w:rsidRDefault="005C2626" w:rsidP="00BE60C7">
            <w:pPr>
              <w:spacing w:before="0" w:after="0"/>
              <w:ind w:firstLine="0"/>
              <w:jc w:val="center"/>
            </w:pPr>
            <w:r>
              <w:rPr>
                <w:sz w:val="22"/>
                <w:szCs w:val="22"/>
              </w:rPr>
              <w:t>Thiếu nhà giáo có giấy chứng nhận giáo viên dạy thực hành Hạng A (hiện 06 người; 03 người hoàn thành tập huấn tháng 10–11/2026)</w:t>
            </w:r>
          </w:p>
        </w:tc>
        <w:tc>
          <w:tcPr>
            <w:tcW w:w="1123" w:type="dxa"/>
            <w:vAlign w:val="center"/>
          </w:tcPr>
          <w:p w14:paraId="14953269" w14:textId="77777777" w:rsidR="005C2626" w:rsidRPr="00B0238A" w:rsidRDefault="00A27C38" w:rsidP="00BE60C7">
            <w:pPr>
              <w:spacing w:before="0" w:after="0"/>
              <w:ind w:firstLine="0"/>
              <w:jc w:val="center"/>
            </w:pPr>
            <w:r>
              <w:t>Cao</w:t>
            </w:r>
          </w:p>
        </w:tc>
        <w:tc>
          <w:tcPr>
            <w:tcW w:w="1654" w:type="dxa"/>
            <w:vAlign w:val="center"/>
          </w:tcPr>
          <w:p w14:paraId="3ABBB485" w14:textId="77777777" w:rsidR="005C2626" w:rsidRPr="00B0238A" w:rsidRDefault="005C2626" w:rsidP="00BE60C7">
            <w:pPr>
              <w:spacing w:before="0" w:after="0"/>
              <w:ind w:firstLine="0"/>
              <w:jc w:val="center"/>
            </w:pPr>
            <w:r>
              <w:t>Số nhà giáo đạt tiêu chuẩn so với nhu cầu</w:t>
            </w:r>
          </w:p>
        </w:tc>
        <w:tc>
          <w:tcPr>
            <w:tcW w:w="1710" w:type="dxa"/>
            <w:vAlign w:val="center"/>
          </w:tcPr>
          <w:p w14:paraId="4E092C01" w14:textId="77777777" w:rsidR="005C2626" w:rsidRPr="00B0238A" w:rsidRDefault="00A27C38" w:rsidP="00BE60C7">
            <w:pPr>
              <w:spacing w:before="0" w:after="0"/>
              <w:ind w:firstLine="0"/>
              <w:jc w:val="center"/>
            </w:pPr>
            <w:r>
              <w:t>Kế hoạch nâng hạng, bồi dưỡng; hợp đồng, thỉnh giảng bổ sung; rà soát hồ sơ từng người theo Điều 10 Nghị định số 94/2026/NĐ-CP</w:t>
            </w:r>
          </w:p>
        </w:tc>
      </w:tr>
      <w:tr w:rsidR="007221BB" w:rsidRPr="00B0238A" w14:paraId="40425DDB" w14:textId="77777777" w:rsidTr="00B0238A">
        <w:tc>
          <w:tcPr>
            <w:tcW w:w="710" w:type="dxa"/>
            <w:vAlign w:val="center"/>
          </w:tcPr>
          <w:p w14:paraId="3DECEC80" w14:textId="77777777" w:rsidR="005C2626" w:rsidRPr="00B0238A" w:rsidRDefault="00A27C38" w:rsidP="00BE60C7">
            <w:pPr>
              <w:spacing w:before="0" w:after="0"/>
              <w:ind w:firstLine="0"/>
              <w:jc w:val="center"/>
            </w:pPr>
            <w:r>
              <w:t>3</w:t>
            </w:r>
          </w:p>
        </w:tc>
        <w:tc>
          <w:tcPr>
            <w:tcW w:w="1270" w:type="dxa"/>
            <w:vAlign w:val="center"/>
          </w:tcPr>
          <w:p w14:paraId="4539B7FA" w14:textId="77777777" w:rsidR="005C2626" w:rsidRPr="00B0238A" w:rsidRDefault="00A27C38" w:rsidP="00BE60C7">
            <w:pPr>
              <w:spacing w:before="0" w:after="0"/>
              <w:ind w:firstLine="0"/>
              <w:jc w:val="center"/>
            </w:pPr>
            <w:r>
              <w:t>Đầu tư, tiến độ</w:t>
            </w:r>
          </w:p>
        </w:tc>
        <w:tc>
          <w:tcPr>
            <w:tcW w:w="2693" w:type="dxa"/>
            <w:vAlign w:val="center"/>
          </w:tcPr>
          <w:p w14:paraId="5253C49E" w14:textId="77777777" w:rsidR="005C2626" w:rsidRPr="00B0238A" w:rsidRDefault="005C2626" w:rsidP="00BE60C7">
            <w:pPr>
              <w:spacing w:before="0" w:after="0"/>
              <w:ind w:firstLine="0"/>
              <w:jc w:val="center"/>
            </w:pPr>
            <w:r>
              <w:t>Chậm hoàn thành Giai đoạn 1 và hạng mục bài số 2 trước 01/01/2028; khái toán chưa gồm thoát nước, chiếu sáng, thiết bị bài số 2</w:t>
            </w:r>
          </w:p>
        </w:tc>
        <w:tc>
          <w:tcPr>
            <w:tcW w:w="1123" w:type="dxa"/>
            <w:vAlign w:val="center"/>
          </w:tcPr>
          <w:p w14:paraId="72AAB038" w14:textId="77777777" w:rsidR="005C2626" w:rsidRPr="00B0238A" w:rsidRDefault="00A27C38" w:rsidP="00BE60C7">
            <w:pPr>
              <w:spacing w:before="0" w:after="0"/>
              <w:ind w:firstLine="0"/>
              <w:jc w:val="center"/>
            </w:pPr>
            <w:r>
              <w:t>Trung bình - Cao</w:t>
            </w:r>
          </w:p>
        </w:tc>
        <w:tc>
          <w:tcPr>
            <w:tcW w:w="1654" w:type="dxa"/>
            <w:vAlign w:val="center"/>
          </w:tcPr>
          <w:p w14:paraId="193757D8" w14:textId="77777777" w:rsidR="005C2626" w:rsidRPr="00B0238A" w:rsidRDefault="005C2626" w:rsidP="00BE60C7">
            <w:pPr>
              <w:spacing w:before="0" w:after="0"/>
              <w:ind w:firstLine="0"/>
              <w:jc w:val="center"/>
            </w:pPr>
            <w:r>
              <w:t>Tiến độ theo Phương án 12/PA-CĐKT; mốc 30/6/2027</w:t>
            </w:r>
          </w:p>
        </w:tc>
        <w:tc>
          <w:tcPr>
            <w:tcW w:w="1710" w:type="dxa"/>
            <w:vAlign w:val="center"/>
          </w:tcPr>
          <w:p w14:paraId="7B31CAEA" w14:textId="77777777" w:rsidR="005C2626" w:rsidRPr="00B0238A" w:rsidRDefault="00A27C38" w:rsidP="00BE60C7">
            <w:pPr>
              <w:spacing w:before="0" w:after="0"/>
              <w:ind w:firstLine="0"/>
              <w:jc w:val="center"/>
            </w:pPr>
            <w:r>
              <w:t>Lập một Báo cáo kinh tế - kỹ thuật tổng thể, phân kỳ giải ngân; lập dự toán bổ sung; chuẩn bị đầu tư từ đầu năm 2027</w:t>
            </w:r>
          </w:p>
        </w:tc>
      </w:tr>
      <w:tr w:rsidR="007221BB" w:rsidRPr="00B0238A" w14:paraId="47A7480F" w14:textId="77777777" w:rsidTr="00B0238A">
        <w:tc>
          <w:tcPr>
            <w:tcW w:w="710" w:type="dxa"/>
            <w:vAlign w:val="center"/>
          </w:tcPr>
          <w:p w14:paraId="4D17754C" w14:textId="77777777" w:rsidR="005C2626" w:rsidRPr="00B0238A" w:rsidRDefault="00A27C38" w:rsidP="00BE60C7">
            <w:pPr>
              <w:spacing w:before="0" w:after="0"/>
              <w:ind w:firstLine="0"/>
              <w:jc w:val="center"/>
            </w:pPr>
            <w:r>
              <w:t>4</w:t>
            </w:r>
          </w:p>
        </w:tc>
        <w:tc>
          <w:tcPr>
            <w:tcW w:w="1270" w:type="dxa"/>
            <w:vAlign w:val="center"/>
          </w:tcPr>
          <w:p w14:paraId="17FBBD2D" w14:textId="77777777" w:rsidR="005C2626" w:rsidRPr="00B0238A" w:rsidRDefault="00A27C38" w:rsidP="00BE60C7">
            <w:pPr>
              <w:spacing w:before="0" w:after="0"/>
              <w:ind w:firstLine="0"/>
              <w:jc w:val="center"/>
            </w:pPr>
            <w:r>
              <w:t>Tài chính</w:t>
            </w:r>
          </w:p>
        </w:tc>
        <w:tc>
          <w:tcPr>
            <w:tcW w:w="2693" w:type="dxa"/>
            <w:vAlign w:val="center"/>
          </w:tcPr>
          <w:p w14:paraId="2F9535A6" w14:textId="7F89859F" w:rsidR="005C2626" w:rsidRPr="00B0238A" w:rsidRDefault="005C2626" w:rsidP="00BE60C7">
            <w:pPr>
              <w:spacing w:before="0" w:after="0"/>
              <w:ind w:firstLine="0"/>
              <w:jc w:val="center"/>
            </w:pPr>
            <w:r>
              <w:t>Nhu cầu Hạng A thấp hơn dự báo; chi phí đầu tư tăng; nguồn thu không đủ tái đầu tư</w:t>
            </w:r>
          </w:p>
        </w:tc>
        <w:tc>
          <w:tcPr>
            <w:tcW w:w="1123" w:type="dxa"/>
            <w:vAlign w:val="center"/>
          </w:tcPr>
          <w:p w14:paraId="0A37F407" w14:textId="77777777" w:rsidR="005C2626" w:rsidRPr="00B0238A" w:rsidRDefault="00A27C38" w:rsidP="00BE60C7">
            <w:pPr>
              <w:spacing w:before="0" w:after="0"/>
              <w:ind w:firstLine="0"/>
              <w:jc w:val="center"/>
            </w:pPr>
            <w:r>
              <w:t>Trung bình</w:t>
            </w:r>
          </w:p>
        </w:tc>
        <w:tc>
          <w:tcPr>
            <w:tcW w:w="1654" w:type="dxa"/>
            <w:vAlign w:val="center"/>
          </w:tcPr>
          <w:p w14:paraId="1F997867" w14:textId="77777777" w:rsidR="005C2626" w:rsidRPr="00B0238A" w:rsidRDefault="005C2626" w:rsidP="00BE60C7">
            <w:pPr>
              <w:spacing w:before="0" w:after="0"/>
              <w:ind w:firstLine="0"/>
              <w:jc w:val="center"/>
            </w:pPr>
            <w:r>
              <w:t>Số học viên đăng ký mỗi khóa; doanh thu so với kế hoạch</w:t>
            </w:r>
          </w:p>
        </w:tc>
        <w:tc>
          <w:tcPr>
            <w:tcW w:w="1710" w:type="dxa"/>
            <w:vAlign w:val="center"/>
          </w:tcPr>
          <w:p w14:paraId="5DACC24F" w14:textId="77777777" w:rsidR="005C2626" w:rsidRPr="00B0238A" w:rsidRDefault="00A27C38" w:rsidP="00BE60C7">
            <w:pPr>
              <w:spacing w:before="0" w:after="0"/>
              <w:ind w:firstLine="0"/>
              <w:jc w:val="center"/>
            </w:pPr>
            <w:r>
              <w:t>Đầu tư phân kỳ theo khả năng thu; khoán gắn với doanh thu; điều chỉnh học phí theo cơ cấu chi phí</w:t>
            </w:r>
          </w:p>
        </w:tc>
      </w:tr>
      <w:tr w:rsidR="007221BB" w:rsidRPr="00B0238A" w14:paraId="19150F95" w14:textId="77777777" w:rsidTr="00B0238A">
        <w:tc>
          <w:tcPr>
            <w:tcW w:w="710" w:type="dxa"/>
            <w:vAlign w:val="center"/>
          </w:tcPr>
          <w:p w14:paraId="77844ED9" w14:textId="77777777" w:rsidR="005C2626" w:rsidRPr="00B0238A" w:rsidRDefault="00A27C38" w:rsidP="00BE60C7">
            <w:pPr>
              <w:spacing w:before="0" w:after="0"/>
              <w:ind w:firstLine="0"/>
              <w:jc w:val="center"/>
            </w:pPr>
            <w:r>
              <w:t>5</w:t>
            </w:r>
          </w:p>
        </w:tc>
        <w:tc>
          <w:tcPr>
            <w:tcW w:w="1270" w:type="dxa"/>
            <w:vAlign w:val="center"/>
          </w:tcPr>
          <w:p w14:paraId="29D1CE26" w14:textId="77777777" w:rsidR="005C2626" w:rsidRPr="00B0238A" w:rsidRDefault="00A27C38" w:rsidP="00BE60C7">
            <w:pPr>
              <w:spacing w:before="0" w:after="0"/>
              <w:ind w:firstLine="0"/>
              <w:jc w:val="center"/>
            </w:pPr>
            <w:r>
              <w:t>Phương tiện, an toàn</w:t>
            </w:r>
          </w:p>
        </w:tc>
        <w:tc>
          <w:tcPr>
            <w:tcW w:w="2693" w:type="dxa"/>
            <w:vAlign w:val="center"/>
          </w:tcPr>
          <w:p w14:paraId="70DE5042" w14:textId="59D81BE5" w:rsidR="005C2626" w:rsidRPr="00B0238A" w:rsidRDefault="005C2626" w:rsidP="00BE60C7">
            <w:pPr>
              <w:spacing w:before="0" w:after="0"/>
              <w:ind w:firstLine="0"/>
              <w:jc w:val="center"/>
            </w:pPr>
            <w:r>
              <w:t>Xe tập lái, xe sát hạch Hạng A không bảo đảm kỹ thuật; tai nạn trong luyện tập</w:t>
            </w:r>
          </w:p>
        </w:tc>
        <w:tc>
          <w:tcPr>
            <w:tcW w:w="1123" w:type="dxa"/>
            <w:vAlign w:val="center"/>
          </w:tcPr>
          <w:p w14:paraId="1BB9E69F" w14:textId="77777777" w:rsidR="005C2626" w:rsidRPr="00B0238A" w:rsidRDefault="00A27C38" w:rsidP="00BE60C7">
            <w:pPr>
              <w:spacing w:before="0" w:after="0"/>
              <w:ind w:firstLine="0"/>
              <w:jc w:val="center"/>
            </w:pPr>
            <w:r>
              <w:t>Trung bình</w:t>
            </w:r>
          </w:p>
        </w:tc>
        <w:tc>
          <w:tcPr>
            <w:tcW w:w="1654" w:type="dxa"/>
            <w:vAlign w:val="center"/>
          </w:tcPr>
          <w:p w14:paraId="45D111F1" w14:textId="77777777" w:rsidR="005C2626" w:rsidRPr="00B0238A" w:rsidRDefault="005C2626" w:rsidP="00BE60C7">
            <w:pPr>
              <w:spacing w:before="0" w:after="0"/>
              <w:ind w:firstLine="0"/>
              <w:jc w:val="center"/>
            </w:pPr>
            <w:r>
              <w:t>Kết quả kiểm tra kỹ thuật; sự cố trong luyện tập</w:t>
            </w:r>
          </w:p>
        </w:tc>
        <w:tc>
          <w:tcPr>
            <w:tcW w:w="1710" w:type="dxa"/>
            <w:vAlign w:val="center"/>
          </w:tcPr>
          <w:p w14:paraId="00AA1C87" w14:textId="77777777" w:rsidR="005C2626" w:rsidRPr="00B0238A" w:rsidRDefault="00A27C38" w:rsidP="00BE60C7">
            <w:pPr>
              <w:spacing w:before="0" w:after="0"/>
              <w:ind w:firstLine="0"/>
              <w:jc w:val="center"/>
            </w:pPr>
            <w:r>
              <w:t>Kiểm tra định kỳ; hợp đồng bảo dưỡng; trang bị bảo hộ; giám sát luyện tập</w:t>
            </w:r>
          </w:p>
        </w:tc>
      </w:tr>
      <w:tr w:rsidR="007221BB" w:rsidRPr="00B0238A" w14:paraId="190B505E" w14:textId="77777777" w:rsidTr="00B0238A">
        <w:tc>
          <w:tcPr>
            <w:tcW w:w="710" w:type="dxa"/>
            <w:vAlign w:val="center"/>
          </w:tcPr>
          <w:p w14:paraId="580384DF" w14:textId="77777777" w:rsidR="005C2626" w:rsidRPr="00B0238A" w:rsidRDefault="00A27C38" w:rsidP="00BE60C7">
            <w:pPr>
              <w:spacing w:before="0" w:after="0"/>
              <w:ind w:firstLine="0"/>
              <w:jc w:val="center"/>
            </w:pPr>
            <w:r>
              <w:t>6</w:t>
            </w:r>
          </w:p>
        </w:tc>
        <w:tc>
          <w:tcPr>
            <w:tcW w:w="1270" w:type="dxa"/>
            <w:vAlign w:val="center"/>
          </w:tcPr>
          <w:p w14:paraId="1A0D37C4" w14:textId="77777777" w:rsidR="005C2626" w:rsidRPr="00B0238A" w:rsidRDefault="00A27C38" w:rsidP="00BE60C7">
            <w:pPr>
              <w:spacing w:before="0" w:after="0"/>
              <w:ind w:firstLine="0"/>
              <w:jc w:val="center"/>
            </w:pPr>
            <w:r>
              <w:t>Xã hội hóa</w:t>
            </w:r>
          </w:p>
        </w:tc>
        <w:tc>
          <w:tcPr>
            <w:tcW w:w="2693" w:type="dxa"/>
            <w:vAlign w:val="center"/>
          </w:tcPr>
          <w:p w14:paraId="082126C9" w14:textId="77777777" w:rsidR="005C2626" w:rsidRPr="00B0238A" w:rsidRDefault="005C2626" w:rsidP="00BE60C7">
            <w:pPr>
              <w:spacing w:before="0" w:after="0"/>
              <w:ind w:firstLine="0"/>
              <w:jc w:val="center"/>
            </w:pPr>
            <w:r>
              <w:t>Nhà đầu tư không thực hiện cam kết cung cấp xe; vướng mắc về tài sản công khi cho thuê sân, thiết bị</w:t>
            </w:r>
          </w:p>
        </w:tc>
        <w:tc>
          <w:tcPr>
            <w:tcW w:w="1123" w:type="dxa"/>
            <w:vAlign w:val="center"/>
          </w:tcPr>
          <w:p w14:paraId="7AD9928E" w14:textId="77777777" w:rsidR="005C2626" w:rsidRPr="00B0238A" w:rsidRDefault="00A27C38" w:rsidP="00BE60C7">
            <w:pPr>
              <w:spacing w:before="0" w:after="0"/>
              <w:ind w:firstLine="0"/>
              <w:jc w:val="center"/>
            </w:pPr>
            <w:r>
              <w:t>Trung bình</w:t>
            </w:r>
          </w:p>
        </w:tc>
        <w:tc>
          <w:tcPr>
            <w:tcW w:w="1654" w:type="dxa"/>
            <w:vAlign w:val="center"/>
          </w:tcPr>
          <w:p w14:paraId="07D851DE" w14:textId="77777777" w:rsidR="005C2626" w:rsidRPr="00B0238A" w:rsidRDefault="005C2626" w:rsidP="00BE60C7">
            <w:pPr>
              <w:spacing w:before="0" w:after="0"/>
              <w:ind w:firstLine="0"/>
              <w:jc w:val="center"/>
            </w:pPr>
            <w:r>
              <w:t>Tiến độ ký hợp đồng; ý kiến cơ quan quản lý tài sản công</w:t>
            </w:r>
          </w:p>
        </w:tc>
        <w:tc>
          <w:tcPr>
            <w:tcW w:w="1710" w:type="dxa"/>
            <w:vAlign w:val="center"/>
          </w:tcPr>
          <w:p w14:paraId="10C963EE" w14:textId="77777777" w:rsidR="005C2626" w:rsidRPr="00B0238A" w:rsidRDefault="00A27C38" w:rsidP="00BE60C7">
            <w:pPr>
              <w:spacing w:before="0" w:after="0"/>
              <w:ind w:firstLine="0"/>
              <w:jc w:val="center"/>
            </w:pPr>
            <w:r>
              <w:t>Hợp đồng theo giá thị trường; tiêu chí lựa chọn công khai; đối chiếu Luật Quản lý, sử dụng tài sản công</w:t>
            </w:r>
          </w:p>
        </w:tc>
      </w:tr>
      <w:tr w:rsidR="007221BB" w:rsidRPr="00B0238A" w14:paraId="6C5800C8" w14:textId="77777777" w:rsidTr="00B0238A">
        <w:tc>
          <w:tcPr>
            <w:tcW w:w="710" w:type="dxa"/>
            <w:vAlign w:val="center"/>
          </w:tcPr>
          <w:p w14:paraId="6216F4BF" w14:textId="77777777" w:rsidR="005C2626" w:rsidRPr="00B0238A" w:rsidRDefault="00A27C38" w:rsidP="00BE60C7">
            <w:pPr>
              <w:spacing w:before="0" w:after="0"/>
              <w:ind w:firstLine="0"/>
              <w:jc w:val="center"/>
            </w:pPr>
            <w:r>
              <w:t>7</w:t>
            </w:r>
          </w:p>
        </w:tc>
        <w:tc>
          <w:tcPr>
            <w:tcW w:w="1270" w:type="dxa"/>
            <w:vAlign w:val="center"/>
          </w:tcPr>
          <w:p w14:paraId="25B831FC" w14:textId="77777777" w:rsidR="005C2626" w:rsidRPr="00B0238A" w:rsidRDefault="00A27C38" w:rsidP="00BE60C7">
            <w:pPr>
              <w:spacing w:before="0" w:after="0"/>
              <w:ind w:firstLine="0"/>
              <w:jc w:val="center"/>
            </w:pPr>
            <w:r>
              <w:t>Thay đổi chính sách</w:t>
            </w:r>
          </w:p>
        </w:tc>
        <w:tc>
          <w:tcPr>
            <w:tcW w:w="2693" w:type="dxa"/>
            <w:vAlign w:val="center"/>
          </w:tcPr>
          <w:p w14:paraId="266247EC" w14:textId="77777777" w:rsidR="005C2626" w:rsidRPr="00B0238A" w:rsidRDefault="005C2626" w:rsidP="00BE60C7">
            <w:pPr>
              <w:spacing w:before="0" w:after="0"/>
              <w:ind w:firstLine="0"/>
              <w:jc w:val="center"/>
            </w:pPr>
            <w:del w:id="1112" w:author="Thẩm định 21/10/2026 (Claude)" w:date="2026-10-21T21:01:57Z">
              <w:r>
                <w:delText>Thay đổi quy định về phí sát hạch, quy chuẩn kỹ thuật</w:delText>
              </w:r>
            </w:del>
            <w:ins w:id="1113" w:author="Thẩm định 21/10/2026 (Claude)" w:date="2026-10-21T21:01:57Z">
              <w:r>
                <w:t xml:space="preserve">Thay đổi quy định về phí sát hạch, quy chuẩn kỹ thuật; sắp xếp, tổ chức lại cơ sở giáo dục nghề nghiệp công lập (Nghị quyết số 42/2026/NQ-CP), tài sản, đất đai phải bàn giao nguyên trạng</w:t>
              </w:r>
            </w:ins>
          </w:p>
        </w:tc>
        <w:tc>
          <w:tcPr>
            <w:tcW w:w="1123" w:type="dxa"/>
            <w:vAlign w:val="center"/>
          </w:tcPr>
          <w:p w14:paraId="236DE521" w14:textId="77777777" w:rsidR="005C2626" w:rsidRPr="00B0238A" w:rsidRDefault="00A27C38" w:rsidP="00BE60C7">
            <w:pPr>
              <w:spacing w:before="0" w:after="0"/>
              <w:ind w:firstLine="0"/>
              <w:jc w:val="center"/>
            </w:pPr>
            <w:del w:id="1114" w:author="Thẩm định 21/10/2026 (Claude)" w:date="2026-10-21T21:01:57Z">
              <w:r>
                <w:delText>Thấp - Trung bình</w:delText>
              </w:r>
            </w:del>
            <w:ins w:id="1115" w:author="Thẩm định 21/10/2026 (Claude)" w:date="2026-10-21T21:01:57Z">
              <w:r>
                <w:t xml:space="preserve">Trung bình</w:t>
              </w:r>
            </w:ins>
          </w:p>
        </w:tc>
        <w:tc>
          <w:tcPr>
            <w:tcW w:w="1654" w:type="dxa"/>
            <w:vAlign w:val="center"/>
          </w:tcPr>
          <w:p w14:paraId="49FBE5E6" w14:textId="77777777" w:rsidR="005C2626" w:rsidRPr="00B0238A" w:rsidRDefault="005C2626" w:rsidP="00BE60C7">
            <w:pPr>
              <w:spacing w:before="0" w:after="0"/>
              <w:ind w:firstLine="0"/>
              <w:jc w:val="center"/>
            </w:pPr>
            <w:r>
              <w:t>Văn bản mới ban hành</w:t>
            </w:r>
          </w:p>
        </w:tc>
        <w:tc>
          <w:tcPr>
            <w:tcW w:w="1710" w:type="dxa"/>
            <w:vAlign w:val="center"/>
          </w:tcPr>
          <w:p w14:paraId="5FAF8A42" w14:textId="77777777" w:rsidR="005C2626" w:rsidRPr="00B0238A" w:rsidRDefault="00A27C38" w:rsidP="00BE60C7">
            <w:pPr>
              <w:spacing w:before="0" w:after="0"/>
              <w:ind w:firstLine="0"/>
              <w:jc w:val="center"/>
            </w:pPr>
            <w:del w:id="1116" w:author="Thẩm định 21/10/2026 (Claude)" w:date="2026-10-21T21:01:57Z">
              <w:r>
                <w:delText>Dự phòng trong kế hoạch tài chính; cập nhật phương án khi có văn bản mới</w:delText>
              </w:r>
            </w:del>
            <w:ins w:id="1117" w:author="Thẩm định 21/10/2026 (Claude)" w:date="2026-10-21T21:01:57Z">
              <w:r>
                <w:t xml:space="preserve">Dự phòng trong kế hoạch tài chính; cập nhật phương án khi có văn bản mới; đầu tư phân kỳ, ưu tiên hạng mục thu hồi vốn nhanh, tài sản di chuyển được (xe, thiết bị)</w:t>
              </w:r>
            </w:ins>
          </w:p>
        </w:tc>
      </w:tr>
    </w:tbl>
    <w:p w14:paraId="0722EDB3" w14:textId="77777777" w:rsidR="005C2626" w:rsidRPr="00B0238A" w:rsidRDefault="00A27C38">
      <w:pPr>
        <w:pStyle w:val="Heading4"/>
        <w:pageBreakBefore/>
        <w:rPr>
          <w:color w:val="auto"/>
        </w:rPr>
      </w:pPr>
      <w:bookmarkStart w:id="78" w:name="_Toc240965954"/>
      <w:r>
        <w:rPr>
          <w:color w:val="auto"/>
        </w:rPr>
        <w:t>Phần VI</w:t>
      </w:r>
      <w:bookmarkEnd w:id="78"/>
    </w:p>
    <w:p w14:paraId="62059503" w14:textId="77777777" w:rsidR="005C2626" w:rsidRPr="00B0238A" w:rsidRDefault="00A27C38">
      <w:pPr>
        <w:pStyle w:val="Heading4"/>
        <w:rPr>
          <w:color w:val="auto"/>
        </w:rPr>
      </w:pPr>
      <w:bookmarkStart w:id="79" w:name="_Toc240965955"/>
      <w:r>
        <w:rPr>
          <w:color w:val="auto"/>
        </w:rPr>
        <w:t>TỔ CHỨC THỰC HIỆN, KẾT LUẬN VÀ KIẾN NGHỊ</w:t>
      </w:r>
      <w:bookmarkEnd w:id="79"/>
    </w:p>
    <w:p w14:paraId="0B327BA5" w14:textId="77777777" w:rsidR="00BE60C7" w:rsidRPr="00B0238A" w:rsidRDefault="00BE60C7" w:rsidP="00BE60C7">
      <w:pPr>
        <w:pStyle w:val="Heading1"/>
        <w:rPr>
          <w:color w:val="auto"/>
          <w:lang w:val="nl-NL"/>
        </w:rPr>
      </w:pPr>
    </w:p>
    <w:p w14:paraId="2ABE1D78" w14:textId="77777777" w:rsidR="005C2626" w:rsidRDefault="00A27C38">
      <w:pPr>
        <w:pStyle w:val="Heading1"/>
        <w:rPr>
          <w:color w:val="auto"/>
        </w:rPr>
      </w:pPr>
      <w:bookmarkStart w:id="80" w:name="_Toc240965956"/>
      <w:r>
        <w:rPr>
          <w:color w:val="auto"/>
        </w:rPr>
        <w:t>I. TỔ CHỨC THỰC HIỆN</w:t>
      </w:r>
      <w:bookmarkEnd w:id="80"/>
    </w:p>
    <w:p w14:paraId="1FDA5B39" w14:textId="58FC7CE1" w:rsidR="00616E86" w:rsidRDefault="00616E86" w:rsidP="00616E86">
      <w:pPr>
        <w:rPr>
          <w:del w:id="1042" w:author="Thẩm định 21/10/2026 (Claude)" w:date="2026-10-21T21:01:56Z"/>
          <w:b/>
          <w:bCs/>
          <w:color w:val="FF0000"/>
        </w:rPr>
      </w:pPr>
      <w:del w:id="1041" w:author="Thẩm định 21/10/2026 (Claude)" w:date="2026-10-21T21:01:56Z">
        <w:r>
          <w:rPr>
            <w:b/>
            <w:bCs/>
            <w:color w:val="FF0000"/>
            <w:highlight w:val="yellow"/>
          </w:rPr>
          <w:delText>[TẤT CẢ CÁC THÀNH VIÊN]</w:delText>
        </w:r>
      </w:del>
    </w:p>
    <w:p w14:paraId="5A7D44BB" w14:textId="77777777" w:rsidR="007A160C" w:rsidRPr="00B0238A" w:rsidRDefault="007A160C" w:rsidP="007A160C">
      <w:pPr>
        <w:pStyle w:val="Heading2"/>
        <w:rPr>
          <w:color w:val="auto"/>
        </w:rPr>
      </w:pPr>
      <w:bookmarkStart w:id="81" w:name="_Toc240965957"/>
      <w:r>
        <w:rPr>
          <w:color w:val="auto"/>
        </w:rPr>
        <w:t>1. Trường Cao đẳng Kon Tum</w:t>
      </w:r>
      <w:bookmarkEnd w:id="81"/>
    </w:p>
    <w:p w14:paraId="12C2A65C" w14:textId="77777777" w:rsidR="005C2626" w:rsidRPr="00B0238A" w:rsidRDefault="00A27C38" w:rsidP="003A49E2">
      <w:pPr>
        <w:rPr>
          <w:b/>
          <w:bCs/>
          <w:i/>
          <w:iCs/>
        </w:rPr>
      </w:pPr>
      <w:r>
        <w:rPr>
          <w:b/>
          <w:bCs/>
          <w:i/>
          <w:iCs/>
        </w:rPr>
        <w:t>1.1. Khoa Đào tạo và Sát hạch lái xe</w:t>
      </w:r>
    </w:p>
    <w:p w14:paraId="5074C487" w14:textId="52B31933" w:rsidR="005C2626" w:rsidRPr="00B0238A" w:rsidRDefault="00A27C38" w:rsidP="003A49E2">
      <w:r>
        <w:t>a) Chủ trì xây dựng Đề án; tổ chức đào tạo, sát hạch Hạng A khi được phê duyệt;</w:t>
      </w:r>
    </w:p>
    <w:p w14:paraId="2AA45639" w14:textId="4D56D7AC" w:rsidR="005C2626" w:rsidRPr="00B0238A" w:rsidRDefault="00A27C38" w:rsidP="003A49E2">
      <w:r>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7D8C80C0" w14:textId="179CB21C" w:rsidR="005C2626" w:rsidRPr="00B0238A" w:rsidRDefault="00A27C38" w:rsidP="003A49E2">
      <w:r>
        <w:t>c) Xây dựng chương trình, giáo trình Hạng A; kế hoạch bồi dưỡng, nâng hạng giấy phép lái xe cho nhà giáo;</w:t>
      </w:r>
    </w:p>
    <w:p w14:paraId="123440DC" w14:textId="7169A0BB" w:rsidR="005C2626" w:rsidRPr="00B0238A" w:rsidRDefault="00A27C38" w:rsidP="003A49E2">
      <w:r>
        <w:t>d) Cung cấp số liệu, sơ đồ sân, thông số hình sát hạch Hạng A cho đơn vị tư vấn; phối hợp lập dự toán thiết bị, phần mềm sát hạch; đề xuất phương án xã hội hóa xe;</w:t>
      </w:r>
    </w:p>
    <w:p w14:paraId="2D1E0898" w14:textId="77777777" w:rsidR="005C2626" w:rsidRPr="00B0238A" w:rsidRDefault="00A27C38" w:rsidP="003A49E2">
      <w:r>
        <w:t>đ) Chuẩn hóa công tác thống kê, lưu trữ số liệu tuyển sinh, đào tạo, sát hạch theo từng khóa; ứng dụng công nghệ thông tin trong quản lý hồ sơ học viên, theo dõi tiến độ đào tạo và kết quả sát hạch;</w:t>
      </w:r>
    </w:p>
    <w:p w14:paraId="7B4F7146" w14:textId="77777777" w:rsidR="005C2626" w:rsidRPr="00B0238A" w:rsidRDefault="00A27C38" w:rsidP="003A49E2">
      <w:r>
        <w:t>e) Chủ trì, phối hợp phòng TH-HC&amp;QT, phòng TC-KT đầu tư, lắp đặt hệ thống thông tin, đường truyền dữ liệu giám sát sát hạch và hệ thống định danh, xác thực điện tử của Trung tâm sát hạch lái xe; làm việc với Phòng Cảnh sát giao thông Công an tỉnh về yêu cầu kết nối, truyền dữ liệu, bảo đảm hoàn thành trước ngày 01/01/2027.</w:t>
      </w:r>
    </w:p>
    <w:p w14:paraId="79A8FC2E" w14:textId="77777777" w:rsidR="005C2626" w:rsidRPr="00B0238A" w:rsidRDefault="00A27C38" w:rsidP="003A49E2">
      <w:pPr>
        <w:rPr>
          <w:b/>
          <w:bCs/>
          <w:i/>
          <w:iCs/>
        </w:rPr>
      </w:pPr>
      <w:r>
        <w:rPr>
          <w:b/>
          <w:bCs/>
          <w:i/>
          <w:iCs/>
        </w:rPr>
        <w:t>1.2. Phòng Tổng hợp – Hành chính và Quản trị</w:t>
      </w:r>
    </w:p>
    <w:p w14:paraId="62DF5CC1" w14:textId="77777777" w:rsidR="005C2626" w:rsidRPr="00B0238A" w:rsidRDefault="00A27C38" w:rsidP="003A49E2">
      <w:r>
        <w:t>a) Tổng hợp, biên tập Đề án; theo dõi, đôn đốc tiến độ;</w:t>
      </w:r>
    </w:p>
    <w:p w14:paraId="2DF6559F" w14:textId="77777777" w:rsidR="005C2626" w:rsidRPr="00B0238A" w:rsidRDefault="00A27C38" w:rsidP="003A49E2">
      <w:r>
        <w:t>b) Chủ trì lập Báo cáo kinh tế - kỹ thuật, thiết kế, dự toán, tổ chức thi công và nghiệm thu Phương án 12/PA-CĐKT; rà soát hiện trạng đất, tài sản.</w:t>
      </w:r>
    </w:p>
    <w:p w14:paraId="5E3F71C0" w14:textId="77777777" w:rsidR="005C2626" w:rsidRPr="00B0238A" w:rsidRDefault="00A27C38" w:rsidP="003A49E2">
      <w:pPr>
        <w:rPr>
          <w:b/>
          <w:bCs/>
          <w:i/>
          <w:iCs/>
        </w:rPr>
      </w:pPr>
      <w:r>
        <w:rPr>
          <w:b/>
          <w:bCs/>
          <w:i/>
          <w:iCs/>
        </w:rPr>
        <w:t>1.3. Phòng Tài chính – Kế toán</w:t>
      </w:r>
    </w:p>
    <w:p w14:paraId="42FBCD68" w14:textId="42F31743" w:rsidR="005C2626" w:rsidRPr="00B0238A" w:rsidRDefault="00A27C38" w:rsidP="003A49E2">
      <w:r>
        <w:t>a) Tham mưu nguồn vốn, cân đối theo tiến độ đầu tư; phối hợp lập dự toán thu chi và hướng dẫn thủ tục thanh quyết toán theo quy định;</w:t>
      </w:r>
    </w:p>
    <w:p w14:paraId="5103F5E2" w14:textId="02D03E95" w:rsidR="005C2626" w:rsidRDefault="00A27C38" w:rsidP="003A49E2">
      <w:r>
        <w:t xml:space="preserve">b) Xây dựng cơ chế khoán kinh phí, mức học phí Hạng A, phương án tài chính và </w:t>
      </w:r>
      <w:del w:id="1187" w:author="Thẩm định 21/10/2026 (Claude)" w:date="2026-10-21T21:01:57Z">
        <w:r>
          <w:delText xml:space="preserve">hiệu quả đầu tư..</w:delText>
        </w:r>
      </w:del>
      <w:ins w:id="1188" w:author="Thẩm định 21/10/2026 (Claude)" w:date="2026-10-21T21:01:57Z">
        <w:r>
          <w:t xml:space="preserve">hiệu quả đầu tư;</w:t>
        </w:r>
      </w:ins>
    </w:p>
    <w:p w14:paraId="6664124F" w14:textId="5EBBE900" w:rsidR="00DF31B7" w:rsidRPr="00B0238A" w:rsidRDefault="00DF31B7" w:rsidP="003A49E2">
      <w:r>
        <w:t>c) Chủ trì tham mưu quản lý thu, chi tài chính theo quy định.</w:t>
      </w:r>
    </w:p>
    <w:p w14:paraId="1FFCB68C" w14:textId="77777777" w:rsidR="005C2626" w:rsidRPr="00B0238A" w:rsidRDefault="00A27C38" w:rsidP="003A49E2">
      <w:pPr>
        <w:rPr>
          <w:b/>
          <w:bCs/>
          <w:i/>
          <w:iCs/>
        </w:rPr>
      </w:pPr>
      <w:r>
        <w:rPr>
          <w:b/>
          <w:bCs/>
          <w:i/>
          <w:iCs/>
        </w:rPr>
        <w:t>1.4. Phòng Tổ chức cán bộ và Công tác học sinh sinh viên</w:t>
      </w:r>
    </w:p>
    <w:p w14:paraId="3CF3CB5D" w14:textId="7254336E" w:rsidR="005C2626" w:rsidRPr="00B0238A" w:rsidRDefault="00A27C38" w:rsidP="003A49E2">
      <w:r>
        <w:t>Rà soát, đề xuất bổ sung, tuyển dụng, hợp đồng, đào tạo, bồi dưỡng nhà giáo đủ điều kiện giảng dạy Hạng A; phối hợp công tác tuyển sinh, quản lý người học.</w:t>
      </w:r>
    </w:p>
    <w:p w14:paraId="6FCD7298" w14:textId="77777777" w:rsidR="005C2626" w:rsidRPr="00B0238A" w:rsidRDefault="00A27C38" w:rsidP="003A49E2">
      <w:pPr>
        <w:rPr>
          <w:b/>
          <w:bCs/>
          <w:i/>
          <w:iCs/>
        </w:rPr>
      </w:pPr>
      <w:r>
        <w:rPr>
          <w:b/>
          <w:bCs/>
          <w:i/>
          <w:iCs/>
        </w:rPr>
        <w:t>1.5. Phòng Quản lý Đào tạo và Bảo đảm chất lượng</w:t>
      </w:r>
    </w:p>
    <w:p w14:paraId="37B219D2" w14:textId="2345E7E4" w:rsidR="005C2626" w:rsidRPr="00B0238A" w:rsidRDefault="00A27C38" w:rsidP="003A49E2">
      <w:r>
        <w:t>Thẩm định chương trình, giáo trình Hạng A; điều chỉnh kế hoạch đào tạo, lịch thi, kiểm tra trong thời gian cải tạo, mở rộng sân tập lái.</w:t>
      </w:r>
    </w:p>
    <w:p w14:paraId="469556A5" w14:textId="77777777" w:rsidR="007A160C" w:rsidRPr="00B0238A" w:rsidRDefault="007A160C" w:rsidP="007A160C">
      <w:pPr>
        <w:pStyle w:val="Heading2"/>
        <w:rPr>
          <w:color w:val="auto"/>
        </w:rPr>
      </w:pPr>
      <w:bookmarkStart w:id="82" w:name="_Toc240965958"/>
      <w:r>
        <w:rPr>
          <w:color w:val="auto"/>
        </w:rPr>
        <w:t>2. Đề nghị các cơ quan phối hợp thực hiện</w:t>
      </w:r>
      <w:bookmarkEnd w:id="82"/>
    </w:p>
    <w:p w14:paraId="6A29CB1C" w14:textId="77777777" w:rsidR="005C2626" w:rsidRPr="00B0238A" w:rsidRDefault="00A27C38" w:rsidP="003A49E2">
      <w:r>
        <w:t>Để triển khai Đề án bảo đảm tính khả thi, hiệu quả, nhà trường kính đề nghị các cơ quan sau hướng dẫn, phối hợp thực hiện:</w:t>
      </w:r>
    </w:p>
    <w:p w14:paraId="6061E2D6" w14:textId="4BDDE314" w:rsidR="005C2626" w:rsidRPr="00B0238A" w:rsidRDefault="00A27C38" w:rsidP="003A49E2">
      <w:r>
        <w:rPr>
          <w:b/>
          <w:bCs/>
        </w:rPr>
        <w:t>2.1. Sở Xây dựng:</w:t>
      </w:r>
      <w:r>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3732B276" w14:textId="1A5D5A86" w:rsidR="00BE60C7" w:rsidRPr="00B0238A" w:rsidRDefault="00A27C38" w:rsidP="00E63A48">
      <w:r>
        <w:rPr>
          <w:b/>
          <w:bCs/>
        </w:rPr>
        <w:t>2.2. Phòng Cảnh sát giao thông Công an tỉnh Quảng Ngãi: Tiếp nhận hồ sơ, kiểm tra thực tế, lập biên bản và cấp lại giấy phép sát hạch bổ sung Hạng A khi Trung tâm sát hạch lái xe của Trường đáp ứng đủ điều kiện; tổ chức sát hạch Hạng A theo quy định.</w:t>
      </w:r>
    </w:p>
    <w:p w14:paraId="2EF52B24" w14:textId="77777777" w:rsidR="005C2626" w:rsidRPr="00B0238A" w:rsidRDefault="00A27C38">
      <w:pPr>
        <w:pStyle w:val="Heading1"/>
        <w:rPr>
          <w:color w:val="auto"/>
        </w:rPr>
      </w:pPr>
      <w:bookmarkStart w:id="83" w:name="_Toc240965959"/>
      <w:r>
        <w:rPr>
          <w:color w:val="auto"/>
        </w:rPr>
        <w:t>II. KẾT LUẬN VÀ KIẾN NGHỊ</w:t>
      </w:r>
      <w:bookmarkEnd w:id="83"/>
    </w:p>
    <w:p w14:paraId="0E84C87E" w14:textId="0A667B82" w:rsidR="005C2626" w:rsidRPr="00B0238A" w:rsidRDefault="00A27C38" w:rsidP="003A49E2">
      <w:r>
        <w:t xml:space="preserve">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w:t>
      </w:r>
      <w:del w:id="1061" w:author="Thẩm định 21/10/2026 (Claude)" w:date="2026-10-21T21:01:56Z">
        <w:r>
          <w:delText xml:space="preserve"> số 36/2024/QH15</w:delText>
        </w:r>
      </w:del>
      <w:r>
        <w:t xml:space="preserve">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70C3708" w14:textId="77777777" w:rsidR="005C2626" w:rsidRPr="00B0238A" w:rsidRDefault="00A27C38" w:rsidP="003A49E2">
      <w:r>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4AA7FCA8" w14:textId="55457050" w:rsidR="005C2626" w:rsidRPr="00B0238A" w:rsidRDefault="00A27C38" w:rsidP="003A49E2">
      <w:r>
        <w:t xml:space="preserve">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w:t>
      </w:r>
      <w:del w:id="1104" w:author="Thẩm định 21/10/2026 (Claude)" w:date="2026-10-21T21:01:57Z">
        <w:r>
          <w:delText xml:space="preserve">sẽ được xác định khi có số liệu dự toán</w:delText>
        </w:r>
      </w:del>
      <w:ins w:id="1105" w:author="Thẩm định 21/10/2026 (Claude)" w:date="2026-10-21T21:01:57Z">
        <w:r>
          <w:t xml:space="preserve">theo phương án ước tính tại Phụ lục IV có chênh lệch thu – chi dương từ năm thứ hai, thời gian hoàn vốn khoảng 4,9 năm; kết quả này phụ thuộc lớn vào số học viên Hạng A tuyển sinh thực tế</w:t>
        </w:r>
      </w:ins>
      <w:r>
        <w:t xml:space="preserve">.</w:t>
      </w:r>
    </w:p>
    <w:p w14:paraId="29948F33" w14:textId="7152F8EE" w:rsidR="005C2626" w:rsidRPr="00B0238A" w:rsidRDefault="00A27C38" w:rsidP="003A49E2">
      <w:r>
        <w:t>Từ những yêu cầu và điều kiện đặt ra trên đây, Tổ xây dựng Đề án kính đề nghị Lãnh đạo Trường xem xét, cho ý kiến về: (1) phạm vi, mục tiêu đào tạo và sát hạch Hạng A; (2) hướng thủ tục sát hạch (bổ sung Hạng A vào giấy phép sát hạch hiện có) và giao khoa Đào tạo và Sát hạch lái xe chủ trì hoàn thiện điều kiện, lập hồ sơ đề nghị Phòng Cảnh sát giao thông kiểm tra, cấp lại giấy phép sát hạch; (3) nguồn vốn, phân kỳ đầu tư và phần đầu tư trực tiếp cho Hạng A; (4) cơ chế khoán kinh phí Hạng A; để hoàn thiện Đề án, trình Hiệu trưởng phê duyệt trước ngày 30/10/2026./.</w:t>
      </w:r>
    </w:p>
    <w:p w14:paraId="43466D05" w14:textId="77777777" w:rsidR="005C2626" w:rsidRPr="00B0238A" w:rsidRDefault="00A27C38">
      <w:pPr>
        <w:pStyle w:val="Heading4"/>
        <w:pageBreakBefore/>
        <w:rPr>
          <w:del w:id="1119" w:author="Thẩm định 21/10/2026 (Claude)" w:date="2026-10-21T21:01:57Z"/>
          <w:color w:val="auto"/>
        </w:rPr>
      </w:pPr>
      <w:bookmarkStart w:id="84" w:name="_Toc240965960"/>
      <w:del w:id="1118" w:author="Thẩm định 21/10/2026 (Claude)" w:date="2026-10-21T21:01:57Z">
        <w:r>
          <w:rPr>
            <w:color w:val="auto"/>
          </w:rPr>
          <w:delText>TIẾN ĐỘ THỰC HIỆN</w:delText>
        </w:r>
      </w:del>
      <w:bookmarkEnd w:id="84"/>
    </w:p>
    <w:p w14:paraId="7FD13C51" w14:textId="77777777" w:rsidR="005C2626" w:rsidRPr="00B0238A" w:rsidRDefault="00A27C38">
      <w:pPr>
        <w:rPr>
          <w:del w:id="1121" w:author="Thẩm định 21/10/2026 (Claude)" w:date="2026-10-21T21:01:57Z"/>
        </w:rPr>
      </w:pPr>
      <w:del w:id="1120" w:author="Thẩm định 21/10/2026 (Claude)" w:date="2026-10-21T21:01:57Z">
        <w:r>
          <w:delText>Bảo đảm hoàn thành, trình Hiệu trưởng phê duyệt Đề án trước ngày 30/10/2026 theo đúng thời hạn tại Quyết định số 1944/QĐ-CĐKT, Tổ xây dựng Đề án thống nhất tiến độ như sau:</w:delText>
        </w:r>
      </w:del>
    </w:p>
    <w:tbl>
      <w:tblPr>
        <w:tblStyle w:val="TableGrid"/>
        <w:tblW w:w="9068" w:type="dxa"/>
        <w:jc w:val="center"/>
        <w:tblLook w:val="04A0" w:firstRow="1" w:lastRow="0" w:firstColumn="1" w:lastColumn="0" w:noHBand="0" w:noVBand="1"/>
      </w:tblPr>
      <w:tblGrid>
        <w:gridCol w:w="704"/>
        <w:gridCol w:w="1559"/>
        <w:gridCol w:w="4820"/>
        <w:gridCol w:w="1985"/>
      </w:tblGrid>
      <w:tr w:rsidR="007221BB" w:rsidRPr="00B0238A" w14:paraId="683F41AB" w14:textId="77777777" w:rsidTr="00E63A48">
        <w:trPr>
          <w:jc w:val="center"/>
          <w:del w:id="1132" w:author="Thẩm định 21/10/2026 (Claude)" w:date="2026-10-21T21:01:57Z"/>
        </w:trPr>
        <w:tc>
          <w:tcPr>
            <w:tcW w:w="704" w:type="dxa"/>
            <w:vAlign w:val="center"/>
          </w:tcPr>
          <w:p w14:paraId="1903F806" w14:textId="422F42ED" w:rsidR="005C2626" w:rsidRPr="00B0238A" w:rsidRDefault="00A27C38" w:rsidP="00BE60C7">
            <w:pPr>
              <w:spacing w:before="0" w:after="0"/>
              <w:ind w:firstLine="0"/>
              <w:jc w:val="center"/>
            </w:pPr>
            <w:del w:id="1133" w:author="Thẩm định 21/10/2026 (Claude)" w:date="2026-10-21T21:01:57Z">
              <w:r>
                <w:rPr>
                  <w:b/>
                </w:rPr>
                <w:delText>TT</w:delText>
              </w:r>
            </w:del>
          </w:p>
        </w:tc>
        <w:tc>
          <w:tcPr>
            <w:tcW w:w="1559" w:type="dxa"/>
            <w:vAlign w:val="center"/>
          </w:tcPr>
          <w:p w14:paraId="484EB6C0" w14:textId="77777777" w:rsidR="005C2626" w:rsidRPr="00B0238A" w:rsidRDefault="00A27C38" w:rsidP="00BE60C7">
            <w:pPr>
              <w:spacing w:before="0" w:after="0"/>
              <w:ind w:firstLine="0"/>
              <w:jc w:val="center"/>
            </w:pPr>
            <w:del w:id="1134" w:author="Thẩm định 21/10/2026 (Claude)" w:date="2026-10-21T21:01:57Z">
              <w:r>
                <w:rPr>
                  <w:b/>
                </w:rPr>
                <w:delText>Thời gian</w:delText>
              </w:r>
            </w:del>
          </w:p>
        </w:tc>
        <w:tc>
          <w:tcPr>
            <w:tcW w:w="4820" w:type="dxa"/>
            <w:vAlign w:val="center"/>
          </w:tcPr>
          <w:p w14:paraId="0EC5C2EA" w14:textId="77777777" w:rsidR="005C2626" w:rsidRPr="00B0238A" w:rsidRDefault="00A27C38" w:rsidP="00BE60C7">
            <w:pPr>
              <w:spacing w:before="0" w:after="0"/>
              <w:ind w:firstLine="0"/>
              <w:jc w:val="center"/>
            </w:pPr>
            <w:del w:id="1135" w:author="Thẩm định 21/10/2026 (Claude)" w:date="2026-10-21T21:01:57Z">
              <w:r>
                <w:rPr>
                  <w:b/>
                </w:rPr>
                <w:delText>Nội dung công việc</w:delText>
              </w:r>
            </w:del>
          </w:p>
        </w:tc>
        <w:tc>
          <w:tcPr>
            <w:tcW w:w="1985" w:type="dxa"/>
            <w:vAlign w:val="center"/>
          </w:tcPr>
          <w:p w14:paraId="53D33258" w14:textId="77777777" w:rsidR="005C2626" w:rsidRPr="00B0238A" w:rsidRDefault="00A27C38" w:rsidP="00BE60C7">
            <w:pPr>
              <w:spacing w:before="0" w:after="0"/>
              <w:ind w:firstLine="0"/>
              <w:jc w:val="center"/>
            </w:pPr>
            <w:del w:id="1136" w:author="Thẩm định 21/10/2026 (Claude)" w:date="2026-10-21T21:01:57Z">
              <w:r>
                <w:rPr>
                  <w:b/>
                </w:rPr>
                <w:delText>Chủ trì</w:delText>
              </w:r>
            </w:del>
          </w:p>
        </w:tc>
      </w:tr>
      <w:tr w:rsidR="007221BB" w:rsidRPr="00B0238A" w14:paraId="61834955" w14:textId="77777777" w:rsidTr="00E63A48">
        <w:trPr>
          <w:jc w:val="center"/>
          <w:del w:id="1137" w:author="Thẩm định 21/10/2026 (Claude)" w:date="2026-10-21T21:01:57Z"/>
        </w:trPr>
        <w:tc>
          <w:tcPr>
            <w:tcW w:w="704" w:type="dxa"/>
            <w:vAlign w:val="center"/>
          </w:tcPr>
          <w:p w14:paraId="5DC725F2" w14:textId="77777777" w:rsidR="005C2626" w:rsidRPr="00B0238A" w:rsidRDefault="00A27C38" w:rsidP="00BE60C7">
            <w:pPr>
              <w:spacing w:before="0" w:after="0"/>
              <w:ind w:firstLine="0"/>
              <w:jc w:val="center"/>
            </w:pPr>
            <w:del w:id="1138" w:author="Thẩm định 21/10/2026 (Claude)" w:date="2026-10-21T21:01:57Z">
              <w:r>
                <w:delText>1</w:delText>
              </w:r>
            </w:del>
          </w:p>
        </w:tc>
        <w:tc>
          <w:tcPr>
            <w:tcW w:w="1559" w:type="dxa"/>
            <w:vAlign w:val="center"/>
          </w:tcPr>
          <w:p w14:paraId="3C07932D" w14:textId="65E1DA81" w:rsidR="005C2626" w:rsidRPr="00B0238A" w:rsidRDefault="00A27C38" w:rsidP="00BE60C7">
            <w:pPr>
              <w:spacing w:before="0" w:after="0"/>
              <w:ind w:firstLine="0"/>
              <w:jc w:val="center"/>
            </w:pPr>
            <w:del w:id="1139" w:author="Thẩm định 21/10/2026 (Claude)" w:date="2026-10-21T21:01:57Z">
              <w:r>
                <w:delText>15/9 - 21/9/2026</w:delText>
              </w:r>
            </w:del>
          </w:p>
        </w:tc>
        <w:tc>
          <w:tcPr>
            <w:tcW w:w="4820" w:type="dxa"/>
            <w:vAlign w:val="center"/>
          </w:tcPr>
          <w:p w14:paraId="09A5EC29" w14:textId="77777777" w:rsidR="005C2626" w:rsidRPr="00B0238A" w:rsidRDefault="00A27C38" w:rsidP="00BE60C7">
            <w:pPr>
              <w:spacing w:before="0" w:after="0"/>
              <w:ind w:firstLine="0"/>
            </w:pPr>
            <w:del w:id="1140" w:author="Thẩm định 21/10/2026 (Claude)" w:date="2026-10-21T21:01:57Z">
              <w:r>
                <w:delText>Họp Tổ xây dựng Đề án lần 1: thông qua Đề cương chi tiết và Bảng phân công nhiệm vụ; thống nhất phương pháp, kế hoạch khảo sát, thu thập số liệu.</w:delText>
              </w:r>
            </w:del>
          </w:p>
        </w:tc>
        <w:tc>
          <w:tcPr>
            <w:tcW w:w="1985" w:type="dxa"/>
            <w:vAlign w:val="center"/>
          </w:tcPr>
          <w:p w14:paraId="3D6186F5" w14:textId="77777777" w:rsidR="005C2626" w:rsidRPr="00B0238A" w:rsidRDefault="00A27C38" w:rsidP="00BE60C7">
            <w:pPr>
              <w:spacing w:before="0" w:after="0"/>
              <w:ind w:firstLine="0"/>
              <w:jc w:val="center"/>
            </w:pPr>
            <w:del w:id="1141" w:author="Thẩm định 21/10/2026 (Claude)" w:date="2026-10-21T21:01:57Z">
              <w:r>
                <w:delText>Tổ trưởng</w:delText>
              </w:r>
            </w:del>
          </w:p>
        </w:tc>
      </w:tr>
      <w:tr w:rsidR="007221BB" w:rsidRPr="00B0238A" w14:paraId="2CC059E1" w14:textId="77777777" w:rsidTr="00E63A48">
        <w:trPr>
          <w:jc w:val="center"/>
          <w:del w:id="1142" w:author="Thẩm định 21/10/2026 (Claude)" w:date="2026-10-21T21:01:57Z"/>
        </w:trPr>
        <w:tc>
          <w:tcPr>
            <w:tcW w:w="704" w:type="dxa"/>
            <w:vAlign w:val="center"/>
          </w:tcPr>
          <w:p w14:paraId="04A1240A" w14:textId="77777777" w:rsidR="005C2626" w:rsidRPr="00B0238A" w:rsidRDefault="00A27C38" w:rsidP="00BE60C7">
            <w:pPr>
              <w:spacing w:before="0" w:after="0"/>
              <w:ind w:firstLine="0"/>
              <w:jc w:val="center"/>
            </w:pPr>
            <w:del w:id="1143" w:author="Thẩm định 21/10/2026 (Claude)" w:date="2026-10-21T21:01:57Z">
              <w:r>
                <w:delText>2</w:delText>
              </w:r>
            </w:del>
          </w:p>
        </w:tc>
        <w:tc>
          <w:tcPr>
            <w:tcW w:w="1559" w:type="dxa"/>
            <w:vAlign w:val="center"/>
          </w:tcPr>
          <w:p w14:paraId="34F04529" w14:textId="77777777" w:rsidR="005C2626" w:rsidRPr="00B0238A" w:rsidRDefault="00A27C38" w:rsidP="00BE60C7">
            <w:pPr>
              <w:spacing w:before="0" w:after="0"/>
              <w:ind w:firstLine="0"/>
              <w:jc w:val="center"/>
            </w:pPr>
            <w:del w:id="1144" w:author="Thẩm định 21/10/2026 (Claude)" w:date="2026-10-21T21:01:57Z">
              <w:r>
                <w:delText>22/9 - 05/10/2026</w:delText>
              </w:r>
            </w:del>
          </w:p>
        </w:tc>
        <w:tc>
          <w:tcPr>
            <w:tcW w:w="4820" w:type="dxa"/>
            <w:vAlign w:val="center"/>
          </w:tcPr>
          <w:p w14:paraId="009A1236" w14:textId="77777777" w:rsidR="005C2626" w:rsidRPr="00B0238A" w:rsidRDefault="00A27C38" w:rsidP="00BE60C7">
            <w:pPr>
              <w:spacing w:before="0" w:after="0"/>
              <w:ind w:firstLine="0"/>
            </w:pPr>
            <w:del w:id="1145" w:author="Thẩm định 21/10/2026 (Claude)" w:date="2026-10-21T21:01:57Z">
              <w:r>
                <w:delText>Các thành viên khảo sát thực tế, thu thập số liệu, tài liệu, xây dựng dự thảo nội dung phần được phân công.</w:delText>
              </w:r>
            </w:del>
          </w:p>
        </w:tc>
        <w:tc>
          <w:tcPr>
            <w:tcW w:w="1985" w:type="dxa"/>
            <w:vAlign w:val="center"/>
          </w:tcPr>
          <w:p w14:paraId="31B94CB4" w14:textId="77777777" w:rsidR="005C2626" w:rsidRPr="00B0238A" w:rsidRDefault="00A27C38" w:rsidP="00BE60C7">
            <w:pPr>
              <w:spacing w:before="0" w:after="0"/>
              <w:ind w:firstLine="0"/>
              <w:jc w:val="center"/>
            </w:pPr>
            <w:del w:id="1146" w:author="Thẩm định 21/10/2026 (Claude)" w:date="2026-10-21T21:01:57Z">
              <w:r>
                <w:delText>Các Tổ viên</w:delText>
              </w:r>
            </w:del>
          </w:p>
        </w:tc>
      </w:tr>
      <w:tr w:rsidR="007221BB" w:rsidRPr="00B0238A" w14:paraId="5AC1B48F" w14:textId="77777777" w:rsidTr="00E63A48">
        <w:trPr>
          <w:jc w:val="center"/>
          <w:del w:id="1147" w:author="Thẩm định 21/10/2026 (Claude)" w:date="2026-10-21T21:01:57Z"/>
        </w:trPr>
        <w:tc>
          <w:tcPr>
            <w:tcW w:w="704" w:type="dxa"/>
            <w:vAlign w:val="center"/>
          </w:tcPr>
          <w:p w14:paraId="6A44CC76" w14:textId="77777777" w:rsidR="005C2626" w:rsidRPr="00B0238A" w:rsidRDefault="00A27C38" w:rsidP="00BE60C7">
            <w:pPr>
              <w:spacing w:before="0" w:after="0"/>
              <w:ind w:firstLine="0"/>
              <w:jc w:val="center"/>
            </w:pPr>
            <w:del w:id="1148" w:author="Thẩm định 21/10/2026 (Claude)" w:date="2026-10-21T21:01:57Z">
              <w:r>
                <w:delText>3</w:delText>
              </w:r>
            </w:del>
          </w:p>
        </w:tc>
        <w:tc>
          <w:tcPr>
            <w:tcW w:w="1559" w:type="dxa"/>
            <w:vAlign w:val="center"/>
          </w:tcPr>
          <w:p w14:paraId="6C64CA81" w14:textId="77777777" w:rsidR="005C2626" w:rsidRPr="00B0238A" w:rsidRDefault="00A27C38" w:rsidP="00BE60C7">
            <w:pPr>
              <w:spacing w:before="0" w:after="0"/>
              <w:ind w:firstLine="0"/>
              <w:jc w:val="center"/>
            </w:pPr>
            <w:del w:id="1149" w:author="Thẩm định 21/10/2026 (Claude)" w:date="2026-10-21T21:01:57Z">
              <w:r>
                <w:delText>06/10 - 12/10/2026</w:delText>
              </w:r>
            </w:del>
          </w:p>
        </w:tc>
        <w:tc>
          <w:tcPr>
            <w:tcW w:w="4820" w:type="dxa"/>
            <w:vAlign w:val="center"/>
          </w:tcPr>
          <w:p w14:paraId="71B9B424" w14:textId="77777777" w:rsidR="005C2626" w:rsidRPr="00B0238A" w:rsidRDefault="00A27C38" w:rsidP="00BE60C7">
            <w:pPr>
              <w:spacing w:before="0" w:after="0"/>
              <w:ind w:firstLine="0"/>
            </w:pPr>
            <w:del w:id="1150" w:author="Thẩm định 21/10/2026 (Claude)" w:date="2026-10-21T21:01:57Z">
              <w:r>
                <w:delText>Tổ phó kiêm Thư ký tổng hợp dự thảo Đề án lần 1; họp Tổ góp ý, rà soát tính thống nhất về số liệu, thuật ngữ, căn cứ pháp lý giữa các phần.</w:delText>
              </w:r>
            </w:del>
          </w:p>
        </w:tc>
        <w:tc>
          <w:tcPr>
            <w:tcW w:w="1985" w:type="dxa"/>
            <w:vAlign w:val="center"/>
          </w:tcPr>
          <w:p w14:paraId="7C40BDE3" w14:textId="77777777" w:rsidR="005C2626" w:rsidRPr="00B0238A" w:rsidRDefault="00A27C38" w:rsidP="00BE60C7">
            <w:pPr>
              <w:spacing w:before="0" w:after="0"/>
              <w:ind w:firstLine="0"/>
              <w:jc w:val="center"/>
            </w:pPr>
            <w:del w:id="1151" w:author="Thẩm định 21/10/2026 (Claude)" w:date="2026-10-21T21:01:57Z">
              <w:r>
                <w:delText>Tổ phó, Thư ký</w:delText>
              </w:r>
            </w:del>
          </w:p>
        </w:tc>
      </w:tr>
      <w:tr w:rsidR="007221BB" w:rsidRPr="00B0238A" w14:paraId="1ECE3314" w14:textId="77777777" w:rsidTr="00E63A48">
        <w:trPr>
          <w:jc w:val="center"/>
          <w:del w:id="1152" w:author="Thẩm định 21/10/2026 (Claude)" w:date="2026-10-21T21:01:57Z"/>
        </w:trPr>
        <w:tc>
          <w:tcPr>
            <w:tcW w:w="704" w:type="dxa"/>
            <w:vAlign w:val="center"/>
          </w:tcPr>
          <w:p w14:paraId="5438BEF8" w14:textId="77777777" w:rsidR="005C2626" w:rsidRPr="00B0238A" w:rsidRDefault="00A27C38" w:rsidP="00BE60C7">
            <w:pPr>
              <w:spacing w:before="0" w:after="0"/>
              <w:ind w:firstLine="0"/>
              <w:jc w:val="center"/>
            </w:pPr>
            <w:del w:id="1153" w:author="Thẩm định 21/10/2026 (Claude)" w:date="2026-10-21T21:01:57Z">
              <w:r>
                <w:delText>4</w:delText>
              </w:r>
            </w:del>
          </w:p>
        </w:tc>
        <w:tc>
          <w:tcPr>
            <w:tcW w:w="1559" w:type="dxa"/>
            <w:vAlign w:val="center"/>
          </w:tcPr>
          <w:p w14:paraId="200314F3" w14:textId="77777777" w:rsidR="005C2626" w:rsidRPr="00B0238A" w:rsidRDefault="00A27C38" w:rsidP="00BE60C7">
            <w:pPr>
              <w:spacing w:before="0" w:after="0"/>
              <w:ind w:firstLine="0"/>
              <w:jc w:val="center"/>
            </w:pPr>
            <w:del w:id="1154" w:author="Thẩm định 21/10/2026 (Claude)" w:date="2026-10-21T21:01:57Z">
              <w:r>
                <w:delText>13/10 - 19/10/2026</w:delText>
              </w:r>
            </w:del>
          </w:p>
        </w:tc>
        <w:tc>
          <w:tcPr>
            <w:tcW w:w="4820" w:type="dxa"/>
            <w:vAlign w:val="center"/>
          </w:tcPr>
          <w:p w14:paraId="3147747D" w14:textId="77777777" w:rsidR="005C2626" w:rsidRPr="00B0238A" w:rsidRDefault="00A27C38" w:rsidP="00BE60C7">
            <w:pPr>
              <w:spacing w:before="0" w:after="0"/>
              <w:ind w:firstLine="0"/>
            </w:pPr>
            <w:del w:id="1155" w:author="Thẩm định 21/10/2026 (Claude)" w:date="2026-10-21T21:01:57Z">
              <w:r>
                <w:delText>Chỉnh sửa, bổ sung theo ý kiến góp ý; lấy ý kiến các đơn vị liên quan (nếu cần) đối với các nội dung về tài chính, nhân sự, cơ sở vật chất.</w:delText>
              </w:r>
            </w:del>
          </w:p>
        </w:tc>
        <w:tc>
          <w:tcPr>
            <w:tcW w:w="1985" w:type="dxa"/>
            <w:vAlign w:val="center"/>
          </w:tcPr>
          <w:p w14:paraId="1D4C9A75" w14:textId="77777777" w:rsidR="005C2626" w:rsidRPr="00B0238A" w:rsidRDefault="00A27C38" w:rsidP="00BE60C7">
            <w:pPr>
              <w:spacing w:before="0" w:after="0"/>
              <w:ind w:firstLine="0"/>
              <w:jc w:val="center"/>
            </w:pPr>
            <w:del w:id="1156" w:author="Thẩm định 21/10/2026 (Claude)" w:date="2026-10-21T21:01:57Z">
              <w:r>
                <w:delText>Các Tổ viên</w:delText>
              </w:r>
            </w:del>
          </w:p>
        </w:tc>
      </w:tr>
      <w:tr w:rsidR="007221BB" w:rsidRPr="00B0238A" w14:paraId="02C4A005" w14:textId="77777777" w:rsidTr="00E63A48">
        <w:trPr>
          <w:jc w:val="center"/>
          <w:del w:id="1157" w:author="Thẩm định 21/10/2026 (Claude)" w:date="2026-10-21T21:01:57Z"/>
        </w:trPr>
        <w:tc>
          <w:tcPr>
            <w:tcW w:w="704" w:type="dxa"/>
            <w:vAlign w:val="center"/>
          </w:tcPr>
          <w:p w14:paraId="678A3F0F" w14:textId="77777777" w:rsidR="005C2626" w:rsidRPr="00B0238A" w:rsidRDefault="00A27C38" w:rsidP="00BE60C7">
            <w:pPr>
              <w:spacing w:before="0" w:after="0"/>
              <w:ind w:firstLine="0"/>
              <w:jc w:val="center"/>
            </w:pPr>
            <w:del w:id="1158" w:author="Thẩm định 21/10/2026 (Claude)" w:date="2026-10-21T21:01:57Z">
              <w:r>
                <w:delText>5</w:delText>
              </w:r>
            </w:del>
          </w:p>
        </w:tc>
        <w:tc>
          <w:tcPr>
            <w:tcW w:w="1559" w:type="dxa"/>
            <w:vAlign w:val="center"/>
          </w:tcPr>
          <w:p w14:paraId="3DA21683" w14:textId="77777777" w:rsidR="005C2626" w:rsidRPr="00B0238A" w:rsidRDefault="00A27C38" w:rsidP="00BE60C7">
            <w:pPr>
              <w:spacing w:before="0" w:after="0"/>
              <w:ind w:firstLine="0"/>
              <w:jc w:val="center"/>
            </w:pPr>
            <w:del w:id="1159" w:author="Thẩm định 21/10/2026 (Claude)" w:date="2026-10-21T21:01:57Z">
              <w:r>
                <w:delText>20/10 - 26/10/2026</w:delText>
              </w:r>
            </w:del>
          </w:p>
        </w:tc>
        <w:tc>
          <w:tcPr>
            <w:tcW w:w="4820" w:type="dxa"/>
            <w:vAlign w:val="center"/>
          </w:tcPr>
          <w:p w14:paraId="0E46874B" w14:textId="77777777" w:rsidR="005C2626" w:rsidRPr="00B0238A" w:rsidRDefault="00A27C38" w:rsidP="00BE60C7">
            <w:pPr>
              <w:spacing w:before="0" w:after="0"/>
              <w:ind w:firstLine="0"/>
            </w:pPr>
            <w:del w:id="1160" w:author="Thẩm định 21/10/2026 (Claude)" w:date="2026-10-21T21:01:57Z">
              <w:r>
                <w:delText>Hoàn thiện dự thảo Đề án lần cuối; họp Tổ thông qua trước khi trình.</w:delText>
              </w:r>
            </w:del>
          </w:p>
        </w:tc>
        <w:tc>
          <w:tcPr>
            <w:tcW w:w="1985" w:type="dxa"/>
            <w:vAlign w:val="center"/>
          </w:tcPr>
          <w:p w14:paraId="42C10AB5" w14:textId="77777777" w:rsidR="005C2626" w:rsidRPr="00B0238A" w:rsidRDefault="00A27C38" w:rsidP="00BE60C7">
            <w:pPr>
              <w:spacing w:before="0" w:after="0"/>
              <w:ind w:firstLine="0"/>
              <w:jc w:val="center"/>
            </w:pPr>
            <w:del w:id="1161" w:author="Thẩm định 21/10/2026 (Claude)" w:date="2026-10-21T21:01:57Z">
              <w:r>
                <w:delText>Tổ trưởng, Tổ phó</w:delText>
              </w:r>
            </w:del>
          </w:p>
        </w:tc>
      </w:tr>
      <w:tr w:rsidR="007221BB" w:rsidRPr="00B0238A" w14:paraId="16F608A4" w14:textId="77777777" w:rsidTr="00E63A48">
        <w:trPr>
          <w:jc w:val="center"/>
          <w:del w:id="1162" w:author="Thẩm định 21/10/2026 (Claude)" w:date="2026-10-21T21:01:57Z"/>
        </w:trPr>
        <w:tc>
          <w:tcPr>
            <w:tcW w:w="704" w:type="dxa"/>
            <w:vAlign w:val="center"/>
          </w:tcPr>
          <w:p w14:paraId="4C3B8043" w14:textId="77777777" w:rsidR="005C2626" w:rsidRPr="00B0238A" w:rsidRDefault="00A27C38" w:rsidP="00BE60C7">
            <w:pPr>
              <w:spacing w:before="0" w:after="0"/>
              <w:ind w:firstLine="0"/>
              <w:jc w:val="center"/>
            </w:pPr>
            <w:del w:id="1163" w:author="Thẩm định 21/10/2026 (Claude)" w:date="2026-10-21T21:01:57Z">
              <w:r>
                <w:delText>6</w:delText>
              </w:r>
            </w:del>
          </w:p>
        </w:tc>
        <w:tc>
          <w:tcPr>
            <w:tcW w:w="1559" w:type="dxa"/>
            <w:vAlign w:val="center"/>
          </w:tcPr>
          <w:p w14:paraId="21B456C5" w14:textId="77777777" w:rsidR="005C2626" w:rsidRPr="00B0238A" w:rsidRDefault="00A27C38" w:rsidP="00BE60C7">
            <w:pPr>
              <w:spacing w:before="0" w:after="0"/>
              <w:ind w:firstLine="0"/>
              <w:jc w:val="center"/>
            </w:pPr>
            <w:del w:id="1164" w:author="Thẩm định 21/10/2026 (Claude)" w:date="2026-10-21T21:01:57Z">
              <w:r>
                <w:delText>Trước 30/10/2026</w:delText>
              </w:r>
            </w:del>
          </w:p>
        </w:tc>
        <w:tc>
          <w:tcPr>
            <w:tcW w:w="4820" w:type="dxa"/>
            <w:vAlign w:val="center"/>
          </w:tcPr>
          <w:p w14:paraId="1E71988A" w14:textId="77777777" w:rsidR="005C2626" w:rsidRPr="00B0238A" w:rsidRDefault="00A27C38" w:rsidP="00BE60C7">
            <w:pPr>
              <w:spacing w:before="0" w:after="0"/>
              <w:ind w:firstLine="0"/>
            </w:pPr>
            <w:del w:id="1165" w:author="Thẩm định 21/10/2026 (Claude)" w:date="2026-10-21T21:01:57Z">
              <w:r>
                <w:delText>Trình Hiệu trưởng xem xét, phê duyệt Đề án theo đúng thời hạn tại Quyết định số 1944/QĐ-CĐKT.</w:delText>
              </w:r>
            </w:del>
          </w:p>
        </w:tc>
        <w:tc>
          <w:tcPr>
            <w:tcW w:w="1985" w:type="dxa"/>
            <w:vAlign w:val="center"/>
          </w:tcPr>
          <w:p w14:paraId="06F598DD" w14:textId="77777777" w:rsidR="005C2626" w:rsidRPr="00B0238A" w:rsidRDefault="00A27C38" w:rsidP="00BE60C7">
            <w:pPr>
              <w:spacing w:before="0" w:after="0"/>
              <w:ind w:firstLine="0"/>
              <w:jc w:val="center"/>
            </w:pPr>
            <w:del w:id="1166" w:author="Thẩm định 21/10/2026 (Claude)" w:date="2026-10-21T21:01:57Z">
              <w:r>
                <w:delText>Tổ trưởng</w:delText>
              </w:r>
            </w:del>
          </w:p>
        </w:tc>
      </w:tr>
    </w:tbl>
    <w:p w14:paraId="77B63173" w14:textId="77777777" w:rsidR="005C2626" w:rsidRPr="00B0238A" w:rsidRDefault="00BE60C7">
      <w:pPr>
        <w:rPr>
          <w:del w:id="1123" w:author="Thẩm định 21/10/2026 (Claude)" w:date="2026-10-21T21:01:57Z"/>
        </w:rPr>
      </w:pPr>
      <w:del w:id="1122" w:author="Thẩm định 21/10/2026 (Claude)" w:date="2026-10-21T21:01:57Z">
        <w:r>
          <w:rPr>
            <w:b/>
          </w:rPr>
          <w:delText>* YÊU CẦU CHUNG</w:delText>
        </w:r>
      </w:del>
    </w:p>
    <w:p w14:paraId="2393F99F" w14:textId="77777777" w:rsidR="005C2626" w:rsidRPr="00B0238A" w:rsidRDefault="00A27C38">
      <w:pPr>
        <w:rPr>
          <w:del w:id="1125" w:author="Thẩm định 21/10/2026 (Claude)" w:date="2026-10-21T21:01:57Z"/>
        </w:rPr>
      </w:pPr>
      <w:del w:id="1124" w:author="Thẩm định 21/10/2026 (Claude)" w:date="2026-10-21T21:01:57Z">
        <w:r>
          <w:delText>- Các thành viên chủ động phối hợp, trao đổi thông tin trong quá trình xây dựng nội dung được phân công, bảo đảm tính thống nhất về số liệu, thuật ngữ và căn cứ pháp lý giữa các phần của Đề án;</w:delText>
        </w:r>
      </w:del>
    </w:p>
    <w:p w14:paraId="7EDC1183" w14:textId="77777777" w:rsidR="005C2626" w:rsidRPr="00B0238A" w:rsidRDefault="00A27C38">
      <w:pPr>
        <w:rPr>
          <w:del w:id="1127" w:author="Thẩm định 21/10/2026 (Claude)" w:date="2026-10-21T21:01:57Z"/>
        </w:rPr>
      </w:pPr>
      <w:del w:id="1126" w:author="Thẩm định 21/10/2026 (Claude)" w:date="2026-10-21T21:01:57Z">
        <w:r>
          <w:delText>- Không tự ý đưa vào Đề án các số liệu, căn cứ pháp lý chưa được kiểm chứng; trường hợp chưa chắc chắn, cần nêu rõ và đề nghị Tổ trưởng cho ý kiến hoặc xác minh trước khi hoàn thiện;</w:delText>
        </w:r>
      </w:del>
    </w:p>
    <w:p w14:paraId="5B98DD1A" w14:textId="77777777" w:rsidR="005C2626" w:rsidRPr="00B0238A" w:rsidRDefault="00A27C38">
      <w:pPr>
        <w:rPr>
          <w:del w:id="1129" w:author="Thẩm định 21/10/2026 (Claude)" w:date="2026-10-21T21:01:57Z"/>
        </w:rPr>
      </w:pPr>
      <w:del w:id="1128" w:author="Thẩm định 21/10/2026 (Claude)" w:date="2026-10-21T21:01:57Z">
        <w:r>
          <w:delText>- Trong quá trình thực hiện, nếu phát sinh khó khăn, vướng mắc, các thành viên kịp thời báo cáo Tổ trưởng (qua Tổ phó, Thư ký) để có hướng giải quyết, bảo đảm tiến độ chung;</w:delText>
        </w:r>
      </w:del>
    </w:p>
    <w:p w14:paraId="12671ADF" w14:textId="77777777" w:rsidR="005C2626" w:rsidRPr="00B0238A" w:rsidRDefault="00A27C38">
      <w:pPr>
        <w:rPr>
          <w:del w:id="1131" w:author="Thẩm định 21/10/2026 (Claude)" w:date="2026-10-21T21:01:57Z"/>
        </w:rPr>
      </w:pPr>
      <w:del w:id="1130" w:author="Thẩm định 21/10/2026 (Claude)" w:date="2026-10-21T21:01:57Z">
        <w:r>
          <w:delText>- Đề cương chi tiết và Bảng phân công nhiệm vụ có thể được điều chỉnh, bổ sung cho phù hợp thực tế trong quá trình xây dựng Đề án, trên cơ sở thống nhất của Tổ xây dựng Đề án.</w:delText>
        </w:r>
      </w:del>
    </w:p>
    <w:p w14:paraId="187E8A1F" w14:textId="77777777" w:rsidR="005C2626" w:rsidRPr="00B0238A" w:rsidRDefault="00192465">
      <w:pPr>
        <w:pStyle w:val="Heading4"/>
        <w:pageBreakBefore/>
        <w:rPr>
          <w:color w:val="FF0000"/>
        </w:rPr>
      </w:pPr>
      <w:bookmarkStart w:id="85" w:name="_Toc240965961"/>
      <w:r>
        <w:rPr>
          <w:color w:val="FF0000"/>
        </w:rPr>
        <w:t>CÁC PHỤ LỤC</w:t>
      </w:r>
      <w:bookmarkEnd w:id="85"/>
    </w:p>
    <w:p w14:paraId="266A1B98" w14:textId="4BE5B82D" w:rsidR="00616E86" w:rsidRPr="00B0238A" w:rsidRDefault="00192465">
      <w:pPr>
        <w:rPr>
          <w:del w:id="1168" w:author="Thẩm định 21/10/2026 (Claude)" w:date="2026-10-21T21:01:57Z"/>
          <w:b/>
          <w:color w:val="FF0000"/>
          <w:u w:val="single"/>
        </w:rPr>
      </w:pPr>
      <w:del w:id="1167" w:author="Thẩm định 21/10/2026 (Claude)" w:date="2026-10-21T21:01:57Z">
        <w:r>
          <w:rPr>
            <w:b/>
            <w:color w:val="FF0000"/>
            <w:u w:val="single"/>
          </w:rPr>
          <w:delText xml:space="preserve">DỰ KIẾN CÓ CÁC PHỤ LỤC SAU: </w:delText>
        </w:r>
      </w:del>
    </w:p>
    <w:p w14:paraId="48CA080E" w14:textId="77777777" w:rsidR="00616E86" w:rsidRDefault="00A27C38" w:rsidP="00616E86">
      <w:pPr>
        <w:rPr>
          <w:b/>
          <w:bCs/>
          <w:color w:val="FF0000"/>
        </w:rPr>
      </w:pPr>
      <w:r>
        <w:rPr>
          <w:b/>
          <w:u w:val="single"/>
        </w:rPr>
        <w:t xml:space="preserve">Phụ lục I.</w:t>
      </w:r>
      <w:del w:id="1043" w:author="Thẩm định 21/10/2026 (Claude)" w:date="2026-10-21T21:01:56Z">
        <w:r>
          <w:rPr>
            <w:b/>
            <w:u w:val="single"/>
          </w:rPr>
          <w:delText xml:space="preserve">  </w:delText>
        </w:r>
      </w:del>
      <w:del w:id="1044" w:author="Thẩm định 21/10/2026 (Claude)" w:date="2026-10-21T21:01:56Z">
        <w:r>
          <w:rPr>
            <w:b/>
            <w:bCs/>
            <w:color w:val="FF0000"/>
            <w:highlight w:val="yellow"/>
          </w:rPr>
          <w:delText>[THẦY THÀNH CHỦ TRÌ – THẦY VINH PHỐI HỢP]</w:delText>
        </w:r>
      </w:del>
    </w:p>
    <w:p w14:paraId="0C3814CF" w14:textId="77777777" w:rsidR="005C2626" w:rsidRPr="00B0238A" w:rsidRDefault="00A27C38">
      <w:r>
        <w:rPr>
          <w:b/>
        </w:rPr>
        <w:t>BẢNG ĐỐI CHIẾU ĐIỀU KIỆN CƠ SỞ VẬT CHẤT SÂN SÁT HẠCH HẠNG A THEO QCVN 15:2026/BCA</w:t>
      </w:r>
    </w:p>
    <w:p w14:paraId="5E830D62" w14:textId="77777777" w:rsidR="005C2626" w:rsidRPr="00B0238A" w:rsidRDefault="005C2626"/>
    <w:tbl>
      <w:tblPr>
        <w:tblStyle w:val="TableGrid"/>
        <w:tblW w:w="9067" w:type="dxa"/>
        <w:tblLook w:val="04A0" w:firstRow="1" w:lastRow="0" w:firstColumn="1" w:lastColumn="0" w:noHBand="0" w:noVBand="1"/>
      </w:tblPr>
      <w:tblGrid>
        <w:gridCol w:w="746"/>
        <w:gridCol w:w="2983"/>
        <w:gridCol w:w="2379"/>
        <w:gridCol w:w="1607"/>
        <w:gridCol w:w="1352"/>
      </w:tblGrid>
      <w:tr w:rsidR="007221BB" w:rsidRPr="00B0238A" w14:paraId="2CDEA796" w14:textId="77777777" w:rsidTr="00BE60C7">
        <w:tc>
          <w:tcPr>
            <w:tcW w:w="746" w:type="dxa"/>
            <w:vAlign w:val="center"/>
          </w:tcPr>
          <w:p w14:paraId="64A54DAE" w14:textId="77777777" w:rsidR="005C2626" w:rsidRPr="00B0238A" w:rsidRDefault="00A27C38" w:rsidP="00BE60C7">
            <w:pPr>
              <w:tabs>
                <w:tab w:val="left" w:pos="679"/>
              </w:tabs>
              <w:spacing w:before="0" w:after="0"/>
              <w:ind w:firstLine="0"/>
              <w:jc w:val="center"/>
            </w:pPr>
            <w:r>
              <w:rPr>
                <w:b/>
              </w:rPr>
              <w:t>STT</w:t>
            </w:r>
          </w:p>
        </w:tc>
        <w:tc>
          <w:tcPr>
            <w:tcW w:w="3360" w:type="dxa"/>
            <w:vAlign w:val="center"/>
          </w:tcPr>
          <w:p w14:paraId="34A1E753" w14:textId="24887349" w:rsidR="005C2626" w:rsidRPr="00B0238A" w:rsidRDefault="00A27C38" w:rsidP="00BE60C7">
            <w:pPr>
              <w:spacing w:before="0" w:after="0"/>
              <w:ind w:firstLine="0"/>
              <w:jc w:val="center"/>
            </w:pPr>
            <w:r>
              <w:rPr>
                <w:b/>
              </w:rPr>
              <w:t>Yêu cầu theo QCVN 15:2026/BCA (sân sát hạch Hạng A)</w:t>
            </w:r>
          </w:p>
        </w:tc>
        <w:tc>
          <w:tcPr>
            <w:tcW w:w="1985" w:type="dxa"/>
            <w:vAlign w:val="center"/>
          </w:tcPr>
          <w:p w14:paraId="42343032" w14:textId="77777777" w:rsidR="005C2626" w:rsidRPr="00B0238A" w:rsidRDefault="00A27C38" w:rsidP="00BE60C7">
            <w:pPr>
              <w:spacing w:before="0" w:after="0"/>
              <w:ind w:firstLine="0"/>
              <w:jc w:val="center"/>
            </w:pPr>
            <w:r>
              <w:rPr>
                <w:b/>
              </w:rPr>
              <w:t>Hiện trạng tại Khoa ĐT&amp;SHLX</w:t>
            </w:r>
          </w:p>
        </w:tc>
        <w:tc>
          <w:tcPr>
            <w:tcW w:w="1810" w:type="dxa"/>
            <w:vAlign w:val="center"/>
          </w:tcPr>
          <w:p w14:paraId="6729CE38" w14:textId="77777777" w:rsidR="005C2626" w:rsidRPr="00B0238A" w:rsidRDefault="00A27C38" w:rsidP="00BE60C7">
            <w:pPr>
              <w:spacing w:before="0" w:after="0"/>
              <w:ind w:firstLine="0"/>
              <w:jc w:val="center"/>
            </w:pPr>
            <w:r>
              <w:rPr>
                <w:b/>
              </w:rPr>
              <w:t>Mức đáp ứng</w:t>
            </w:r>
          </w:p>
        </w:tc>
        <w:tc>
          <w:tcPr>
            <w:tcW w:w="1166" w:type="dxa"/>
            <w:vAlign w:val="center"/>
          </w:tcPr>
          <w:p w14:paraId="49D9354D" w14:textId="77777777" w:rsidR="005C2626" w:rsidRPr="00B0238A" w:rsidRDefault="00A27C38" w:rsidP="00BE60C7">
            <w:pPr>
              <w:spacing w:before="0" w:after="0"/>
              <w:ind w:firstLine="0"/>
              <w:jc w:val="center"/>
            </w:pPr>
            <w:r>
              <w:rPr>
                <w:b/>
              </w:rPr>
              <w:t>Việc cần làm</w:t>
            </w:r>
          </w:p>
        </w:tc>
      </w:tr>
      <w:tr w:rsidR="007221BB" w:rsidRPr="00B0238A" w14:paraId="242286AE" w14:textId="77777777" w:rsidTr="00BE60C7">
        <w:tc>
          <w:tcPr>
            <w:tcW w:w="746" w:type="dxa"/>
            <w:vAlign w:val="center"/>
          </w:tcPr>
          <w:p w14:paraId="74CFEC72" w14:textId="77777777" w:rsidR="005C2626" w:rsidRPr="0046750D" w:rsidRDefault="00A27C38" w:rsidP="00BE60C7">
            <w:pPr>
              <w:spacing w:before="0" w:after="0"/>
              <w:ind w:firstLine="0"/>
              <w:jc w:val="center"/>
            </w:pPr>
            <w:r>
              <w:t>1</w:t>
            </w:r>
          </w:p>
        </w:tc>
        <w:tc>
          <w:tcPr>
            <w:tcW w:w="3360" w:type="dxa"/>
            <w:vAlign w:val="center"/>
          </w:tcPr>
          <w:p w14:paraId="67AED224" w14:textId="21BB8AFE" w:rsidR="005C2626" w:rsidRPr="0046750D" w:rsidRDefault="00A27C38" w:rsidP="00BE60C7">
            <w:pPr>
              <w:spacing w:before="0" w:after="0"/>
              <w:ind w:firstLine="0"/>
            </w:pPr>
            <w: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1985" w:type="dxa"/>
            <w:vAlign w:val="center"/>
          </w:tcPr>
          <w:p w14:paraId="38C08B51" w14:textId="3FF18568" w:rsidR="005C2626" w:rsidRPr="0046750D" w:rsidRDefault="005C2626" w:rsidP="00BE60C7">
            <w:pPr>
              <w:spacing w:before="0" w:after="0"/>
              <w:ind w:firstLine="0"/>
              <w:jc w:val="center"/>
            </w:pPr>
            <w: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1810" w:type="dxa"/>
            <w:vAlign w:val="center"/>
          </w:tcPr>
          <w:p w14:paraId="4DAD6CE7" w14:textId="77777777" w:rsidR="005C2626" w:rsidRPr="0046750D" w:rsidRDefault="005C2626" w:rsidP="00BE60C7">
            <w:pPr>
              <w:spacing w:before="0" w:after="0"/>
              <w:ind w:firstLine="0"/>
              <w:jc w:val="center"/>
            </w:pPr>
            <w: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166" w:type="dxa"/>
            <w:vAlign w:val="center"/>
          </w:tcPr>
          <w:p w14:paraId="1137C8E4" w14:textId="09FD9A6C" w:rsidR="005C2626" w:rsidRPr="0046750D" w:rsidRDefault="005C2626" w:rsidP="00BE60C7">
            <w:pPr>
              <w:spacing w:before="0" w:after="0"/>
              <w:ind w:firstLine="0"/>
              <w:jc w:val="center"/>
            </w:pPr>
            <w: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B0238A" w14:paraId="163F46A3" w14:textId="77777777" w:rsidTr="00BE60C7">
        <w:tc>
          <w:tcPr>
            <w:tcW w:w="746" w:type="dxa"/>
            <w:vAlign w:val="center"/>
          </w:tcPr>
          <w:p w14:paraId="5B958F5C" w14:textId="77777777" w:rsidR="005C2626" w:rsidRPr="00B0238A" w:rsidRDefault="00A27C38" w:rsidP="00BE60C7">
            <w:pPr>
              <w:spacing w:before="0" w:after="0"/>
              <w:ind w:firstLine="0"/>
              <w:jc w:val="center"/>
            </w:pPr>
            <w:r>
              <w:t>2</w:t>
            </w:r>
          </w:p>
        </w:tc>
        <w:tc>
          <w:tcPr>
            <w:tcW w:w="3360" w:type="dxa"/>
            <w:vAlign w:val="center"/>
          </w:tcPr>
          <w:p w14:paraId="13A9A793" w14:textId="77777777" w:rsidR="005C2626" w:rsidRPr="00B0238A" w:rsidRDefault="00A27C38" w:rsidP="00BE60C7">
            <w:pPr>
              <w:spacing w:before="0" w:after="0"/>
              <w:ind w:firstLine="0"/>
            </w:pPr>
            <w:r>
              <w:t>Quãng đường xe chạy tối thiểu 0,8 km (chỉ áp dụng trung tâm sát hạch loại 2, mục 2.1.6.2)</w:t>
            </w:r>
          </w:p>
        </w:tc>
        <w:tc>
          <w:tcPr>
            <w:tcW w:w="1985" w:type="dxa"/>
            <w:vAlign w:val="center"/>
          </w:tcPr>
          <w:p w14:paraId="6E8E5C23" w14:textId="77777777" w:rsidR="005C2626" w:rsidRPr="00B0238A" w:rsidRDefault="005C2626" w:rsidP="00BE60C7">
            <w:pPr>
              <w:spacing w:before="0" w:after="0"/>
              <w:ind w:firstLine="0"/>
              <w:jc w:val="center"/>
            </w:pPr>
            <w:r>
              <w:t>Không áp dụng đối với trung tâm sát hạch loại 3</w:t>
            </w:r>
          </w:p>
        </w:tc>
        <w:tc>
          <w:tcPr>
            <w:tcW w:w="1810" w:type="dxa"/>
            <w:vAlign w:val="center"/>
          </w:tcPr>
          <w:p w14:paraId="66718B38" w14:textId="77777777" w:rsidR="005C2626" w:rsidRPr="00B0238A" w:rsidRDefault="005C2626" w:rsidP="00BE60C7">
            <w:pPr>
              <w:spacing w:before="0" w:after="0"/>
              <w:ind w:firstLine="0"/>
              <w:jc w:val="center"/>
            </w:pPr>
            <w:r>
              <w:t>—</w:t>
            </w:r>
          </w:p>
        </w:tc>
        <w:tc>
          <w:tcPr>
            <w:tcW w:w="1166" w:type="dxa"/>
            <w:vAlign w:val="center"/>
          </w:tcPr>
          <w:p w14:paraId="2CF6E1C0" w14:textId="77777777" w:rsidR="005C2626" w:rsidRPr="00B0238A" w:rsidRDefault="005C2626" w:rsidP="00BE60C7">
            <w:pPr>
              <w:spacing w:before="0" w:after="0"/>
              <w:ind w:firstLine="0"/>
              <w:jc w:val="center"/>
            </w:pPr>
            <w:r>
              <w:t>—</w:t>
            </w:r>
          </w:p>
        </w:tc>
      </w:tr>
      <w:tr w:rsidR="007221BB" w:rsidRPr="00B0238A" w14:paraId="62F0D5BC" w14:textId="77777777" w:rsidTr="00BE60C7">
        <w:tc>
          <w:tcPr>
            <w:tcW w:w="746" w:type="dxa"/>
            <w:vAlign w:val="center"/>
          </w:tcPr>
          <w:p w14:paraId="1485A46C" w14:textId="77777777" w:rsidR="005C2626" w:rsidRPr="00B0238A" w:rsidRDefault="00A27C38" w:rsidP="00BE60C7">
            <w:pPr>
              <w:spacing w:before="0" w:after="0"/>
              <w:ind w:firstLine="0"/>
              <w:jc w:val="center"/>
            </w:pPr>
            <w:r>
              <w:t>3</w:t>
            </w:r>
          </w:p>
        </w:tc>
        <w:tc>
          <w:tcPr>
            <w:tcW w:w="3360" w:type="dxa"/>
            <w:vAlign w:val="center"/>
          </w:tcPr>
          <w:p w14:paraId="66018877" w14:textId="77777777" w:rsidR="005C2626" w:rsidRPr="00B0238A" w:rsidRDefault="00A27C38" w:rsidP="00BE60C7">
            <w:pPr>
              <w:spacing w:before="0" w:after="0"/>
              <w:ind w:firstLine="0"/>
            </w:pPr>
            <w:r>
              <w:t>Bài sát hạch tổng hợp số 1 Hạng A (04 hình): hình số 8; vạch đường thẳng; đường có vạch cản; đường gồ ghề (mục 2.1.13.1 – 2.1.13.4 QCVN 15:2026/BCA); làn đường rộng tối thiểu 3,5 m (mục 2.1.7)</w:t>
            </w:r>
          </w:p>
        </w:tc>
        <w:tc>
          <w:tcPr>
            <w:tcW w:w="1985" w:type="dxa"/>
            <w:vAlign w:val="center"/>
          </w:tcPr>
          <w:p w14:paraId="63DD3723" w14:textId="0EE4512A" w:rsidR="005C2626" w:rsidRPr="00B0238A" w:rsidRDefault="005C2626" w:rsidP="00BE60C7">
            <w:pPr>
              <w:spacing w:before="0" w:after="0"/>
              <w:ind w:firstLine="0"/>
              <w:jc w:val="center"/>
            </w:pPr>
            <w:r>
              <w:t>Hình hiện có là hình Hạng A1 (hình số 8: 3,0; 2,3; 5,7; 5,3 m; vạch đường thẳng, đường có vạch cản dài 18 m; đường gồ ghề, khoảng cách dải 1,5 m), không dùng được cho Hạng A</w:t>
            </w:r>
          </w:p>
        </w:tc>
        <w:tc>
          <w:tcPr>
            <w:tcW w:w="1810" w:type="dxa"/>
            <w:vAlign w:val="center"/>
          </w:tcPr>
          <w:p w14:paraId="389927DC" w14:textId="77777777" w:rsidR="005C2626" w:rsidRPr="00B0238A" w:rsidRDefault="005C2626" w:rsidP="00BE60C7">
            <w:pPr>
              <w:spacing w:before="0" w:after="0"/>
              <w:ind w:firstLine="0"/>
              <w:jc w:val="center"/>
            </w:pPr>
            <w:r>
              <w:t>Chưa đáp ứng</w:t>
            </w:r>
          </w:p>
        </w:tc>
        <w:tc>
          <w:tcPr>
            <w:tcW w:w="1166" w:type="dxa"/>
            <w:vAlign w:val="center"/>
          </w:tcPr>
          <w:p w14:paraId="669AFD35" w14:textId="680A7C84" w:rsidR="005C2626" w:rsidRPr="00B0238A" w:rsidRDefault="005C2626" w:rsidP="00BE60C7">
            <w:pPr>
              <w:spacing w:before="0" w:after="0"/>
              <w:ind w:firstLine="0"/>
              <w:jc w:val="center"/>
            </w:pPr>
            <w:r>
              <w:t xml:space="preserve">Thi công hình Hạng A theo mục 2.1.13 (thông số tại mục IV.1 Phần III). Sân Hạng A dài khoảng </w:t>
            </w:r>
            <w:r>
              <w:rPr>
                <w:highlight w:val="yellow"/>
              </w:rPr>
              <w:t>42 m</w:t>
            </w:r>
            <w:r>
              <w:t xml:space="preserve"> × 17,5 m (khoảng 735 m²), mặt hình khoảng 320 m²</w:t>
            </w:r>
          </w:p>
        </w:tc>
      </w:tr>
      <w:tr w:rsidR="007221BB" w:rsidRPr="00B0238A" w14:paraId="42A5F632" w14:textId="77777777" w:rsidTr="00BE60C7">
        <w:tc>
          <w:tcPr>
            <w:tcW w:w="746" w:type="dxa"/>
            <w:vAlign w:val="center"/>
          </w:tcPr>
          <w:p w14:paraId="66574242" w14:textId="77777777" w:rsidR="005C2626" w:rsidRPr="00B0238A" w:rsidRDefault="00A27C38" w:rsidP="00BE60C7">
            <w:pPr>
              <w:spacing w:before="0" w:after="0"/>
              <w:ind w:firstLine="0"/>
              <w:jc w:val="center"/>
            </w:pPr>
            <w:r>
              <w:t>4</w:t>
            </w:r>
          </w:p>
        </w:tc>
        <w:tc>
          <w:tcPr>
            <w:tcW w:w="3360" w:type="dxa"/>
            <w:vAlign w:val="center"/>
          </w:tcPr>
          <w:p w14:paraId="3C95C90D" w14:textId="046E39B6" w:rsidR="005C2626" w:rsidRPr="00B0238A" w:rsidRDefault="00A27C38" w:rsidP="00BE60C7">
            <w:pPr>
              <w:spacing w:before="0" w:after="0"/>
              <w:ind w:firstLine="0"/>
            </w:pPr>
            <w:r>
              <w:t>Bài sát hạch bổ sung áp dụng từ 01/01/2028 (xử lý tình huống giả định trên đường Hạng A1, A — mục 2.1.13.5 QCVN 15:2026/BCA; điểm b khoản 2 Điều 2 Thông tư số 107/2026/TT-BCA)</w:t>
            </w:r>
          </w:p>
        </w:tc>
        <w:tc>
          <w:tcPr>
            <w:tcW w:w="1985" w:type="dxa"/>
            <w:vAlign w:val="center"/>
          </w:tcPr>
          <w:p w14:paraId="594EC0DA" w14:textId="77777777" w:rsidR="005C2626" w:rsidRPr="00B0238A" w:rsidRDefault="005C2626" w:rsidP="00BE60C7">
            <w:pPr>
              <w:spacing w:before="0" w:after="0"/>
              <w:ind w:firstLine="0"/>
              <w:jc w:val="center"/>
            </w:pPr>
            <w:r>
              <w:t>Chưa có</w:t>
            </w:r>
          </w:p>
        </w:tc>
        <w:tc>
          <w:tcPr>
            <w:tcW w:w="1810" w:type="dxa"/>
            <w:vAlign w:val="center"/>
          </w:tcPr>
          <w:p w14:paraId="3D494FD3" w14:textId="77777777" w:rsidR="005C2626" w:rsidRPr="00B0238A" w:rsidRDefault="005C2626" w:rsidP="00BE60C7">
            <w:pPr>
              <w:spacing w:before="0" w:after="0"/>
              <w:ind w:firstLine="0"/>
              <w:jc w:val="center"/>
            </w:pPr>
            <w:r>
              <w:t>Chưa đáp ứng</w:t>
            </w:r>
          </w:p>
        </w:tc>
        <w:tc>
          <w:tcPr>
            <w:tcW w:w="1166" w:type="dxa"/>
            <w:vAlign w:val="center"/>
          </w:tcPr>
          <w:p w14:paraId="40882952" w14:textId="6119CEDE" w:rsidR="005C2626" w:rsidRPr="00B0238A" w:rsidRDefault="005C2626" w:rsidP="00BE60C7">
            <w:pPr>
              <w:spacing w:before="0" w:after="0"/>
              <w:ind w:firstLine="0"/>
              <w:jc w:val="center"/>
            </w:pPr>
            <w:r>
              <w:t>Bố trí tại khu mở rộng Giai đoạn 1 (hình 15 m × 60 m), dùng chung Hạng A1, A; dự toán thiết bị, phần mềm (khái toán khoảng 469 triệu đồng, chờ báo giá EcoTek) trước 30/6/2027</w:t>
            </w:r>
          </w:p>
        </w:tc>
      </w:tr>
      <w:tr w:rsidR="007221BB" w:rsidRPr="00B0238A" w14:paraId="1A0D5A41" w14:textId="77777777" w:rsidTr="00BE60C7">
        <w:tc>
          <w:tcPr>
            <w:tcW w:w="746" w:type="dxa"/>
            <w:vAlign w:val="center"/>
          </w:tcPr>
          <w:p w14:paraId="73E2B9F9" w14:textId="77777777" w:rsidR="005C2626" w:rsidRPr="00B0238A" w:rsidRDefault="00A27C38" w:rsidP="00BE60C7">
            <w:pPr>
              <w:spacing w:before="0" w:after="0"/>
              <w:ind w:firstLine="0"/>
              <w:jc w:val="center"/>
            </w:pPr>
            <w:r>
              <w:t>5</w:t>
            </w:r>
          </w:p>
        </w:tc>
        <w:tc>
          <w:tcPr>
            <w:tcW w:w="3360" w:type="dxa"/>
            <w:vAlign w:val="center"/>
          </w:tcPr>
          <w:p w14:paraId="5C056F2E" w14:textId="13A8B6FD" w:rsidR="005C2626" w:rsidRPr="00B0238A" w:rsidRDefault="00A27C38" w:rsidP="00BE60C7">
            <w:pPr>
              <w:spacing w:before="0" w:after="0"/>
              <w:ind w:firstLine="0"/>
            </w:pPr>
            <w:r>
              <w:t xml:space="preserve">Xe sát hạch Hạng A: tối thiểu 02 xe, </w:t>
            </w:r>
            <w:del w:id="1066" w:author="Thẩm định 21/10/2026 (Claude)" w:date="2026-10-21T21:01:56Z">
              <w:r>
                <w:delText xml:space="preserve">dung tích trên 200 cm³ (khoản 4 Điều 31 Nghị định số 94/2026/NĐ-CP; mục 2.2.3 QCVN)</w:delText>
              </w:r>
            </w:del>
            <w:ins w:id="1067" w:author="Thẩm định 21/10/2026 (Claude)" w:date="2026-10-21T21:01:56Z">
              <w:r>
                <w:t xml:space="preserve">dung tích trên 200 cm³ (điểm b khoản 7 Điều 24 Nghị định số 94/2026/NĐ-CP; mục 2.2.3 QCVN 15:2026/BCA)</w:t>
              </w:r>
            </w:ins>
          </w:p>
        </w:tc>
        <w:tc>
          <w:tcPr>
            <w:tcW w:w="1985" w:type="dxa"/>
            <w:vAlign w:val="center"/>
          </w:tcPr>
          <w:p w14:paraId="57871CF0" w14:textId="4A80CBE7" w:rsidR="005C2626" w:rsidRPr="00B0238A" w:rsidRDefault="005C2626" w:rsidP="00BE60C7">
            <w:pPr>
              <w:spacing w:before="0" w:after="0"/>
              <w:ind w:firstLine="0"/>
              <w:jc w:val="center"/>
            </w:pPr>
            <w:r>
              <w:t>Có 05 xe sát hạch A1, dùng chung cho đào tạo và sát hạch (Giấy phép sát hạch số 58/CSGT(SHLX)); chưa có xe Hạng A</w:t>
            </w:r>
          </w:p>
        </w:tc>
        <w:tc>
          <w:tcPr>
            <w:tcW w:w="1810" w:type="dxa"/>
            <w:vAlign w:val="center"/>
          </w:tcPr>
          <w:p w14:paraId="756E0C3C" w14:textId="77777777" w:rsidR="005C2626" w:rsidRPr="00B0238A" w:rsidRDefault="005C2626" w:rsidP="00BE60C7">
            <w:pPr>
              <w:spacing w:before="0" w:after="0"/>
              <w:ind w:firstLine="0"/>
              <w:jc w:val="center"/>
            </w:pPr>
            <w:r>
              <w:t>Chưa đáp ứng</w:t>
            </w:r>
          </w:p>
        </w:tc>
        <w:tc>
          <w:tcPr>
            <w:tcW w:w="1166" w:type="dxa"/>
            <w:vAlign w:val="center"/>
          </w:tcPr>
          <w:p w14:paraId="19D84CF7" w14:textId="4A1B3C22" w:rsidR="005C2626" w:rsidRPr="00B0238A" w:rsidRDefault="005C2626" w:rsidP="00BE60C7">
            <w:pPr>
              <w:spacing w:before="0" w:after="0"/>
              <w:ind w:firstLine="0"/>
              <w:jc w:val="center"/>
            </w:pPr>
            <w:r>
              <w:t>Nhà trường đầu tư 02 xe sát hạch Hạng A (dự kiến Honda CB350 H'ness)</w:t>
            </w:r>
          </w:p>
        </w:tc>
      </w:tr>
      <w:tr w:rsidR="007221BB" w:rsidRPr="00B0238A" w14:paraId="32E2C6F1" w14:textId="77777777" w:rsidTr="00BE60C7">
        <w:tc>
          <w:tcPr>
            <w:tcW w:w="746" w:type="dxa"/>
            <w:vAlign w:val="center"/>
          </w:tcPr>
          <w:p w14:paraId="0D4C1DC6" w14:textId="77777777" w:rsidR="005C2626" w:rsidRPr="008D61C9" w:rsidRDefault="00A27C38" w:rsidP="00BE60C7">
            <w:pPr>
              <w:spacing w:before="0" w:after="0"/>
              <w:ind w:firstLine="0"/>
              <w:jc w:val="center"/>
              <w:rPr>
                <w:highlight w:val="yellow"/>
              </w:rPr>
            </w:pPr>
            <w:r>
              <w:t>6</w:t>
            </w:r>
          </w:p>
        </w:tc>
        <w:tc>
          <w:tcPr>
            <w:tcW w:w="3360" w:type="dxa"/>
            <w:vAlign w:val="center"/>
          </w:tcPr>
          <w:p w14:paraId="3C1EE436" w14:textId="77777777" w:rsidR="005C2626" w:rsidRPr="008D61C9" w:rsidRDefault="00A27C38" w:rsidP="00BE60C7">
            <w:pPr>
              <w:spacing w:before="0" w:after="0"/>
              <w:ind w:firstLine="0"/>
              <w:rPr>
                <w:highlight w:val="yellow"/>
              </w:rPr>
            </w:pPr>
            <w:r>
              <w:t xml:space="preserve">Thiết bị sát hạch lý thuyết: 02 máy chủ, 10 máy trạm </w:t>
            </w:r>
            <w:del w:id="1072" w:author="Thẩm định 21/10/2026 (Claude)" w:date="2026-10-21T21:01:56Z">
              <w:r>
                <w:delText xml:space="preserve">(khoản 8 Điều 24; khoản 5 Điều 31)</w:delText>
              </w:r>
            </w:del>
            <w:ins w:id="1073" w:author="Thẩm định 21/10/2026 (Claude)" w:date="2026-10-21T21:01:56Z">
              <w:r>
                <w:t xml:space="preserve">(khoản 8 Điều 24)</w:t>
              </w:r>
            </w:ins>
          </w:p>
        </w:tc>
        <w:tc>
          <w:tcPr>
            <w:tcW w:w="1985" w:type="dxa"/>
            <w:vAlign w:val="center"/>
          </w:tcPr>
          <w:p w14:paraId="0825B6B3" w14:textId="77777777" w:rsidR="005C2626" w:rsidRPr="008D61C9" w:rsidRDefault="005C2626" w:rsidP="00BE60C7">
            <w:pPr>
              <w:spacing w:before="0" w:after="0"/>
              <w:ind w:firstLine="0"/>
              <w:jc w:val="center"/>
              <w:rPr>
                <w:highlight w:val="yellow"/>
              </w:rPr>
            </w:pPr>
            <w:commentRangeStart w:id="86"/>
            <w:r>
              <w:t>Phòng máy 32 máy tính, gồm 02 máy chủ và 30 máy trạm (Windows 11, Intel Core i3-10100, RAM DDR4 4 GB, SSD 128 GB)</w:t>
            </w:r>
            <w:commentRangeEnd w:id="86"/>
            <w:r>
              <w:rPr>
                <w:rStyle w:val="CommentReference"/>
              </w:rPr>
              <w:commentReference w:id="86"/>
            </w:r>
          </w:p>
        </w:tc>
        <w:tc>
          <w:tcPr>
            <w:tcW w:w="1810" w:type="dxa"/>
            <w:vAlign w:val="center"/>
          </w:tcPr>
          <w:p w14:paraId="29DEA4A8" w14:textId="77777777" w:rsidR="005C2626" w:rsidRPr="008D61C9" w:rsidRDefault="005C2626" w:rsidP="00BE60C7">
            <w:pPr>
              <w:spacing w:before="0" w:after="0"/>
              <w:ind w:firstLine="0"/>
              <w:jc w:val="center"/>
              <w:rPr>
                <w:highlight w:val="yellow"/>
              </w:rPr>
            </w:pPr>
            <w:r>
              <w:t>Đáp ứng (02 máy chủ; 30 máy trạm)</w:t>
            </w:r>
          </w:p>
        </w:tc>
        <w:tc>
          <w:tcPr>
            <w:tcW w:w="1166" w:type="dxa"/>
            <w:vAlign w:val="center"/>
          </w:tcPr>
          <w:p w14:paraId="5D5F7A46" w14:textId="77777777" w:rsidR="005C2626" w:rsidRPr="00B0238A" w:rsidRDefault="005C2626" w:rsidP="00BE60C7">
            <w:pPr>
              <w:spacing w:before="0" w:after="0"/>
              <w:ind w:firstLine="0"/>
              <w:jc w:val="center"/>
            </w:pPr>
            <w:r>
              <w:t>Cập nhật phần mềm sát hạch lý thuyết khi có hướng dẫn</w:t>
            </w:r>
          </w:p>
        </w:tc>
      </w:tr>
      <w:tr w:rsidR="007221BB" w:rsidRPr="00B0238A" w14:paraId="1E6FDD27" w14:textId="77777777" w:rsidTr="00BE60C7">
        <w:tc>
          <w:tcPr>
            <w:tcW w:w="746" w:type="dxa"/>
            <w:vAlign w:val="center"/>
          </w:tcPr>
          <w:p w14:paraId="40F6DA87" w14:textId="77777777" w:rsidR="005C2626" w:rsidRPr="00B0238A" w:rsidRDefault="00A27C38" w:rsidP="00BE60C7">
            <w:pPr>
              <w:spacing w:before="0" w:after="0"/>
              <w:ind w:firstLine="0"/>
              <w:jc w:val="center"/>
            </w:pPr>
            <w:r>
              <w:t>7</w:t>
            </w:r>
          </w:p>
        </w:tc>
        <w:tc>
          <w:tcPr>
            <w:tcW w:w="3360" w:type="dxa"/>
            <w:vAlign w:val="center"/>
          </w:tcPr>
          <w:p w14:paraId="592A31C0" w14:textId="77777777" w:rsidR="005C2626" w:rsidRPr="00B0238A" w:rsidRDefault="00A27C38" w:rsidP="00BE60C7">
            <w:pPr>
              <w:spacing w:before="0" w:after="0"/>
              <w:ind w:firstLine="0"/>
            </w:pPr>
            <w:r>
              <w:t xml:space="preserve">Thiết bị chấm điểm tự động trong hình </w:t>
            </w:r>
            <w:del w:id="1076" w:author="Thẩm định 21/10/2026 (Claude)" w:date="2026-10-21T21:01:57Z">
              <w:r>
                <w:delText xml:space="preserve">(khoản 6 Điều 31)</w:delText>
              </w:r>
            </w:del>
            <w:ins w:id="1077" w:author="Thẩm định 21/10/2026 (Claude)" w:date="2026-10-21T21:01:57Z">
              <w:r>
                <w:t xml:space="preserve">(khoản 9 Điều 24)</w:t>
              </w:r>
            </w:ins>
          </w:p>
        </w:tc>
        <w:tc>
          <w:tcPr>
            <w:tcW w:w="1985" w:type="dxa"/>
            <w:vAlign w:val="center"/>
          </w:tcPr>
          <w:p w14:paraId="42C3823E" w14:textId="11DEC0E4" w:rsidR="005C2626" w:rsidRPr="00B0238A" w:rsidRDefault="005C2626" w:rsidP="00BE60C7">
            <w:pPr>
              <w:spacing w:before="0" w:after="0"/>
              <w:ind w:firstLine="0"/>
              <w:jc w:val="center"/>
            </w:pPr>
            <w:r>
              <w:t>Có thiết bị, phần mềm, phòng điều hành cho Hạng A1; không dùng chung được cho Hạng A</w:t>
            </w:r>
          </w:p>
        </w:tc>
        <w:tc>
          <w:tcPr>
            <w:tcW w:w="1810" w:type="dxa"/>
            <w:vAlign w:val="center"/>
          </w:tcPr>
          <w:p w14:paraId="61686927" w14:textId="299AAAD2" w:rsidR="005C2626" w:rsidRPr="00B0238A" w:rsidRDefault="005C2626" w:rsidP="00BE60C7">
            <w:pPr>
              <w:spacing w:before="0" w:after="0"/>
              <w:ind w:firstLine="0"/>
              <w:jc w:val="center"/>
            </w:pPr>
            <w:r>
              <w:t>Chưa đáp ứng cho Hạng A</w:t>
            </w:r>
          </w:p>
        </w:tc>
        <w:tc>
          <w:tcPr>
            <w:tcW w:w="1166" w:type="dxa"/>
            <w:vAlign w:val="center"/>
          </w:tcPr>
          <w:p w14:paraId="7D96D4D5" w14:textId="3621FCDF" w:rsidR="005C2626" w:rsidRPr="00B0238A" w:rsidRDefault="005C2626" w:rsidP="00BE60C7">
            <w:pPr>
              <w:spacing w:before="0" w:after="0"/>
              <w:ind w:firstLine="0"/>
              <w:jc w:val="center"/>
            </w:pPr>
            <w: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B0238A" w14:paraId="4E491AB5" w14:textId="77777777" w:rsidTr="00BE60C7">
        <w:tc>
          <w:tcPr>
            <w:tcW w:w="746" w:type="dxa"/>
            <w:vAlign w:val="center"/>
          </w:tcPr>
          <w:p w14:paraId="4483D8B1" w14:textId="77777777" w:rsidR="005C2626" w:rsidRPr="00B0238A" w:rsidRDefault="00A27C38" w:rsidP="00BE60C7">
            <w:pPr>
              <w:spacing w:before="0" w:after="0"/>
              <w:ind w:firstLine="0"/>
              <w:jc w:val="center"/>
            </w:pPr>
            <w:r>
              <w:t>8</w:t>
            </w:r>
          </w:p>
        </w:tc>
        <w:tc>
          <w:tcPr>
            <w:tcW w:w="3360" w:type="dxa"/>
            <w:vAlign w:val="center"/>
          </w:tcPr>
          <w:p w14:paraId="111CC8A2" w14:textId="77777777" w:rsidR="005C2626" w:rsidRPr="00B0238A" w:rsidRDefault="00A27C38" w:rsidP="00BE60C7">
            <w:pPr>
              <w:spacing w:before="0" w:after="0"/>
              <w:ind w:firstLine="0"/>
            </w:pPr>
            <w:r>
              <w:t xml:space="preserve">Thiết bị hỗ trợ: bộ đàm 02; âm thanh 01; màn hình 03; camera; máy phát điện dự phòng 01; thiết bị lưu điện </w:t>
            </w:r>
            <w:del w:id="1080" w:author="Thẩm định 21/10/2026 (Claude)" w:date="2026-10-21T21:01:57Z">
              <w:r>
                <w:delText xml:space="preserve">(khoản 7 Điều 31)</w:delText>
              </w:r>
            </w:del>
            <w:ins w:id="1081" w:author="Thẩm định 21/10/2026 (Claude)" w:date="2026-10-21T21:01:57Z">
              <w:r>
                <w:t xml:space="preserve">(khoản 12 Điều 24)</w:t>
              </w:r>
            </w:ins>
          </w:p>
        </w:tc>
        <w:tc>
          <w:tcPr>
            <w:tcW w:w="1985" w:type="dxa"/>
            <w:vAlign w:val="center"/>
          </w:tcPr>
          <w:p w14:paraId="1849A986" w14:textId="77777777" w:rsidR="005C2626" w:rsidRPr="00B0238A" w:rsidRDefault="005C2626" w:rsidP="00BE60C7">
            <w:pPr>
              <w:spacing w:before="0" w:after="0"/>
              <w:ind w:firstLine="0"/>
              <w:jc w:val="center"/>
            </w:pPr>
            <w: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1810" w:type="dxa"/>
            <w:vAlign w:val="center"/>
          </w:tcPr>
          <w:p w14:paraId="5CF935C5" w14:textId="77777777" w:rsidR="005C2626" w:rsidRPr="00B0238A" w:rsidRDefault="005C2626" w:rsidP="00BE60C7">
            <w:pPr>
              <w:spacing w:before="0" w:after="0"/>
              <w:ind w:firstLine="0"/>
              <w:jc w:val="center"/>
            </w:pPr>
            <w:r>
              <w:t>Đáp ứng số lượng tối thiểu (đối với Hạng A1)</w:t>
            </w:r>
          </w:p>
        </w:tc>
        <w:tc>
          <w:tcPr>
            <w:tcW w:w="1166" w:type="dxa"/>
            <w:vAlign w:val="center"/>
          </w:tcPr>
          <w:p w14:paraId="5F90BA54" w14:textId="77777777" w:rsidR="005C2626" w:rsidRPr="00B0238A" w:rsidRDefault="005C2626" w:rsidP="00BE60C7">
            <w:pPr>
              <w:spacing w:before="0" w:after="0"/>
              <w:ind w:firstLine="0"/>
              <w:jc w:val="center"/>
            </w:pPr>
            <w:r>
              <w:t>Trang bị thiết bị âm thanh, màn hình công khai, camera cho phòng điều hành và sân sát hạch thực hành Hạng A</w:t>
            </w:r>
          </w:p>
        </w:tc>
      </w:tr>
    </w:tbl>
    <w:p w14:paraId="39D84274" w14:textId="77777777" w:rsidR="00616E86" w:rsidRDefault="00A27C38" w:rsidP="00616E86">
      <w:pPr>
        <w:rPr>
          <w:b/>
          <w:bCs/>
          <w:color w:val="FF0000"/>
        </w:rPr>
      </w:pPr>
      <w:r>
        <w:rPr>
          <w:b/>
        </w:rPr>
        <w:t xml:space="preserve">Phụ lục II</w:t>
      </w:r>
      <w:del w:id="1045" w:author="Thẩm định 21/10/2026 (Claude)" w:date="2026-10-21T21:01:56Z">
        <w:r>
          <w:rPr>
            <w:b/>
          </w:rPr>
          <w:delText xml:space="preserve"> </w:delText>
        </w:r>
      </w:del>
      <w:del w:id="1046" w:author="Thẩm định 21/10/2026 (Claude)" w:date="2026-10-21T21:01:56Z">
        <w:r>
          <w:rPr>
            <w:b/>
            <w:bCs/>
            <w:color w:val="FF0000"/>
            <w:highlight w:val="yellow"/>
          </w:rPr>
          <w:delText>[THẦY THÀNH CHỦ TRÌ – THẦY VINH PHỐI HỢP]</w:delText>
        </w:r>
      </w:del>
    </w:p>
    <w:p w14:paraId="3C2E03CA" w14:textId="77777777" w:rsidR="005C2626" w:rsidRPr="00B0238A" w:rsidRDefault="00A27C38">
      <w:r>
        <w:rPr>
          <w:b/>
        </w:rPr>
        <w:t>HỒ SƠ, THỦ TỤC PHÁP LÝ</w:t>
      </w:r>
    </w:p>
    <w:p w14:paraId="4C543147" w14:textId="77777777" w:rsidR="005C2626" w:rsidRPr="00B0238A" w:rsidRDefault="005C2626"/>
    <w:tbl>
      <w:tblPr>
        <w:tblStyle w:val="TableGrid"/>
        <w:tblW w:w="0" w:type="auto"/>
        <w:tblLook w:val="04A0" w:firstRow="1" w:lastRow="0" w:firstColumn="1" w:lastColumn="0" w:noHBand="0" w:noVBand="1"/>
      </w:tblPr>
      <w:tblGrid>
        <w:gridCol w:w="746"/>
        <w:gridCol w:w="2208"/>
        <w:gridCol w:w="1710"/>
        <w:gridCol w:w="1843"/>
        <w:gridCol w:w="1701"/>
        <w:gridCol w:w="1710"/>
      </w:tblGrid>
      <w:tr w:rsidR="007221BB" w:rsidRPr="00B0238A" w14:paraId="7D09A227" w14:textId="77777777" w:rsidTr="00BE60C7">
        <w:tc>
          <w:tcPr>
            <w:tcW w:w="746" w:type="dxa"/>
            <w:vAlign w:val="center"/>
          </w:tcPr>
          <w:p w14:paraId="54F342EA" w14:textId="77777777" w:rsidR="005C2626" w:rsidRPr="00B0238A" w:rsidRDefault="00A27C38" w:rsidP="00BE60C7">
            <w:pPr>
              <w:spacing w:before="0" w:after="0"/>
              <w:ind w:firstLine="0"/>
              <w:jc w:val="center"/>
            </w:pPr>
            <w:r>
              <w:rPr>
                <w:b/>
              </w:rPr>
              <w:t>STT</w:t>
            </w:r>
          </w:p>
        </w:tc>
        <w:tc>
          <w:tcPr>
            <w:tcW w:w="1989" w:type="dxa"/>
            <w:vAlign w:val="center"/>
          </w:tcPr>
          <w:p w14:paraId="135AE7D9" w14:textId="77777777" w:rsidR="005C2626" w:rsidRPr="00B0238A" w:rsidRDefault="00A27C38" w:rsidP="00BE60C7">
            <w:pPr>
              <w:spacing w:before="0" w:after="0"/>
              <w:ind w:firstLine="0"/>
              <w:jc w:val="center"/>
            </w:pPr>
            <w:r>
              <w:rPr>
                <w:b/>
              </w:rPr>
              <w:t>Loại thủ tục</w:t>
            </w:r>
          </w:p>
        </w:tc>
        <w:tc>
          <w:tcPr>
            <w:tcW w:w="1229" w:type="dxa"/>
            <w:vAlign w:val="center"/>
          </w:tcPr>
          <w:p w14:paraId="217D2555" w14:textId="77777777" w:rsidR="005C2626" w:rsidRPr="00B0238A" w:rsidRDefault="00A27C38" w:rsidP="00BE60C7">
            <w:pPr>
              <w:spacing w:before="0" w:after="0"/>
              <w:ind w:firstLine="0"/>
              <w:jc w:val="center"/>
            </w:pPr>
            <w:r>
              <w:rPr>
                <w:b/>
              </w:rPr>
              <w:t>Thành phần hồ sơ</w:t>
            </w:r>
          </w:p>
        </w:tc>
        <w:tc>
          <w:tcPr>
            <w:tcW w:w="1843" w:type="dxa"/>
            <w:vAlign w:val="center"/>
          </w:tcPr>
          <w:p w14:paraId="590DFBE1" w14:textId="77777777" w:rsidR="005C2626" w:rsidRPr="00B0238A" w:rsidRDefault="00A27C38" w:rsidP="00BE60C7">
            <w:pPr>
              <w:spacing w:before="0" w:after="0"/>
              <w:ind w:firstLine="0"/>
              <w:jc w:val="center"/>
            </w:pPr>
            <w:r>
              <w:rPr>
                <w:b/>
              </w:rPr>
              <w:t>Cơ quan tiếp nhận/giải quyết</w:t>
            </w:r>
          </w:p>
        </w:tc>
        <w:tc>
          <w:tcPr>
            <w:tcW w:w="1701" w:type="dxa"/>
            <w:vAlign w:val="center"/>
          </w:tcPr>
          <w:p w14:paraId="0884C3F4" w14:textId="77777777" w:rsidR="005C2626" w:rsidRPr="00B0238A" w:rsidRDefault="00A27C38" w:rsidP="00BE60C7">
            <w:pPr>
              <w:spacing w:before="0" w:after="0"/>
              <w:ind w:firstLine="0"/>
              <w:jc w:val="center"/>
            </w:pPr>
            <w:r>
              <w:rPr>
                <w:b/>
              </w:rPr>
              <w:t>Thời hạn giải quyết</w:t>
            </w:r>
          </w:p>
        </w:tc>
        <w:tc>
          <w:tcPr>
            <w:tcW w:w="1471" w:type="dxa"/>
            <w:vAlign w:val="center"/>
          </w:tcPr>
          <w:p w14:paraId="685E199E" w14:textId="77777777" w:rsidR="005C2626" w:rsidRPr="00B0238A" w:rsidRDefault="00A27C38" w:rsidP="00BE60C7">
            <w:pPr>
              <w:spacing w:before="0" w:after="0"/>
              <w:ind w:firstLine="0"/>
              <w:jc w:val="center"/>
            </w:pPr>
            <w:r>
              <w:rPr>
                <w:b/>
              </w:rPr>
              <w:t>Ghi chú</w:t>
            </w:r>
          </w:p>
        </w:tc>
      </w:tr>
      <w:tr w:rsidR="007221BB" w:rsidRPr="00B0238A" w14:paraId="6F51287A" w14:textId="77777777" w:rsidTr="00BE60C7">
        <w:tc>
          <w:tcPr>
            <w:tcW w:w="746" w:type="dxa"/>
            <w:vAlign w:val="center"/>
          </w:tcPr>
          <w:p w14:paraId="759EB79D" w14:textId="77777777" w:rsidR="005C2626" w:rsidRPr="00B0238A" w:rsidRDefault="00A27C38" w:rsidP="00BE60C7">
            <w:pPr>
              <w:spacing w:before="0" w:after="0"/>
              <w:ind w:firstLine="0"/>
              <w:jc w:val="center"/>
            </w:pPr>
            <w:r>
              <w:t>1</w:t>
            </w:r>
          </w:p>
        </w:tc>
        <w:tc>
          <w:tcPr>
            <w:tcW w:w="1989" w:type="dxa"/>
            <w:vAlign w:val="center"/>
          </w:tcPr>
          <w:p w14:paraId="64F6EF34" w14:textId="393B81DC" w:rsidR="005C2626" w:rsidRPr="00B0238A" w:rsidRDefault="00A27C38" w:rsidP="00BE60C7">
            <w:pPr>
              <w:spacing w:before="0" w:after="0"/>
              <w:ind w:firstLine="0"/>
              <w:jc w:val="center"/>
            </w:pPr>
            <w:r>
              <w:t>Báo cáo đăng ký khóa đào tạo Hạng A (Mẫu 1, 2 Phụ lục II TT14/2025/TT-BXD)</w:t>
            </w:r>
          </w:p>
        </w:tc>
        <w:tc>
          <w:tcPr>
            <w:tcW w:w="1229" w:type="dxa"/>
            <w:vAlign w:val="center"/>
          </w:tcPr>
          <w:p w14:paraId="704390C1" w14:textId="77777777" w:rsidR="005C2626" w:rsidRPr="00B0238A" w:rsidRDefault="005C2626" w:rsidP="00BE60C7">
            <w:pPr>
              <w:spacing w:before="0" w:after="0"/>
              <w:ind w:firstLine="0"/>
              <w:jc w:val="center"/>
            </w:pPr>
            <w:r>
              <w:t>Báo cáo đăng ký khóa đào tạo theo Mẫu số 1 và Mẫu số 2 Phụ lục II Thông tư số 14/2025/TT-BXD; hồ sơ người học theo Điều 13, Điều 14; có dấu giáp lai</w:t>
            </w:r>
          </w:p>
        </w:tc>
        <w:tc>
          <w:tcPr>
            <w:tcW w:w="1843" w:type="dxa"/>
            <w:vAlign w:val="center"/>
          </w:tcPr>
          <w:p w14:paraId="6B152769" w14:textId="77777777" w:rsidR="005C2626" w:rsidRPr="00B0238A" w:rsidRDefault="00A27C38" w:rsidP="00BE60C7">
            <w:pPr>
              <w:spacing w:before="0" w:after="0"/>
              <w:ind w:firstLine="0"/>
              <w:jc w:val="center"/>
            </w:pPr>
            <w:r>
              <w:t>Sở Xây dựng tỉnh Quảng Ngãi</w:t>
            </w:r>
          </w:p>
        </w:tc>
        <w:tc>
          <w:tcPr>
            <w:tcW w:w="1701" w:type="dxa"/>
            <w:vAlign w:val="center"/>
          </w:tcPr>
          <w:p w14:paraId="2595C52E" w14:textId="77777777" w:rsidR="005C2626" w:rsidRPr="00B0238A" w:rsidRDefault="005C2626" w:rsidP="00BE60C7">
            <w:pPr>
              <w:spacing w:before="0" w:after="0"/>
              <w:ind w:firstLine="0"/>
              <w:jc w:val="center"/>
            </w:pPr>
            <w:r>
              <w:t>Gửi Sở Xây dựng ngay trong ngày khai giảng (điểm c khoản 3 Điều 5 Thông tư số 14/2025/TT-BXD)</w:t>
            </w:r>
          </w:p>
        </w:tc>
        <w:tc>
          <w:tcPr>
            <w:tcW w:w="1471" w:type="dxa"/>
            <w:vAlign w:val="center"/>
          </w:tcPr>
          <w:p w14:paraId="7DBA4E0C" w14:textId="77777777" w:rsidR="005C2626" w:rsidRPr="00B0238A" w:rsidRDefault="00A27C38" w:rsidP="00BE60C7">
            <w:pPr>
              <w:spacing w:before="0" w:after="0"/>
              <w:ind w:firstLine="0"/>
              <w:jc w:val="center"/>
            </w:pPr>
            <w:r>
              <w:t>Nộp cho mỗi khóa; kèm truyền dữ liệu qua Hệ thống thông tin quản lý đào tạo</w:t>
            </w:r>
          </w:p>
        </w:tc>
      </w:tr>
      <w:tr w:rsidR="007221BB" w:rsidRPr="00B0238A" w14:paraId="45A8936F" w14:textId="77777777" w:rsidTr="00BE60C7">
        <w:tc>
          <w:tcPr>
            <w:tcW w:w="746" w:type="dxa"/>
            <w:vAlign w:val="center"/>
          </w:tcPr>
          <w:p w14:paraId="178AD5EC" w14:textId="77777777" w:rsidR="005C2626" w:rsidRPr="00B0238A" w:rsidRDefault="00A27C38" w:rsidP="00BE60C7">
            <w:pPr>
              <w:spacing w:before="0" w:after="0"/>
              <w:ind w:firstLine="0"/>
              <w:jc w:val="center"/>
            </w:pPr>
            <w:r>
              <w:t>2</w:t>
            </w:r>
          </w:p>
        </w:tc>
        <w:tc>
          <w:tcPr>
            <w:tcW w:w="1989" w:type="dxa"/>
            <w:vAlign w:val="center"/>
          </w:tcPr>
          <w:p w14:paraId="443D6D1D" w14:textId="3AF194FC" w:rsidR="005C2626" w:rsidRPr="00B0238A" w:rsidRDefault="00A27C38" w:rsidP="00BE60C7">
            <w:pPr>
              <w:spacing w:before="0" w:after="0"/>
              <w:ind w:firstLine="0"/>
              <w:jc w:val="center"/>
            </w:pPr>
            <w:r>
              <w:t>Đề nghị cấp lại Giấy phép sát hạch số 58/CSGT(SHLX) để bổ sung Hạng A (thay đổi thiết bị, chủng loại, số lượng xe sát hạch)</w:t>
            </w:r>
          </w:p>
        </w:tc>
        <w:tc>
          <w:tcPr>
            <w:tcW w:w="1229" w:type="dxa"/>
            <w:vAlign w:val="center"/>
          </w:tcPr>
          <w:p w14:paraId="038FDC16" w14:textId="6AE80F64" w:rsidR="005C2626" w:rsidRPr="00B0238A" w:rsidRDefault="00A27C38" w:rsidP="00BE60C7">
            <w:pPr>
              <w:spacing w:before="0" w:after="0"/>
              <w:ind w:firstLine="0"/>
              <w:jc w:val="center"/>
            </w:pPr>
            <w:r>
              <w:t>Văn bản đề nghị cấp lại giấy phép sát hạch theo Mẫu số 02 Phụ lục XV Nghị định số 94/2026/NĐ-CP (điểm a khoản 1 Điều 29)</w:t>
            </w:r>
          </w:p>
        </w:tc>
        <w:tc>
          <w:tcPr>
            <w:tcW w:w="1843" w:type="dxa"/>
            <w:vAlign w:val="center"/>
          </w:tcPr>
          <w:p w14:paraId="40FAF6B5" w14:textId="77777777" w:rsidR="005C2626" w:rsidRPr="00B0238A" w:rsidRDefault="00A27C38" w:rsidP="00BE60C7">
            <w:pPr>
              <w:spacing w:before="0" w:after="0"/>
              <w:ind w:firstLine="0"/>
              <w:jc w:val="center"/>
            </w:pPr>
            <w:r>
              <w:t>Phòng Cảnh sát giao thông Công an tỉnh Quảng Ngãi</w:t>
            </w:r>
          </w:p>
        </w:tc>
        <w:tc>
          <w:tcPr>
            <w:tcW w:w="1701" w:type="dxa"/>
            <w:vAlign w:val="center"/>
          </w:tcPr>
          <w:p w14:paraId="76D758DD" w14:textId="63A35321" w:rsidR="005C2626" w:rsidRPr="00B0238A" w:rsidRDefault="00A27C38" w:rsidP="00BE60C7">
            <w:pPr>
              <w:spacing w:before="0" w:after="0"/>
              <w:ind w:firstLine="0"/>
              <w:jc w:val="center"/>
            </w:pPr>
            <w:r>
              <w:t>Không quá 03 ngày làm việc kể từ ngày nhận văn bản đề nghị để kiểm tra, lập biên bản và cấp giấy phép sát hạch (điểm b khoản 1 Điều 29)</w:t>
            </w:r>
          </w:p>
        </w:tc>
        <w:tc>
          <w:tcPr>
            <w:tcW w:w="1471" w:type="dxa"/>
            <w:vAlign w:val="center"/>
          </w:tcPr>
          <w:p w14:paraId="3E7911B1" w14:textId="60ED6D00" w:rsidR="005C2626" w:rsidRPr="00B0238A" w:rsidRDefault="00A27C38" w:rsidP="00BE60C7">
            <w:pPr>
              <w:spacing w:before="0" w:after="0"/>
              <w:ind w:firstLine="0"/>
              <w:jc w:val="center"/>
            </w:pPr>
            <w:commentRangeStart w:id="87"/>
            <w:r>
              <w:t>Trung tâm loại 3 được sát hạch Hạng A1, A và B1 (khoản 4 Điều 3)</w:t>
            </w:r>
            <w:commentRangeEnd w:id="87"/>
            <w:r>
              <w:rPr>
                <w:rStyle w:val="CommentReference"/>
                <w:sz w:val="28"/>
                <w:szCs w:val="24"/>
              </w:rPr>
              <w:commentReference w:id="87"/>
            </w:r>
          </w:p>
        </w:tc>
      </w:tr>
      <w:tr w:rsidR="007221BB" w:rsidRPr="00B0238A" w14:paraId="12177246" w14:textId="77777777" w:rsidTr="00BE60C7">
        <w:tc>
          <w:tcPr>
            <w:tcW w:w="746" w:type="dxa"/>
            <w:vAlign w:val="center"/>
          </w:tcPr>
          <w:p w14:paraId="6F2CE4E2" w14:textId="77777777" w:rsidR="005C2626" w:rsidRPr="00B0238A" w:rsidRDefault="00A27C38" w:rsidP="00BE60C7">
            <w:pPr>
              <w:spacing w:before="0" w:after="0"/>
              <w:ind w:firstLine="0"/>
              <w:jc w:val="center"/>
            </w:pPr>
            <w:r>
              <w:t>3</w:t>
            </w:r>
          </w:p>
        </w:tc>
        <w:tc>
          <w:tcPr>
            <w:tcW w:w="1989" w:type="dxa"/>
            <w:vAlign w:val="center"/>
          </w:tcPr>
          <w:p w14:paraId="2855B0F5" w14:textId="56B7C218" w:rsidR="005C2626" w:rsidRPr="00B0238A" w:rsidRDefault="00A27C38" w:rsidP="00BE60C7">
            <w:pPr>
              <w:spacing w:before="0" w:after="0"/>
              <w:ind w:firstLine="0"/>
              <w:jc w:val="center"/>
            </w:pPr>
            <w:r>
              <w:t>Chấp thuận hoạt động của sân tập lái để sát hạch lái xe mô tô (phương án dự phòng); chấp thuận lại khi thay đổi thiết bị sát hạch, chủng loại, số lượng xe mô tô</w:t>
            </w:r>
          </w:p>
        </w:tc>
        <w:tc>
          <w:tcPr>
            <w:tcW w:w="1229" w:type="dxa"/>
            <w:vAlign w:val="center"/>
          </w:tcPr>
          <w:p w14:paraId="7A726E68" w14:textId="77777777" w:rsidR="005C2626" w:rsidRPr="00B0238A" w:rsidRDefault="00A27C38" w:rsidP="00BE60C7">
            <w:pPr>
              <w:spacing w:before="0" w:after="0"/>
              <w:ind w:firstLine="0"/>
              <w:jc w:val="center"/>
            </w:pPr>
            <w:r>
              <w:t>Văn bản đề nghị (Mẫu số 01 Phụ lục XVIII); bản vẽ bố trí mặt bằng tổng thể, hồ sơ thiết kế kích thước hình sát hạch, loại xe cơ giới dùng để sát hạch</w:t>
            </w:r>
          </w:p>
        </w:tc>
        <w:tc>
          <w:tcPr>
            <w:tcW w:w="1843" w:type="dxa"/>
            <w:vAlign w:val="center"/>
          </w:tcPr>
          <w:p w14:paraId="13028FF5" w14:textId="77777777" w:rsidR="005C2626" w:rsidRPr="00B0238A" w:rsidRDefault="00A27C38" w:rsidP="00BE60C7">
            <w:pPr>
              <w:spacing w:before="0" w:after="0"/>
              <w:ind w:firstLine="0"/>
              <w:jc w:val="center"/>
            </w:pPr>
            <w:r>
              <w:t>Phòng Cảnh sát giao thông Công an tỉnh Quảng Ngãi</w:t>
            </w:r>
          </w:p>
        </w:tc>
        <w:tc>
          <w:tcPr>
            <w:tcW w:w="1701" w:type="dxa"/>
            <w:vAlign w:val="center"/>
          </w:tcPr>
          <w:p w14:paraId="64596D5D" w14:textId="77777777" w:rsidR="005C2626" w:rsidRPr="00B0238A" w:rsidRDefault="00A27C38" w:rsidP="00BE60C7">
            <w:pPr>
              <w:spacing w:before="0" w:after="0"/>
              <w:ind w:firstLine="0"/>
              <w:jc w:val="center"/>
            </w:pPr>
            <w:r>
              <w:t>Không quá 02 ngày làm việc kiểm tra hồ sơ; không quá 03 ngày làm việc kể từ khi nhận đủ hồ sơ để kiểm tra và ban hành quyết định chấp thuận</w:t>
            </w:r>
          </w:p>
        </w:tc>
        <w:tc>
          <w:tcPr>
            <w:tcW w:w="1471" w:type="dxa"/>
            <w:vAlign w:val="center"/>
          </w:tcPr>
          <w:p w14:paraId="55C56DF0" w14:textId="77777777" w:rsidR="005C2626" w:rsidRPr="00B0238A" w:rsidRDefault="00A27C38" w:rsidP="00BE60C7">
            <w:pPr>
              <w:spacing w:before="0" w:after="0"/>
              <w:ind w:firstLine="0"/>
              <w:jc w:val="center"/>
            </w:pPr>
            <w:r>
              <w:t>Điều 32, Điều 33 Nghị định số 94/2026/NĐ-CP; chỉ áp dụng nếu không thực hiện được phương án bổ sung Hạng A vào giấy phép sát hạch hiện có</w:t>
            </w:r>
          </w:p>
        </w:tc>
      </w:tr>
      <w:tr w:rsidR="007221BB" w:rsidRPr="00B0238A" w14:paraId="7968F6EC" w14:textId="77777777" w:rsidTr="00BE60C7">
        <w:tc>
          <w:tcPr>
            <w:tcW w:w="746" w:type="dxa"/>
            <w:vAlign w:val="center"/>
          </w:tcPr>
          <w:p w14:paraId="288791FE" w14:textId="77777777" w:rsidR="005C2626" w:rsidRPr="00B0238A" w:rsidRDefault="00A27C38" w:rsidP="00BE60C7">
            <w:pPr>
              <w:spacing w:before="0" w:after="0"/>
              <w:ind w:firstLine="0"/>
              <w:jc w:val="center"/>
            </w:pPr>
            <w:r>
              <w:t>4</w:t>
            </w:r>
          </w:p>
        </w:tc>
        <w:tc>
          <w:tcPr>
            <w:tcW w:w="1989" w:type="dxa"/>
            <w:vAlign w:val="center"/>
          </w:tcPr>
          <w:p w14:paraId="73F87757" w14:textId="0D9B37A9" w:rsidR="005C2626" w:rsidRPr="00B0238A" w:rsidRDefault="00A27C38" w:rsidP="00BE60C7">
            <w:pPr>
              <w:spacing w:before="0" w:after="0"/>
              <w:ind w:firstLine="0"/>
              <w:jc w:val="center"/>
            </w:pPr>
            <w:r>
              <w:t>Thông báo phương án hoạt động đào tạo lái xe mô tô Hạng A; Sở Xây dựng kiểm tra, công bố cơ sở đủ điều kiện</w:t>
            </w:r>
          </w:p>
        </w:tc>
        <w:tc>
          <w:tcPr>
            <w:tcW w:w="1229" w:type="dxa"/>
            <w:vAlign w:val="center"/>
          </w:tcPr>
          <w:p w14:paraId="1E073C0B" w14:textId="77777777" w:rsidR="005C2626" w:rsidRPr="00B0238A" w:rsidRDefault="00A27C38" w:rsidP="00BE60C7">
            <w:pPr>
              <w:spacing w:before="0" w:after="0"/>
              <w:ind w:firstLine="0"/>
              <w:jc w:val="center"/>
            </w:pPr>
            <w:r>
              <w:t>Thông báo phương án gồm: giới thiệu chung; phòng học; chương trình, giáo trình; nhà giáo (danh sách trích ngang); xe tập lái; sân tập; đánh giá chung; hạng, thời gian đào tạo</w:t>
            </w:r>
          </w:p>
        </w:tc>
        <w:tc>
          <w:tcPr>
            <w:tcW w:w="1843" w:type="dxa"/>
            <w:vAlign w:val="center"/>
          </w:tcPr>
          <w:p w14:paraId="16973A28" w14:textId="77777777" w:rsidR="005C2626" w:rsidRPr="00B0238A" w:rsidRDefault="00A27C38" w:rsidP="00BE60C7">
            <w:pPr>
              <w:spacing w:before="0" w:after="0"/>
              <w:ind w:firstLine="0"/>
              <w:jc w:val="center"/>
            </w:pPr>
            <w:r>
              <w:t>Sở Xây dựng tỉnh Quảng Ngãi</w:t>
            </w:r>
          </w:p>
        </w:tc>
        <w:tc>
          <w:tcPr>
            <w:tcW w:w="1701" w:type="dxa"/>
            <w:vAlign w:val="center"/>
          </w:tcPr>
          <w:p w14:paraId="429EC0EF" w14:textId="16B309F7" w:rsidR="005C2626" w:rsidRPr="00B0238A" w:rsidRDefault="00A27C38" w:rsidP="00BE60C7">
            <w:pPr>
              <w:spacing w:before="0" w:after="0"/>
              <w:ind w:firstLine="0"/>
              <w:jc w:val="center"/>
            </w:pPr>
            <w:r>
              <w:rPr>
                <w:highlight w:val="yellow"/>
              </w:rPr>
              <w:t>[DATA-NEEDED] (Hạng A1: Thông báo ngày 09/7/2026, kiểm tra ngày 10/7/2026)</w:t>
            </w:r>
          </w:p>
        </w:tc>
        <w:tc>
          <w:tcPr>
            <w:tcW w:w="1471" w:type="dxa"/>
            <w:vAlign w:val="center"/>
          </w:tcPr>
          <w:p w14:paraId="5F5C77B3" w14:textId="77777777" w:rsidR="005C2626" w:rsidRPr="00B0238A" w:rsidRDefault="00A27C38" w:rsidP="00BE60C7">
            <w:pPr>
              <w:spacing w:before="0" w:after="0"/>
              <w:ind w:firstLine="0"/>
              <w:jc w:val="center"/>
            </w:pPr>
            <w:r>
              <w:t>Điểm đ khoản 1 Điều 30 Thông tư số 14/2025/TT-BXD (mẫu Phụ lục XVIII); Hạng A1 đã thực hiện theo Thông báo số 797/TB-CĐKT ngày 09/7/2026</w:t>
            </w:r>
          </w:p>
        </w:tc>
      </w:tr>
      <w:tr w:rsidR="007221BB" w:rsidRPr="00B0238A" w14:paraId="63CDBD11" w14:textId="77777777" w:rsidTr="00BE60C7">
        <w:tc>
          <w:tcPr>
            <w:tcW w:w="746" w:type="dxa"/>
            <w:vAlign w:val="center"/>
          </w:tcPr>
          <w:p w14:paraId="4AD5C753" w14:textId="77777777" w:rsidR="005C2626" w:rsidRPr="00B0238A" w:rsidRDefault="00A27C38" w:rsidP="00BE60C7">
            <w:pPr>
              <w:spacing w:before="0" w:after="0"/>
              <w:ind w:firstLine="0"/>
              <w:jc w:val="center"/>
            </w:pPr>
            <w:r>
              <w:t>5</w:t>
            </w:r>
          </w:p>
        </w:tc>
        <w:tc>
          <w:tcPr>
            <w:tcW w:w="1989" w:type="dxa"/>
            <w:vAlign w:val="center"/>
          </w:tcPr>
          <w:p w14:paraId="064CA448" w14:textId="6D920BB7" w:rsidR="005C2626" w:rsidRPr="00B0238A" w:rsidRDefault="00A27C38" w:rsidP="00BE60C7">
            <w:pPr>
              <w:spacing w:before="0" w:after="0"/>
              <w:ind w:firstLine="0"/>
              <w:jc w:val="center"/>
            </w:pPr>
            <w:r>
              <w:t>Giấy chứng nhận giáo viên dạy thực hành lái xe (đối với nhà giáo dạy Hạng A)</w:t>
            </w:r>
          </w:p>
        </w:tc>
        <w:tc>
          <w:tcPr>
            <w:tcW w:w="1229" w:type="dxa"/>
            <w:vAlign w:val="center"/>
          </w:tcPr>
          <w:p w14:paraId="45470B90" w14:textId="77777777" w:rsidR="005C2626" w:rsidRPr="00B0238A" w:rsidRDefault="00A27C38" w:rsidP="00BE60C7">
            <w:pPr>
              <w:spacing w:before="0" w:after="0"/>
              <w:ind w:firstLine="0"/>
              <w:jc w:val="center"/>
            </w:pPr>
            <w:r>
              <w:t>Theo Điều 12 Nghị định số 94/2026/NĐ-CP</w:t>
            </w:r>
          </w:p>
        </w:tc>
        <w:tc>
          <w:tcPr>
            <w:tcW w:w="1843" w:type="dxa"/>
            <w:vAlign w:val="center"/>
          </w:tcPr>
          <w:p w14:paraId="51937000" w14:textId="77777777" w:rsidR="005C2626" w:rsidRPr="00B0238A" w:rsidRDefault="00A27C38" w:rsidP="00BE60C7">
            <w:pPr>
              <w:spacing w:before="0" w:after="0"/>
              <w:ind w:firstLine="0"/>
              <w:jc w:val="center"/>
            </w:pPr>
            <w:r>
              <w:t>Sở Xây dựng cấp tỉnh (khoản 1 Điều 11)</w:t>
            </w:r>
          </w:p>
        </w:tc>
        <w:tc>
          <w:tcPr>
            <w:tcW w:w="1701" w:type="dxa"/>
            <w:vAlign w:val="center"/>
          </w:tcPr>
          <w:p w14:paraId="203C7DED" w14:textId="77777777" w:rsidR="005C2626" w:rsidRPr="00B0238A" w:rsidRDefault="00A27C38" w:rsidP="00BE60C7">
            <w:pPr>
              <w:spacing w:before="0" w:after="0"/>
              <w:ind w:firstLine="0"/>
              <w:jc w:val="center"/>
            </w:pPr>
            <w:commentRangeStart w:id="88"/>
            <w:r>
              <w:t>06 người đã có (05 người theo Quyết định số 916/QĐ-SXD ngày 14/10/2026 của Sở Xây dựng tỉnh Gia Lai); 03 người hoàn thành tháng 10–11/2026</w:t>
            </w:r>
            <w:commentRangeEnd w:id="88"/>
            <w:r>
              <w:rPr>
                <w:rStyle w:val="CommentReference"/>
              </w:rPr>
              <w:commentReference w:id="88"/>
            </w:r>
          </w:p>
        </w:tc>
        <w:tc>
          <w:tcPr>
            <w:tcW w:w="1471" w:type="dxa"/>
            <w:vAlign w:val="center"/>
          </w:tcPr>
          <w:p w14:paraId="4BB7C357" w14:textId="16D85428" w:rsidR="005C2626" w:rsidRPr="00B0238A" w:rsidRDefault="00A27C38" w:rsidP="00BE60C7">
            <w:pPr>
              <w:spacing w:before="0" w:after="0"/>
              <w:ind w:firstLine="0"/>
              <w:jc w:val="center"/>
            </w:pPr>
            <w:r>
              <w:t>Nhà giáo phải có giấy phép lái xe Hạng A hoặc cao hơn (khoản 2 Điều 10)</w:t>
            </w:r>
          </w:p>
        </w:tc>
      </w:tr>
      <w:tr w:rsidR="007221BB" w:rsidRPr="00B0238A" w14:paraId="361110A0" w14:textId="77777777" w:rsidTr="00BE60C7">
        <w:tc>
          <w:tcPr>
            <w:tcW w:w="746" w:type="dxa"/>
            <w:vAlign w:val="center"/>
          </w:tcPr>
          <w:p w14:paraId="66DB148F" w14:textId="77777777" w:rsidR="005C2626" w:rsidRPr="00B0238A" w:rsidRDefault="00A27C38" w:rsidP="00BE60C7">
            <w:pPr>
              <w:spacing w:before="0" w:after="0"/>
              <w:ind w:firstLine="0"/>
              <w:jc w:val="center"/>
            </w:pPr>
            <w:r>
              <w:t>6</w:t>
            </w:r>
          </w:p>
        </w:tc>
        <w:tc>
          <w:tcPr>
            <w:tcW w:w="1989" w:type="dxa"/>
            <w:vAlign w:val="center"/>
          </w:tcPr>
          <w:p w14:paraId="7DB0948D" w14:textId="77777777" w:rsidR="005C2626" w:rsidRPr="00B0238A" w:rsidRDefault="00A27C38" w:rsidP="00BE60C7">
            <w:pPr>
              <w:spacing w:before="0" w:after="0"/>
              <w:ind w:firstLine="0"/>
              <w:jc w:val="center"/>
            </w:pPr>
            <w:r>
              <w:t>Thủ tục khác nếu phát sinh theo Nghị định số 94/2026/NĐ-CP</w:t>
            </w:r>
          </w:p>
        </w:tc>
        <w:tc>
          <w:tcPr>
            <w:tcW w:w="1229" w:type="dxa"/>
            <w:vAlign w:val="center"/>
          </w:tcPr>
          <w:p w14:paraId="7A3FE6EC" w14:textId="77777777" w:rsidR="005C2626" w:rsidRPr="00B0238A" w:rsidRDefault="005C2626" w:rsidP="00BE60C7">
            <w:pPr>
              <w:spacing w:before="0" w:after="0"/>
              <w:ind w:firstLine="0"/>
              <w:jc w:val="center"/>
            </w:pPr>
          </w:p>
        </w:tc>
        <w:tc>
          <w:tcPr>
            <w:tcW w:w="1843" w:type="dxa"/>
            <w:vAlign w:val="center"/>
          </w:tcPr>
          <w:p w14:paraId="008AD5C3" w14:textId="77777777" w:rsidR="005C2626" w:rsidRPr="00B0238A" w:rsidRDefault="005C2626" w:rsidP="00BE60C7">
            <w:pPr>
              <w:spacing w:before="0" w:after="0"/>
              <w:ind w:firstLine="0"/>
              <w:jc w:val="center"/>
            </w:pPr>
          </w:p>
        </w:tc>
        <w:tc>
          <w:tcPr>
            <w:tcW w:w="1701" w:type="dxa"/>
            <w:vAlign w:val="center"/>
          </w:tcPr>
          <w:p w14:paraId="69374E36" w14:textId="77777777" w:rsidR="005C2626" w:rsidRPr="00B0238A" w:rsidRDefault="005C2626" w:rsidP="00BE60C7">
            <w:pPr>
              <w:spacing w:before="0" w:after="0"/>
              <w:ind w:firstLine="0"/>
              <w:jc w:val="center"/>
            </w:pPr>
          </w:p>
        </w:tc>
        <w:tc>
          <w:tcPr>
            <w:tcW w:w="1471" w:type="dxa"/>
            <w:vAlign w:val="center"/>
          </w:tcPr>
          <w:p w14:paraId="09C06C8D" w14:textId="77777777" w:rsidR="005C2626" w:rsidRPr="00B0238A" w:rsidRDefault="005C2626" w:rsidP="00BE60C7">
            <w:pPr>
              <w:spacing w:before="0" w:after="0"/>
              <w:ind w:firstLine="0"/>
              <w:jc w:val="center"/>
            </w:pPr>
          </w:p>
        </w:tc>
      </w:tr>
    </w:tbl>
    <w:p w14:paraId="47B794D4" w14:textId="6A978BCB" w:rsidR="00BE60C7" w:rsidRPr="00B0238A" w:rsidRDefault="00A27C38">
      <w:pPr>
        <w:rPr>
          <w:b/>
        </w:rPr>
      </w:pPr>
      <w:r>
        <w:rPr>
          <w:b/>
        </w:rPr>
        <w:t xml:space="preserve">Phụ lục III </w:t>
      </w:r>
    </w:p>
    <w:p w14:paraId="68D56686" w14:textId="77777777" w:rsidR="005C2626" w:rsidRPr="00B0238A" w:rsidRDefault="00A27C38">
      <w:r>
        <w:rPr>
          <w:b/>
        </w:rPr>
        <w:t>BẢNG TIẾN ĐỘ TRIỂN KHAI ĐỀ ÁN SAU KHI ĐƯỢC PHÊ DUYỆT</w:t>
      </w:r>
    </w:p>
    <w:tbl>
      <w:tblPr>
        <w:tblStyle w:val="TableGrid"/>
        <w:tblW w:w="0" w:type="auto"/>
        <w:tblLook w:val="04A0" w:firstRow="1" w:lastRow="0" w:firstColumn="1" w:lastColumn="0" w:noHBand="0" w:noVBand="1"/>
      </w:tblPr>
      <w:tblGrid>
        <w:gridCol w:w="746"/>
        <w:gridCol w:w="1511"/>
        <w:gridCol w:w="2274"/>
        <w:gridCol w:w="1570"/>
        <w:gridCol w:w="1510"/>
        <w:gridCol w:w="2017"/>
      </w:tblGrid>
      <w:tr w:rsidR="007221BB" w:rsidRPr="00B0238A" w14:paraId="2B72F79B" w14:textId="77777777" w:rsidTr="00BE60C7">
        <w:tc>
          <w:tcPr>
            <w:tcW w:w="746" w:type="dxa"/>
            <w:vAlign w:val="center"/>
          </w:tcPr>
          <w:p w14:paraId="5DCB16E4" w14:textId="77777777" w:rsidR="005C2626" w:rsidRPr="00B0238A" w:rsidRDefault="00A27C38" w:rsidP="00BE60C7">
            <w:pPr>
              <w:spacing w:before="0" w:after="0"/>
              <w:ind w:firstLine="0"/>
              <w:jc w:val="center"/>
            </w:pPr>
            <w:r>
              <w:rPr>
                <w:b/>
              </w:rPr>
              <w:t>STT</w:t>
            </w:r>
          </w:p>
        </w:tc>
        <w:tc>
          <w:tcPr>
            <w:tcW w:w="1511" w:type="dxa"/>
            <w:vAlign w:val="center"/>
          </w:tcPr>
          <w:p w14:paraId="533A1E77" w14:textId="77777777" w:rsidR="005C2626" w:rsidRPr="00B0238A" w:rsidRDefault="00A27C38" w:rsidP="00BE60C7">
            <w:pPr>
              <w:spacing w:before="0" w:after="0"/>
              <w:ind w:firstLine="0"/>
              <w:jc w:val="center"/>
            </w:pPr>
            <w:r>
              <w:rPr>
                <w:b/>
              </w:rPr>
              <w:t>Nhóm công việc</w:t>
            </w:r>
          </w:p>
        </w:tc>
        <w:tc>
          <w:tcPr>
            <w:tcW w:w="2274" w:type="dxa"/>
            <w:vAlign w:val="center"/>
          </w:tcPr>
          <w:p w14:paraId="77AF9BCF" w14:textId="77777777" w:rsidR="005C2626" w:rsidRPr="00B0238A" w:rsidRDefault="00A27C38" w:rsidP="00BE60C7">
            <w:pPr>
              <w:spacing w:before="0" w:after="0"/>
              <w:ind w:firstLine="0"/>
              <w:jc w:val="center"/>
            </w:pPr>
            <w:r>
              <w:rPr>
                <w:b/>
              </w:rPr>
              <w:t>Nội dung chính</w:t>
            </w:r>
          </w:p>
        </w:tc>
        <w:tc>
          <w:tcPr>
            <w:tcW w:w="1510" w:type="dxa"/>
            <w:vAlign w:val="center"/>
          </w:tcPr>
          <w:p w14:paraId="26F95993" w14:textId="77777777" w:rsidR="005C2626" w:rsidRPr="00B0238A" w:rsidRDefault="00A27C38" w:rsidP="00BE60C7">
            <w:pPr>
              <w:spacing w:before="0" w:after="0"/>
              <w:ind w:firstLine="0"/>
              <w:jc w:val="center"/>
            </w:pPr>
            <w:r>
              <w:rPr>
                <w:b/>
              </w:rPr>
              <w:t>Thời gian dự kiến</w:t>
            </w:r>
          </w:p>
        </w:tc>
        <w:tc>
          <w:tcPr>
            <w:tcW w:w="1510" w:type="dxa"/>
            <w:vAlign w:val="center"/>
          </w:tcPr>
          <w:p w14:paraId="46EE1C2B" w14:textId="77777777" w:rsidR="005C2626" w:rsidRPr="00B0238A" w:rsidRDefault="00A27C38" w:rsidP="00BE60C7">
            <w:pPr>
              <w:spacing w:before="0" w:after="0"/>
              <w:ind w:firstLine="0"/>
              <w:jc w:val="center"/>
            </w:pPr>
            <w:r>
              <w:rPr>
                <w:b/>
              </w:rPr>
              <w:t>Đơn vị chủ trì</w:t>
            </w:r>
          </w:p>
        </w:tc>
        <w:tc>
          <w:tcPr>
            <w:tcW w:w="1510" w:type="dxa"/>
            <w:vAlign w:val="center"/>
          </w:tcPr>
          <w:p w14:paraId="37BB6734" w14:textId="77777777" w:rsidR="005C2626" w:rsidRPr="00B0238A" w:rsidRDefault="00A27C38" w:rsidP="00BE60C7">
            <w:pPr>
              <w:spacing w:before="0" w:after="0"/>
              <w:ind w:firstLine="0"/>
              <w:jc w:val="center"/>
            </w:pPr>
            <w:r>
              <w:rPr>
                <w:b/>
              </w:rPr>
              <w:t>Đơn vị phối hợp</w:t>
            </w:r>
          </w:p>
        </w:tc>
      </w:tr>
      <w:tr w:rsidR="007221BB" w:rsidRPr="00B0238A" w14:paraId="59A762BF" w14:textId="77777777" w:rsidTr="00BE60C7">
        <w:tc>
          <w:tcPr>
            <w:tcW w:w="746" w:type="dxa"/>
            <w:vAlign w:val="center"/>
          </w:tcPr>
          <w:p w14:paraId="7491B43F" w14:textId="77777777" w:rsidR="005C2626" w:rsidRPr="00B0238A" w:rsidRDefault="00A27C38" w:rsidP="00BE60C7">
            <w:pPr>
              <w:spacing w:before="0" w:after="0"/>
              <w:ind w:firstLine="0"/>
              <w:jc w:val="center"/>
            </w:pPr>
            <w:r>
              <w:t>1</w:t>
            </w:r>
          </w:p>
        </w:tc>
        <w:tc>
          <w:tcPr>
            <w:tcW w:w="1511" w:type="dxa"/>
            <w:vAlign w:val="center"/>
          </w:tcPr>
          <w:p w14:paraId="14BCC4E8" w14:textId="77777777" w:rsidR="005C2626" w:rsidRPr="00B0238A" w:rsidRDefault="00A27C38" w:rsidP="00BE60C7">
            <w:pPr>
              <w:spacing w:before="0" w:after="0"/>
              <w:ind w:firstLine="0"/>
              <w:jc w:val="center"/>
            </w:pPr>
            <w:r>
              <w:t>Phê duyệt Đề án</w:t>
            </w:r>
          </w:p>
        </w:tc>
        <w:tc>
          <w:tcPr>
            <w:tcW w:w="2274" w:type="dxa"/>
            <w:vAlign w:val="center"/>
          </w:tcPr>
          <w:p w14:paraId="28DAC10A" w14:textId="77777777" w:rsidR="005C2626" w:rsidRPr="00B0238A" w:rsidRDefault="005C2626" w:rsidP="00BE60C7">
            <w:pPr>
              <w:spacing w:before="0" w:after="0"/>
              <w:ind w:firstLine="0"/>
              <w:jc w:val="center"/>
            </w:pPr>
            <w:r>
              <w:t>Tổ xây dựng Đề án hoàn thiện, trình Hiệu trưởng phê duyệt (Quyết định số 1944/QĐ-CĐKT)</w:t>
            </w:r>
          </w:p>
        </w:tc>
        <w:tc>
          <w:tcPr>
            <w:tcW w:w="1510" w:type="dxa"/>
            <w:vAlign w:val="center"/>
          </w:tcPr>
          <w:p w14:paraId="6B2C5E6B" w14:textId="77777777" w:rsidR="005C2626" w:rsidRPr="00B0238A" w:rsidRDefault="005C2626" w:rsidP="00BE60C7">
            <w:pPr>
              <w:spacing w:before="0" w:after="0"/>
              <w:ind w:firstLine="0"/>
              <w:jc w:val="center"/>
            </w:pPr>
            <w:r>
              <w:t>Trước 30/10/2026</w:t>
            </w:r>
          </w:p>
        </w:tc>
        <w:tc>
          <w:tcPr>
            <w:tcW w:w="1510" w:type="dxa"/>
            <w:vAlign w:val="center"/>
          </w:tcPr>
          <w:p w14:paraId="202F1B25" w14:textId="77777777" w:rsidR="005C2626" w:rsidRPr="00B0238A" w:rsidRDefault="005C2626" w:rsidP="00BE60C7">
            <w:pPr>
              <w:spacing w:before="0" w:after="0"/>
              <w:ind w:firstLine="0"/>
              <w:jc w:val="center"/>
            </w:pPr>
            <w:commentRangeStart w:id="89"/>
            <w:r>
              <w:rPr>
                <w:sz w:val="24"/>
              </w:rPr>
              <w:t>Tổ xây dựng Đề án</w:t>
            </w:r>
            <w:commentRangeEnd w:id="89"/>
            <w:r>
              <w:rPr>
                <w:rStyle w:val="CommentReference"/>
                <w:sz w:val="28"/>
                <w:szCs w:val="24"/>
              </w:rPr>
              <w:commentReference w:id="89"/>
            </w:r>
          </w:p>
        </w:tc>
        <w:tc>
          <w:tcPr>
            <w:tcW w:w="1510" w:type="dxa"/>
            <w:vAlign w:val="center"/>
          </w:tcPr>
          <w:p w14:paraId="4A31200D" w14:textId="77777777" w:rsidR="005C2626" w:rsidRPr="00B0238A" w:rsidRDefault="005C2626" w:rsidP="00BE60C7">
            <w:pPr>
              <w:spacing w:before="0" w:after="0"/>
              <w:ind w:firstLine="0"/>
              <w:jc w:val="center"/>
            </w:pPr>
            <w:r>
              <w:rPr>
                <w:sz w:val="24"/>
              </w:rPr>
              <w:t>Khoa ĐT&amp;SHLX; các phòng: TH-HC&amp;QT, TC-KT, TCCB&amp;CTHSSV</w:t>
            </w:r>
          </w:p>
        </w:tc>
      </w:tr>
      <w:tr w:rsidR="007221BB" w:rsidRPr="00B0238A" w14:paraId="4E27084B" w14:textId="77777777" w:rsidTr="00BE60C7">
        <w:tc>
          <w:tcPr>
            <w:tcW w:w="746" w:type="dxa"/>
            <w:vAlign w:val="center"/>
          </w:tcPr>
          <w:p w14:paraId="058412EE" w14:textId="77777777" w:rsidR="005C2626" w:rsidRPr="00B0238A" w:rsidRDefault="00A27C38" w:rsidP="00BE60C7">
            <w:pPr>
              <w:spacing w:before="0" w:after="0"/>
              <w:ind w:firstLine="0"/>
              <w:jc w:val="center"/>
            </w:pPr>
            <w:r>
              <w:t>2</w:t>
            </w:r>
          </w:p>
        </w:tc>
        <w:tc>
          <w:tcPr>
            <w:tcW w:w="1511" w:type="dxa"/>
            <w:vAlign w:val="center"/>
          </w:tcPr>
          <w:p w14:paraId="36D6EA43" w14:textId="77777777" w:rsidR="005C2626" w:rsidRPr="00B0238A" w:rsidRDefault="00A27C38" w:rsidP="00BE60C7">
            <w:pPr>
              <w:spacing w:before="0" w:after="0"/>
              <w:ind w:firstLine="0"/>
              <w:jc w:val="center"/>
            </w:pPr>
            <w:r>
              <w:t>Hoàn thiện hồ sơ pháp lý</w:t>
            </w:r>
          </w:p>
        </w:tc>
        <w:tc>
          <w:tcPr>
            <w:tcW w:w="2274" w:type="dxa"/>
            <w:vAlign w:val="center"/>
          </w:tcPr>
          <w:p w14:paraId="6DE5CFD9" w14:textId="0D774A7B" w:rsidR="005C2626" w:rsidRPr="00B0238A" w:rsidRDefault="005C2626" w:rsidP="00BE60C7">
            <w:pPr>
              <w:spacing w:before="0" w:after="0"/>
              <w:ind w:firstLine="0"/>
              <w:jc w:val="center"/>
            </w:pPr>
            <w: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1510" w:type="dxa"/>
            <w:vAlign w:val="center"/>
          </w:tcPr>
          <w:p w14:paraId="2463AAED" w14:textId="77777777" w:rsidR="005C2626" w:rsidRPr="00B0238A" w:rsidRDefault="005C2626" w:rsidP="00BE60C7">
            <w:pPr>
              <w:spacing w:before="0" w:after="0"/>
              <w:ind w:firstLine="0"/>
              <w:jc w:val="center"/>
            </w:pPr>
            <w:r>
              <w:rPr>
                <w:sz w:val="24"/>
              </w:rPr>
              <w:t>Đào tạo: sau khi hoàn thành sân tập, xe tập lái Hạng A; sát hạch: sau khi hoàn thành sân, xe, thiết bị sát hạch Hạng A</w:t>
            </w:r>
          </w:p>
        </w:tc>
        <w:tc>
          <w:tcPr>
            <w:tcW w:w="1510" w:type="dxa"/>
            <w:vAlign w:val="center"/>
          </w:tcPr>
          <w:p w14:paraId="1EA0F993" w14:textId="77777777" w:rsidR="005C2626" w:rsidRPr="00B0238A" w:rsidRDefault="005C2626" w:rsidP="00BE60C7">
            <w:pPr>
              <w:spacing w:before="0" w:after="0"/>
              <w:ind w:firstLine="0"/>
              <w:jc w:val="center"/>
            </w:pPr>
            <w:r>
              <w:rPr>
                <w:sz w:val="24"/>
              </w:rPr>
              <w:t>Khoa ĐT&amp;SHLX</w:t>
            </w:r>
          </w:p>
        </w:tc>
        <w:tc>
          <w:tcPr>
            <w:tcW w:w="1510" w:type="dxa"/>
            <w:vAlign w:val="center"/>
          </w:tcPr>
          <w:p w14:paraId="20934E14" w14:textId="77777777" w:rsidR="005C2626" w:rsidRPr="00B0238A" w:rsidRDefault="005C2626" w:rsidP="00BE60C7">
            <w:pPr>
              <w:spacing w:before="0" w:after="0"/>
              <w:ind w:firstLine="0"/>
              <w:jc w:val="center"/>
            </w:pPr>
            <w:r>
              <w:rPr>
                <w:sz w:val="24"/>
              </w:rPr>
              <w:t>Phòng TH-HC&amp;QT</w:t>
            </w:r>
          </w:p>
        </w:tc>
      </w:tr>
      <w:tr w:rsidR="007221BB" w:rsidRPr="00B0238A" w14:paraId="59787974" w14:textId="77777777" w:rsidTr="00BE60C7">
        <w:tc>
          <w:tcPr>
            <w:tcW w:w="746" w:type="dxa"/>
            <w:vAlign w:val="center"/>
          </w:tcPr>
          <w:p w14:paraId="4A75F379" w14:textId="77777777" w:rsidR="005C2626" w:rsidRPr="00B0238A" w:rsidRDefault="00A27C38" w:rsidP="00BE60C7">
            <w:pPr>
              <w:spacing w:before="0" w:after="0"/>
              <w:ind w:firstLine="0"/>
              <w:jc w:val="center"/>
            </w:pPr>
            <w:r>
              <w:t>3</w:t>
            </w:r>
          </w:p>
        </w:tc>
        <w:tc>
          <w:tcPr>
            <w:tcW w:w="1511" w:type="dxa"/>
            <w:vAlign w:val="center"/>
          </w:tcPr>
          <w:p w14:paraId="2A0A34B6" w14:textId="77777777" w:rsidR="005C2626" w:rsidRPr="00B0238A" w:rsidRDefault="00A27C38" w:rsidP="00BE60C7">
            <w:pPr>
              <w:spacing w:before="0" w:after="0"/>
              <w:ind w:firstLine="0"/>
              <w:jc w:val="center"/>
            </w:pPr>
            <w:r>
              <w:t>Đầu tư cơ sở vật chất, phương tiện</w:t>
            </w:r>
          </w:p>
        </w:tc>
        <w:tc>
          <w:tcPr>
            <w:tcW w:w="2274" w:type="dxa"/>
            <w:vAlign w:val="center"/>
          </w:tcPr>
          <w:p w14:paraId="6494F618" w14:textId="3471183E" w:rsidR="005C2626" w:rsidRPr="00B0238A" w:rsidRDefault="005C2626" w:rsidP="00BE60C7">
            <w:pPr>
              <w:spacing w:before="0" w:after="0"/>
              <w:ind w:firstLine="0"/>
              <w:jc w:val="center"/>
            </w:pPr>
            <w: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1510" w:type="dxa"/>
            <w:vAlign w:val="center"/>
          </w:tcPr>
          <w:p w14:paraId="41B1D79A" w14:textId="77777777" w:rsidR="005C2626" w:rsidRPr="00B0238A" w:rsidRDefault="005C2626" w:rsidP="00BE60C7">
            <w:pPr>
              <w:spacing w:before="0" w:after="0"/>
              <w:ind w:firstLine="0"/>
              <w:jc w:val="center"/>
            </w:pPr>
            <w:r>
              <w:t>Hệ thống truyền dữ liệu giám sát, định danh điện tử: trước 01/01/2027; Giai đoạn 1: trước 30/6/2027; toàn bộ: 2027–2030; hình tình huống giả định: trước 01/01/2028</w:t>
            </w:r>
          </w:p>
        </w:tc>
        <w:tc>
          <w:tcPr>
            <w:tcW w:w="1510" w:type="dxa"/>
            <w:vAlign w:val="center"/>
          </w:tcPr>
          <w:p w14:paraId="5EA90376" w14:textId="77777777" w:rsidR="005C2626" w:rsidRPr="00B0238A" w:rsidRDefault="005C2626" w:rsidP="00BE60C7">
            <w:pPr>
              <w:spacing w:before="0" w:after="0"/>
              <w:ind w:firstLine="0"/>
              <w:jc w:val="center"/>
            </w:pPr>
            <w:r>
              <w:rPr>
                <w:sz w:val="24"/>
              </w:rPr>
              <w:t>Phòng TH-HC&amp;QT</w:t>
            </w:r>
          </w:p>
        </w:tc>
        <w:tc>
          <w:tcPr>
            <w:tcW w:w="1510" w:type="dxa"/>
            <w:vAlign w:val="center"/>
          </w:tcPr>
          <w:p w14:paraId="14F6C1E0" w14:textId="77777777" w:rsidR="005C2626" w:rsidRPr="00B0238A" w:rsidRDefault="005C2626" w:rsidP="00BE60C7">
            <w:pPr>
              <w:spacing w:before="0" w:after="0"/>
              <w:ind w:firstLine="0"/>
              <w:jc w:val="center"/>
            </w:pPr>
            <w:r>
              <w:rPr>
                <w:sz w:val="24"/>
              </w:rPr>
              <w:t>Khoa ĐT&amp;SHLX; phòng TC-KT</w:t>
            </w:r>
          </w:p>
        </w:tc>
      </w:tr>
      <w:tr w:rsidR="007221BB" w:rsidRPr="00B0238A" w14:paraId="0A4C4112" w14:textId="77777777" w:rsidTr="00BE60C7">
        <w:tc>
          <w:tcPr>
            <w:tcW w:w="746" w:type="dxa"/>
            <w:vAlign w:val="center"/>
          </w:tcPr>
          <w:p w14:paraId="7DD83120" w14:textId="77777777" w:rsidR="005C2626" w:rsidRPr="00B0238A" w:rsidRDefault="00A27C38" w:rsidP="00BE60C7">
            <w:pPr>
              <w:spacing w:before="0" w:after="0"/>
              <w:ind w:firstLine="0"/>
              <w:jc w:val="center"/>
            </w:pPr>
            <w:r>
              <w:t>4</w:t>
            </w:r>
          </w:p>
        </w:tc>
        <w:tc>
          <w:tcPr>
            <w:tcW w:w="1511" w:type="dxa"/>
            <w:vAlign w:val="center"/>
          </w:tcPr>
          <w:p w14:paraId="69E19E98" w14:textId="77777777" w:rsidR="005C2626" w:rsidRPr="00B0238A" w:rsidRDefault="00A27C38" w:rsidP="00BE60C7">
            <w:pPr>
              <w:spacing w:before="0" w:after="0"/>
              <w:ind w:firstLine="0"/>
              <w:jc w:val="center"/>
            </w:pPr>
            <w:r>
              <w:t>Chuẩn bị đội ngũ, chương trình đào tạo</w:t>
            </w:r>
          </w:p>
        </w:tc>
        <w:tc>
          <w:tcPr>
            <w:tcW w:w="2274" w:type="dxa"/>
            <w:vAlign w:val="center"/>
          </w:tcPr>
          <w:p w14:paraId="0F8E24BC" w14:textId="4BF0F0C3" w:rsidR="005C2626" w:rsidRPr="00B0238A" w:rsidRDefault="005C2626" w:rsidP="00BE60C7">
            <w:pPr>
              <w:spacing w:before="0" w:after="0"/>
              <w:ind w:firstLine="0"/>
              <w:jc w:val="center"/>
            </w:pPr>
            <w:r>
              <w:t>Bồi dưỡng, nâng hạng giấy phép lái xe Hạng A cho nhà giáo; xây dựng, thẩm định chương trình, giáo trình Hạng A (32 giờ)</w:t>
            </w:r>
          </w:p>
        </w:tc>
        <w:tc>
          <w:tcPr>
            <w:tcW w:w="1510" w:type="dxa"/>
            <w:vAlign w:val="center"/>
          </w:tcPr>
          <w:p w14:paraId="5B23E8E8" w14:textId="77777777" w:rsidR="005C2626" w:rsidRPr="00B0238A" w:rsidRDefault="005C2626" w:rsidP="00BE60C7">
            <w:pPr>
              <w:spacing w:before="0" w:after="0"/>
              <w:ind w:firstLine="0"/>
              <w:jc w:val="center"/>
            </w:pPr>
            <w:r>
              <w:rPr>
                <w:sz w:val="24"/>
              </w:rPr>
              <w:t>Tập huấn 03 nhà giáo: tháng 10–11/2026; chương trình, giáo trình: trước khi thông báo phương án đào tạo Hạng A</w:t>
            </w:r>
          </w:p>
        </w:tc>
        <w:tc>
          <w:tcPr>
            <w:tcW w:w="1510" w:type="dxa"/>
            <w:vAlign w:val="center"/>
          </w:tcPr>
          <w:p w14:paraId="0BAAF75B" w14:textId="77777777" w:rsidR="005C2626" w:rsidRPr="00B0238A" w:rsidRDefault="005C2626" w:rsidP="00BE60C7">
            <w:pPr>
              <w:spacing w:before="0" w:after="0"/>
              <w:ind w:firstLine="0"/>
              <w:jc w:val="center"/>
            </w:pPr>
            <w:r>
              <w:rPr>
                <w:sz w:val="24"/>
              </w:rPr>
              <w:t>Khoa ĐT&amp;SHLX</w:t>
            </w:r>
          </w:p>
        </w:tc>
        <w:tc>
          <w:tcPr>
            <w:tcW w:w="1510" w:type="dxa"/>
            <w:vAlign w:val="center"/>
          </w:tcPr>
          <w:p w14:paraId="38E02730" w14:textId="77777777" w:rsidR="005C2626" w:rsidRPr="00B0238A" w:rsidRDefault="005C2626" w:rsidP="00BE60C7">
            <w:pPr>
              <w:spacing w:before="0" w:after="0"/>
              <w:ind w:firstLine="0"/>
              <w:jc w:val="center"/>
            </w:pPr>
            <w:r>
              <w:rPr>
                <w:sz w:val="24"/>
              </w:rPr>
              <w:t>Phòng TCCB&amp;CTHSSV; phòng QLĐT&amp;BĐCL</w:t>
            </w:r>
          </w:p>
        </w:tc>
      </w:tr>
      <w:tr w:rsidR="007221BB" w:rsidRPr="00B0238A" w14:paraId="6088448C" w14:textId="77777777" w:rsidTr="00BE60C7">
        <w:tc>
          <w:tcPr>
            <w:tcW w:w="746" w:type="dxa"/>
            <w:vAlign w:val="center"/>
          </w:tcPr>
          <w:p w14:paraId="2A6900D8" w14:textId="77777777" w:rsidR="005C2626" w:rsidRPr="00B0238A" w:rsidRDefault="00A27C38" w:rsidP="00BE60C7">
            <w:pPr>
              <w:spacing w:before="0" w:after="0"/>
              <w:ind w:firstLine="0"/>
              <w:jc w:val="center"/>
            </w:pPr>
            <w:r>
              <w:t>5</w:t>
            </w:r>
          </w:p>
        </w:tc>
        <w:tc>
          <w:tcPr>
            <w:tcW w:w="1511" w:type="dxa"/>
            <w:vAlign w:val="center"/>
          </w:tcPr>
          <w:p w14:paraId="195225E1" w14:textId="75514ED0" w:rsidR="005C2626" w:rsidRPr="00B0238A" w:rsidRDefault="00A27C38" w:rsidP="00BE60C7">
            <w:pPr>
              <w:spacing w:before="0" w:after="0"/>
              <w:ind w:firstLine="0"/>
              <w:jc w:val="center"/>
            </w:pPr>
            <w:r>
              <w:t>Tuyển sinh khóa đào tạo Hạng A đầu tiên</w:t>
            </w:r>
          </w:p>
        </w:tc>
        <w:tc>
          <w:tcPr>
            <w:tcW w:w="2274" w:type="dxa"/>
            <w:vAlign w:val="center"/>
          </w:tcPr>
          <w:p w14:paraId="7F83E02F" w14:textId="4B4989EE" w:rsidR="005C2626" w:rsidRPr="00B0238A" w:rsidRDefault="005C2626" w:rsidP="00BE60C7">
            <w:pPr>
              <w:spacing w:before="0" w:after="0"/>
              <w:ind w:firstLine="0"/>
              <w:jc w:val="center"/>
            </w:pPr>
            <w:r>
              <w:t>Tuyển sinh, khai giảng khóa Hạng A đầu tiên; gửi báo cáo đăng ký khóa cho Sở Xây dựng ngay trong ngày khai giảng</w:t>
            </w:r>
          </w:p>
        </w:tc>
        <w:tc>
          <w:tcPr>
            <w:tcW w:w="1510" w:type="dxa"/>
            <w:vAlign w:val="center"/>
          </w:tcPr>
          <w:p w14:paraId="013C54CD" w14:textId="77777777" w:rsidR="005C2626" w:rsidRPr="00B0238A" w:rsidRDefault="005C2626" w:rsidP="00BE60C7">
            <w:pPr>
              <w:spacing w:before="0" w:after="0"/>
              <w:ind w:firstLine="0"/>
              <w:jc w:val="center"/>
            </w:pPr>
            <w:r>
              <w:rPr>
                <w:sz w:val="24"/>
              </w:rPr>
              <w:t>Dự kiến từ tháng 8/2027, tùy tiến độ đầu tư và cấp phép</w:t>
            </w:r>
          </w:p>
        </w:tc>
        <w:tc>
          <w:tcPr>
            <w:tcW w:w="1510" w:type="dxa"/>
            <w:vAlign w:val="center"/>
          </w:tcPr>
          <w:p w14:paraId="028DFB57" w14:textId="77777777" w:rsidR="005C2626" w:rsidRPr="00B0238A" w:rsidRDefault="005C2626" w:rsidP="00BE60C7">
            <w:pPr>
              <w:spacing w:before="0" w:after="0"/>
              <w:ind w:firstLine="0"/>
              <w:jc w:val="center"/>
            </w:pPr>
            <w:r>
              <w:rPr>
                <w:sz w:val="24"/>
              </w:rPr>
              <w:t>Khoa ĐT&amp;SHLX</w:t>
            </w:r>
          </w:p>
        </w:tc>
        <w:tc>
          <w:tcPr>
            <w:tcW w:w="1510" w:type="dxa"/>
            <w:vAlign w:val="center"/>
          </w:tcPr>
          <w:p w14:paraId="1BEFFB4C" w14:textId="77777777" w:rsidR="005C2626" w:rsidRPr="00B0238A" w:rsidRDefault="005C2626" w:rsidP="00BE60C7">
            <w:pPr>
              <w:spacing w:before="0" w:after="0"/>
              <w:ind w:firstLine="0"/>
              <w:jc w:val="center"/>
            </w:pPr>
            <w:r>
              <w:rPr>
                <w:sz w:val="24"/>
              </w:rPr>
              <w:t>Phòng TCCB&amp;CTHSSV; phòng QLĐT&amp;BĐCL</w:t>
            </w:r>
          </w:p>
        </w:tc>
      </w:tr>
    </w:tbl>
    <w:p w14:paraId="4EFD1604" w14:textId="721C91AA" w:rsidR="00616E86" w:rsidRDefault="00A27C38" w:rsidP="00616E86">
      <w:pPr>
        <w:rPr>
          <w:b/>
          <w:bCs/>
          <w:color w:val="FF0000"/>
        </w:rPr>
      </w:pPr>
      <w:r>
        <w:rPr>
          <w:b/>
        </w:rPr>
        <w:t xml:space="preserve">Phụ lục IV.</w:t>
      </w:r>
      <w:del w:id="1047" w:author="Thẩm định 21/10/2026 (Claude)" w:date="2026-10-21T21:01:56Z">
        <w:r>
          <w:rPr>
            <w:b/>
          </w:rPr>
          <w:delText xml:space="preserve"> </w:delText>
        </w:r>
      </w:del>
      <w:del w:id="1048" w:author="Thẩm định 21/10/2026 (Claude)" w:date="2026-10-21T21:01:56Z">
        <w:r>
          <w:rPr>
            <w:b/>
            <w:bCs/>
            <w:color w:val="FF0000"/>
            <w:highlight w:val="yellow"/>
          </w:rPr>
          <w:delText>[CÔ TUYẾT CHỦ TRÌ – CÔ THẢO PHỐI HỢP]</w:delText>
        </w:r>
      </w:del>
    </w:p>
    <w:p w14:paraId="66BA874F" w14:textId="5E428140" w:rsidR="00BE60C7" w:rsidRPr="00B0238A" w:rsidRDefault="00BE60C7">
      <w:pPr>
        <w:rPr>
          <w:b/>
        </w:rPr>
      </w:pPr>
    </w:p>
    <w:p w14:paraId="1CE5DF22" w14:textId="28B42FAA" w:rsidR="005C2626" w:rsidRDefault="00A27C38">
      <w:pPr>
        <w:rPr>
          <w:b/>
        </w:rPr>
      </w:pPr>
      <w:r>
        <w:rPr>
          <w:b/>
        </w:rPr>
        <w:t>BẢNG TÍNH PHƯƠNG ÁN TÀI CHÍNH (ƯỚC TÍNH)</w:t>
      </w:r>
    </w:p>
    <w:p w14:paraId="699488D6" w14:textId="50EEC696" w:rsidR="00CE37A0" w:rsidRDefault="00CE37A0">
      <w:pPr>
        <w:rPr>
          <w:b/>
        </w:rPr>
      </w:pPr>
      <w:r>
        <w:rPr>
          <w:b/>
        </w:rPr>
        <w:t>I. Chi phí khấu hao cơ sở vật chất và tài sản cố định</w:t>
      </w:r>
    </w:p>
    <w:tbl>
      <w:tblPr>
        <w:tblW w:w="13580" w:type="dxa"/>
        <w:tblLook w:val="04A0" w:firstRow="1" w:lastRow="0" w:firstColumn="1" w:lastColumn="0" w:noHBand="0" w:noVBand="1"/>
      </w:tblPr>
      <w:tblGrid>
        <w:gridCol w:w="590"/>
        <w:gridCol w:w="3340"/>
        <w:gridCol w:w="980"/>
        <w:gridCol w:w="913"/>
        <w:gridCol w:w="1460"/>
        <w:gridCol w:w="1060"/>
        <w:gridCol w:w="1320"/>
        <w:gridCol w:w="1320"/>
        <w:gridCol w:w="1460"/>
        <w:gridCol w:w="1260"/>
      </w:tblGrid>
      <w:tr w:rsidR="00573196" w:rsidRPr="00573196" w14:paraId="75126DA4" w14:textId="77777777" w:rsidTr="00573196">
        <w:trPr>
          <w:trHeight w:val="492"/>
        </w:trPr>
        <w:tc>
          <w:tcPr>
            <w:tcW w:w="540" w:type="dxa"/>
            <w:tcBorders>
              <w:top w:val="nil"/>
              <w:left w:val="nil"/>
              <w:bottom w:val="nil"/>
              <w:right w:val="nil"/>
            </w:tcBorders>
            <w:shd w:val="clear" w:color="auto" w:fill="auto"/>
            <w:noWrap/>
            <w:vAlign w:val="bottom"/>
            <w:hideMark/>
          </w:tcPr>
          <w:p w14:paraId="6D5222D2" w14:textId="77777777" w:rsidR="00573196" w:rsidRPr="00573196" w:rsidRDefault="00573196" w:rsidP="00573196">
            <w:pPr>
              <w:widowControl/>
              <w:spacing w:before="0" w:after="0"/>
              <w:ind w:firstLine="0"/>
              <w:jc w:val="left"/>
              <w:rPr>
                <w:sz w:val="20"/>
                <w:szCs w:val="20"/>
              </w:rPr>
            </w:pPr>
          </w:p>
        </w:tc>
        <w:tc>
          <w:tcPr>
            <w:tcW w:w="3340" w:type="dxa"/>
            <w:tcBorders>
              <w:top w:val="nil"/>
              <w:left w:val="nil"/>
              <w:bottom w:val="nil"/>
              <w:right w:val="nil"/>
            </w:tcBorders>
            <w:shd w:val="clear" w:color="auto" w:fill="auto"/>
            <w:noWrap/>
            <w:vAlign w:val="bottom"/>
            <w:hideMark/>
          </w:tcPr>
          <w:p w14:paraId="030EBC77" w14:textId="77777777" w:rsidR="00573196" w:rsidRPr="00573196" w:rsidRDefault="00573196" w:rsidP="00573196">
            <w:pPr>
              <w:widowControl/>
              <w:spacing w:before="0" w:after="0"/>
              <w:ind w:firstLine="0"/>
              <w:jc w:val="left"/>
              <w:rPr>
                <w:sz w:val="20"/>
                <w:szCs w:val="20"/>
              </w:rPr>
            </w:pPr>
          </w:p>
        </w:tc>
        <w:tc>
          <w:tcPr>
            <w:tcW w:w="980" w:type="dxa"/>
            <w:tcBorders>
              <w:top w:val="nil"/>
              <w:left w:val="nil"/>
              <w:bottom w:val="nil"/>
              <w:right w:val="nil"/>
            </w:tcBorders>
            <w:shd w:val="clear" w:color="auto" w:fill="auto"/>
            <w:noWrap/>
            <w:vAlign w:val="bottom"/>
            <w:hideMark/>
          </w:tcPr>
          <w:p w14:paraId="6760E38A" w14:textId="77777777" w:rsidR="00573196" w:rsidRPr="00573196" w:rsidRDefault="00573196" w:rsidP="00573196">
            <w:pPr>
              <w:widowControl/>
              <w:spacing w:before="0" w:after="0"/>
              <w:ind w:firstLine="0"/>
              <w:jc w:val="left"/>
              <w:rPr>
                <w:sz w:val="20"/>
                <w:szCs w:val="20"/>
              </w:rPr>
            </w:pPr>
          </w:p>
        </w:tc>
        <w:tc>
          <w:tcPr>
            <w:tcW w:w="840" w:type="dxa"/>
            <w:tcBorders>
              <w:top w:val="nil"/>
              <w:left w:val="nil"/>
              <w:bottom w:val="nil"/>
              <w:right w:val="nil"/>
            </w:tcBorders>
            <w:shd w:val="clear" w:color="auto" w:fill="auto"/>
            <w:noWrap/>
            <w:vAlign w:val="bottom"/>
            <w:hideMark/>
          </w:tcPr>
          <w:p w14:paraId="0B061BD3"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nil"/>
              <w:right w:val="nil"/>
            </w:tcBorders>
            <w:shd w:val="clear" w:color="auto" w:fill="auto"/>
            <w:noWrap/>
            <w:vAlign w:val="bottom"/>
            <w:hideMark/>
          </w:tcPr>
          <w:p w14:paraId="04662D58" w14:textId="77777777" w:rsidR="00573196" w:rsidRPr="00573196" w:rsidRDefault="00573196" w:rsidP="00573196">
            <w:pPr>
              <w:widowControl/>
              <w:spacing w:before="0" w:after="0"/>
              <w:ind w:firstLine="0"/>
              <w:jc w:val="left"/>
              <w:rPr>
                <w:sz w:val="20"/>
                <w:szCs w:val="20"/>
              </w:rPr>
            </w:pPr>
          </w:p>
        </w:tc>
        <w:tc>
          <w:tcPr>
            <w:tcW w:w="1060" w:type="dxa"/>
            <w:tcBorders>
              <w:top w:val="nil"/>
              <w:left w:val="nil"/>
              <w:bottom w:val="nil"/>
              <w:right w:val="nil"/>
            </w:tcBorders>
            <w:shd w:val="clear" w:color="auto" w:fill="auto"/>
            <w:noWrap/>
            <w:vAlign w:val="bottom"/>
            <w:hideMark/>
          </w:tcPr>
          <w:p w14:paraId="5EE64B94"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43EE58F6" w14:textId="77777777" w:rsidR="00573196" w:rsidRPr="00573196" w:rsidRDefault="00573196" w:rsidP="00573196">
            <w:pPr>
              <w:widowControl/>
              <w:spacing w:before="0" w:after="0"/>
              <w:ind w:firstLine="0"/>
              <w:jc w:val="left"/>
              <w:rPr>
                <w:sz w:val="20"/>
                <w:szCs w:val="20"/>
              </w:rPr>
            </w:pPr>
          </w:p>
        </w:tc>
        <w:tc>
          <w:tcPr>
            <w:tcW w:w="1320" w:type="dxa"/>
            <w:tcBorders>
              <w:top w:val="nil"/>
              <w:left w:val="nil"/>
              <w:bottom w:val="nil"/>
              <w:right w:val="nil"/>
            </w:tcBorders>
            <w:shd w:val="clear" w:color="auto" w:fill="auto"/>
            <w:noWrap/>
            <w:vAlign w:val="bottom"/>
            <w:hideMark/>
          </w:tcPr>
          <w:p w14:paraId="29D7BA4C" w14:textId="77777777" w:rsidR="00573196" w:rsidRPr="00573196" w:rsidRDefault="00573196" w:rsidP="00573196">
            <w:pPr>
              <w:widowControl/>
              <w:spacing w:before="0" w:after="0"/>
              <w:ind w:firstLine="0"/>
              <w:jc w:val="left"/>
              <w:rPr>
                <w:sz w:val="20"/>
                <w:szCs w:val="20"/>
              </w:rPr>
            </w:pPr>
          </w:p>
        </w:tc>
        <w:tc>
          <w:tcPr>
            <w:tcW w:w="1460" w:type="dxa"/>
            <w:tcBorders>
              <w:top w:val="nil"/>
              <w:left w:val="nil"/>
              <w:bottom w:val="single" w:sz="4" w:space="0" w:color="auto"/>
              <w:right w:val="nil"/>
            </w:tcBorders>
            <w:shd w:val="clear" w:color="auto" w:fill="auto"/>
            <w:noWrap/>
            <w:vAlign w:val="bottom"/>
            <w:hideMark/>
          </w:tcPr>
          <w:p w14:paraId="5412C2C9"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ĐVT: Triệu đồng</w:t>
            </w:r>
          </w:p>
        </w:tc>
        <w:tc>
          <w:tcPr>
            <w:tcW w:w="1260" w:type="dxa"/>
            <w:tcBorders>
              <w:top w:val="nil"/>
              <w:left w:val="nil"/>
              <w:bottom w:val="nil"/>
              <w:right w:val="nil"/>
            </w:tcBorders>
            <w:shd w:val="clear" w:color="auto" w:fill="auto"/>
            <w:noWrap/>
            <w:vAlign w:val="bottom"/>
            <w:hideMark/>
          </w:tcPr>
          <w:p w14:paraId="6EC7764D" w14:textId="77777777" w:rsidR="00573196" w:rsidRPr="00573196" w:rsidRDefault="00573196" w:rsidP="00573196">
            <w:pPr>
              <w:widowControl/>
              <w:spacing w:before="0" w:after="0"/>
              <w:ind w:firstLine="0"/>
              <w:jc w:val="center"/>
              <w:rPr>
                <w:i/>
                <w:iCs/>
                <w:color w:val="000000"/>
                <w:szCs w:val="28"/>
              </w:rPr>
            </w:pPr>
          </w:p>
        </w:tc>
      </w:tr>
      <w:tr w:rsidR="00573196" w:rsidRPr="00573196" w14:paraId="19C565A6" w14:textId="77777777" w:rsidTr="00573196">
        <w:trPr>
          <w:trHeight w:val="112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52E9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TT</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4D8C34C"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Nội dung</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6AC92B26"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Đơn vị tính</w:t>
            </w:r>
          </w:p>
        </w:tc>
        <w:tc>
          <w:tcPr>
            <w:tcW w:w="840" w:type="dxa"/>
            <w:tcBorders>
              <w:top w:val="single" w:sz="4" w:space="0" w:color="auto"/>
              <w:left w:val="nil"/>
              <w:bottom w:val="single" w:sz="4" w:space="0" w:color="auto"/>
              <w:right w:val="single" w:sz="4" w:space="0" w:color="auto"/>
            </w:tcBorders>
            <w:shd w:val="clear" w:color="auto" w:fill="auto"/>
            <w:vAlign w:val="center"/>
            <w:hideMark/>
          </w:tcPr>
          <w:p w14:paraId="42894A4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Số lượng</w:t>
            </w:r>
          </w:p>
        </w:tc>
        <w:tc>
          <w:tcPr>
            <w:tcW w:w="1460" w:type="dxa"/>
            <w:tcBorders>
              <w:top w:val="single" w:sz="4" w:space="0" w:color="auto"/>
              <w:left w:val="nil"/>
              <w:bottom w:val="single" w:sz="4" w:space="0" w:color="auto"/>
              <w:right w:val="single" w:sz="4" w:space="0" w:color="auto"/>
            </w:tcBorders>
            <w:shd w:val="clear" w:color="auto" w:fill="auto"/>
            <w:vAlign w:val="center"/>
            <w:hideMark/>
          </w:tcPr>
          <w:p w14:paraId="27F2D71D"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14:paraId="2A33472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Tần suất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0C3D98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Nguyên giá sử dụng</w:t>
            </w:r>
          </w:p>
        </w:tc>
        <w:tc>
          <w:tcPr>
            <w:tcW w:w="1320" w:type="dxa"/>
            <w:tcBorders>
              <w:top w:val="single" w:sz="4" w:space="0" w:color="auto"/>
              <w:left w:val="nil"/>
              <w:bottom w:val="single" w:sz="4" w:space="0" w:color="auto"/>
              <w:right w:val="single" w:sz="4" w:space="0" w:color="auto"/>
            </w:tcBorders>
            <w:shd w:val="clear" w:color="auto" w:fill="auto"/>
            <w:vAlign w:val="center"/>
            <w:hideMark/>
          </w:tcPr>
          <w:p w14:paraId="3207D853"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Tỷ lệ khấu hao</w:t>
            </w:r>
          </w:p>
        </w:tc>
        <w:tc>
          <w:tcPr>
            <w:tcW w:w="1460" w:type="dxa"/>
            <w:tcBorders>
              <w:top w:val="nil"/>
              <w:left w:val="nil"/>
              <w:bottom w:val="single" w:sz="4" w:space="0" w:color="auto"/>
              <w:right w:val="single" w:sz="4" w:space="0" w:color="auto"/>
            </w:tcBorders>
            <w:shd w:val="clear" w:color="auto" w:fill="auto"/>
            <w:vAlign w:val="center"/>
            <w:hideMark/>
          </w:tcPr>
          <w:p w14:paraId="7202BDA5"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Mức khấu hao hàng năm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E324672"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Ghi chú</w:t>
            </w:r>
          </w:p>
        </w:tc>
      </w:tr>
      <w:tr w:rsidR="00573196" w:rsidRPr="00573196" w14:paraId="11BA4D7E" w14:textId="77777777" w:rsidTr="00573196">
        <w:trPr>
          <w:trHeight w:val="37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D949E0"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5EF3F58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2</w:t>
            </w:r>
          </w:p>
        </w:tc>
        <w:tc>
          <w:tcPr>
            <w:tcW w:w="980" w:type="dxa"/>
            <w:tcBorders>
              <w:top w:val="nil"/>
              <w:left w:val="nil"/>
              <w:bottom w:val="single" w:sz="4" w:space="0" w:color="auto"/>
              <w:right w:val="single" w:sz="4" w:space="0" w:color="auto"/>
            </w:tcBorders>
            <w:shd w:val="clear" w:color="auto" w:fill="auto"/>
            <w:vAlign w:val="center"/>
            <w:hideMark/>
          </w:tcPr>
          <w:p w14:paraId="501F567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3</w:t>
            </w:r>
          </w:p>
        </w:tc>
        <w:tc>
          <w:tcPr>
            <w:tcW w:w="840" w:type="dxa"/>
            <w:tcBorders>
              <w:top w:val="nil"/>
              <w:left w:val="nil"/>
              <w:bottom w:val="single" w:sz="4" w:space="0" w:color="auto"/>
              <w:right w:val="single" w:sz="4" w:space="0" w:color="auto"/>
            </w:tcBorders>
            <w:shd w:val="clear" w:color="auto" w:fill="auto"/>
            <w:vAlign w:val="center"/>
            <w:hideMark/>
          </w:tcPr>
          <w:p w14:paraId="5D45214B"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4</w:t>
            </w:r>
          </w:p>
        </w:tc>
        <w:tc>
          <w:tcPr>
            <w:tcW w:w="1460" w:type="dxa"/>
            <w:tcBorders>
              <w:top w:val="nil"/>
              <w:left w:val="nil"/>
              <w:bottom w:val="single" w:sz="4" w:space="0" w:color="auto"/>
              <w:right w:val="single" w:sz="4" w:space="0" w:color="auto"/>
            </w:tcBorders>
            <w:shd w:val="clear" w:color="auto" w:fill="auto"/>
            <w:vAlign w:val="center"/>
            <w:hideMark/>
          </w:tcPr>
          <w:p w14:paraId="401B2312"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5</w:t>
            </w:r>
          </w:p>
        </w:tc>
        <w:tc>
          <w:tcPr>
            <w:tcW w:w="1060" w:type="dxa"/>
            <w:tcBorders>
              <w:top w:val="nil"/>
              <w:left w:val="nil"/>
              <w:bottom w:val="single" w:sz="4" w:space="0" w:color="auto"/>
              <w:right w:val="single" w:sz="4" w:space="0" w:color="auto"/>
            </w:tcBorders>
            <w:shd w:val="clear" w:color="auto" w:fill="auto"/>
            <w:vAlign w:val="center"/>
            <w:hideMark/>
          </w:tcPr>
          <w:p w14:paraId="6C1D47CC"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6</w:t>
            </w:r>
          </w:p>
        </w:tc>
        <w:tc>
          <w:tcPr>
            <w:tcW w:w="1320" w:type="dxa"/>
            <w:tcBorders>
              <w:top w:val="nil"/>
              <w:left w:val="nil"/>
              <w:bottom w:val="single" w:sz="4" w:space="0" w:color="auto"/>
              <w:right w:val="single" w:sz="4" w:space="0" w:color="auto"/>
            </w:tcBorders>
            <w:shd w:val="clear" w:color="auto" w:fill="auto"/>
            <w:vAlign w:val="center"/>
            <w:hideMark/>
          </w:tcPr>
          <w:p w14:paraId="3A584A4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7=5*6</w:t>
            </w:r>
          </w:p>
        </w:tc>
        <w:tc>
          <w:tcPr>
            <w:tcW w:w="1320" w:type="dxa"/>
            <w:tcBorders>
              <w:top w:val="nil"/>
              <w:left w:val="nil"/>
              <w:bottom w:val="single" w:sz="4" w:space="0" w:color="auto"/>
              <w:right w:val="single" w:sz="4" w:space="0" w:color="auto"/>
            </w:tcBorders>
            <w:shd w:val="clear" w:color="auto" w:fill="auto"/>
            <w:vAlign w:val="center"/>
            <w:hideMark/>
          </w:tcPr>
          <w:p w14:paraId="682678A8"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8</w:t>
            </w:r>
          </w:p>
        </w:tc>
        <w:tc>
          <w:tcPr>
            <w:tcW w:w="1460" w:type="dxa"/>
            <w:tcBorders>
              <w:top w:val="nil"/>
              <w:left w:val="nil"/>
              <w:bottom w:val="single" w:sz="4" w:space="0" w:color="auto"/>
              <w:right w:val="single" w:sz="4" w:space="0" w:color="auto"/>
            </w:tcBorders>
            <w:shd w:val="clear" w:color="auto" w:fill="auto"/>
            <w:vAlign w:val="center"/>
            <w:hideMark/>
          </w:tcPr>
          <w:p w14:paraId="26EFB055"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9=7x8</w:t>
            </w:r>
          </w:p>
        </w:tc>
        <w:tc>
          <w:tcPr>
            <w:tcW w:w="1260" w:type="dxa"/>
            <w:tcBorders>
              <w:top w:val="nil"/>
              <w:left w:val="nil"/>
              <w:bottom w:val="single" w:sz="4" w:space="0" w:color="auto"/>
              <w:right w:val="single" w:sz="4" w:space="0" w:color="auto"/>
            </w:tcBorders>
            <w:shd w:val="clear" w:color="auto" w:fill="auto"/>
            <w:vAlign w:val="center"/>
            <w:hideMark/>
          </w:tcPr>
          <w:p w14:paraId="544C648D" w14:textId="77777777" w:rsidR="00573196" w:rsidRPr="00573196" w:rsidRDefault="00573196" w:rsidP="00573196">
            <w:pPr>
              <w:widowControl/>
              <w:spacing w:before="0" w:after="0"/>
              <w:ind w:firstLine="0"/>
              <w:jc w:val="center"/>
              <w:rPr>
                <w:i/>
                <w:iCs/>
                <w:color w:val="000000"/>
                <w:szCs w:val="28"/>
              </w:rPr>
            </w:pPr>
            <w:r w:rsidRPr="00573196">
              <w:rPr>
                <w:i/>
                <w:iCs/>
                <w:color w:val="000000"/>
                <w:szCs w:val="28"/>
              </w:rPr>
              <w:t>10</w:t>
            </w:r>
          </w:p>
        </w:tc>
      </w:tr>
      <w:tr w:rsidR="00573196" w:rsidRPr="00573196" w14:paraId="06C09BB7"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33B8D3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3340" w:type="dxa"/>
            <w:tcBorders>
              <w:top w:val="nil"/>
              <w:left w:val="nil"/>
              <w:bottom w:val="single" w:sz="4" w:space="0" w:color="auto"/>
              <w:right w:val="single" w:sz="4" w:space="0" w:color="auto"/>
            </w:tcBorders>
            <w:shd w:val="clear" w:color="auto" w:fill="auto"/>
            <w:vAlign w:val="center"/>
            <w:hideMark/>
          </w:tcPr>
          <w:p w14:paraId="0EA4C0BC" w14:textId="77777777" w:rsidR="00573196" w:rsidRPr="00573196" w:rsidRDefault="00573196" w:rsidP="00573196">
            <w:pPr>
              <w:widowControl/>
              <w:spacing w:before="0" w:after="0"/>
              <w:ind w:firstLine="0"/>
              <w:jc w:val="left"/>
              <w:rPr>
                <w:color w:val="000000"/>
                <w:szCs w:val="28"/>
              </w:rPr>
            </w:pPr>
            <w:r w:rsidRPr="00573196">
              <w:rPr>
                <w:color w:val="000000"/>
                <w:szCs w:val="28"/>
              </w:rPr>
              <w:t>Phòng học lý thuyết</w:t>
            </w:r>
          </w:p>
        </w:tc>
        <w:tc>
          <w:tcPr>
            <w:tcW w:w="980" w:type="dxa"/>
            <w:tcBorders>
              <w:top w:val="nil"/>
              <w:left w:val="nil"/>
              <w:bottom w:val="single" w:sz="4" w:space="0" w:color="auto"/>
              <w:right w:val="single" w:sz="4" w:space="0" w:color="auto"/>
            </w:tcBorders>
            <w:shd w:val="clear" w:color="auto" w:fill="auto"/>
            <w:vAlign w:val="center"/>
            <w:hideMark/>
          </w:tcPr>
          <w:p w14:paraId="6182B2A7"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6E0CA002" w14:textId="77777777" w:rsidR="00573196" w:rsidRPr="00573196" w:rsidRDefault="00573196" w:rsidP="00573196">
            <w:pPr>
              <w:widowControl/>
              <w:spacing w:before="0" w:after="0"/>
              <w:ind w:firstLine="0"/>
              <w:jc w:val="center"/>
              <w:rPr>
                <w:color w:val="000000"/>
                <w:szCs w:val="28"/>
              </w:rPr>
            </w:pPr>
            <w:r w:rsidRPr="00573196">
              <w:rPr>
                <w:color w:val="000000"/>
                <w:szCs w:val="28"/>
              </w:rPr>
              <w:t>145</w:t>
            </w:r>
          </w:p>
        </w:tc>
        <w:tc>
          <w:tcPr>
            <w:tcW w:w="1460" w:type="dxa"/>
            <w:tcBorders>
              <w:top w:val="nil"/>
              <w:left w:val="nil"/>
              <w:bottom w:val="single" w:sz="4" w:space="0" w:color="auto"/>
              <w:right w:val="single" w:sz="4" w:space="0" w:color="auto"/>
            </w:tcBorders>
            <w:shd w:val="clear" w:color="auto" w:fill="auto"/>
            <w:vAlign w:val="center"/>
            <w:hideMark/>
          </w:tcPr>
          <w:p w14:paraId="756369C7"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614 </w:t>
            </w:r>
          </w:p>
        </w:tc>
        <w:tc>
          <w:tcPr>
            <w:tcW w:w="1060" w:type="dxa"/>
            <w:tcBorders>
              <w:top w:val="nil"/>
              <w:left w:val="nil"/>
              <w:bottom w:val="single" w:sz="4" w:space="0" w:color="auto"/>
              <w:right w:val="single" w:sz="4" w:space="0" w:color="auto"/>
            </w:tcBorders>
            <w:shd w:val="clear" w:color="auto" w:fill="auto"/>
            <w:vAlign w:val="center"/>
            <w:hideMark/>
          </w:tcPr>
          <w:p w14:paraId="01DDFDA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C584A4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61 </w:t>
            </w:r>
          </w:p>
        </w:tc>
        <w:tc>
          <w:tcPr>
            <w:tcW w:w="1320" w:type="dxa"/>
            <w:tcBorders>
              <w:top w:val="nil"/>
              <w:left w:val="nil"/>
              <w:bottom w:val="single" w:sz="4" w:space="0" w:color="auto"/>
              <w:right w:val="single" w:sz="4" w:space="0" w:color="auto"/>
            </w:tcBorders>
            <w:shd w:val="clear" w:color="auto" w:fill="auto"/>
            <w:vAlign w:val="center"/>
            <w:hideMark/>
          </w:tcPr>
          <w:p w14:paraId="22266D8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37437A9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2,46 </w:t>
            </w:r>
          </w:p>
        </w:tc>
        <w:tc>
          <w:tcPr>
            <w:tcW w:w="1260" w:type="dxa"/>
            <w:tcBorders>
              <w:top w:val="nil"/>
              <w:left w:val="nil"/>
              <w:bottom w:val="single" w:sz="4" w:space="0" w:color="auto"/>
              <w:right w:val="single" w:sz="4" w:space="0" w:color="auto"/>
            </w:tcBorders>
            <w:shd w:val="clear" w:color="auto" w:fill="auto"/>
            <w:vAlign w:val="center"/>
            <w:hideMark/>
          </w:tcPr>
          <w:p w14:paraId="32C33B2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2472C73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6226179"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3340" w:type="dxa"/>
            <w:tcBorders>
              <w:top w:val="nil"/>
              <w:left w:val="nil"/>
              <w:bottom w:val="single" w:sz="4" w:space="0" w:color="auto"/>
              <w:right w:val="single" w:sz="4" w:space="0" w:color="auto"/>
            </w:tcBorders>
            <w:shd w:val="clear" w:color="auto" w:fill="auto"/>
            <w:vAlign w:val="center"/>
            <w:hideMark/>
          </w:tcPr>
          <w:p w14:paraId="100215F5" w14:textId="77777777" w:rsidR="00573196" w:rsidRPr="00573196" w:rsidRDefault="00573196" w:rsidP="00573196">
            <w:pPr>
              <w:widowControl/>
              <w:spacing w:before="0" w:after="0"/>
              <w:ind w:firstLine="0"/>
              <w:jc w:val="left"/>
              <w:rPr>
                <w:color w:val="000000"/>
                <w:szCs w:val="28"/>
              </w:rPr>
            </w:pPr>
            <w:r w:rsidRPr="00573196">
              <w:rPr>
                <w:color w:val="000000"/>
                <w:szCs w:val="28"/>
              </w:rPr>
              <w:t>Phòng máy vi tính</w:t>
            </w:r>
          </w:p>
        </w:tc>
        <w:tc>
          <w:tcPr>
            <w:tcW w:w="980" w:type="dxa"/>
            <w:tcBorders>
              <w:top w:val="nil"/>
              <w:left w:val="nil"/>
              <w:bottom w:val="single" w:sz="4" w:space="0" w:color="auto"/>
              <w:right w:val="single" w:sz="4" w:space="0" w:color="auto"/>
            </w:tcBorders>
            <w:shd w:val="clear" w:color="auto" w:fill="auto"/>
            <w:vAlign w:val="center"/>
            <w:hideMark/>
          </w:tcPr>
          <w:p w14:paraId="3B1117EB" w14:textId="77777777" w:rsidR="00573196" w:rsidRPr="00573196" w:rsidRDefault="00573196" w:rsidP="00573196">
            <w:pPr>
              <w:widowControl/>
              <w:spacing w:before="0" w:after="0"/>
              <w:ind w:firstLine="0"/>
              <w:jc w:val="center"/>
              <w:rPr>
                <w:color w:val="000000"/>
                <w:szCs w:val="28"/>
              </w:rPr>
            </w:pPr>
            <w:r w:rsidRPr="00573196">
              <w:rPr>
                <w:color w:val="000000"/>
                <w:szCs w:val="28"/>
              </w:rPr>
              <w:t>m</w:t>
            </w:r>
            <w:r w:rsidRPr="00573196">
              <w:rPr>
                <w:color w:val="000000"/>
                <w:szCs w:val="28"/>
                <w:vertAlign w:val="superscript"/>
              </w:rPr>
              <w:t>2</w:t>
            </w:r>
          </w:p>
        </w:tc>
        <w:tc>
          <w:tcPr>
            <w:tcW w:w="840" w:type="dxa"/>
            <w:tcBorders>
              <w:top w:val="nil"/>
              <w:left w:val="nil"/>
              <w:bottom w:val="single" w:sz="4" w:space="0" w:color="auto"/>
              <w:right w:val="single" w:sz="4" w:space="0" w:color="auto"/>
            </w:tcBorders>
            <w:shd w:val="clear" w:color="auto" w:fill="auto"/>
            <w:vAlign w:val="center"/>
            <w:hideMark/>
          </w:tcPr>
          <w:p w14:paraId="19CF69E4" w14:textId="77777777" w:rsidR="00573196" w:rsidRPr="00573196" w:rsidRDefault="00573196" w:rsidP="00573196">
            <w:pPr>
              <w:widowControl/>
              <w:spacing w:before="0" w:after="0"/>
              <w:ind w:firstLine="0"/>
              <w:jc w:val="center"/>
              <w:rPr>
                <w:color w:val="000000"/>
                <w:szCs w:val="28"/>
              </w:rPr>
            </w:pPr>
            <w:r w:rsidRPr="00573196">
              <w:rPr>
                <w:color w:val="000000"/>
                <w:szCs w:val="28"/>
              </w:rPr>
              <w:t>70</w:t>
            </w:r>
          </w:p>
        </w:tc>
        <w:tc>
          <w:tcPr>
            <w:tcW w:w="1460" w:type="dxa"/>
            <w:tcBorders>
              <w:top w:val="nil"/>
              <w:left w:val="nil"/>
              <w:bottom w:val="single" w:sz="4" w:space="0" w:color="auto"/>
              <w:right w:val="single" w:sz="4" w:space="0" w:color="auto"/>
            </w:tcBorders>
            <w:shd w:val="clear" w:color="auto" w:fill="auto"/>
            <w:vAlign w:val="center"/>
            <w:hideMark/>
          </w:tcPr>
          <w:p w14:paraId="451E09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307 </w:t>
            </w:r>
          </w:p>
        </w:tc>
        <w:tc>
          <w:tcPr>
            <w:tcW w:w="1060" w:type="dxa"/>
            <w:tcBorders>
              <w:top w:val="nil"/>
              <w:left w:val="nil"/>
              <w:bottom w:val="single" w:sz="4" w:space="0" w:color="auto"/>
              <w:right w:val="single" w:sz="4" w:space="0" w:color="auto"/>
            </w:tcBorders>
            <w:shd w:val="clear" w:color="auto" w:fill="auto"/>
            <w:vAlign w:val="center"/>
            <w:hideMark/>
          </w:tcPr>
          <w:p w14:paraId="2C578EA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3608D25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31 </w:t>
            </w:r>
          </w:p>
        </w:tc>
        <w:tc>
          <w:tcPr>
            <w:tcW w:w="1320" w:type="dxa"/>
            <w:tcBorders>
              <w:top w:val="nil"/>
              <w:left w:val="nil"/>
              <w:bottom w:val="single" w:sz="4" w:space="0" w:color="auto"/>
              <w:right w:val="single" w:sz="4" w:space="0" w:color="auto"/>
            </w:tcBorders>
            <w:shd w:val="clear" w:color="auto" w:fill="auto"/>
            <w:vAlign w:val="center"/>
            <w:hideMark/>
          </w:tcPr>
          <w:p w14:paraId="0B7B4C59"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1460" w:type="dxa"/>
            <w:tcBorders>
              <w:top w:val="nil"/>
              <w:left w:val="nil"/>
              <w:bottom w:val="single" w:sz="4" w:space="0" w:color="auto"/>
              <w:right w:val="single" w:sz="4" w:space="0" w:color="auto"/>
            </w:tcBorders>
            <w:shd w:val="clear" w:color="auto" w:fill="auto"/>
            <w:noWrap/>
            <w:vAlign w:val="center"/>
            <w:hideMark/>
          </w:tcPr>
          <w:p w14:paraId="142CB0E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1,23 </w:t>
            </w:r>
          </w:p>
        </w:tc>
        <w:tc>
          <w:tcPr>
            <w:tcW w:w="1260" w:type="dxa"/>
            <w:tcBorders>
              <w:top w:val="nil"/>
              <w:left w:val="nil"/>
              <w:bottom w:val="single" w:sz="4" w:space="0" w:color="auto"/>
              <w:right w:val="single" w:sz="4" w:space="0" w:color="auto"/>
            </w:tcBorders>
            <w:shd w:val="clear" w:color="auto" w:fill="auto"/>
            <w:vAlign w:val="center"/>
            <w:hideMark/>
          </w:tcPr>
          <w:p w14:paraId="118B34B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20 năm</w:t>
            </w:r>
          </w:p>
        </w:tc>
      </w:tr>
      <w:tr w:rsidR="00573196" w:rsidRPr="00573196" w14:paraId="6458F7D7"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62518EA7"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3340" w:type="dxa"/>
            <w:tcBorders>
              <w:top w:val="nil"/>
              <w:left w:val="nil"/>
              <w:bottom w:val="nil"/>
              <w:right w:val="single" w:sz="4" w:space="0" w:color="auto"/>
            </w:tcBorders>
            <w:shd w:val="clear" w:color="auto" w:fill="auto"/>
            <w:vAlign w:val="center"/>
            <w:hideMark/>
          </w:tcPr>
          <w:p w14:paraId="6DDA784E" w14:textId="77777777" w:rsidR="00573196" w:rsidRPr="00573196" w:rsidRDefault="00573196" w:rsidP="00573196">
            <w:pPr>
              <w:widowControl/>
              <w:spacing w:before="0" w:after="0"/>
              <w:ind w:firstLine="0"/>
              <w:jc w:val="left"/>
              <w:rPr>
                <w:color w:val="000000"/>
                <w:szCs w:val="28"/>
              </w:rPr>
            </w:pPr>
            <w:r w:rsidRPr="00573196">
              <w:rPr>
                <w:color w:val="000000"/>
                <w:szCs w:val="28"/>
              </w:rPr>
              <w:t>Máy vi tính (30 máy trạm, 2 máy chủ)</w:t>
            </w:r>
          </w:p>
        </w:tc>
        <w:tc>
          <w:tcPr>
            <w:tcW w:w="980" w:type="dxa"/>
            <w:tcBorders>
              <w:top w:val="nil"/>
              <w:left w:val="nil"/>
              <w:bottom w:val="single" w:sz="4" w:space="0" w:color="auto"/>
              <w:right w:val="single" w:sz="4" w:space="0" w:color="auto"/>
            </w:tcBorders>
            <w:shd w:val="clear" w:color="auto" w:fill="auto"/>
            <w:vAlign w:val="center"/>
            <w:hideMark/>
          </w:tcPr>
          <w:p w14:paraId="714627CB" w14:textId="77777777" w:rsidR="00573196" w:rsidRPr="00573196" w:rsidRDefault="00573196" w:rsidP="00573196">
            <w:pPr>
              <w:widowControl/>
              <w:spacing w:before="0" w:after="0"/>
              <w:ind w:firstLine="0"/>
              <w:jc w:val="center"/>
              <w:rPr>
                <w:color w:val="000000"/>
                <w:szCs w:val="28"/>
              </w:rPr>
            </w:pPr>
            <w:r w:rsidRPr="00573196">
              <w:rPr>
                <w:color w:val="000000"/>
                <w:szCs w:val="28"/>
              </w:rPr>
              <w:t>Bộ</w:t>
            </w:r>
          </w:p>
        </w:tc>
        <w:tc>
          <w:tcPr>
            <w:tcW w:w="840" w:type="dxa"/>
            <w:tcBorders>
              <w:top w:val="nil"/>
              <w:left w:val="nil"/>
              <w:bottom w:val="single" w:sz="4" w:space="0" w:color="auto"/>
              <w:right w:val="single" w:sz="4" w:space="0" w:color="auto"/>
            </w:tcBorders>
            <w:shd w:val="clear" w:color="auto" w:fill="auto"/>
            <w:vAlign w:val="center"/>
            <w:hideMark/>
          </w:tcPr>
          <w:p w14:paraId="2B718079" w14:textId="77777777" w:rsidR="00573196" w:rsidRPr="00573196" w:rsidRDefault="00573196" w:rsidP="00573196">
            <w:pPr>
              <w:widowControl/>
              <w:spacing w:before="0" w:after="0"/>
              <w:ind w:firstLine="0"/>
              <w:jc w:val="center"/>
              <w:rPr>
                <w:color w:val="000000"/>
                <w:szCs w:val="28"/>
              </w:rPr>
            </w:pPr>
            <w:r w:rsidRPr="00573196">
              <w:rPr>
                <w:color w:val="000000"/>
                <w:szCs w:val="28"/>
              </w:rPr>
              <w:t>32</w:t>
            </w:r>
          </w:p>
        </w:tc>
        <w:tc>
          <w:tcPr>
            <w:tcW w:w="1460" w:type="dxa"/>
            <w:tcBorders>
              <w:top w:val="nil"/>
              <w:left w:val="nil"/>
              <w:bottom w:val="single" w:sz="4" w:space="0" w:color="auto"/>
              <w:right w:val="single" w:sz="4" w:space="0" w:color="auto"/>
            </w:tcBorders>
            <w:shd w:val="clear" w:color="auto" w:fill="auto"/>
            <w:vAlign w:val="center"/>
            <w:hideMark/>
          </w:tcPr>
          <w:p w14:paraId="3C5A60D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471 </w:t>
            </w:r>
          </w:p>
        </w:tc>
        <w:tc>
          <w:tcPr>
            <w:tcW w:w="1060" w:type="dxa"/>
            <w:tcBorders>
              <w:top w:val="nil"/>
              <w:left w:val="nil"/>
              <w:bottom w:val="single" w:sz="4" w:space="0" w:color="auto"/>
              <w:right w:val="single" w:sz="4" w:space="0" w:color="auto"/>
            </w:tcBorders>
            <w:shd w:val="clear" w:color="auto" w:fill="auto"/>
            <w:vAlign w:val="center"/>
            <w:hideMark/>
          </w:tcPr>
          <w:p w14:paraId="7241415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C74736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47 </w:t>
            </w:r>
          </w:p>
        </w:tc>
        <w:tc>
          <w:tcPr>
            <w:tcW w:w="1320" w:type="dxa"/>
            <w:tcBorders>
              <w:top w:val="nil"/>
              <w:left w:val="nil"/>
              <w:bottom w:val="single" w:sz="4" w:space="0" w:color="auto"/>
              <w:right w:val="single" w:sz="4" w:space="0" w:color="auto"/>
            </w:tcBorders>
            <w:shd w:val="clear" w:color="auto" w:fill="auto"/>
            <w:vAlign w:val="center"/>
            <w:hideMark/>
          </w:tcPr>
          <w:p w14:paraId="2A7C3DAA" w14:textId="77777777" w:rsidR="00573196" w:rsidRPr="00573196" w:rsidRDefault="00573196" w:rsidP="00573196">
            <w:pPr>
              <w:widowControl/>
              <w:spacing w:before="0" w:after="0"/>
              <w:ind w:firstLine="0"/>
              <w:jc w:val="center"/>
              <w:rPr>
                <w:color w:val="000000"/>
                <w:szCs w:val="28"/>
              </w:rPr>
            </w:pPr>
            <w:r w:rsidRPr="00573196">
              <w:rPr>
                <w:color w:val="000000"/>
                <w:szCs w:val="28"/>
              </w:rPr>
              <w:t>14,29%</w:t>
            </w:r>
          </w:p>
        </w:tc>
        <w:tc>
          <w:tcPr>
            <w:tcW w:w="1460" w:type="dxa"/>
            <w:tcBorders>
              <w:top w:val="nil"/>
              <w:left w:val="nil"/>
              <w:bottom w:val="single" w:sz="4" w:space="0" w:color="auto"/>
              <w:right w:val="single" w:sz="4" w:space="0" w:color="auto"/>
            </w:tcBorders>
            <w:shd w:val="clear" w:color="auto" w:fill="auto"/>
            <w:noWrap/>
            <w:vAlign w:val="center"/>
            <w:hideMark/>
          </w:tcPr>
          <w:p w14:paraId="7B56774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6,73 </w:t>
            </w:r>
          </w:p>
        </w:tc>
        <w:tc>
          <w:tcPr>
            <w:tcW w:w="1260" w:type="dxa"/>
            <w:tcBorders>
              <w:top w:val="nil"/>
              <w:left w:val="nil"/>
              <w:bottom w:val="single" w:sz="4" w:space="0" w:color="auto"/>
              <w:right w:val="single" w:sz="4" w:space="0" w:color="auto"/>
            </w:tcBorders>
            <w:shd w:val="clear" w:color="auto" w:fill="auto"/>
            <w:vAlign w:val="center"/>
            <w:hideMark/>
          </w:tcPr>
          <w:p w14:paraId="3F2AB47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7 năm</w:t>
            </w:r>
          </w:p>
        </w:tc>
      </w:tr>
      <w:tr w:rsidR="00573196" w:rsidRPr="00573196" w14:paraId="4C47EF0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428D410" w14:textId="77777777" w:rsidR="00573196" w:rsidRPr="00573196" w:rsidRDefault="00573196" w:rsidP="00573196">
            <w:pPr>
              <w:widowControl/>
              <w:spacing w:before="0" w:after="0"/>
              <w:ind w:firstLine="0"/>
              <w:jc w:val="center"/>
              <w:rPr>
                <w:color w:val="000000"/>
                <w:szCs w:val="28"/>
              </w:rPr>
            </w:pPr>
            <w:r w:rsidRPr="00573196">
              <w:rPr>
                <w:color w:val="000000"/>
                <w:szCs w:val="28"/>
              </w:rPr>
              <w:t>4</w:t>
            </w:r>
          </w:p>
        </w:tc>
        <w:tc>
          <w:tcPr>
            <w:tcW w:w="3340" w:type="dxa"/>
            <w:tcBorders>
              <w:top w:val="single" w:sz="4" w:space="0" w:color="auto"/>
              <w:left w:val="nil"/>
              <w:bottom w:val="single" w:sz="4" w:space="0" w:color="auto"/>
              <w:right w:val="single" w:sz="4" w:space="0" w:color="auto"/>
            </w:tcBorders>
            <w:shd w:val="clear" w:color="auto" w:fill="auto"/>
            <w:vAlign w:val="center"/>
            <w:hideMark/>
          </w:tcPr>
          <w:p w14:paraId="6D5C454C" w14:textId="77777777" w:rsidR="00573196" w:rsidRPr="00573196" w:rsidRDefault="00573196" w:rsidP="00573196">
            <w:pPr>
              <w:widowControl/>
              <w:spacing w:before="0" w:after="0"/>
              <w:ind w:firstLine="0"/>
              <w:rPr>
                <w:i/>
                <w:iCs/>
                <w:color w:val="000000"/>
                <w:szCs w:val="28"/>
              </w:rPr>
            </w:pPr>
            <w:r w:rsidRPr="00573196">
              <w:rPr>
                <w:i/>
                <w:iCs/>
                <w:color w:val="000000"/>
                <w:szCs w:val="28"/>
              </w:rPr>
              <w:t>Nhà điều hành số 2</w:t>
            </w:r>
          </w:p>
        </w:tc>
        <w:tc>
          <w:tcPr>
            <w:tcW w:w="980" w:type="dxa"/>
            <w:tcBorders>
              <w:top w:val="nil"/>
              <w:left w:val="nil"/>
              <w:bottom w:val="single" w:sz="4" w:space="0" w:color="auto"/>
              <w:right w:val="single" w:sz="4" w:space="0" w:color="auto"/>
            </w:tcBorders>
            <w:shd w:val="clear" w:color="auto" w:fill="auto"/>
            <w:vAlign w:val="center"/>
            <w:hideMark/>
          </w:tcPr>
          <w:p w14:paraId="07DB6C80" w14:textId="77777777" w:rsidR="00573196" w:rsidRPr="00573196" w:rsidRDefault="00573196" w:rsidP="00573196">
            <w:pPr>
              <w:widowControl/>
              <w:spacing w:before="0" w:after="0"/>
              <w:ind w:firstLine="0"/>
              <w:jc w:val="center"/>
              <w:rPr>
                <w:color w:val="000000"/>
                <w:szCs w:val="28"/>
              </w:rPr>
            </w:pPr>
            <w:r w:rsidRPr="00573196">
              <w:rPr>
                <w:color w:val="000000"/>
                <w:szCs w:val="28"/>
              </w:rPr>
              <w:t>Nhà</w:t>
            </w:r>
          </w:p>
        </w:tc>
        <w:tc>
          <w:tcPr>
            <w:tcW w:w="840" w:type="dxa"/>
            <w:tcBorders>
              <w:top w:val="nil"/>
              <w:left w:val="nil"/>
              <w:bottom w:val="single" w:sz="4" w:space="0" w:color="auto"/>
              <w:right w:val="single" w:sz="4" w:space="0" w:color="auto"/>
            </w:tcBorders>
            <w:shd w:val="clear" w:color="auto" w:fill="auto"/>
            <w:vAlign w:val="center"/>
            <w:hideMark/>
          </w:tcPr>
          <w:p w14:paraId="07DE0F98"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6D08EA52"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060" w:type="dxa"/>
            <w:tcBorders>
              <w:top w:val="nil"/>
              <w:left w:val="nil"/>
              <w:bottom w:val="single" w:sz="4" w:space="0" w:color="auto"/>
              <w:right w:val="single" w:sz="4" w:space="0" w:color="auto"/>
            </w:tcBorders>
            <w:shd w:val="clear" w:color="auto" w:fill="auto"/>
            <w:vAlign w:val="center"/>
            <w:hideMark/>
          </w:tcPr>
          <w:p w14:paraId="0A123D29"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8C0FAA0"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 </w:t>
            </w:r>
          </w:p>
        </w:tc>
        <w:tc>
          <w:tcPr>
            <w:tcW w:w="1320" w:type="dxa"/>
            <w:tcBorders>
              <w:top w:val="nil"/>
              <w:left w:val="nil"/>
              <w:bottom w:val="single" w:sz="4" w:space="0" w:color="auto"/>
              <w:right w:val="single" w:sz="4" w:space="0" w:color="auto"/>
            </w:tcBorders>
            <w:shd w:val="clear" w:color="auto" w:fill="auto"/>
            <w:vAlign w:val="center"/>
            <w:hideMark/>
          </w:tcPr>
          <w:p w14:paraId="1E5BB6D3" w14:textId="77777777" w:rsidR="00573196" w:rsidRPr="00573196" w:rsidRDefault="00573196" w:rsidP="00573196">
            <w:pPr>
              <w:widowControl/>
              <w:spacing w:before="0" w:after="0"/>
              <w:ind w:firstLine="0"/>
              <w:jc w:val="center"/>
              <w:rPr>
                <w:color w:val="000000"/>
                <w:szCs w:val="28"/>
              </w:rPr>
            </w:pPr>
            <w:r w:rsidRPr="00573196">
              <w:rPr>
                <w:color w:val="000000"/>
                <w:szCs w:val="28"/>
              </w:rPr>
              <w:t>6,67%</w:t>
            </w:r>
          </w:p>
        </w:tc>
        <w:tc>
          <w:tcPr>
            <w:tcW w:w="1460" w:type="dxa"/>
            <w:tcBorders>
              <w:top w:val="nil"/>
              <w:left w:val="nil"/>
              <w:bottom w:val="single" w:sz="4" w:space="0" w:color="auto"/>
              <w:right w:val="single" w:sz="4" w:space="0" w:color="auto"/>
            </w:tcBorders>
            <w:shd w:val="clear" w:color="auto" w:fill="auto"/>
            <w:noWrap/>
            <w:vAlign w:val="center"/>
            <w:hideMark/>
          </w:tcPr>
          <w:p w14:paraId="3F81894E"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4,67 </w:t>
            </w:r>
          </w:p>
        </w:tc>
        <w:tc>
          <w:tcPr>
            <w:tcW w:w="1260" w:type="dxa"/>
            <w:tcBorders>
              <w:top w:val="nil"/>
              <w:left w:val="nil"/>
              <w:bottom w:val="single" w:sz="4" w:space="0" w:color="auto"/>
              <w:right w:val="single" w:sz="4" w:space="0" w:color="auto"/>
            </w:tcBorders>
            <w:shd w:val="clear" w:color="auto" w:fill="auto"/>
            <w:vAlign w:val="center"/>
            <w:hideMark/>
          </w:tcPr>
          <w:p w14:paraId="677D4834"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15 năm</w:t>
            </w:r>
          </w:p>
        </w:tc>
      </w:tr>
      <w:tr w:rsidR="00573196" w:rsidRPr="00573196" w14:paraId="411A297C"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EAA785F" w14:textId="77777777" w:rsidR="00573196" w:rsidRPr="00573196" w:rsidRDefault="00573196" w:rsidP="00573196">
            <w:pPr>
              <w:widowControl/>
              <w:spacing w:before="0" w:after="0"/>
              <w:ind w:firstLine="0"/>
              <w:jc w:val="center"/>
              <w:rPr>
                <w:color w:val="000000"/>
                <w:szCs w:val="28"/>
              </w:rPr>
            </w:pPr>
            <w:r w:rsidRPr="00573196">
              <w:rPr>
                <w:color w:val="000000"/>
                <w:szCs w:val="28"/>
              </w:rPr>
              <w:t>5</w:t>
            </w:r>
          </w:p>
        </w:tc>
        <w:tc>
          <w:tcPr>
            <w:tcW w:w="3340" w:type="dxa"/>
            <w:tcBorders>
              <w:top w:val="nil"/>
              <w:left w:val="nil"/>
              <w:bottom w:val="single" w:sz="4" w:space="0" w:color="auto"/>
              <w:right w:val="single" w:sz="4" w:space="0" w:color="auto"/>
            </w:tcBorders>
            <w:shd w:val="clear" w:color="auto" w:fill="auto"/>
            <w:vAlign w:val="center"/>
            <w:hideMark/>
          </w:tcPr>
          <w:p w14:paraId="6CD8CC9F" w14:textId="77777777" w:rsidR="00573196" w:rsidRPr="00573196" w:rsidRDefault="00573196" w:rsidP="00573196">
            <w:pPr>
              <w:widowControl/>
              <w:spacing w:before="0" w:after="0"/>
              <w:ind w:firstLine="0"/>
              <w:rPr>
                <w:i/>
                <w:iCs/>
                <w:color w:val="000000"/>
                <w:szCs w:val="28"/>
              </w:rPr>
            </w:pPr>
            <w:r w:rsidRPr="00573196">
              <w:rPr>
                <w:i/>
                <w:iCs/>
                <w:color w:val="000000"/>
                <w:szCs w:val="28"/>
              </w:rPr>
              <w:t>Xe mô tô sát hạch Hạng A (Honda CB350 H'ness)</w:t>
            </w:r>
          </w:p>
        </w:tc>
        <w:tc>
          <w:tcPr>
            <w:tcW w:w="980" w:type="dxa"/>
            <w:tcBorders>
              <w:top w:val="nil"/>
              <w:left w:val="nil"/>
              <w:bottom w:val="single" w:sz="4" w:space="0" w:color="auto"/>
              <w:right w:val="single" w:sz="4" w:space="0" w:color="auto"/>
            </w:tcBorders>
            <w:shd w:val="clear" w:color="auto" w:fill="auto"/>
            <w:vAlign w:val="center"/>
            <w:hideMark/>
          </w:tcPr>
          <w:p w14:paraId="542ED032" w14:textId="77777777" w:rsidR="00573196" w:rsidRPr="00573196" w:rsidRDefault="00573196" w:rsidP="00573196">
            <w:pPr>
              <w:widowControl/>
              <w:spacing w:before="0" w:after="0"/>
              <w:ind w:firstLine="0"/>
              <w:jc w:val="center"/>
              <w:rPr>
                <w:color w:val="000000"/>
                <w:szCs w:val="28"/>
              </w:rPr>
            </w:pPr>
            <w:r w:rsidRPr="00573196">
              <w:rPr>
                <w:color w:val="000000"/>
                <w:szCs w:val="28"/>
              </w:rPr>
              <w:t>Chiếc</w:t>
            </w:r>
          </w:p>
        </w:tc>
        <w:tc>
          <w:tcPr>
            <w:tcW w:w="840" w:type="dxa"/>
            <w:tcBorders>
              <w:top w:val="nil"/>
              <w:left w:val="nil"/>
              <w:bottom w:val="single" w:sz="4" w:space="0" w:color="auto"/>
              <w:right w:val="single" w:sz="4" w:space="0" w:color="auto"/>
            </w:tcBorders>
            <w:shd w:val="clear" w:color="auto" w:fill="auto"/>
            <w:vAlign w:val="center"/>
            <w:hideMark/>
          </w:tcPr>
          <w:p w14:paraId="22F5DF50"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1460" w:type="dxa"/>
            <w:tcBorders>
              <w:top w:val="nil"/>
              <w:left w:val="nil"/>
              <w:bottom w:val="single" w:sz="4" w:space="0" w:color="auto"/>
              <w:right w:val="single" w:sz="4" w:space="0" w:color="auto"/>
            </w:tcBorders>
            <w:shd w:val="clear" w:color="auto" w:fill="auto"/>
            <w:vAlign w:val="center"/>
            <w:hideMark/>
          </w:tcPr>
          <w:p w14:paraId="4D84CF0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060" w:type="dxa"/>
            <w:tcBorders>
              <w:top w:val="nil"/>
              <w:left w:val="nil"/>
              <w:bottom w:val="single" w:sz="4" w:space="0" w:color="auto"/>
              <w:right w:val="single" w:sz="4" w:space="0" w:color="auto"/>
            </w:tcBorders>
            <w:shd w:val="clear" w:color="auto" w:fill="auto"/>
            <w:vAlign w:val="center"/>
            <w:hideMark/>
          </w:tcPr>
          <w:p w14:paraId="7B077757"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687A341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 </w:t>
            </w:r>
          </w:p>
        </w:tc>
        <w:tc>
          <w:tcPr>
            <w:tcW w:w="1320" w:type="dxa"/>
            <w:tcBorders>
              <w:top w:val="nil"/>
              <w:left w:val="nil"/>
              <w:bottom w:val="single" w:sz="4" w:space="0" w:color="auto"/>
              <w:right w:val="single" w:sz="4" w:space="0" w:color="auto"/>
            </w:tcBorders>
            <w:shd w:val="clear" w:color="auto" w:fill="auto"/>
            <w:vAlign w:val="center"/>
            <w:hideMark/>
          </w:tcPr>
          <w:p w14:paraId="332D87B6"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74BC28C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26,00 </w:t>
            </w:r>
          </w:p>
        </w:tc>
        <w:tc>
          <w:tcPr>
            <w:tcW w:w="1260" w:type="dxa"/>
            <w:tcBorders>
              <w:top w:val="nil"/>
              <w:left w:val="nil"/>
              <w:bottom w:val="single" w:sz="4" w:space="0" w:color="auto"/>
              <w:right w:val="single" w:sz="4" w:space="0" w:color="auto"/>
            </w:tcBorders>
            <w:shd w:val="clear" w:color="auto" w:fill="auto"/>
            <w:vAlign w:val="center"/>
            <w:hideMark/>
          </w:tcPr>
          <w:p w14:paraId="71756E6C"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1C856C8D" w14:textId="77777777" w:rsidTr="00573196">
        <w:trPr>
          <w:trHeight w:val="87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3B64474" w14:textId="77777777" w:rsidR="00573196" w:rsidRPr="00573196" w:rsidRDefault="00573196" w:rsidP="00573196">
            <w:pPr>
              <w:widowControl/>
              <w:spacing w:before="0" w:after="0"/>
              <w:ind w:firstLine="0"/>
              <w:jc w:val="center"/>
              <w:rPr>
                <w:color w:val="000000"/>
                <w:szCs w:val="28"/>
              </w:rPr>
            </w:pPr>
            <w:r w:rsidRPr="00573196">
              <w:rPr>
                <w:color w:val="000000"/>
                <w:szCs w:val="28"/>
              </w:rPr>
              <w:t>6</w:t>
            </w:r>
          </w:p>
        </w:tc>
        <w:tc>
          <w:tcPr>
            <w:tcW w:w="3340" w:type="dxa"/>
            <w:tcBorders>
              <w:top w:val="nil"/>
              <w:left w:val="nil"/>
              <w:bottom w:val="single" w:sz="4" w:space="0" w:color="auto"/>
              <w:right w:val="single" w:sz="4" w:space="0" w:color="auto"/>
            </w:tcBorders>
            <w:shd w:val="clear" w:color="auto" w:fill="auto"/>
            <w:vAlign w:val="center"/>
            <w:hideMark/>
          </w:tcPr>
          <w:p w14:paraId="226CD7C8"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Sân tập </w:t>
            </w:r>
          </w:p>
        </w:tc>
        <w:tc>
          <w:tcPr>
            <w:tcW w:w="980" w:type="dxa"/>
            <w:tcBorders>
              <w:top w:val="nil"/>
              <w:left w:val="nil"/>
              <w:bottom w:val="single" w:sz="4" w:space="0" w:color="auto"/>
              <w:right w:val="single" w:sz="4" w:space="0" w:color="auto"/>
            </w:tcBorders>
            <w:shd w:val="clear" w:color="auto" w:fill="auto"/>
            <w:vAlign w:val="center"/>
            <w:hideMark/>
          </w:tcPr>
          <w:p w14:paraId="449ECBA1"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1AF6AD44"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1460" w:type="dxa"/>
            <w:tcBorders>
              <w:top w:val="nil"/>
              <w:left w:val="nil"/>
              <w:bottom w:val="single" w:sz="4" w:space="0" w:color="auto"/>
              <w:right w:val="single" w:sz="4" w:space="0" w:color="auto"/>
            </w:tcBorders>
            <w:shd w:val="clear" w:color="auto" w:fill="auto"/>
            <w:vAlign w:val="center"/>
            <w:hideMark/>
          </w:tcPr>
          <w:p w14:paraId="0461D203"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701 </w:t>
            </w:r>
          </w:p>
        </w:tc>
        <w:tc>
          <w:tcPr>
            <w:tcW w:w="1060" w:type="dxa"/>
            <w:tcBorders>
              <w:top w:val="nil"/>
              <w:left w:val="nil"/>
              <w:bottom w:val="single" w:sz="4" w:space="0" w:color="auto"/>
              <w:right w:val="single" w:sz="4" w:space="0" w:color="auto"/>
            </w:tcBorders>
            <w:shd w:val="clear" w:color="auto" w:fill="auto"/>
            <w:vAlign w:val="center"/>
            <w:hideMark/>
          </w:tcPr>
          <w:p w14:paraId="37C27B6E"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3B06099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 </w:t>
            </w:r>
          </w:p>
        </w:tc>
        <w:tc>
          <w:tcPr>
            <w:tcW w:w="1320" w:type="dxa"/>
            <w:tcBorders>
              <w:top w:val="nil"/>
              <w:left w:val="nil"/>
              <w:bottom w:val="single" w:sz="4" w:space="0" w:color="auto"/>
              <w:right w:val="single" w:sz="4" w:space="0" w:color="auto"/>
            </w:tcBorders>
            <w:shd w:val="clear" w:color="auto" w:fill="auto"/>
            <w:vAlign w:val="center"/>
            <w:hideMark/>
          </w:tcPr>
          <w:p w14:paraId="71AAF5DD"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6A723D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35,03 </w:t>
            </w:r>
          </w:p>
        </w:tc>
        <w:tc>
          <w:tcPr>
            <w:tcW w:w="1260" w:type="dxa"/>
            <w:tcBorders>
              <w:top w:val="nil"/>
              <w:left w:val="nil"/>
              <w:bottom w:val="single" w:sz="4" w:space="0" w:color="auto"/>
              <w:right w:val="single" w:sz="4" w:space="0" w:color="auto"/>
            </w:tcBorders>
            <w:shd w:val="clear" w:color="auto" w:fill="auto"/>
            <w:vAlign w:val="center"/>
            <w:hideMark/>
          </w:tcPr>
          <w:p w14:paraId="151688A9"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0F8735D3"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5A216B1" w14:textId="77777777" w:rsidR="00573196" w:rsidRPr="00573196" w:rsidRDefault="00573196" w:rsidP="00573196">
            <w:pPr>
              <w:widowControl/>
              <w:spacing w:before="0" w:after="0"/>
              <w:ind w:firstLine="0"/>
              <w:jc w:val="center"/>
              <w:rPr>
                <w:color w:val="000000"/>
                <w:szCs w:val="28"/>
              </w:rPr>
            </w:pPr>
            <w:r w:rsidRPr="00573196">
              <w:rPr>
                <w:color w:val="000000"/>
                <w:szCs w:val="28"/>
              </w:rPr>
              <w:t>7</w:t>
            </w:r>
          </w:p>
        </w:tc>
        <w:tc>
          <w:tcPr>
            <w:tcW w:w="3340" w:type="dxa"/>
            <w:tcBorders>
              <w:top w:val="nil"/>
              <w:left w:val="nil"/>
              <w:bottom w:val="single" w:sz="4" w:space="0" w:color="auto"/>
              <w:right w:val="single" w:sz="4" w:space="0" w:color="auto"/>
            </w:tcBorders>
            <w:shd w:val="clear" w:color="auto" w:fill="auto"/>
            <w:vAlign w:val="center"/>
            <w:hideMark/>
          </w:tcPr>
          <w:p w14:paraId="764D6A5A"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1</w:t>
            </w:r>
          </w:p>
        </w:tc>
        <w:tc>
          <w:tcPr>
            <w:tcW w:w="980" w:type="dxa"/>
            <w:tcBorders>
              <w:top w:val="nil"/>
              <w:left w:val="nil"/>
              <w:bottom w:val="single" w:sz="4" w:space="0" w:color="auto"/>
              <w:right w:val="single" w:sz="4" w:space="0" w:color="auto"/>
            </w:tcBorders>
            <w:shd w:val="clear" w:color="auto" w:fill="auto"/>
            <w:vAlign w:val="center"/>
            <w:hideMark/>
          </w:tcPr>
          <w:p w14:paraId="12F5E7A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7EC57764"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8822339"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060" w:type="dxa"/>
            <w:tcBorders>
              <w:top w:val="nil"/>
              <w:left w:val="nil"/>
              <w:bottom w:val="single" w:sz="4" w:space="0" w:color="auto"/>
              <w:right w:val="single" w:sz="4" w:space="0" w:color="auto"/>
            </w:tcBorders>
            <w:shd w:val="clear" w:color="auto" w:fill="auto"/>
            <w:vAlign w:val="center"/>
            <w:hideMark/>
          </w:tcPr>
          <w:p w14:paraId="338E3120"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70FF765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 </w:t>
            </w:r>
          </w:p>
        </w:tc>
        <w:tc>
          <w:tcPr>
            <w:tcW w:w="1320" w:type="dxa"/>
            <w:tcBorders>
              <w:top w:val="nil"/>
              <w:left w:val="nil"/>
              <w:bottom w:val="single" w:sz="4" w:space="0" w:color="auto"/>
              <w:right w:val="single" w:sz="4" w:space="0" w:color="auto"/>
            </w:tcBorders>
            <w:shd w:val="clear" w:color="auto" w:fill="auto"/>
            <w:vAlign w:val="center"/>
            <w:hideMark/>
          </w:tcPr>
          <w:p w14:paraId="136C8A2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45FDC9C6"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8,00 </w:t>
            </w:r>
          </w:p>
        </w:tc>
        <w:tc>
          <w:tcPr>
            <w:tcW w:w="1260" w:type="dxa"/>
            <w:tcBorders>
              <w:top w:val="nil"/>
              <w:left w:val="nil"/>
              <w:bottom w:val="single" w:sz="4" w:space="0" w:color="auto"/>
              <w:right w:val="single" w:sz="4" w:space="0" w:color="auto"/>
            </w:tcBorders>
            <w:shd w:val="clear" w:color="auto" w:fill="auto"/>
            <w:vAlign w:val="center"/>
            <w:hideMark/>
          </w:tcPr>
          <w:p w14:paraId="34327A36"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41ED0C69" w14:textId="77777777" w:rsidTr="00573196">
        <w:trPr>
          <w:trHeight w:val="112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512888B6" w14:textId="77777777" w:rsidR="00573196" w:rsidRPr="00573196" w:rsidRDefault="00573196" w:rsidP="00573196">
            <w:pPr>
              <w:widowControl/>
              <w:spacing w:before="0" w:after="0"/>
              <w:ind w:firstLine="0"/>
              <w:jc w:val="center"/>
              <w:rPr>
                <w:color w:val="000000"/>
                <w:szCs w:val="28"/>
              </w:rPr>
            </w:pPr>
            <w:r w:rsidRPr="00573196">
              <w:rPr>
                <w:color w:val="000000"/>
                <w:szCs w:val="28"/>
              </w:rPr>
              <w:t>8</w:t>
            </w:r>
          </w:p>
        </w:tc>
        <w:tc>
          <w:tcPr>
            <w:tcW w:w="3340" w:type="dxa"/>
            <w:tcBorders>
              <w:top w:val="nil"/>
              <w:left w:val="nil"/>
              <w:bottom w:val="single" w:sz="4" w:space="0" w:color="auto"/>
              <w:right w:val="single" w:sz="4" w:space="0" w:color="auto"/>
            </w:tcBorders>
            <w:shd w:val="clear" w:color="auto" w:fill="auto"/>
            <w:vAlign w:val="center"/>
            <w:hideMark/>
          </w:tcPr>
          <w:p w14:paraId="1B119CA4" w14:textId="77777777" w:rsidR="00573196" w:rsidRPr="00573196" w:rsidRDefault="00573196" w:rsidP="00573196">
            <w:pPr>
              <w:widowControl/>
              <w:spacing w:before="0" w:after="0"/>
              <w:ind w:firstLine="0"/>
              <w:jc w:val="left"/>
              <w:rPr>
                <w:color w:val="000000"/>
                <w:szCs w:val="28"/>
              </w:rPr>
            </w:pPr>
            <w:r w:rsidRPr="00573196">
              <w:rPr>
                <w:color w:val="000000"/>
                <w:szCs w:val="28"/>
              </w:rPr>
              <w:t>Sân sát hạch bài tổng hợp số 2</w:t>
            </w:r>
          </w:p>
        </w:tc>
        <w:tc>
          <w:tcPr>
            <w:tcW w:w="980" w:type="dxa"/>
            <w:tcBorders>
              <w:top w:val="nil"/>
              <w:left w:val="nil"/>
              <w:bottom w:val="single" w:sz="4" w:space="0" w:color="auto"/>
              <w:right w:val="single" w:sz="4" w:space="0" w:color="auto"/>
            </w:tcBorders>
            <w:shd w:val="clear" w:color="auto" w:fill="auto"/>
            <w:vAlign w:val="center"/>
            <w:hideMark/>
          </w:tcPr>
          <w:p w14:paraId="0DB2EFFC" w14:textId="77777777" w:rsidR="00573196" w:rsidRPr="00573196" w:rsidRDefault="00573196" w:rsidP="00573196">
            <w:pPr>
              <w:widowControl/>
              <w:spacing w:before="0" w:after="0"/>
              <w:ind w:firstLine="0"/>
              <w:jc w:val="center"/>
              <w:rPr>
                <w:color w:val="000000"/>
                <w:szCs w:val="28"/>
              </w:rPr>
            </w:pPr>
            <w:r w:rsidRPr="00573196">
              <w:rPr>
                <w:color w:val="000000"/>
                <w:szCs w:val="28"/>
              </w:rPr>
              <w:t>Sân</w:t>
            </w:r>
          </w:p>
        </w:tc>
        <w:tc>
          <w:tcPr>
            <w:tcW w:w="840" w:type="dxa"/>
            <w:tcBorders>
              <w:top w:val="nil"/>
              <w:left w:val="nil"/>
              <w:bottom w:val="single" w:sz="4" w:space="0" w:color="auto"/>
              <w:right w:val="single" w:sz="4" w:space="0" w:color="auto"/>
            </w:tcBorders>
            <w:shd w:val="clear" w:color="auto" w:fill="auto"/>
            <w:vAlign w:val="center"/>
            <w:hideMark/>
          </w:tcPr>
          <w:p w14:paraId="24AD5710"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28F1C35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590 </w:t>
            </w:r>
          </w:p>
        </w:tc>
        <w:tc>
          <w:tcPr>
            <w:tcW w:w="1060" w:type="dxa"/>
            <w:tcBorders>
              <w:top w:val="nil"/>
              <w:left w:val="nil"/>
              <w:bottom w:val="single" w:sz="4" w:space="0" w:color="auto"/>
              <w:right w:val="single" w:sz="4" w:space="0" w:color="auto"/>
            </w:tcBorders>
            <w:shd w:val="clear" w:color="auto" w:fill="auto"/>
            <w:vAlign w:val="center"/>
            <w:hideMark/>
          </w:tcPr>
          <w:p w14:paraId="5DE0128F" w14:textId="77777777" w:rsidR="00573196" w:rsidRPr="00573196" w:rsidRDefault="00573196" w:rsidP="00573196">
            <w:pPr>
              <w:widowControl/>
              <w:spacing w:before="0" w:after="0"/>
              <w:ind w:firstLine="0"/>
              <w:jc w:val="center"/>
              <w:rPr>
                <w:color w:val="000000"/>
                <w:szCs w:val="28"/>
              </w:rPr>
            </w:pPr>
            <w:r w:rsidRPr="00573196">
              <w:rPr>
                <w:color w:val="000000"/>
                <w:szCs w:val="28"/>
              </w:rPr>
              <w:t>50%</w:t>
            </w:r>
          </w:p>
        </w:tc>
        <w:tc>
          <w:tcPr>
            <w:tcW w:w="1320" w:type="dxa"/>
            <w:tcBorders>
              <w:top w:val="nil"/>
              <w:left w:val="nil"/>
              <w:bottom w:val="single" w:sz="4" w:space="0" w:color="auto"/>
              <w:right w:val="single" w:sz="4" w:space="0" w:color="auto"/>
            </w:tcBorders>
            <w:shd w:val="clear" w:color="auto" w:fill="auto"/>
            <w:vAlign w:val="center"/>
            <w:hideMark/>
          </w:tcPr>
          <w:p w14:paraId="7834E0FF"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 </w:t>
            </w:r>
          </w:p>
        </w:tc>
        <w:tc>
          <w:tcPr>
            <w:tcW w:w="1320" w:type="dxa"/>
            <w:tcBorders>
              <w:top w:val="nil"/>
              <w:left w:val="nil"/>
              <w:bottom w:val="single" w:sz="4" w:space="0" w:color="auto"/>
              <w:right w:val="single" w:sz="4" w:space="0" w:color="auto"/>
            </w:tcBorders>
            <w:shd w:val="clear" w:color="auto" w:fill="auto"/>
            <w:vAlign w:val="center"/>
            <w:hideMark/>
          </w:tcPr>
          <w:p w14:paraId="1FA889CE"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460" w:type="dxa"/>
            <w:tcBorders>
              <w:top w:val="nil"/>
              <w:left w:val="nil"/>
              <w:bottom w:val="single" w:sz="4" w:space="0" w:color="auto"/>
              <w:right w:val="single" w:sz="4" w:space="0" w:color="auto"/>
            </w:tcBorders>
            <w:shd w:val="clear" w:color="auto" w:fill="auto"/>
            <w:noWrap/>
            <w:vAlign w:val="center"/>
            <w:hideMark/>
          </w:tcPr>
          <w:p w14:paraId="1FBB5E5B"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29,50 </w:t>
            </w:r>
          </w:p>
        </w:tc>
        <w:tc>
          <w:tcPr>
            <w:tcW w:w="1260" w:type="dxa"/>
            <w:tcBorders>
              <w:top w:val="nil"/>
              <w:left w:val="nil"/>
              <w:bottom w:val="single" w:sz="4" w:space="0" w:color="auto"/>
              <w:right w:val="single" w:sz="4" w:space="0" w:color="auto"/>
            </w:tcBorders>
            <w:shd w:val="clear" w:color="auto" w:fill="auto"/>
            <w:vAlign w:val="center"/>
            <w:hideMark/>
          </w:tcPr>
          <w:p w14:paraId="721F9D93"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10 năm</w:t>
            </w:r>
          </w:p>
        </w:tc>
      </w:tr>
      <w:tr w:rsidR="00573196" w:rsidRPr="00573196" w14:paraId="727479DC" w14:textId="77777777" w:rsidTr="00573196">
        <w:trPr>
          <w:trHeight w:val="346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1E34C" w14:textId="77777777" w:rsidR="00573196" w:rsidRPr="00573196" w:rsidRDefault="00573196" w:rsidP="00573196">
            <w:pPr>
              <w:widowControl/>
              <w:spacing w:before="0" w:after="0"/>
              <w:ind w:firstLine="0"/>
              <w:jc w:val="center"/>
              <w:rPr>
                <w:color w:val="000000"/>
                <w:szCs w:val="28"/>
              </w:rPr>
            </w:pPr>
            <w:r w:rsidRPr="00573196">
              <w:rPr>
                <w:color w:val="000000"/>
                <w:szCs w:val="28"/>
              </w:rPr>
              <w:t>9</w:t>
            </w:r>
          </w:p>
        </w:tc>
        <w:tc>
          <w:tcPr>
            <w:tcW w:w="3340" w:type="dxa"/>
            <w:tcBorders>
              <w:top w:val="nil"/>
              <w:left w:val="nil"/>
              <w:bottom w:val="single" w:sz="4" w:space="0" w:color="auto"/>
              <w:right w:val="single" w:sz="4" w:space="0" w:color="auto"/>
            </w:tcBorders>
            <w:shd w:val="clear" w:color="auto" w:fill="auto"/>
            <w:vAlign w:val="center"/>
            <w:hideMark/>
          </w:tcPr>
          <w:p w14:paraId="6979BB9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tcBorders>
              <w:top w:val="nil"/>
              <w:left w:val="nil"/>
              <w:bottom w:val="single" w:sz="4" w:space="0" w:color="auto"/>
              <w:right w:val="single" w:sz="4" w:space="0" w:color="auto"/>
            </w:tcBorders>
            <w:shd w:val="clear" w:color="auto" w:fill="auto"/>
            <w:vAlign w:val="center"/>
            <w:hideMark/>
          </w:tcPr>
          <w:p w14:paraId="7E1D8529"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4D8A6DC7"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52A25D1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060" w:type="dxa"/>
            <w:tcBorders>
              <w:top w:val="nil"/>
              <w:left w:val="nil"/>
              <w:bottom w:val="single" w:sz="4" w:space="0" w:color="auto"/>
              <w:right w:val="single" w:sz="4" w:space="0" w:color="auto"/>
            </w:tcBorders>
            <w:shd w:val="clear" w:color="auto" w:fill="auto"/>
            <w:vAlign w:val="center"/>
            <w:hideMark/>
          </w:tcPr>
          <w:p w14:paraId="39DAD1A4" w14:textId="77777777" w:rsidR="00573196" w:rsidRPr="00573196" w:rsidRDefault="00573196" w:rsidP="00573196">
            <w:pPr>
              <w:widowControl/>
              <w:spacing w:before="0" w:after="0"/>
              <w:ind w:firstLine="0"/>
              <w:jc w:val="center"/>
              <w:rPr>
                <w:color w:val="000000"/>
                <w:szCs w:val="28"/>
              </w:rPr>
            </w:pPr>
            <w:r w:rsidRPr="00573196">
              <w:rPr>
                <w:color w:val="000000"/>
                <w:szCs w:val="28"/>
              </w:rPr>
              <w:t>100%</w:t>
            </w:r>
          </w:p>
        </w:tc>
        <w:tc>
          <w:tcPr>
            <w:tcW w:w="1320" w:type="dxa"/>
            <w:tcBorders>
              <w:top w:val="nil"/>
              <w:left w:val="nil"/>
              <w:bottom w:val="single" w:sz="4" w:space="0" w:color="auto"/>
              <w:right w:val="single" w:sz="4" w:space="0" w:color="auto"/>
            </w:tcBorders>
            <w:shd w:val="clear" w:color="auto" w:fill="auto"/>
            <w:vAlign w:val="center"/>
            <w:hideMark/>
          </w:tcPr>
          <w:p w14:paraId="1AA94B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150 </w:t>
            </w:r>
          </w:p>
        </w:tc>
        <w:tc>
          <w:tcPr>
            <w:tcW w:w="1320" w:type="dxa"/>
            <w:tcBorders>
              <w:top w:val="nil"/>
              <w:left w:val="nil"/>
              <w:bottom w:val="single" w:sz="4" w:space="0" w:color="auto"/>
              <w:right w:val="single" w:sz="4" w:space="0" w:color="auto"/>
            </w:tcBorders>
            <w:shd w:val="clear" w:color="auto" w:fill="auto"/>
            <w:vAlign w:val="center"/>
            <w:hideMark/>
          </w:tcPr>
          <w:p w14:paraId="6BC56626"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EECA38A"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30,00 </w:t>
            </w:r>
          </w:p>
        </w:tc>
        <w:tc>
          <w:tcPr>
            <w:tcW w:w="1260" w:type="dxa"/>
            <w:tcBorders>
              <w:top w:val="nil"/>
              <w:left w:val="nil"/>
              <w:bottom w:val="single" w:sz="4" w:space="0" w:color="auto"/>
              <w:right w:val="single" w:sz="4" w:space="0" w:color="auto"/>
            </w:tcBorders>
            <w:shd w:val="clear" w:color="auto" w:fill="auto"/>
            <w:vAlign w:val="center"/>
            <w:hideMark/>
          </w:tcPr>
          <w:p w14:paraId="274A8F9E"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4E4B68ED" w14:textId="77777777" w:rsidTr="00573196">
        <w:trPr>
          <w:trHeight w:val="150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973E87A"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3340" w:type="dxa"/>
            <w:tcBorders>
              <w:top w:val="nil"/>
              <w:left w:val="nil"/>
              <w:bottom w:val="single" w:sz="4" w:space="0" w:color="auto"/>
              <w:right w:val="single" w:sz="4" w:space="0" w:color="auto"/>
            </w:tcBorders>
            <w:shd w:val="clear" w:color="auto" w:fill="auto"/>
            <w:vAlign w:val="center"/>
            <w:hideMark/>
          </w:tcPr>
          <w:p w14:paraId="6EAA7E63"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phần mềm sát hạch xử lý tình huống giả định trên đường Hạng A1, A</w:t>
            </w:r>
          </w:p>
        </w:tc>
        <w:tc>
          <w:tcPr>
            <w:tcW w:w="980" w:type="dxa"/>
            <w:tcBorders>
              <w:top w:val="nil"/>
              <w:left w:val="nil"/>
              <w:bottom w:val="single" w:sz="4" w:space="0" w:color="auto"/>
              <w:right w:val="single" w:sz="4" w:space="0" w:color="auto"/>
            </w:tcBorders>
            <w:shd w:val="clear" w:color="auto" w:fill="auto"/>
            <w:vAlign w:val="center"/>
            <w:hideMark/>
          </w:tcPr>
          <w:p w14:paraId="1DBF95BA"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9DFBA7D"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770236E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469 </w:t>
            </w:r>
          </w:p>
        </w:tc>
        <w:tc>
          <w:tcPr>
            <w:tcW w:w="1060" w:type="dxa"/>
            <w:tcBorders>
              <w:top w:val="nil"/>
              <w:left w:val="nil"/>
              <w:bottom w:val="single" w:sz="4" w:space="0" w:color="auto"/>
              <w:right w:val="single" w:sz="4" w:space="0" w:color="auto"/>
            </w:tcBorders>
            <w:shd w:val="clear" w:color="auto" w:fill="auto"/>
            <w:vAlign w:val="center"/>
            <w:hideMark/>
          </w:tcPr>
          <w:p w14:paraId="2B0158E5" w14:textId="77777777" w:rsidR="00573196" w:rsidRPr="00573196" w:rsidRDefault="00573196" w:rsidP="00573196">
            <w:pPr>
              <w:widowControl/>
              <w:spacing w:before="0" w:after="0"/>
              <w:ind w:firstLine="0"/>
              <w:jc w:val="center"/>
              <w:rPr>
                <w:color w:val="000000"/>
                <w:szCs w:val="28"/>
              </w:rPr>
            </w:pPr>
            <w:r w:rsidRPr="00573196">
              <w:rPr>
                <w:color w:val="000000"/>
                <w:szCs w:val="28"/>
              </w:rPr>
              <w:t>30%</w:t>
            </w:r>
          </w:p>
        </w:tc>
        <w:tc>
          <w:tcPr>
            <w:tcW w:w="1320" w:type="dxa"/>
            <w:tcBorders>
              <w:top w:val="nil"/>
              <w:left w:val="nil"/>
              <w:bottom w:val="single" w:sz="4" w:space="0" w:color="auto"/>
              <w:right w:val="single" w:sz="4" w:space="0" w:color="auto"/>
            </w:tcBorders>
            <w:shd w:val="clear" w:color="auto" w:fill="auto"/>
            <w:vAlign w:val="center"/>
            <w:hideMark/>
          </w:tcPr>
          <w:p w14:paraId="6DBC1158"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141 </w:t>
            </w:r>
          </w:p>
        </w:tc>
        <w:tc>
          <w:tcPr>
            <w:tcW w:w="1320" w:type="dxa"/>
            <w:tcBorders>
              <w:top w:val="nil"/>
              <w:left w:val="nil"/>
              <w:bottom w:val="single" w:sz="4" w:space="0" w:color="auto"/>
              <w:right w:val="single" w:sz="4" w:space="0" w:color="auto"/>
            </w:tcBorders>
            <w:shd w:val="clear" w:color="auto" w:fill="auto"/>
            <w:vAlign w:val="center"/>
            <w:hideMark/>
          </w:tcPr>
          <w:p w14:paraId="62F25A19" w14:textId="77777777" w:rsidR="00573196" w:rsidRPr="00573196" w:rsidRDefault="00573196" w:rsidP="00573196">
            <w:pPr>
              <w:widowControl/>
              <w:spacing w:before="0" w:after="0"/>
              <w:ind w:firstLine="0"/>
              <w:jc w:val="center"/>
              <w:rPr>
                <w:color w:val="000000"/>
                <w:szCs w:val="28"/>
              </w:rPr>
            </w:pPr>
            <w:r w:rsidRPr="00573196">
              <w:rPr>
                <w:color w:val="000000"/>
                <w:szCs w:val="28"/>
              </w:rPr>
              <w:t>20%</w:t>
            </w:r>
          </w:p>
        </w:tc>
        <w:tc>
          <w:tcPr>
            <w:tcW w:w="1460" w:type="dxa"/>
            <w:tcBorders>
              <w:top w:val="nil"/>
              <w:left w:val="nil"/>
              <w:bottom w:val="single" w:sz="4" w:space="0" w:color="auto"/>
              <w:right w:val="single" w:sz="4" w:space="0" w:color="auto"/>
            </w:tcBorders>
            <w:shd w:val="clear" w:color="auto" w:fill="auto"/>
            <w:noWrap/>
            <w:vAlign w:val="center"/>
            <w:hideMark/>
          </w:tcPr>
          <w:p w14:paraId="0677581D"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28,14 </w:t>
            </w:r>
          </w:p>
        </w:tc>
        <w:tc>
          <w:tcPr>
            <w:tcW w:w="1260" w:type="dxa"/>
            <w:tcBorders>
              <w:top w:val="nil"/>
              <w:left w:val="nil"/>
              <w:bottom w:val="single" w:sz="4" w:space="0" w:color="auto"/>
              <w:right w:val="single" w:sz="4" w:space="0" w:color="auto"/>
            </w:tcBorders>
            <w:shd w:val="clear" w:color="auto" w:fill="auto"/>
            <w:vAlign w:val="center"/>
            <w:hideMark/>
          </w:tcPr>
          <w:p w14:paraId="2B7BFAA5"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5 năm</w:t>
            </w:r>
          </w:p>
        </w:tc>
      </w:tr>
      <w:tr w:rsidR="00573196" w:rsidRPr="00573196" w14:paraId="63FBB895" w14:textId="77777777" w:rsidTr="00573196">
        <w:trPr>
          <w:trHeight w:val="2220"/>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3E0535E6" w14:textId="77777777" w:rsidR="00573196" w:rsidRPr="00573196" w:rsidRDefault="00573196" w:rsidP="00573196">
            <w:pPr>
              <w:widowControl/>
              <w:spacing w:before="0" w:after="0"/>
              <w:ind w:firstLine="0"/>
              <w:jc w:val="center"/>
              <w:rPr>
                <w:color w:val="000000"/>
                <w:szCs w:val="28"/>
              </w:rPr>
            </w:pPr>
            <w:r w:rsidRPr="00573196">
              <w:rPr>
                <w:color w:val="000000"/>
                <w:szCs w:val="28"/>
              </w:rPr>
              <w:t>11</w:t>
            </w:r>
          </w:p>
        </w:tc>
        <w:tc>
          <w:tcPr>
            <w:tcW w:w="3340" w:type="dxa"/>
            <w:tcBorders>
              <w:top w:val="nil"/>
              <w:left w:val="nil"/>
              <w:bottom w:val="single" w:sz="4" w:space="0" w:color="auto"/>
              <w:right w:val="single" w:sz="4" w:space="0" w:color="auto"/>
            </w:tcBorders>
            <w:shd w:val="clear" w:color="auto" w:fill="auto"/>
            <w:vAlign w:val="center"/>
            <w:hideMark/>
          </w:tcPr>
          <w:p w14:paraId="68F17E50" w14:textId="77777777" w:rsidR="00573196" w:rsidRPr="00573196" w:rsidRDefault="00573196" w:rsidP="00573196">
            <w:pPr>
              <w:widowControl/>
              <w:spacing w:before="0" w:after="0"/>
              <w:ind w:firstLine="0"/>
              <w:jc w:val="left"/>
              <w:rPr>
                <w:color w:val="000000"/>
                <w:szCs w:val="28"/>
              </w:rPr>
            </w:pPr>
            <w:r w:rsidRPr="00573196">
              <w:rPr>
                <w:color w:val="000000"/>
                <w:szCs w:val="28"/>
              </w:rPr>
              <w:t>Thiết bị hỗ trợ sát hạch: Bộ đàm; hệ thống âm thanh; màn hình hiển thị; camera giám sát; máy phát điện dự phòng; thiết bị lưu điện</w:t>
            </w:r>
          </w:p>
        </w:tc>
        <w:tc>
          <w:tcPr>
            <w:tcW w:w="980" w:type="dxa"/>
            <w:tcBorders>
              <w:top w:val="nil"/>
              <w:left w:val="nil"/>
              <w:bottom w:val="single" w:sz="4" w:space="0" w:color="auto"/>
              <w:right w:val="single" w:sz="4" w:space="0" w:color="auto"/>
            </w:tcBorders>
            <w:shd w:val="clear" w:color="auto" w:fill="auto"/>
            <w:vAlign w:val="center"/>
            <w:hideMark/>
          </w:tcPr>
          <w:p w14:paraId="1387A107" w14:textId="77777777" w:rsidR="00573196" w:rsidRPr="00573196" w:rsidRDefault="00573196" w:rsidP="00573196">
            <w:pPr>
              <w:widowControl/>
              <w:spacing w:before="0" w:after="0"/>
              <w:ind w:firstLine="0"/>
              <w:jc w:val="center"/>
              <w:rPr>
                <w:color w:val="000000"/>
                <w:szCs w:val="28"/>
              </w:rPr>
            </w:pPr>
            <w:r w:rsidRPr="00573196">
              <w:rPr>
                <w:color w:val="000000"/>
                <w:szCs w:val="28"/>
              </w:rPr>
              <w:t>Hệ thống</w:t>
            </w:r>
          </w:p>
        </w:tc>
        <w:tc>
          <w:tcPr>
            <w:tcW w:w="840" w:type="dxa"/>
            <w:tcBorders>
              <w:top w:val="nil"/>
              <w:left w:val="nil"/>
              <w:bottom w:val="single" w:sz="4" w:space="0" w:color="auto"/>
              <w:right w:val="single" w:sz="4" w:space="0" w:color="auto"/>
            </w:tcBorders>
            <w:shd w:val="clear" w:color="auto" w:fill="auto"/>
            <w:vAlign w:val="center"/>
            <w:hideMark/>
          </w:tcPr>
          <w:p w14:paraId="5539347A"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1460" w:type="dxa"/>
            <w:tcBorders>
              <w:top w:val="nil"/>
              <w:left w:val="nil"/>
              <w:bottom w:val="single" w:sz="4" w:space="0" w:color="auto"/>
              <w:right w:val="single" w:sz="4" w:space="0" w:color="auto"/>
            </w:tcBorders>
            <w:shd w:val="clear" w:color="auto" w:fill="auto"/>
            <w:vAlign w:val="center"/>
            <w:hideMark/>
          </w:tcPr>
          <w:p w14:paraId="0E9F093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200 </w:t>
            </w:r>
          </w:p>
        </w:tc>
        <w:tc>
          <w:tcPr>
            <w:tcW w:w="1060" w:type="dxa"/>
            <w:tcBorders>
              <w:top w:val="nil"/>
              <w:left w:val="nil"/>
              <w:bottom w:val="single" w:sz="4" w:space="0" w:color="auto"/>
              <w:right w:val="single" w:sz="4" w:space="0" w:color="auto"/>
            </w:tcBorders>
            <w:shd w:val="clear" w:color="auto" w:fill="auto"/>
            <w:vAlign w:val="center"/>
            <w:hideMark/>
          </w:tcPr>
          <w:p w14:paraId="0631FF45" w14:textId="77777777" w:rsidR="00573196" w:rsidRPr="00573196" w:rsidRDefault="00573196" w:rsidP="00573196">
            <w:pPr>
              <w:widowControl/>
              <w:spacing w:before="0" w:after="0"/>
              <w:ind w:firstLine="0"/>
              <w:jc w:val="center"/>
              <w:rPr>
                <w:color w:val="000000"/>
                <w:szCs w:val="28"/>
              </w:rPr>
            </w:pPr>
            <w:r w:rsidRPr="00573196">
              <w:rPr>
                <w:color w:val="000000"/>
                <w:szCs w:val="28"/>
              </w:rPr>
              <w:t>10%</w:t>
            </w:r>
          </w:p>
        </w:tc>
        <w:tc>
          <w:tcPr>
            <w:tcW w:w="1320" w:type="dxa"/>
            <w:tcBorders>
              <w:top w:val="nil"/>
              <w:left w:val="nil"/>
              <w:bottom w:val="single" w:sz="4" w:space="0" w:color="auto"/>
              <w:right w:val="single" w:sz="4" w:space="0" w:color="auto"/>
            </w:tcBorders>
            <w:shd w:val="clear" w:color="auto" w:fill="auto"/>
            <w:vAlign w:val="center"/>
            <w:hideMark/>
          </w:tcPr>
          <w:p w14:paraId="471A9D95"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20 </w:t>
            </w:r>
          </w:p>
        </w:tc>
        <w:tc>
          <w:tcPr>
            <w:tcW w:w="1320" w:type="dxa"/>
            <w:tcBorders>
              <w:top w:val="nil"/>
              <w:left w:val="nil"/>
              <w:bottom w:val="single" w:sz="4" w:space="0" w:color="auto"/>
              <w:right w:val="single" w:sz="4" w:space="0" w:color="auto"/>
            </w:tcBorders>
            <w:shd w:val="clear" w:color="auto" w:fill="auto"/>
            <w:vAlign w:val="center"/>
            <w:hideMark/>
          </w:tcPr>
          <w:p w14:paraId="631C3AB6" w14:textId="77777777" w:rsidR="00573196" w:rsidRPr="00573196" w:rsidRDefault="00573196" w:rsidP="00573196">
            <w:pPr>
              <w:widowControl/>
              <w:spacing w:before="0" w:after="0"/>
              <w:ind w:firstLine="0"/>
              <w:jc w:val="center"/>
              <w:rPr>
                <w:color w:val="000000"/>
                <w:szCs w:val="28"/>
              </w:rPr>
            </w:pPr>
            <w:r w:rsidRPr="00573196">
              <w:rPr>
                <w:color w:val="000000"/>
                <w:szCs w:val="28"/>
              </w:rPr>
              <w:t>12,50%</w:t>
            </w:r>
          </w:p>
        </w:tc>
        <w:tc>
          <w:tcPr>
            <w:tcW w:w="1460" w:type="dxa"/>
            <w:tcBorders>
              <w:top w:val="nil"/>
              <w:left w:val="nil"/>
              <w:bottom w:val="single" w:sz="4" w:space="0" w:color="auto"/>
              <w:right w:val="single" w:sz="4" w:space="0" w:color="auto"/>
            </w:tcBorders>
            <w:shd w:val="clear" w:color="auto" w:fill="auto"/>
            <w:noWrap/>
            <w:vAlign w:val="center"/>
            <w:hideMark/>
          </w:tcPr>
          <w:p w14:paraId="4D05534C" w14:textId="77777777" w:rsidR="00573196" w:rsidRPr="00573196" w:rsidRDefault="00573196" w:rsidP="00573196">
            <w:pPr>
              <w:widowControl/>
              <w:spacing w:before="0" w:after="0"/>
              <w:ind w:firstLine="0"/>
              <w:jc w:val="center"/>
              <w:rPr>
                <w:color w:val="000000"/>
                <w:szCs w:val="28"/>
              </w:rPr>
            </w:pPr>
            <w:r w:rsidRPr="00573196">
              <w:rPr>
                <w:color w:val="000000"/>
                <w:szCs w:val="28"/>
              </w:rPr>
              <w:t xml:space="preserve">          2,50 </w:t>
            </w:r>
          </w:p>
        </w:tc>
        <w:tc>
          <w:tcPr>
            <w:tcW w:w="1260" w:type="dxa"/>
            <w:tcBorders>
              <w:top w:val="nil"/>
              <w:left w:val="nil"/>
              <w:bottom w:val="single" w:sz="4" w:space="0" w:color="auto"/>
              <w:right w:val="single" w:sz="4" w:space="0" w:color="auto"/>
            </w:tcBorders>
            <w:shd w:val="clear" w:color="auto" w:fill="auto"/>
            <w:vAlign w:val="center"/>
            <w:hideMark/>
          </w:tcPr>
          <w:p w14:paraId="60597C20" w14:textId="77777777" w:rsidR="00573196" w:rsidRPr="00573196" w:rsidRDefault="00573196" w:rsidP="00573196">
            <w:pPr>
              <w:widowControl/>
              <w:spacing w:before="0" w:after="0"/>
              <w:ind w:firstLine="0"/>
              <w:jc w:val="center"/>
              <w:rPr>
                <w:color w:val="000000"/>
                <w:szCs w:val="28"/>
              </w:rPr>
            </w:pPr>
            <w:r w:rsidRPr="00573196">
              <w:rPr>
                <w:color w:val="000000"/>
                <w:szCs w:val="28"/>
              </w:rPr>
              <w:t>Thời gian sử dụng 8 năm</w:t>
            </w:r>
          </w:p>
        </w:tc>
      </w:tr>
      <w:tr w:rsidR="00573196" w:rsidRPr="00573196" w14:paraId="59886F34" w14:textId="77777777" w:rsidTr="00573196">
        <w:trPr>
          <w:trHeight w:val="492"/>
        </w:trPr>
        <w:tc>
          <w:tcPr>
            <w:tcW w:w="5700" w:type="dxa"/>
            <w:gridSpan w:val="4"/>
            <w:tcBorders>
              <w:top w:val="single" w:sz="4" w:space="0" w:color="auto"/>
              <w:left w:val="single" w:sz="4" w:space="0" w:color="auto"/>
              <w:bottom w:val="single" w:sz="4" w:space="0" w:color="auto"/>
              <w:right w:val="nil"/>
            </w:tcBorders>
            <w:shd w:val="clear" w:color="auto" w:fill="auto"/>
            <w:noWrap/>
            <w:vAlign w:val="center"/>
            <w:hideMark/>
          </w:tcPr>
          <w:p w14:paraId="4AE5079E"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Tổng </w:t>
            </w:r>
          </w:p>
        </w:tc>
        <w:tc>
          <w:tcPr>
            <w:tcW w:w="1460" w:type="dxa"/>
            <w:tcBorders>
              <w:top w:val="nil"/>
              <w:left w:val="single" w:sz="4" w:space="0" w:color="auto"/>
              <w:bottom w:val="single" w:sz="4" w:space="0" w:color="auto"/>
              <w:right w:val="single" w:sz="4" w:space="0" w:color="auto"/>
            </w:tcBorders>
            <w:shd w:val="clear" w:color="auto" w:fill="auto"/>
            <w:noWrap/>
            <w:vAlign w:val="center"/>
            <w:hideMark/>
          </w:tcPr>
          <w:p w14:paraId="4F6209EB"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3.912 </w:t>
            </w:r>
          </w:p>
        </w:tc>
        <w:tc>
          <w:tcPr>
            <w:tcW w:w="1060" w:type="dxa"/>
            <w:tcBorders>
              <w:top w:val="nil"/>
              <w:left w:val="nil"/>
              <w:bottom w:val="single" w:sz="4" w:space="0" w:color="auto"/>
              <w:right w:val="single" w:sz="4" w:space="0" w:color="auto"/>
            </w:tcBorders>
            <w:shd w:val="clear" w:color="auto" w:fill="auto"/>
            <w:noWrap/>
            <w:vAlign w:val="center"/>
            <w:hideMark/>
          </w:tcPr>
          <w:p w14:paraId="7F236E2F" w14:textId="77777777" w:rsidR="00573196" w:rsidRPr="00573196" w:rsidRDefault="00573196" w:rsidP="00573196">
            <w:pPr>
              <w:widowControl/>
              <w:spacing w:before="0" w:after="0"/>
              <w:ind w:firstLine="0"/>
              <w:jc w:val="center"/>
              <w:rPr>
                <w:color w:val="000000"/>
                <w:sz w:val="22"/>
                <w:szCs w:val="22"/>
              </w:rPr>
            </w:pPr>
            <w:r w:rsidRPr="00573196">
              <w:rPr>
                <w:color w:val="000000"/>
                <w:sz w:val="22"/>
                <w:szCs w:val="22"/>
              </w:rPr>
              <w:t> </w:t>
            </w:r>
          </w:p>
        </w:tc>
        <w:tc>
          <w:tcPr>
            <w:tcW w:w="1320" w:type="dxa"/>
            <w:tcBorders>
              <w:top w:val="nil"/>
              <w:left w:val="nil"/>
              <w:bottom w:val="single" w:sz="4" w:space="0" w:color="auto"/>
              <w:right w:val="single" w:sz="4" w:space="0" w:color="auto"/>
            </w:tcBorders>
            <w:shd w:val="clear" w:color="auto" w:fill="auto"/>
            <w:noWrap/>
            <w:vAlign w:val="center"/>
            <w:hideMark/>
          </w:tcPr>
          <w:p w14:paraId="0D46FDE8"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1.505 </w:t>
            </w:r>
          </w:p>
        </w:tc>
        <w:tc>
          <w:tcPr>
            <w:tcW w:w="1320" w:type="dxa"/>
            <w:tcBorders>
              <w:top w:val="nil"/>
              <w:left w:val="nil"/>
              <w:bottom w:val="single" w:sz="4" w:space="0" w:color="auto"/>
              <w:right w:val="single" w:sz="4" w:space="0" w:color="auto"/>
            </w:tcBorders>
            <w:shd w:val="clear" w:color="auto" w:fill="auto"/>
            <w:noWrap/>
            <w:vAlign w:val="center"/>
            <w:hideMark/>
          </w:tcPr>
          <w:p w14:paraId="7787786E"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1460" w:type="dxa"/>
            <w:tcBorders>
              <w:top w:val="nil"/>
              <w:left w:val="nil"/>
              <w:bottom w:val="single" w:sz="4" w:space="0" w:color="auto"/>
              <w:right w:val="single" w:sz="4" w:space="0" w:color="auto"/>
            </w:tcBorders>
            <w:shd w:val="clear" w:color="auto" w:fill="auto"/>
            <w:noWrap/>
            <w:vAlign w:val="center"/>
            <w:hideMark/>
          </w:tcPr>
          <w:p w14:paraId="23241B49"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 xml:space="preserve">      174,25 </w:t>
            </w:r>
          </w:p>
        </w:tc>
        <w:tc>
          <w:tcPr>
            <w:tcW w:w="1260" w:type="dxa"/>
            <w:tcBorders>
              <w:top w:val="nil"/>
              <w:left w:val="nil"/>
              <w:bottom w:val="single" w:sz="4" w:space="0" w:color="auto"/>
              <w:right w:val="single" w:sz="4" w:space="0" w:color="auto"/>
            </w:tcBorders>
            <w:shd w:val="clear" w:color="auto" w:fill="auto"/>
            <w:vAlign w:val="center"/>
            <w:hideMark/>
          </w:tcPr>
          <w:p w14:paraId="3B3774CB"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r>
    </w:tbl>
    <w:p w14:paraId="0DA01585" w14:textId="77777777" w:rsidR="009C06F8" w:rsidRDefault="009C06F8">
      <w:pPr>
        <w:rPr>
          <w:b/>
        </w:rPr>
      </w:pPr>
    </w:p>
    <w:p w14:paraId="23955032" w14:textId="427ECF04" w:rsidR="0063308D" w:rsidRPr="00A6136A" w:rsidRDefault="00CE37A0">
      <w:pPr>
        <w:rPr>
          <w:color w:val="0000CC"/>
        </w:rPr>
      </w:pPr>
      <w:r>
        <w:rPr>
          <w:b/>
        </w:rPr>
        <w:t>II. Phương án tài chính</w:t>
      </w:r>
    </w:p>
    <w:tbl>
      <w:tblPr>
        <w:tblW w:w="13067" w:type="dxa"/>
        <w:tblLook w:val="04A0" w:firstRow="1" w:lastRow="0" w:firstColumn="1" w:lastColumn="0" w:noHBand="0" w:noVBand="1"/>
      </w:tblPr>
      <w:tblGrid>
        <w:gridCol w:w="563"/>
        <w:gridCol w:w="4267"/>
        <w:gridCol w:w="1580"/>
        <w:gridCol w:w="1600"/>
        <w:gridCol w:w="1640"/>
        <w:gridCol w:w="1600"/>
        <w:gridCol w:w="1940"/>
      </w:tblGrid>
      <w:tr w:rsidR="00573196" w:rsidRPr="00573196" w14:paraId="4CF734C2"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969C6A"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TT</w:t>
            </w:r>
          </w:p>
        </w:tc>
        <w:tc>
          <w:tcPr>
            <w:tcW w:w="4267" w:type="dxa"/>
            <w:tcBorders>
              <w:top w:val="single" w:sz="4" w:space="0" w:color="auto"/>
              <w:left w:val="nil"/>
              <w:bottom w:val="single" w:sz="4" w:space="0" w:color="auto"/>
              <w:right w:val="single" w:sz="4" w:space="0" w:color="auto"/>
            </w:tcBorders>
            <w:shd w:val="clear" w:color="auto" w:fill="auto"/>
            <w:noWrap/>
            <w:vAlign w:val="center"/>
            <w:hideMark/>
          </w:tcPr>
          <w:p w14:paraId="66FB3C96"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CHỈ TIÊU</w:t>
            </w:r>
          </w:p>
        </w:tc>
        <w:tc>
          <w:tcPr>
            <w:tcW w:w="1580" w:type="dxa"/>
            <w:tcBorders>
              <w:top w:val="single" w:sz="4" w:space="0" w:color="auto"/>
              <w:left w:val="nil"/>
              <w:bottom w:val="single" w:sz="4" w:space="0" w:color="auto"/>
              <w:right w:val="single" w:sz="4" w:space="0" w:color="auto"/>
            </w:tcBorders>
            <w:shd w:val="clear" w:color="auto" w:fill="auto"/>
            <w:noWrap/>
            <w:vAlign w:val="center"/>
            <w:hideMark/>
          </w:tcPr>
          <w:p w14:paraId="4F503B8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5408B69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6D524F38"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09B5FB4D"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25767870"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Năm thứ 5</w:t>
            </w:r>
          </w:p>
        </w:tc>
      </w:tr>
      <w:tr w:rsidR="00573196" w:rsidRPr="00573196" w14:paraId="538A1435"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2AFC8AC"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A</w:t>
            </w:r>
          </w:p>
        </w:tc>
        <w:tc>
          <w:tcPr>
            <w:tcW w:w="4267" w:type="dxa"/>
            <w:tcBorders>
              <w:top w:val="nil"/>
              <w:left w:val="nil"/>
              <w:bottom w:val="single" w:sz="4" w:space="0" w:color="auto"/>
              <w:right w:val="single" w:sz="4" w:space="0" w:color="auto"/>
            </w:tcBorders>
            <w:shd w:val="clear" w:color="auto" w:fill="auto"/>
            <w:noWrap/>
            <w:vAlign w:val="center"/>
            <w:hideMark/>
          </w:tcPr>
          <w:p w14:paraId="6CB2524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Doanh thu </w:t>
            </w:r>
          </w:p>
        </w:tc>
        <w:tc>
          <w:tcPr>
            <w:tcW w:w="1580" w:type="dxa"/>
            <w:tcBorders>
              <w:top w:val="nil"/>
              <w:left w:val="nil"/>
              <w:bottom w:val="single" w:sz="4" w:space="0" w:color="auto"/>
              <w:right w:val="single" w:sz="4" w:space="0" w:color="auto"/>
            </w:tcBorders>
            <w:shd w:val="clear" w:color="auto" w:fill="auto"/>
            <w:noWrap/>
            <w:vAlign w:val="center"/>
            <w:hideMark/>
          </w:tcPr>
          <w:p w14:paraId="100BB8A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2CB6A0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753B080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74B10D6C"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75CF0AE"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2.768,28 </w:t>
            </w:r>
          </w:p>
        </w:tc>
      </w:tr>
      <w:tr w:rsidR="00573196" w:rsidRPr="00573196" w14:paraId="41242FB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73361CA7"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noWrap/>
            <w:vAlign w:val="center"/>
            <w:hideMark/>
          </w:tcPr>
          <w:p w14:paraId="7DF625FB" w14:textId="77777777" w:rsidR="00573196" w:rsidRPr="00573196" w:rsidRDefault="00573196" w:rsidP="00573196">
            <w:pPr>
              <w:widowControl/>
              <w:spacing w:before="0" w:after="0"/>
              <w:ind w:firstLine="0"/>
              <w:jc w:val="left"/>
              <w:rPr>
                <w:color w:val="000000"/>
                <w:sz w:val="26"/>
                <w:szCs w:val="26"/>
              </w:rPr>
            </w:pPr>
            <w:del w:id="1197" w:author="Thẩm định 21/10/2026 (Claude)" w:date="2026-10-21T21:01:58Z">
              <w:r w:rsidRPr="00573196">
                <w:rPr>
                  <w:color w:val="000000"/>
                  <w:sz w:val="26"/>
                  <w:szCs w:val="26"/>
                </w:rPr>
                <w:delText>Đào tạo lái xe mô tô hạng A</w:delText>
              </w:r>
            </w:del>
            <w:ins w:id="1198" w:author="Thẩm định 21/10/2026 (Claude)" w:date="2026-10-21T21:01:58Z">
              <w:r w:rsidRPr="00573196">
                <w:rPr>
                  <w:color w:val="000000"/>
                  <w:sz w:val="26"/>
                  <w:szCs w:val="26"/>
                </w:rPr>
                <w:t xml:space="preserve">Đào tạo lái xe mô tô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671BFD0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37C5DBB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3C8AD8D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35AD966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5F6F051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2.627,92 </w:t>
            </w:r>
          </w:p>
        </w:tc>
      </w:tr>
      <w:tr w:rsidR="00573196" w:rsidRPr="00573196" w14:paraId="6BBD4C1D"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2447FEFD"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2</w:t>
            </w:r>
          </w:p>
        </w:tc>
        <w:tc>
          <w:tcPr>
            <w:tcW w:w="4267" w:type="dxa"/>
            <w:tcBorders>
              <w:top w:val="nil"/>
              <w:left w:val="nil"/>
              <w:bottom w:val="single" w:sz="4" w:space="0" w:color="auto"/>
              <w:right w:val="single" w:sz="4" w:space="0" w:color="auto"/>
            </w:tcBorders>
            <w:shd w:val="clear" w:color="auto" w:fill="auto"/>
            <w:noWrap/>
            <w:vAlign w:val="center"/>
            <w:hideMark/>
          </w:tcPr>
          <w:p w14:paraId="790DF2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Cho thuê sân, </w:t>
            </w:r>
            <w:del w:id="1204" w:author="Thẩm định 21/10/2026 (Claude)" w:date="2026-10-21T21:01:58Z">
              <w:r w:rsidRPr="00573196">
                <w:rPr>
                  <w:color w:val="000000"/>
                  <w:sz w:val="26"/>
                  <w:szCs w:val="26"/>
                </w:rPr>
                <w:delText xml:space="preserve">thiết bị ôn luyện hạng A</w:delText>
              </w:r>
            </w:del>
            <w:ins w:id="1205" w:author="Thẩm định 21/10/2026 (Claude)" w:date="2026-10-21T21:01:58Z">
              <w:r w:rsidRPr="00573196">
                <w:rPr>
                  <w:color w:val="000000"/>
                  <w:sz w:val="26"/>
                  <w:szCs w:val="26"/>
                </w:rPr>
                <w:t xml:space="preserve">thiết bị ôn luyện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271DC48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3C08BA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35E84D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BF1B81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732EF6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64,29 </w:t>
            </w:r>
          </w:p>
        </w:tc>
      </w:tr>
      <w:tr w:rsidR="00573196" w:rsidRPr="00573196" w14:paraId="1ACDD1BE"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81DD41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3</w:t>
            </w:r>
          </w:p>
        </w:tc>
        <w:tc>
          <w:tcPr>
            <w:tcW w:w="4267" w:type="dxa"/>
            <w:tcBorders>
              <w:top w:val="nil"/>
              <w:left w:val="nil"/>
              <w:bottom w:val="single" w:sz="4" w:space="0" w:color="auto"/>
              <w:right w:val="single" w:sz="4" w:space="0" w:color="auto"/>
            </w:tcBorders>
            <w:shd w:val="clear" w:color="auto" w:fill="auto"/>
            <w:noWrap/>
            <w:vAlign w:val="center"/>
            <w:hideMark/>
          </w:tcPr>
          <w:p w14:paraId="0B5D80C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Cho thuê sân, </w:t>
            </w:r>
            <w:del w:id="1206" w:author="Thẩm định 21/10/2026 (Claude)" w:date="2026-10-21T21:01:58Z">
              <w:r w:rsidRPr="00573196">
                <w:rPr>
                  <w:color w:val="000000"/>
                  <w:sz w:val="26"/>
                  <w:szCs w:val="26"/>
                </w:rPr>
                <w:delText xml:space="preserve">thiết bị sát hạch hạng A</w:delText>
              </w:r>
            </w:del>
            <w:ins w:id="1207" w:author="Thẩm định 21/10/2026 (Claude)" w:date="2026-10-21T21:01:58Z">
              <w:r w:rsidRPr="00573196">
                <w:rPr>
                  <w:color w:val="000000"/>
                  <w:sz w:val="26"/>
                  <w:szCs w:val="26"/>
                </w:rPr>
                <w:t xml:space="preserve">thiết bị sát hạch Hạng A</w:t>
              </w:r>
            </w:ins>
          </w:p>
        </w:tc>
        <w:tc>
          <w:tcPr>
            <w:tcW w:w="1580" w:type="dxa"/>
            <w:tcBorders>
              <w:top w:val="nil"/>
              <w:left w:val="nil"/>
              <w:bottom w:val="single" w:sz="4" w:space="0" w:color="auto"/>
              <w:right w:val="single" w:sz="4" w:space="0" w:color="auto"/>
            </w:tcBorders>
            <w:shd w:val="clear" w:color="auto" w:fill="auto"/>
            <w:noWrap/>
            <w:vAlign w:val="center"/>
            <w:hideMark/>
          </w:tcPr>
          <w:p w14:paraId="1D22C5D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5A0B7CC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05BEAB5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7EBF382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8D97E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76,07 </w:t>
            </w:r>
          </w:p>
        </w:tc>
      </w:tr>
      <w:tr w:rsidR="00573196" w:rsidRPr="00573196" w14:paraId="4C91909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64F43419" w14:textId="77777777" w:rsidR="00573196" w:rsidRPr="00573196" w:rsidRDefault="00573196" w:rsidP="00573196">
            <w:pPr>
              <w:widowControl/>
              <w:spacing w:before="0" w:after="0"/>
              <w:ind w:firstLine="0"/>
              <w:jc w:val="center"/>
              <w:rPr>
                <w:b/>
                <w:bCs/>
                <w:color w:val="000000"/>
                <w:sz w:val="26"/>
                <w:szCs w:val="26"/>
              </w:rPr>
            </w:pPr>
            <w:r w:rsidRPr="00573196">
              <w:rPr>
                <w:b/>
                <w:bCs/>
                <w:color w:val="000000"/>
                <w:sz w:val="26"/>
                <w:szCs w:val="26"/>
              </w:rPr>
              <w:t>B</w:t>
            </w:r>
          </w:p>
        </w:tc>
        <w:tc>
          <w:tcPr>
            <w:tcW w:w="4267" w:type="dxa"/>
            <w:tcBorders>
              <w:top w:val="nil"/>
              <w:left w:val="nil"/>
              <w:bottom w:val="single" w:sz="4" w:space="0" w:color="auto"/>
              <w:right w:val="single" w:sz="4" w:space="0" w:color="auto"/>
            </w:tcBorders>
            <w:shd w:val="clear" w:color="auto" w:fill="auto"/>
            <w:noWrap/>
            <w:vAlign w:val="center"/>
            <w:hideMark/>
          </w:tcPr>
          <w:p w14:paraId="077F874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Chi phí =(1+2+3+…+11+12)</w:t>
            </w:r>
          </w:p>
        </w:tc>
        <w:tc>
          <w:tcPr>
            <w:tcW w:w="1580" w:type="dxa"/>
            <w:tcBorders>
              <w:top w:val="nil"/>
              <w:left w:val="nil"/>
              <w:bottom w:val="single" w:sz="4" w:space="0" w:color="auto"/>
              <w:right w:val="single" w:sz="4" w:space="0" w:color="auto"/>
            </w:tcBorders>
            <w:shd w:val="clear" w:color="auto" w:fill="auto"/>
            <w:noWrap/>
            <w:vAlign w:val="center"/>
            <w:hideMark/>
          </w:tcPr>
          <w:p w14:paraId="4274E98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30F316"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62EA4831"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50E0584A"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49A7FC9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2.375,58 </w:t>
            </w:r>
          </w:p>
        </w:tc>
      </w:tr>
      <w:tr w:rsidR="00573196" w:rsidRPr="00573196" w14:paraId="23153316"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07657828"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w:t>
            </w:r>
          </w:p>
        </w:tc>
        <w:tc>
          <w:tcPr>
            <w:tcW w:w="4267" w:type="dxa"/>
            <w:tcBorders>
              <w:top w:val="nil"/>
              <w:left w:val="nil"/>
              <w:bottom w:val="single" w:sz="4" w:space="0" w:color="auto"/>
              <w:right w:val="single" w:sz="4" w:space="0" w:color="auto"/>
            </w:tcBorders>
            <w:shd w:val="clear" w:color="auto" w:fill="auto"/>
            <w:vAlign w:val="center"/>
            <w:hideMark/>
          </w:tcPr>
          <w:p w14:paraId="5ABF54F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Nhiên liệu</w:t>
            </w:r>
          </w:p>
        </w:tc>
        <w:tc>
          <w:tcPr>
            <w:tcW w:w="1580" w:type="dxa"/>
            <w:tcBorders>
              <w:top w:val="nil"/>
              <w:left w:val="nil"/>
              <w:bottom w:val="single" w:sz="4" w:space="0" w:color="auto"/>
              <w:right w:val="single" w:sz="4" w:space="0" w:color="auto"/>
            </w:tcBorders>
            <w:shd w:val="clear" w:color="auto" w:fill="auto"/>
            <w:noWrap/>
            <w:vAlign w:val="center"/>
            <w:hideMark/>
          </w:tcPr>
          <w:p w14:paraId="792AAD8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56,47 </w:t>
            </w:r>
          </w:p>
        </w:tc>
        <w:tc>
          <w:tcPr>
            <w:tcW w:w="1600" w:type="dxa"/>
            <w:tcBorders>
              <w:top w:val="nil"/>
              <w:left w:val="nil"/>
              <w:bottom w:val="single" w:sz="4" w:space="0" w:color="auto"/>
              <w:right w:val="single" w:sz="4" w:space="0" w:color="auto"/>
            </w:tcBorders>
            <w:shd w:val="clear" w:color="auto" w:fill="auto"/>
            <w:noWrap/>
            <w:vAlign w:val="center"/>
            <w:hideMark/>
          </w:tcPr>
          <w:p w14:paraId="754F867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155,45 </w:t>
            </w:r>
          </w:p>
        </w:tc>
        <w:tc>
          <w:tcPr>
            <w:tcW w:w="1640" w:type="dxa"/>
            <w:tcBorders>
              <w:top w:val="nil"/>
              <w:left w:val="nil"/>
              <w:bottom w:val="single" w:sz="4" w:space="0" w:color="auto"/>
              <w:right w:val="single" w:sz="4" w:space="0" w:color="auto"/>
            </w:tcBorders>
            <w:shd w:val="clear" w:color="auto" w:fill="auto"/>
            <w:noWrap/>
            <w:vAlign w:val="center"/>
            <w:hideMark/>
          </w:tcPr>
          <w:p w14:paraId="06E6FB5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189,26 </w:t>
            </w:r>
          </w:p>
        </w:tc>
        <w:tc>
          <w:tcPr>
            <w:tcW w:w="1600" w:type="dxa"/>
            <w:tcBorders>
              <w:top w:val="nil"/>
              <w:left w:val="nil"/>
              <w:bottom w:val="single" w:sz="4" w:space="0" w:color="auto"/>
              <w:right w:val="single" w:sz="4" w:space="0" w:color="auto"/>
            </w:tcBorders>
            <w:shd w:val="clear" w:color="auto" w:fill="auto"/>
            <w:noWrap/>
            <w:vAlign w:val="center"/>
            <w:hideMark/>
          </w:tcPr>
          <w:p w14:paraId="66443C2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230,35 </w:t>
            </w:r>
          </w:p>
        </w:tc>
        <w:tc>
          <w:tcPr>
            <w:tcW w:w="1940" w:type="dxa"/>
            <w:tcBorders>
              <w:top w:val="nil"/>
              <w:left w:val="nil"/>
              <w:bottom w:val="single" w:sz="4" w:space="0" w:color="auto"/>
              <w:right w:val="single" w:sz="4" w:space="0" w:color="auto"/>
            </w:tcBorders>
            <w:shd w:val="clear" w:color="auto" w:fill="auto"/>
            <w:noWrap/>
            <w:vAlign w:val="center"/>
            <w:hideMark/>
          </w:tcPr>
          <w:p w14:paraId="62C462F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278,11 </w:t>
            </w:r>
          </w:p>
        </w:tc>
      </w:tr>
      <w:tr w:rsidR="00573196" w:rsidRPr="00573196" w14:paraId="27E9F6F0"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55A3E9" w14:textId="77777777" w:rsidR="00573196" w:rsidRPr="00573196" w:rsidRDefault="00573196" w:rsidP="00573196">
            <w:pPr>
              <w:widowControl/>
              <w:spacing w:before="0" w:after="0"/>
              <w:ind w:firstLine="0"/>
              <w:jc w:val="center"/>
              <w:rPr>
                <w:sz w:val="26"/>
                <w:szCs w:val="26"/>
              </w:rPr>
            </w:pPr>
            <w:r w:rsidRPr="00573196">
              <w:rPr>
                <w:sz w:val="26"/>
                <w:szCs w:val="26"/>
              </w:rPr>
              <w:t>2</w:t>
            </w:r>
          </w:p>
        </w:tc>
        <w:tc>
          <w:tcPr>
            <w:tcW w:w="4267" w:type="dxa"/>
            <w:tcBorders>
              <w:top w:val="nil"/>
              <w:left w:val="nil"/>
              <w:bottom w:val="single" w:sz="4" w:space="0" w:color="auto"/>
              <w:right w:val="single" w:sz="4" w:space="0" w:color="auto"/>
            </w:tcBorders>
            <w:shd w:val="clear" w:color="auto" w:fill="auto"/>
            <w:vAlign w:val="center"/>
            <w:hideMark/>
          </w:tcPr>
          <w:p w14:paraId="137E2872" w14:textId="77777777" w:rsidR="00573196" w:rsidRPr="00573196" w:rsidRDefault="00573196" w:rsidP="00573196">
            <w:pPr>
              <w:widowControl/>
              <w:spacing w:before="0" w:after="0"/>
              <w:ind w:firstLine="0"/>
              <w:jc w:val="left"/>
              <w:rPr>
                <w:sz w:val="26"/>
                <w:szCs w:val="26"/>
              </w:rPr>
            </w:pPr>
            <w:r w:rsidRPr="00573196">
              <w:rPr>
                <w:sz w:val="26"/>
                <w:szCs w:val="26"/>
              </w:rPr>
              <w:t>Khấu hao cơ sở vật chất</w:t>
            </w:r>
          </w:p>
        </w:tc>
        <w:tc>
          <w:tcPr>
            <w:tcW w:w="1580" w:type="dxa"/>
            <w:tcBorders>
              <w:top w:val="nil"/>
              <w:left w:val="nil"/>
              <w:bottom w:val="single" w:sz="4" w:space="0" w:color="auto"/>
              <w:right w:val="single" w:sz="4" w:space="0" w:color="auto"/>
            </w:tcBorders>
            <w:shd w:val="clear" w:color="auto" w:fill="auto"/>
            <w:noWrap/>
            <w:vAlign w:val="center"/>
            <w:hideMark/>
          </w:tcPr>
          <w:p w14:paraId="69E2483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116,61 </w:t>
            </w:r>
          </w:p>
        </w:tc>
        <w:tc>
          <w:tcPr>
            <w:tcW w:w="1600" w:type="dxa"/>
            <w:tcBorders>
              <w:top w:val="nil"/>
              <w:left w:val="nil"/>
              <w:bottom w:val="single" w:sz="4" w:space="0" w:color="auto"/>
              <w:right w:val="single" w:sz="4" w:space="0" w:color="auto"/>
            </w:tcBorders>
            <w:shd w:val="clear" w:color="auto" w:fill="auto"/>
            <w:noWrap/>
            <w:vAlign w:val="center"/>
            <w:hideMark/>
          </w:tcPr>
          <w:p w14:paraId="28F89B8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40" w:type="dxa"/>
            <w:tcBorders>
              <w:top w:val="nil"/>
              <w:left w:val="nil"/>
              <w:bottom w:val="single" w:sz="4" w:space="0" w:color="auto"/>
              <w:right w:val="single" w:sz="4" w:space="0" w:color="auto"/>
            </w:tcBorders>
            <w:shd w:val="clear" w:color="auto" w:fill="auto"/>
            <w:noWrap/>
            <w:vAlign w:val="center"/>
            <w:hideMark/>
          </w:tcPr>
          <w:p w14:paraId="6472689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600" w:type="dxa"/>
            <w:tcBorders>
              <w:top w:val="nil"/>
              <w:left w:val="nil"/>
              <w:bottom w:val="single" w:sz="4" w:space="0" w:color="auto"/>
              <w:right w:val="single" w:sz="4" w:space="0" w:color="auto"/>
            </w:tcBorders>
            <w:shd w:val="clear" w:color="auto" w:fill="auto"/>
            <w:noWrap/>
            <w:vAlign w:val="center"/>
            <w:hideMark/>
          </w:tcPr>
          <w:p w14:paraId="1422988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c>
          <w:tcPr>
            <w:tcW w:w="1940" w:type="dxa"/>
            <w:tcBorders>
              <w:top w:val="nil"/>
              <w:left w:val="nil"/>
              <w:bottom w:val="single" w:sz="4" w:space="0" w:color="auto"/>
              <w:right w:val="single" w:sz="4" w:space="0" w:color="auto"/>
            </w:tcBorders>
            <w:shd w:val="clear" w:color="auto" w:fill="auto"/>
            <w:noWrap/>
            <w:vAlign w:val="center"/>
            <w:hideMark/>
          </w:tcPr>
          <w:p w14:paraId="0E427E0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174,25 </w:t>
            </w:r>
          </w:p>
        </w:tc>
      </w:tr>
      <w:tr w:rsidR="00573196" w:rsidRPr="00573196" w14:paraId="1CDC70CA"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5B31C98" w14:textId="77777777" w:rsidR="00573196" w:rsidRPr="00573196" w:rsidRDefault="00573196" w:rsidP="00573196">
            <w:pPr>
              <w:widowControl/>
              <w:spacing w:before="0" w:after="0"/>
              <w:ind w:firstLine="0"/>
              <w:jc w:val="center"/>
              <w:rPr>
                <w:sz w:val="26"/>
                <w:szCs w:val="26"/>
              </w:rPr>
            </w:pPr>
            <w:r w:rsidRPr="00573196">
              <w:rPr>
                <w:sz w:val="26"/>
                <w:szCs w:val="26"/>
              </w:rPr>
              <w:t>4</w:t>
            </w:r>
          </w:p>
        </w:tc>
        <w:tc>
          <w:tcPr>
            <w:tcW w:w="4267" w:type="dxa"/>
            <w:tcBorders>
              <w:top w:val="nil"/>
              <w:left w:val="nil"/>
              <w:bottom w:val="single" w:sz="4" w:space="0" w:color="auto"/>
              <w:right w:val="single" w:sz="4" w:space="0" w:color="auto"/>
            </w:tcBorders>
            <w:shd w:val="clear" w:color="auto" w:fill="auto"/>
            <w:vAlign w:val="center"/>
            <w:hideMark/>
          </w:tcPr>
          <w:p w14:paraId="535CD107" w14:textId="77777777" w:rsidR="00573196" w:rsidRPr="00573196" w:rsidRDefault="00573196" w:rsidP="00573196">
            <w:pPr>
              <w:widowControl/>
              <w:spacing w:before="0" w:after="0"/>
              <w:ind w:firstLine="0"/>
              <w:jc w:val="left"/>
              <w:rPr>
                <w:sz w:val="26"/>
                <w:szCs w:val="26"/>
              </w:rPr>
            </w:pPr>
            <w:r w:rsidRPr="00573196">
              <w:rPr>
                <w:sz w:val="26"/>
                <w:szCs w:val="26"/>
              </w:rPr>
              <w:t>Tiền lương giảng dạy lý thuyết</w:t>
            </w:r>
          </w:p>
        </w:tc>
        <w:tc>
          <w:tcPr>
            <w:tcW w:w="1580" w:type="dxa"/>
            <w:tcBorders>
              <w:top w:val="nil"/>
              <w:left w:val="nil"/>
              <w:bottom w:val="single" w:sz="4" w:space="0" w:color="auto"/>
              <w:right w:val="single" w:sz="4" w:space="0" w:color="auto"/>
            </w:tcBorders>
            <w:shd w:val="clear" w:color="auto" w:fill="auto"/>
            <w:noWrap/>
            <w:vAlign w:val="center"/>
            <w:hideMark/>
          </w:tcPr>
          <w:p w14:paraId="2ACBE34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6ADA8CD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5D5A8FA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7645579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D3D89C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647A60FF"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4FDFBDC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5</w:t>
            </w:r>
          </w:p>
        </w:tc>
        <w:tc>
          <w:tcPr>
            <w:tcW w:w="4267" w:type="dxa"/>
            <w:tcBorders>
              <w:top w:val="nil"/>
              <w:left w:val="nil"/>
              <w:bottom w:val="single" w:sz="4" w:space="0" w:color="auto"/>
              <w:right w:val="single" w:sz="4" w:space="0" w:color="auto"/>
            </w:tcBorders>
            <w:shd w:val="clear" w:color="auto" w:fill="auto"/>
            <w:vAlign w:val="center"/>
            <w:hideMark/>
          </w:tcPr>
          <w:p w14:paraId="557FCD83" w14:textId="77777777" w:rsidR="00573196" w:rsidRPr="00573196" w:rsidRDefault="00573196" w:rsidP="00573196">
            <w:pPr>
              <w:widowControl/>
              <w:spacing w:before="0" w:after="0"/>
              <w:ind w:firstLine="0"/>
              <w:jc w:val="left"/>
              <w:rPr>
                <w:sz w:val="26"/>
                <w:szCs w:val="26"/>
              </w:rPr>
            </w:pPr>
            <w:r w:rsidRPr="00573196">
              <w:rPr>
                <w:sz w:val="26"/>
                <w:szCs w:val="26"/>
              </w:rPr>
              <w:t>Khoán lương dạy thực hành</w:t>
            </w:r>
          </w:p>
        </w:tc>
        <w:tc>
          <w:tcPr>
            <w:tcW w:w="1580" w:type="dxa"/>
            <w:tcBorders>
              <w:top w:val="nil"/>
              <w:left w:val="nil"/>
              <w:bottom w:val="single" w:sz="4" w:space="0" w:color="auto"/>
              <w:right w:val="single" w:sz="4" w:space="0" w:color="auto"/>
            </w:tcBorders>
            <w:shd w:val="clear" w:color="auto" w:fill="auto"/>
            <w:noWrap/>
            <w:vAlign w:val="center"/>
            <w:hideMark/>
          </w:tcPr>
          <w:p w14:paraId="22FBF51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62,04 </w:t>
            </w:r>
          </w:p>
        </w:tc>
        <w:tc>
          <w:tcPr>
            <w:tcW w:w="1600" w:type="dxa"/>
            <w:tcBorders>
              <w:top w:val="nil"/>
              <w:left w:val="nil"/>
              <w:bottom w:val="single" w:sz="4" w:space="0" w:color="auto"/>
              <w:right w:val="single" w:sz="4" w:space="0" w:color="auto"/>
            </w:tcBorders>
            <w:shd w:val="clear" w:color="auto" w:fill="auto"/>
            <w:noWrap/>
            <w:vAlign w:val="center"/>
            <w:hideMark/>
          </w:tcPr>
          <w:p w14:paraId="36F6D0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177,66 </w:t>
            </w:r>
          </w:p>
        </w:tc>
        <w:tc>
          <w:tcPr>
            <w:tcW w:w="1640" w:type="dxa"/>
            <w:tcBorders>
              <w:top w:val="nil"/>
              <w:left w:val="nil"/>
              <w:bottom w:val="single" w:sz="4" w:space="0" w:color="auto"/>
              <w:right w:val="single" w:sz="4" w:space="0" w:color="auto"/>
            </w:tcBorders>
            <w:shd w:val="clear" w:color="auto" w:fill="auto"/>
            <w:noWrap/>
            <w:vAlign w:val="center"/>
            <w:hideMark/>
          </w:tcPr>
          <w:p w14:paraId="35A866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214,52 </w:t>
            </w:r>
          </w:p>
        </w:tc>
        <w:tc>
          <w:tcPr>
            <w:tcW w:w="1600" w:type="dxa"/>
            <w:tcBorders>
              <w:top w:val="nil"/>
              <w:left w:val="nil"/>
              <w:bottom w:val="single" w:sz="4" w:space="0" w:color="auto"/>
              <w:right w:val="single" w:sz="4" w:space="0" w:color="auto"/>
            </w:tcBorders>
            <w:shd w:val="clear" w:color="auto" w:fill="auto"/>
            <w:noWrap/>
            <w:vAlign w:val="center"/>
            <w:hideMark/>
          </w:tcPr>
          <w:p w14:paraId="1867C39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261,16 </w:t>
            </w:r>
          </w:p>
        </w:tc>
        <w:tc>
          <w:tcPr>
            <w:tcW w:w="1940" w:type="dxa"/>
            <w:tcBorders>
              <w:top w:val="nil"/>
              <w:left w:val="nil"/>
              <w:bottom w:val="single" w:sz="4" w:space="0" w:color="auto"/>
              <w:right w:val="single" w:sz="4" w:space="0" w:color="auto"/>
            </w:tcBorders>
            <w:shd w:val="clear" w:color="auto" w:fill="auto"/>
            <w:noWrap/>
            <w:vAlign w:val="center"/>
            <w:hideMark/>
          </w:tcPr>
          <w:p w14:paraId="5FC6B0D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315,35 </w:t>
            </w:r>
          </w:p>
        </w:tc>
      </w:tr>
      <w:tr w:rsidR="00573196" w:rsidRPr="00573196" w14:paraId="5541F2AB" w14:textId="77777777" w:rsidTr="00573196">
        <w:trPr>
          <w:trHeight w:val="660"/>
        </w:trPr>
        <w:tc>
          <w:tcPr>
            <w:tcW w:w="440" w:type="dxa"/>
            <w:tcBorders>
              <w:top w:val="single" w:sz="4" w:space="0" w:color="auto"/>
              <w:left w:val="single" w:sz="4" w:space="0" w:color="auto"/>
              <w:bottom w:val="nil"/>
              <w:right w:val="single" w:sz="4" w:space="0" w:color="auto"/>
            </w:tcBorders>
            <w:shd w:val="clear" w:color="auto" w:fill="auto"/>
            <w:noWrap/>
            <w:vAlign w:val="center"/>
            <w:hideMark/>
          </w:tcPr>
          <w:p w14:paraId="45E80861"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719640BC" w14:textId="77777777" w:rsidR="00573196" w:rsidRPr="00573196" w:rsidRDefault="00573196" w:rsidP="00573196">
            <w:pPr>
              <w:widowControl/>
              <w:spacing w:before="0" w:after="0"/>
              <w:ind w:firstLine="0"/>
              <w:jc w:val="left"/>
              <w:rPr>
                <w:sz w:val="26"/>
                <w:szCs w:val="26"/>
              </w:rPr>
            </w:pPr>
            <w:r w:rsidRPr="00573196">
              <w:rPr>
                <w:sz w:val="26"/>
                <w:szCs w:val="26"/>
              </w:rPr>
              <w:t>Khoán lương bộ phận trực tiếp cho thuê xe và sân</w:t>
            </w:r>
          </w:p>
        </w:tc>
        <w:tc>
          <w:tcPr>
            <w:tcW w:w="1580" w:type="dxa"/>
            <w:tcBorders>
              <w:top w:val="nil"/>
              <w:left w:val="nil"/>
              <w:bottom w:val="single" w:sz="4" w:space="0" w:color="auto"/>
              <w:right w:val="single" w:sz="4" w:space="0" w:color="auto"/>
            </w:tcBorders>
            <w:shd w:val="clear" w:color="auto" w:fill="auto"/>
            <w:noWrap/>
            <w:vAlign w:val="center"/>
            <w:hideMark/>
          </w:tcPr>
          <w:p w14:paraId="2C3E61C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4,55 </w:t>
            </w:r>
          </w:p>
        </w:tc>
        <w:tc>
          <w:tcPr>
            <w:tcW w:w="1600" w:type="dxa"/>
            <w:tcBorders>
              <w:top w:val="nil"/>
              <w:left w:val="nil"/>
              <w:bottom w:val="single" w:sz="4" w:space="0" w:color="auto"/>
              <w:right w:val="single" w:sz="4" w:space="0" w:color="auto"/>
            </w:tcBorders>
            <w:shd w:val="clear" w:color="auto" w:fill="auto"/>
            <w:noWrap/>
            <w:vAlign w:val="center"/>
            <w:hideMark/>
          </w:tcPr>
          <w:p w14:paraId="703A2EA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6,77 </w:t>
            </w:r>
          </w:p>
        </w:tc>
        <w:tc>
          <w:tcPr>
            <w:tcW w:w="1640" w:type="dxa"/>
            <w:tcBorders>
              <w:top w:val="nil"/>
              <w:left w:val="nil"/>
              <w:bottom w:val="single" w:sz="4" w:space="0" w:color="auto"/>
              <w:right w:val="single" w:sz="4" w:space="0" w:color="auto"/>
            </w:tcBorders>
            <w:shd w:val="clear" w:color="auto" w:fill="auto"/>
            <w:noWrap/>
            <w:vAlign w:val="center"/>
            <w:hideMark/>
          </w:tcPr>
          <w:p w14:paraId="031D170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9,69 </w:t>
            </w:r>
          </w:p>
        </w:tc>
        <w:tc>
          <w:tcPr>
            <w:tcW w:w="1600" w:type="dxa"/>
            <w:tcBorders>
              <w:top w:val="nil"/>
              <w:left w:val="nil"/>
              <w:bottom w:val="single" w:sz="4" w:space="0" w:color="auto"/>
              <w:right w:val="single" w:sz="4" w:space="0" w:color="auto"/>
            </w:tcBorders>
            <w:shd w:val="clear" w:color="auto" w:fill="auto"/>
            <w:noWrap/>
            <w:vAlign w:val="center"/>
            <w:hideMark/>
          </w:tcPr>
          <w:p w14:paraId="0E088D4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11,70 </w:t>
            </w:r>
          </w:p>
        </w:tc>
        <w:tc>
          <w:tcPr>
            <w:tcW w:w="1940" w:type="dxa"/>
            <w:tcBorders>
              <w:top w:val="nil"/>
              <w:left w:val="nil"/>
              <w:bottom w:val="single" w:sz="4" w:space="0" w:color="auto"/>
              <w:right w:val="single" w:sz="4" w:space="0" w:color="auto"/>
            </w:tcBorders>
            <w:shd w:val="clear" w:color="auto" w:fill="auto"/>
            <w:noWrap/>
            <w:vAlign w:val="center"/>
            <w:hideMark/>
          </w:tcPr>
          <w:p w14:paraId="791FD5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14,04 </w:t>
            </w:r>
          </w:p>
        </w:tc>
      </w:tr>
      <w:tr w:rsidR="00573196" w:rsidRPr="00573196" w14:paraId="60E6E346"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07635C" w14:textId="77777777" w:rsidR="00573196" w:rsidRPr="00573196" w:rsidRDefault="00573196" w:rsidP="00573196">
            <w:pPr>
              <w:widowControl/>
              <w:spacing w:before="0" w:after="0"/>
              <w:ind w:firstLine="0"/>
              <w:jc w:val="center"/>
              <w:rPr>
                <w:sz w:val="26"/>
                <w:szCs w:val="26"/>
              </w:rPr>
            </w:pPr>
            <w:r w:rsidRPr="00573196">
              <w:rPr>
                <w:sz w:val="26"/>
                <w:szCs w:val="26"/>
              </w:rPr>
              <w:t>6</w:t>
            </w:r>
          </w:p>
        </w:tc>
        <w:tc>
          <w:tcPr>
            <w:tcW w:w="4267" w:type="dxa"/>
            <w:tcBorders>
              <w:top w:val="nil"/>
              <w:left w:val="nil"/>
              <w:bottom w:val="single" w:sz="4" w:space="0" w:color="auto"/>
              <w:right w:val="single" w:sz="4" w:space="0" w:color="auto"/>
            </w:tcBorders>
            <w:shd w:val="clear" w:color="auto" w:fill="auto"/>
            <w:vAlign w:val="center"/>
            <w:hideMark/>
          </w:tcPr>
          <w:p w14:paraId="5C7BA712" w14:textId="77777777" w:rsidR="00573196" w:rsidRPr="00573196" w:rsidRDefault="00573196" w:rsidP="00573196">
            <w:pPr>
              <w:widowControl/>
              <w:spacing w:before="0" w:after="0"/>
              <w:ind w:firstLine="0"/>
              <w:jc w:val="left"/>
              <w:rPr>
                <w:sz w:val="26"/>
                <w:szCs w:val="26"/>
              </w:rPr>
            </w:pPr>
            <w:r w:rsidRPr="00573196">
              <w:rPr>
                <w:sz w:val="26"/>
                <w:szCs w:val="26"/>
              </w:rPr>
              <w:t>Khoán thuê phương tiện</w:t>
            </w:r>
          </w:p>
        </w:tc>
        <w:tc>
          <w:tcPr>
            <w:tcW w:w="1580" w:type="dxa"/>
            <w:tcBorders>
              <w:top w:val="nil"/>
              <w:left w:val="nil"/>
              <w:bottom w:val="single" w:sz="4" w:space="0" w:color="auto"/>
              <w:right w:val="single" w:sz="4" w:space="0" w:color="auto"/>
            </w:tcBorders>
            <w:shd w:val="clear" w:color="auto" w:fill="auto"/>
            <w:noWrap/>
            <w:vAlign w:val="center"/>
            <w:hideMark/>
          </w:tcPr>
          <w:p w14:paraId="0EC557E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129,25 </w:t>
            </w:r>
          </w:p>
        </w:tc>
        <w:tc>
          <w:tcPr>
            <w:tcW w:w="1600" w:type="dxa"/>
            <w:tcBorders>
              <w:top w:val="nil"/>
              <w:left w:val="nil"/>
              <w:bottom w:val="single" w:sz="4" w:space="0" w:color="auto"/>
              <w:right w:val="single" w:sz="4" w:space="0" w:color="auto"/>
            </w:tcBorders>
            <w:shd w:val="clear" w:color="auto" w:fill="auto"/>
            <w:noWrap/>
            <w:vAlign w:val="center"/>
            <w:hideMark/>
          </w:tcPr>
          <w:p w14:paraId="43C9DDC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370,13 </w:t>
            </w:r>
          </w:p>
        </w:tc>
        <w:tc>
          <w:tcPr>
            <w:tcW w:w="1640" w:type="dxa"/>
            <w:tcBorders>
              <w:top w:val="nil"/>
              <w:left w:val="nil"/>
              <w:bottom w:val="single" w:sz="4" w:space="0" w:color="auto"/>
              <w:right w:val="single" w:sz="4" w:space="0" w:color="auto"/>
            </w:tcBorders>
            <w:shd w:val="clear" w:color="auto" w:fill="auto"/>
            <w:noWrap/>
            <w:vAlign w:val="center"/>
            <w:hideMark/>
          </w:tcPr>
          <w:p w14:paraId="324E299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446,93 </w:t>
            </w:r>
          </w:p>
        </w:tc>
        <w:tc>
          <w:tcPr>
            <w:tcW w:w="1600" w:type="dxa"/>
            <w:tcBorders>
              <w:top w:val="nil"/>
              <w:left w:val="nil"/>
              <w:bottom w:val="single" w:sz="4" w:space="0" w:color="auto"/>
              <w:right w:val="single" w:sz="4" w:space="0" w:color="auto"/>
            </w:tcBorders>
            <w:shd w:val="clear" w:color="auto" w:fill="auto"/>
            <w:noWrap/>
            <w:vAlign w:val="center"/>
            <w:hideMark/>
          </w:tcPr>
          <w:p w14:paraId="7B9E107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544,08 </w:t>
            </w:r>
          </w:p>
        </w:tc>
        <w:tc>
          <w:tcPr>
            <w:tcW w:w="1940" w:type="dxa"/>
            <w:tcBorders>
              <w:top w:val="nil"/>
              <w:left w:val="nil"/>
              <w:bottom w:val="single" w:sz="4" w:space="0" w:color="auto"/>
              <w:right w:val="single" w:sz="4" w:space="0" w:color="auto"/>
            </w:tcBorders>
            <w:shd w:val="clear" w:color="auto" w:fill="auto"/>
            <w:noWrap/>
            <w:vAlign w:val="center"/>
            <w:hideMark/>
          </w:tcPr>
          <w:p w14:paraId="79EBAA0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656,98 </w:t>
            </w:r>
          </w:p>
        </w:tc>
      </w:tr>
      <w:tr w:rsidR="00573196" w:rsidRPr="00573196" w14:paraId="7D889412"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4A9E3B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7</w:t>
            </w:r>
          </w:p>
        </w:tc>
        <w:tc>
          <w:tcPr>
            <w:tcW w:w="4267" w:type="dxa"/>
            <w:tcBorders>
              <w:top w:val="nil"/>
              <w:left w:val="nil"/>
              <w:bottom w:val="single" w:sz="4" w:space="0" w:color="auto"/>
              <w:right w:val="single" w:sz="4" w:space="0" w:color="auto"/>
            </w:tcBorders>
            <w:shd w:val="clear" w:color="auto" w:fill="auto"/>
            <w:vAlign w:val="center"/>
            <w:hideMark/>
          </w:tcPr>
          <w:p w14:paraId="549119C0" w14:textId="77777777" w:rsidR="00573196" w:rsidRPr="00573196" w:rsidRDefault="00573196" w:rsidP="00573196">
            <w:pPr>
              <w:widowControl/>
              <w:spacing w:before="0" w:after="0"/>
              <w:ind w:firstLine="0"/>
              <w:jc w:val="left"/>
              <w:rPr>
                <w:sz w:val="26"/>
                <w:szCs w:val="26"/>
              </w:rPr>
            </w:pPr>
            <w:r w:rsidRPr="00573196">
              <w:rPr>
                <w:sz w:val="26"/>
                <w:szCs w:val="26"/>
              </w:rPr>
              <w:t>Khoán tuyển sinh</w:t>
            </w:r>
          </w:p>
        </w:tc>
        <w:tc>
          <w:tcPr>
            <w:tcW w:w="1580" w:type="dxa"/>
            <w:tcBorders>
              <w:top w:val="nil"/>
              <w:left w:val="nil"/>
              <w:bottom w:val="single" w:sz="4" w:space="0" w:color="auto"/>
              <w:right w:val="single" w:sz="4" w:space="0" w:color="auto"/>
            </w:tcBorders>
            <w:shd w:val="clear" w:color="auto" w:fill="auto"/>
            <w:noWrap/>
            <w:vAlign w:val="center"/>
            <w:hideMark/>
          </w:tcPr>
          <w:p w14:paraId="5D95BEC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36,19 </w:t>
            </w:r>
          </w:p>
        </w:tc>
        <w:tc>
          <w:tcPr>
            <w:tcW w:w="1600" w:type="dxa"/>
            <w:tcBorders>
              <w:top w:val="nil"/>
              <w:left w:val="nil"/>
              <w:bottom w:val="single" w:sz="4" w:space="0" w:color="auto"/>
              <w:right w:val="single" w:sz="4" w:space="0" w:color="auto"/>
            </w:tcBorders>
            <w:shd w:val="clear" w:color="auto" w:fill="auto"/>
            <w:noWrap/>
            <w:vAlign w:val="center"/>
            <w:hideMark/>
          </w:tcPr>
          <w:p w14:paraId="54C4C4F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103,64 </w:t>
            </w:r>
          </w:p>
        </w:tc>
        <w:tc>
          <w:tcPr>
            <w:tcW w:w="1640" w:type="dxa"/>
            <w:tcBorders>
              <w:top w:val="nil"/>
              <w:left w:val="nil"/>
              <w:bottom w:val="single" w:sz="4" w:space="0" w:color="auto"/>
              <w:right w:val="single" w:sz="4" w:space="0" w:color="auto"/>
            </w:tcBorders>
            <w:shd w:val="clear" w:color="auto" w:fill="auto"/>
            <w:noWrap/>
            <w:vAlign w:val="center"/>
            <w:hideMark/>
          </w:tcPr>
          <w:p w14:paraId="1BC4139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125,14 </w:t>
            </w:r>
          </w:p>
        </w:tc>
        <w:tc>
          <w:tcPr>
            <w:tcW w:w="1600" w:type="dxa"/>
            <w:tcBorders>
              <w:top w:val="nil"/>
              <w:left w:val="nil"/>
              <w:bottom w:val="single" w:sz="4" w:space="0" w:color="auto"/>
              <w:right w:val="single" w:sz="4" w:space="0" w:color="auto"/>
            </w:tcBorders>
            <w:shd w:val="clear" w:color="auto" w:fill="auto"/>
            <w:noWrap/>
            <w:vAlign w:val="center"/>
            <w:hideMark/>
          </w:tcPr>
          <w:p w14:paraId="4C2F5620"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152,34 </w:t>
            </w:r>
          </w:p>
        </w:tc>
        <w:tc>
          <w:tcPr>
            <w:tcW w:w="1940" w:type="dxa"/>
            <w:tcBorders>
              <w:top w:val="nil"/>
              <w:left w:val="nil"/>
              <w:bottom w:val="single" w:sz="4" w:space="0" w:color="auto"/>
              <w:right w:val="single" w:sz="4" w:space="0" w:color="auto"/>
            </w:tcBorders>
            <w:shd w:val="clear" w:color="auto" w:fill="auto"/>
            <w:noWrap/>
            <w:vAlign w:val="center"/>
            <w:hideMark/>
          </w:tcPr>
          <w:p w14:paraId="4F07E92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183,95 </w:t>
            </w:r>
          </w:p>
        </w:tc>
      </w:tr>
      <w:tr w:rsidR="00573196" w:rsidRPr="00573196" w14:paraId="3B1FC4F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56FFF" w14:textId="77777777" w:rsidR="00573196" w:rsidRPr="00573196" w:rsidRDefault="00573196" w:rsidP="00573196">
            <w:pPr>
              <w:widowControl/>
              <w:spacing w:before="0" w:after="0"/>
              <w:ind w:firstLine="0"/>
              <w:jc w:val="center"/>
              <w:rPr>
                <w:sz w:val="26"/>
                <w:szCs w:val="26"/>
              </w:rPr>
            </w:pPr>
            <w:r w:rsidRPr="00573196">
              <w:rPr>
                <w:sz w:val="26"/>
                <w:szCs w:val="26"/>
              </w:rPr>
              <w:t>8</w:t>
            </w:r>
          </w:p>
        </w:tc>
        <w:tc>
          <w:tcPr>
            <w:tcW w:w="4267" w:type="dxa"/>
            <w:tcBorders>
              <w:top w:val="nil"/>
              <w:left w:val="nil"/>
              <w:bottom w:val="single" w:sz="4" w:space="0" w:color="auto"/>
              <w:right w:val="single" w:sz="4" w:space="0" w:color="auto"/>
            </w:tcBorders>
            <w:shd w:val="clear" w:color="auto" w:fill="auto"/>
            <w:vAlign w:val="center"/>
            <w:hideMark/>
          </w:tcPr>
          <w:p w14:paraId="14C6746A" w14:textId="77777777" w:rsidR="00573196" w:rsidRPr="00573196" w:rsidRDefault="00573196" w:rsidP="00573196">
            <w:pPr>
              <w:widowControl/>
              <w:spacing w:before="0" w:after="0"/>
              <w:ind w:firstLine="0"/>
              <w:jc w:val="left"/>
              <w:rPr>
                <w:sz w:val="26"/>
                <w:szCs w:val="26"/>
              </w:rPr>
            </w:pPr>
            <w:r w:rsidRPr="00573196">
              <w:rPr>
                <w:sz w:val="26"/>
                <w:szCs w:val="26"/>
              </w:rPr>
              <w:t>Khoán văn phòng phẩm phục vụ đào tạo, sát hạch A</w:t>
            </w:r>
          </w:p>
        </w:tc>
        <w:tc>
          <w:tcPr>
            <w:tcW w:w="1580" w:type="dxa"/>
            <w:tcBorders>
              <w:top w:val="nil"/>
              <w:left w:val="nil"/>
              <w:bottom w:val="single" w:sz="4" w:space="0" w:color="auto"/>
              <w:right w:val="single" w:sz="4" w:space="0" w:color="auto"/>
            </w:tcBorders>
            <w:shd w:val="clear" w:color="auto" w:fill="auto"/>
            <w:noWrap/>
            <w:vAlign w:val="center"/>
            <w:hideMark/>
          </w:tcPr>
          <w:p w14:paraId="1C6CB3D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6,55 </w:t>
            </w:r>
          </w:p>
        </w:tc>
        <w:tc>
          <w:tcPr>
            <w:tcW w:w="1600" w:type="dxa"/>
            <w:tcBorders>
              <w:top w:val="nil"/>
              <w:left w:val="nil"/>
              <w:bottom w:val="single" w:sz="4" w:space="0" w:color="auto"/>
              <w:right w:val="single" w:sz="4" w:space="0" w:color="auto"/>
            </w:tcBorders>
            <w:shd w:val="clear" w:color="auto" w:fill="auto"/>
            <w:noWrap/>
            <w:vAlign w:val="center"/>
            <w:hideMark/>
          </w:tcPr>
          <w:p w14:paraId="113C14D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16,25 </w:t>
            </w:r>
          </w:p>
        </w:tc>
        <w:tc>
          <w:tcPr>
            <w:tcW w:w="1640" w:type="dxa"/>
            <w:tcBorders>
              <w:top w:val="nil"/>
              <w:left w:val="nil"/>
              <w:bottom w:val="single" w:sz="4" w:space="0" w:color="auto"/>
              <w:right w:val="single" w:sz="4" w:space="0" w:color="auto"/>
            </w:tcBorders>
            <w:shd w:val="clear" w:color="auto" w:fill="auto"/>
            <w:noWrap/>
            <w:vAlign w:val="center"/>
            <w:hideMark/>
          </w:tcPr>
          <w:p w14:paraId="48F7B4B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20,16 </w:t>
            </w:r>
          </w:p>
        </w:tc>
        <w:tc>
          <w:tcPr>
            <w:tcW w:w="1600" w:type="dxa"/>
            <w:tcBorders>
              <w:top w:val="nil"/>
              <w:left w:val="nil"/>
              <w:bottom w:val="single" w:sz="4" w:space="0" w:color="auto"/>
              <w:right w:val="single" w:sz="4" w:space="0" w:color="auto"/>
            </w:tcBorders>
            <w:shd w:val="clear" w:color="auto" w:fill="auto"/>
            <w:noWrap/>
            <w:vAlign w:val="center"/>
            <w:hideMark/>
          </w:tcPr>
          <w:p w14:paraId="61DC0CE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24,41 </w:t>
            </w:r>
          </w:p>
        </w:tc>
        <w:tc>
          <w:tcPr>
            <w:tcW w:w="1940" w:type="dxa"/>
            <w:tcBorders>
              <w:top w:val="nil"/>
              <w:left w:val="nil"/>
              <w:bottom w:val="single" w:sz="4" w:space="0" w:color="auto"/>
              <w:right w:val="single" w:sz="4" w:space="0" w:color="auto"/>
            </w:tcBorders>
            <w:shd w:val="clear" w:color="auto" w:fill="auto"/>
            <w:noWrap/>
            <w:vAlign w:val="center"/>
            <w:hideMark/>
          </w:tcPr>
          <w:p w14:paraId="51E78D2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29,32 </w:t>
            </w:r>
          </w:p>
        </w:tc>
      </w:tr>
      <w:tr w:rsidR="00573196" w:rsidRPr="00573196" w14:paraId="7C178290" w14:textId="77777777" w:rsidTr="00573196">
        <w:trPr>
          <w:trHeight w:val="660"/>
        </w:trPr>
        <w:tc>
          <w:tcPr>
            <w:tcW w:w="440" w:type="dxa"/>
            <w:tcBorders>
              <w:top w:val="nil"/>
              <w:left w:val="single" w:sz="4" w:space="0" w:color="auto"/>
              <w:bottom w:val="nil"/>
              <w:right w:val="single" w:sz="4" w:space="0" w:color="auto"/>
            </w:tcBorders>
            <w:shd w:val="clear" w:color="auto" w:fill="auto"/>
            <w:noWrap/>
            <w:vAlign w:val="center"/>
            <w:hideMark/>
          </w:tcPr>
          <w:p w14:paraId="4CD46530"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9</w:t>
            </w:r>
          </w:p>
        </w:tc>
        <w:tc>
          <w:tcPr>
            <w:tcW w:w="4267" w:type="dxa"/>
            <w:tcBorders>
              <w:top w:val="nil"/>
              <w:left w:val="nil"/>
              <w:bottom w:val="single" w:sz="4" w:space="0" w:color="auto"/>
              <w:right w:val="single" w:sz="4" w:space="0" w:color="auto"/>
            </w:tcBorders>
            <w:shd w:val="clear" w:color="auto" w:fill="auto"/>
            <w:vAlign w:val="center"/>
            <w:hideMark/>
          </w:tcPr>
          <w:p w14:paraId="0B3ACF63" w14:textId="77777777" w:rsidR="00573196" w:rsidRPr="00573196" w:rsidRDefault="00573196" w:rsidP="00573196">
            <w:pPr>
              <w:widowControl/>
              <w:spacing w:before="0" w:after="0"/>
              <w:ind w:firstLine="0"/>
              <w:jc w:val="left"/>
              <w:rPr>
                <w:sz w:val="26"/>
                <w:szCs w:val="26"/>
              </w:rPr>
            </w:pPr>
            <w:r w:rsidRPr="00573196">
              <w:rPr>
                <w:sz w:val="26"/>
                <w:szCs w:val="26"/>
              </w:rPr>
              <w:t>Chi phí lương cho bộ phận quản lý (15% lương TT)</w:t>
            </w:r>
          </w:p>
        </w:tc>
        <w:tc>
          <w:tcPr>
            <w:tcW w:w="1580" w:type="dxa"/>
            <w:tcBorders>
              <w:top w:val="nil"/>
              <w:left w:val="nil"/>
              <w:bottom w:val="single" w:sz="4" w:space="0" w:color="auto"/>
              <w:right w:val="single" w:sz="4" w:space="0" w:color="auto"/>
            </w:tcBorders>
            <w:shd w:val="clear" w:color="auto" w:fill="auto"/>
            <w:noWrap/>
            <w:vAlign w:val="center"/>
            <w:hideMark/>
          </w:tcPr>
          <w:p w14:paraId="6A32C07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19,29 </w:t>
            </w:r>
          </w:p>
        </w:tc>
        <w:tc>
          <w:tcPr>
            <w:tcW w:w="1600" w:type="dxa"/>
            <w:tcBorders>
              <w:top w:val="nil"/>
              <w:left w:val="nil"/>
              <w:bottom w:val="single" w:sz="4" w:space="0" w:color="auto"/>
              <w:right w:val="single" w:sz="4" w:space="0" w:color="auto"/>
            </w:tcBorders>
            <w:shd w:val="clear" w:color="auto" w:fill="auto"/>
            <w:noWrap/>
            <w:vAlign w:val="center"/>
            <w:hideMark/>
          </w:tcPr>
          <w:p w14:paraId="380F45BD"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54,31 </w:t>
            </w:r>
          </w:p>
        </w:tc>
        <w:tc>
          <w:tcPr>
            <w:tcW w:w="1640" w:type="dxa"/>
            <w:tcBorders>
              <w:top w:val="nil"/>
              <w:left w:val="nil"/>
              <w:bottom w:val="single" w:sz="4" w:space="0" w:color="auto"/>
              <w:right w:val="single" w:sz="4" w:space="0" w:color="auto"/>
            </w:tcBorders>
            <w:shd w:val="clear" w:color="auto" w:fill="auto"/>
            <w:noWrap/>
            <w:vAlign w:val="center"/>
            <w:hideMark/>
          </w:tcPr>
          <w:p w14:paraId="3CF344B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65,81 </w:t>
            </w:r>
          </w:p>
        </w:tc>
        <w:tc>
          <w:tcPr>
            <w:tcW w:w="1600" w:type="dxa"/>
            <w:tcBorders>
              <w:top w:val="nil"/>
              <w:left w:val="nil"/>
              <w:bottom w:val="single" w:sz="4" w:space="0" w:color="auto"/>
              <w:right w:val="single" w:sz="4" w:space="0" w:color="auto"/>
            </w:tcBorders>
            <w:shd w:val="clear" w:color="auto" w:fill="auto"/>
            <w:noWrap/>
            <w:vAlign w:val="center"/>
            <w:hideMark/>
          </w:tcPr>
          <w:p w14:paraId="5B9F1CC1"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80,10 </w:t>
            </w:r>
          </w:p>
        </w:tc>
        <w:tc>
          <w:tcPr>
            <w:tcW w:w="1940" w:type="dxa"/>
            <w:tcBorders>
              <w:top w:val="nil"/>
              <w:left w:val="nil"/>
              <w:bottom w:val="single" w:sz="4" w:space="0" w:color="auto"/>
              <w:right w:val="single" w:sz="4" w:space="0" w:color="auto"/>
            </w:tcBorders>
            <w:shd w:val="clear" w:color="auto" w:fill="auto"/>
            <w:noWrap/>
            <w:vAlign w:val="center"/>
            <w:hideMark/>
          </w:tcPr>
          <w:p w14:paraId="021F0BE2"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96,71 </w:t>
            </w:r>
          </w:p>
        </w:tc>
      </w:tr>
      <w:tr w:rsidR="00573196" w:rsidRPr="00573196" w14:paraId="58570499" w14:textId="77777777" w:rsidTr="00573196">
        <w:trPr>
          <w:trHeight w:val="66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F8C7A0" w14:textId="77777777" w:rsidR="00573196" w:rsidRPr="00573196" w:rsidRDefault="00573196" w:rsidP="00573196">
            <w:pPr>
              <w:widowControl/>
              <w:spacing w:before="0" w:after="0"/>
              <w:ind w:firstLine="0"/>
              <w:jc w:val="center"/>
              <w:rPr>
                <w:sz w:val="26"/>
                <w:szCs w:val="26"/>
              </w:rPr>
            </w:pPr>
            <w:r w:rsidRPr="00573196">
              <w:rPr>
                <w:sz w:val="26"/>
                <w:szCs w:val="26"/>
              </w:rPr>
              <w:t>10</w:t>
            </w:r>
          </w:p>
        </w:tc>
        <w:tc>
          <w:tcPr>
            <w:tcW w:w="4267" w:type="dxa"/>
            <w:tcBorders>
              <w:top w:val="nil"/>
              <w:left w:val="nil"/>
              <w:bottom w:val="single" w:sz="4" w:space="0" w:color="auto"/>
              <w:right w:val="single" w:sz="4" w:space="0" w:color="auto"/>
            </w:tcBorders>
            <w:shd w:val="clear" w:color="auto" w:fill="auto"/>
            <w:vAlign w:val="center"/>
            <w:hideMark/>
          </w:tcPr>
          <w:p w14:paraId="5F0F1286" w14:textId="77777777" w:rsidR="00573196" w:rsidRPr="00573196" w:rsidRDefault="00573196" w:rsidP="00573196">
            <w:pPr>
              <w:widowControl/>
              <w:spacing w:before="0" w:after="0"/>
              <w:ind w:firstLine="0"/>
              <w:jc w:val="left"/>
              <w:rPr>
                <w:sz w:val="26"/>
                <w:szCs w:val="26"/>
              </w:rPr>
            </w:pPr>
            <w:r w:rsidRPr="00573196">
              <w:rPr>
                <w:sz w:val="26"/>
                <w:szCs w:val="26"/>
              </w:rPr>
              <w:t>Chi phí quản lý chung đào tạo, sát hạch mô tô (10%)</w:t>
            </w:r>
          </w:p>
        </w:tc>
        <w:tc>
          <w:tcPr>
            <w:tcW w:w="1580" w:type="dxa"/>
            <w:tcBorders>
              <w:top w:val="nil"/>
              <w:left w:val="nil"/>
              <w:bottom w:val="single" w:sz="4" w:space="0" w:color="auto"/>
              <w:right w:val="single" w:sz="4" w:space="0" w:color="auto"/>
            </w:tcBorders>
            <w:shd w:val="clear" w:color="auto" w:fill="auto"/>
            <w:noWrap/>
            <w:vAlign w:val="center"/>
            <w:hideMark/>
          </w:tcPr>
          <w:p w14:paraId="604690DE"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56,25 </w:t>
            </w:r>
          </w:p>
        </w:tc>
        <w:tc>
          <w:tcPr>
            <w:tcW w:w="1600" w:type="dxa"/>
            <w:tcBorders>
              <w:top w:val="nil"/>
              <w:left w:val="nil"/>
              <w:bottom w:val="single" w:sz="4" w:space="0" w:color="auto"/>
              <w:right w:val="single" w:sz="4" w:space="0" w:color="auto"/>
            </w:tcBorders>
            <w:shd w:val="clear" w:color="auto" w:fill="auto"/>
            <w:noWrap/>
            <w:vAlign w:val="center"/>
            <w:hideMark/>
          </w:tcPr>
          <w:p w14:paraId="0E308D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154,82 </w:t>
            </w:r>
          </w:p>
        </w:tc>
        <w:tc>
          <w:tcPr>
            <w:tcW w:w="1640" w:type="dxa"/>
            <w:tcBorders>
              <w:top w:val="nil"/>
              <w:left w:val="nil"/>
              <w:bottom w:val="single" w:sz="4" w:space="0" w:color="auto"/>
              <w:right w:val="single" w:sz="4" w:space="0" w:color="auto"/>
            </w:tcBorders>
            <w:shd w:val="clear" w:color="auto" w:fill="auto"/>
            <w:noWrap/>
            <w:vAlign w:val="center"/>
            <w:hideMark/>
          </w:tcPr>
          <w:p w14:paraId="77C2CCC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188,46 </w:t>
            </w:r>
          </w:p>
        </w:tc>
        <w:tc>
          <w:tcPr>
            <w:tcW w:w="1600" w:type="dxa"/>
            <w:tcBorders>
              <w:top w:val="nil"/>
              <w:left w:val="nil"/>
              <w:bottom w:val="single" w:sz="4" w:space="0" w:color="auto"/>
              <w:right w:val="single" w:sz="4" w:space="0" w:color="auto"/>
            </w:tcBorders>
            <w:shd w:val="clear" w:color="auto" w:fill="auto"/>
            <w:noWrap/>
            <w:vAlign w:val="center"/>
            <w:hideMark/>
          </w:tcPr>
          <w:p w14:paraId="0736501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229,33 </w:t>
            </w:r>
          </w:p>
        </w:tc>
        <w:tc>
          <w:tcPr>
            <w:tcW w:w="1940" w:type="dxa"/>
            <w:tcBorders>
              <w:top w:val="nil"/>
              <w:left w:val="nil"/>
              <w:bottom w:val="single" w:sz="4" w:space="0" w:color="auto"/>
              <w:right w:val="single" w:sz="4" w:space="0" w:color="auto"/>
            </w:tcBorders>
            <w:shd w:val="clear" w:color="auto" w:fill="auto"/>
            <w:noWrap/>
            <w:vAlign w:val="center"/>
            <w:hideMark/>
          </w:tcPr>
          <w:p w14:paraId="49ABA147"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276,83 </w:t>
            </w:r>
          </w:p>
        </w:tc>
      </w:tr>
      <w:tr w:rsidR="00573196" w:rsidRPr="00573196" w14:paraId="48CC776B" w14:textId="77777777" w:rsidTr="00573196">
        <w:trPr>
          <w:trHeight w:val="330"/>
        </w:trPr>
        <w:tc>
          <w:tcPr>
            <w:tcW w:w="440" w:type="dxa"/>
            <w:tcBorders>
              <w:top w:val="nil"/>
              <w:left w:val="single" w:sz="4" w:space="0" w:color="auto"/>
              <w:bottom w:val="nil"/>
              <w:right w:val="single" w:sz="4" w:space="0" w:color="auto"/>
            </w:tcBorders>
            <w:shd w:val="clear" w:color="auto" w:fill="auto"/>
            <w:noWrap/>
            <w:vAlign w:val="center"/>
            <w:hideMark/>
          </w:tcPr>
          <w:p w14:paraId="1D583953" w14:textId="77777777" w:rsidR="00573196" w:rsidRPr="00573196" w:rsidRDefault="00573196" w:rsidP="00573196">
            <w:pPr>
              <w:widowControl/>
              <w:spacing w:before="0" w:after="0"/>
              <w:ind w:firstLine="0"/>
              <w:jc w:val="center"/>
              <w:rPr>
                <w:color w:val="000000"/>
                <w:sz w:val="26"/>
                <w:szCs w:val="26"/>
              </w:rPr>
            </w:pPr>
            <w:r w:rsidRPr="00573196">
              <w:rPr>
                <w:color w:val="000000"/>
                <w:sz w:val="26"/>
                <w:szCs w:val="26"/>
              </w:rPr>
              <w:t>11</w:t>
            </w:r>
          </w:p>
        </w:tc>
        <w:tc>
          <w:tcPr>
            <w:tcW w:w="4267" w:type="dxa"/>
            <w:tcBorders>
              <w:top w:val="nil"/>
              <w:left w:val="nil"/>
              <w:bottom w:val="single" w:sz="4" w:space="0" w:color="auto"/>
              <w:right w:val="single" w:sz="4" w:space="0" w:color="auto"/>
            </w:tcBorders>
            <w:shd w:val="clear" w:color="auto" w:fill="auto"/>
            <w:vAlign w:val="center"/>
            <w:hideMark/>
          </w:tcPr>
          <w:p w14:paraId="5C9BF387" w14:textId="77777777" w:rsidR="00573196" w:rsidRPr="00573196" w:rsidRDefault="00573196" w:rsidP="00573196">
            <w:pPr>
              <w:widowControl/>
              <w:spacing w:before="0" w:after="0"/>
              <w:ind w:firstLine="0"/>
              <w:jc w:val="left"/>
              <w:rPr>
                <w:sz w:val="26"/>
                <w:szCs w:val="26"/>
              </w:rPr>
            </w:pPr>
            <w:r w:rsidRPr="00573196">
              <w:rPr>
                <w:sz w:val="26"/>
                <w:szCs w:val="26"/>
              </w:rPr>
              <w:t>Đào tạo bồi dưỡng (2027:09GV)</w:t>
            </w:r>
          </w:p>
        </w:tc>
        <w:tc>
          <w:tcPr>
            <w:tcW w:w="1580" w:type="dxa"/>
            <w:tcBorders>
              <w:top w:val="nil"/>
              <w:left w:val="nil"/>
              <w:bottom w:val="single" w:sz="4" w:space="0" w:color="auto"/>
              <w:right w:val="single" w:sz="4" w:space="0" w:color="auto"/>
            </w:tcBorders>
            <w:shd w:val="clear" w:color="auto" w:fill="auto"/>
            <w:noWrap/>
            <w:vAlign w:val="center"/>
            <w:hideMark/>
          </w:tcPr>
          <w:p w14:paraId="65DA5BBB"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61,20 </w:t>
            </w:r>
          </w:p>
        </w:tc>
        <w:tc>
          <w:tcPr>
            <w:tcW w:w="1600" w:type="dxa"/>
            <w:tcBorders>
              <w:top w:val="nil"/>
              <w:left w:val="nil"/>
              <w:bottom w:val="single" w:sz="4" w:space="0" w:color="auto"/>
              <w:right w:val="single" w:sz="4" w:space="0" w:color="auto"/>
            </w:tcBorders>
            <w:shd w:val="clear" w:color="auto" w:fill="auto"/>
            <w:noWrap/>
            <w:vAlign w:val="center"/>
            <w:hideMark/>
          </w:tcPr>
          <w:p w14:paraId="04FDFF09"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40" w:type="dxa"/>
            <w:tcBorders>
              <w:top w:val="nil"/>
              <w:left w:val="nil"/>
              <w:bottom w:val="single" w:sz="4" w:space="0" w:color="auto"/>
              <w:right w:val="single" w:sz="4" w:space="0" w:color="auto"/>
            </w:tcBorders>
            <w:shd w:val="clear" w:color="auto" w:fill="auto"/>
            <w:noWrap/>
            <w:vAlign w:val="center"/>
            <w:hideMark/>
          </w:tcPr>
          <w:p w14:paraId="1F2DB78A"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600" w:type="dxa"/>
            <w:tcBorders>
              <w:top w:val="nil"/>
              <w:left w:val="nil"/>
              <w:bottom w:val="single" w:sz="4" w:space="0" w:color="auto"/>
              <w:right w:val="single" w:sz="4" w:space="0" w:color="auto"/>
            </w:tcBorders>
            <w:shd w:val="clear" w:color="auto" w:fill="auto"/>
            <w:noWrap/>
            <w:vAlign w:val="center"/>
            <w:hideMark/>
          </w:tcPr>
          <w:p w14:paraId="37E6F69C"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c>
          <w:tcPr>
            <w:tcW w:w="1940" w:type="dxa"/>
            <w:tcBorders>
              <w:top w:val="nil"/>
              <w:left w:val="nil"/>
              <w:bottom w:val="single" w:sz="4" w:space="0" w:color="auto"/>
              <w:right w:val="single" w:sz="4" w:space="0" w:color="auto"/>
            </w:tcBorders>
            <w:shd w:val="clear" w:color="auto" w:fill="auto"/>
            <w:noWrap/>
            <w:vAlign w:val="center"/>
            <w:hideMark/>
          </w:tcPr>
          <w:p w14:paraId="328F9178"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7,00 </w:t>
            </w:r>
          </w:p>
        </w:tc>
      </w:tr>
      <w:tr w:rsidR="00573196" w:rsidRPr="00573196" w14:paraId="7F3BE9FD" w14:textId="77777777" w:rsidTr="00573196">
        <w:trPr>
          <w:trHeight w:val="330"/>
        </w:trPr>
        <w:tc>
          <w:tcPr>
            <w:tcW w:w="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E2101" w14:textId="77777777" w:rsidR="00573196" w:rsidRPr="00573196" w:rsidRDefault="00573196" w:rsidP="00573196">
            <w:pPr>
              <w:widowControl/>
              <w:spacing w:before="0" w:after="0"/>
              <w:ind w:firstLine="0"/>
              <w:jc w:val="center"/>
              <w:rPr>
                <w:sz w:val="26"/>
                <w:szCs w:val="26"/>
              </w:rPr>
            </w:pPr>
            <w:r w:rsidRPr="00573196">
              <w:rPr>
                <w:sz w:val="26"/>
                <w:szCs w:val="26"/>
              </w:rPr>
              <w:t>12</w:t>
            </w:r>
          </w:p>
        </w:tc>
        <w:tc>
          <w:tcPr>
            <w:tcW w:w="4267" w:type="dxa"/>
            <w:tcBorders>
              <w:top w:val="nil"/>
              <w:left w:val="nil"/>
              <w:bottom w:val="single" w:sz="4" w:space="0" w:color="auto"/>
              <w:right w:val="single" w:sz="4" w:space="0" w:color="auto"/>
            </w:tcBorders>
            <w:shd w:val="clear" w:color="auto" w:fill="auto"/>
            <w:vAlign w:val="center"/>
            <w:hideMark/>
          </w:tcPr>
          <w:p w14:paraId="24151B1A" w14:textId="77777777" w:rsidR="00573196" w:rsidRPr="00573196" w:rsidRDefault="00573196" w:rsidP="00573196">
            <w:pPr>
              <w:widowControl/>
              <w:spacing w:before="0" w:after="0"/>
              <w:ind w:firstLine="0"/>
              <w:jc w:val="left"/>
              <w:rPr>
                <w:sz w:val="26"/>
                <w:szCs w:val="26"/>
              </w:rPr>
            </w:pPr>
            <w:r w:rsidRPr="00573196">
              <w:rPr>
                <w:sz w:val="26"/>
                <w:szCs w:val="26"/>
              </w:rPr>
              <w:t>Chi phí hoạt động (điện, nước…)</w:t>
            </w:r>
          </w:p>
        </w:tc>
        <w:tc>
          <w:tcPr>
            <w:tcW w:w="1580" w:type="dxa"/>
            <w:tcBorders>
              <w:top w:val="nil"/>
              <w:left w:val="nil"/>
              <w:bottom w:val="single" w:sz="4" w:space="0" w:color="auto"/>
              <w:right w:val="single" w:sz="4" w:space="0" w:color="auto"/>
            </w:tcBorders>
            <w:shd w:val="clear" w:color="auto" w:fill="auto"/>
            <w:noWrap/>
            <w:vAlign w:val="center"/>
            <w:hideMark/>
          </w:tcPr>
          <w:p w14:paraId="58BD71F6"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5,62 </w:t>
            </w:r>
          </w:p>
        </w:tc>
        <w:tc>
          <w:tcPr>
            <w:tcW w:w="1600" w:type="dxa"/>
            <w:tcBorders>
              <w:top w:val="nil"/>
              <w:left w:val="nil"/>
              <w:bottom w:val="single" w:sz="4" w:space="0" w:color="auto"/>
              <w:right w:val="single" w:sz="4" w:space="0" w:color="auto"/>
            </w:tcBorders>
            <w:shd w:val="clear" w:color="auto" w:fill="auto"/>
            <w:noWrap/>
            <w:vAlign w:val="center"/>
            <w:hideMark/>
          </w:tcPr>
          <w:p w14:paraId="76C9C913"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15,48 </w:t>
            </w:r>
          </w:p>
        </w:tc>
        <w:tc>
          <w:tcPr>
            <w:tcW w:w="1640" w:type="dxa"/>
            <w:tcBorders>
              <w:top w:val="nil"/>
              <w:left w:val="nil"/>
              <w:bottom w:val="single" w:sz="4" w:space="0" w:color="auto"/>
              <w:right w:val="single" w:sz="4" w:space="0" w:color="auto"/>
            </w:tcBorders>
            <w:shd w:val="clear" w:color="auto" w:fill="auto"/>
            <w:noWrap/>
            <w:vAlign w:val="center"/>
            <w:hideMark/>
          </w:tcPr>
          <w:p w14:paraId="3633CE85"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18,85 </w:t>
            </w:r>
          </w:p>
        </w:tc>
        <w:tc>
          <w:tcPr>
            <w:tcW w:w="1600" w:type="dxa"/>
            <w:tcBorders>
              <w:top w:val="nil"/>
              <w:left w:val="nil"/>
              <w:bottom w:val="single" w:sz="4" w:space="0" w:color="auto"/>
              <w:right w:val="single" w:sz="4" w:space="0" w:color="auto"/>
            </w:tcBorders>
            <w:shd w:val="clear" w:color="auto" w:fill="auto"/>
            <w:noWrap/>
            <w:vAlign w:val="center"/>
            <w:hideMark/>
          </w:tcPr>
          <w:p w14:paraId="7C869E74"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22,93 </w:t>
            </w:r>
          </w:p>
        </w:tc>
        <w:tc>
          <w:tcPr>
            <w:tcW w:w="1940" w:type="dxa"/>
            <w:tcBorders>
              <w:top w:val="nil"/>
              <w:left w:val="nil"/>
              <w:bottom w:val="single" w:sz="4" w:space="0" w:color="auto"/>
              <w:right w:val="single" w:sz="4" w:space="0" w:color="auto"/>
            </w:tcBorders>
            <w:shd w:val="clear" w:color="auto" w:fill="auto"/>
            <w:noWrap/>
            <w:vAlign w:val="center"/>
            <w:hideMark/>
          </w:tcPr>
          <w:p w14:paraId="5379B5AF" w14:textId="77777777" w:rsidR="00573196" w:rsidRPr="00573196" w:rsidRDefault="00573196" w:rsidP="00573196">
            <w:pPr>
              <w:widowControl/>
              <w:spacing w:before="0" w:after="0"/>
              <w:ind w:firstLine="0"/>
              <w:jc w:val="left"/>
              <w:rPr>
                <w:color w:val="000000"/>
                <w:sz w:val="26"/>
                <w:szCs w:val="26"/>
              </w:rPr>
            </w:pPr>
            <w:r w:rsidRPr="00573196">
              <w:rPr>
                <w:color w:val="000000"/>
                <w:sz w:val="26"/>
                <w:szCs w:val="26"/>
              </w:rPr>
              <w:t xml:space="preserve">                   27,68 </w:t>
            </w:r>
          </w:p>
        </w:tc>
      </w:tr>
      <w:tr w:rsidR="00573196" w:rsidRPr="00573196" w14:paraId="7B6AD12B" w14:textId="77777777" w:rsidTr="00573196">
        <w:trPr>
          <w:trHeight w:val="330"/>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88C92EF" w14:textId="77777777" w:rsidR="00573196" w:rsidRPr="00573196" w:rsidRDefault="00573196" w:rsidP="00573196">
            <w:pPr>
              <w:widowControl/>
              <w:spacing w:before="0" w:after="0"/>
              <w:ind w:firstLine="0"/>
              <w:jc w:val="center"/>
              <w:rPr>
                <w:b/>
                <w:bCs/>
                <w:sz w:val="26"/>
                <w:szCs w:val="26"/>
              </w:rPr>
            </w:pPr>
            <w:r w:rsidRPr="00573196">
              <w:rPr>
                <w:b/>
                <w:bCs/>
                <w:sz w:val="26"/>
                <w:szCs w:val="26"/>
              </w:rPr>
              <w:t>C</w:t>
            </w:r>
          </w:p>
        </w:tc>
        <w:tc>
          <w:tcPr>
            <w:tcW w:w="4267" w:type="dxa"/>
            <w:tcBorders>
              <w:top w:val="nil"/>
              <w:left w:val="nil"/>
              <w:bottom w:val="single" w:sz="4" w:space="0" w:color="auto"/>
              <w:right w:val="single" w:sz="4" w:space="0" w:color="auto"/>
            </w:tcBorders>
            <w:shd w:val="clear" w:color="auto" w:fill="auto"/>
            <w:vAlign w:val="center"/>
            <w:hideMark/>
          </w:tcPr>
          <w:p w14:paraId="03EDB6C4" w14:textId="77777777" w:rsidR="00573196" w:rsidRPr="00573196" w:rsidRDefault="00573196" w:rsidP="00573196">
            <w:pPr>
              <w:widowControl/>
              <w:spacing w:before="0" w:after="0"/>
              <w:ind w:firstLine="0"/>
              <w:jc w:val="left"/>
              <w:rPr>
                <w:b/>
                <w:bCs/>
                <w:sz w:val="26"/>
                <w:szCs w:val="26"/>
              </w:rPr>
            </w:pPr>
            <w:r w:rsidRPr="00573196">
              <w:rPr>
                <w:b/>
                <w:bCs/>
                <w:sz w:val="26"/>
                <w:szCs w:val="26"/>
              </w:rPr>
              <w:t>Chênh lệch thu - Chi</w:t>
            </w:r>
          </w:p>
        </w:tc>
        <w:tc>
          <w:tcPr>
            <w:tcW w:w="1580" w:type="dxa"/>
            <w:tcBorders>
              <w:top w:val="nil"/>
              <w:left w:val="nil"/>
              <w:bottom w:val="single" w:sz="4" w:space="0" w:color="auto"/>
              <w:right w:val="single" w:sz="4" w:space="0" w:color="auto"/>
            </w:tcBorders>
            <w:shd w:val="clear" w:color="auto" w:fill="auto"/>
            <w:noWrap/>
            <w:vAlign w:val="center"/>
            <w:hideMark/>
          </w:tcPr>
          <w:p w14:paraId="51892BCF"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(53,60)</w:t>
            </w:r>
          </w:p>
        </w:tc>
        <w:tc>
          <w:tcPr>
            <w:tcW w:w="1600" w:type="dxa"/>
            <w:tcBorders>
              <w:top w:val="nil"/>
              <w:left w:val="nil"/>
              <w:bottom w:val="single" w:sz="4" w:space="0" w:color="auto"/>
              <w:right w:val="single" w:sz="4" w:space="0" w:color="auto"/>
            </w:tcBorders>
            <w:shd w:val="clear" w:color="auto" w:fill="auto"/>
            <w:noWrap/>
            <w:vAlign w:val="center"/>
            <w:hideMark/>
          </w:tcPr>
          <w:p w14:paraId="16627D4B"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134,77 </w:t>
            </w:r>
          </w:p>
        </w:tc>
        <w:tc>
          <w:tcPr>
            <w:tcW w:w="1640" w:type="dxa"/>
            <w:tcBorders>
              <w:top w:val="nil"/>
              <w:left w:val="nil"/>
              <w:bottom w:val="single" w:sz="4" w:space="0" w:color="auto"/>
              <w:right w:val="single" w:sz="4" w:space="0" w:color="auto"/>
            </w:tcBorders>
            <w:shd w:val="clear" w:color="auto" w:fill="auto"/>
            <w:noWrap/>
            <w:vAlign w:val="center"/>
            <w:hideMark/>
          </w:tcPr>
          <w:p w14:paraId="5B6D5899"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210,02 </w:t>
            </w:r>
          </w:p>
        </w:tc>
        <w:tc>
          <w:tcPr>
            <w:tcW w:w="1600" w:type="dxa"/>
            <w:tcBorders>
              <w:top w:val="nil"/>
              <w:left w:val="nil"/>
              <w:bottom w:val="single" w:sz="4" w:space="0" w:color="auto"/>
              <w:right w:val="single" w:sz="4" w:space="0" w:color="auto"/>
            </w:tcBorders>
            <w:shd w:val="clear" w:color="auto" w:fill="auto"/>
            <w:noWrap/>
            <w:vAlign w:val="center"/>
            <w:hideMark/>
          </w:tcPr>
          <w:p w14:paraId="0CECC1D2"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294,49 </w:t>
            </w:r>
          </w:p>
        </w:tc>
        <w:tc>
          <w:tcPr>
            <w:tcW w:w="1940" w:type="dxa"/>
            <w:tcBorders>
              <w:top w:val="nil"/>
              <w:left w:val="nil"/>
              <w:bottom w:val="single" w:sz="4" w:space="0" w:color="auto"/>
              <w:right w:val="single" w:sz="4" w:space="0" w:color="auto"/>
            </w:tcBorders>
            <w:shd w:val="clear" w:color="auto" w:fill="auto"/>
            <w:noWrap/>
            <w:vAlign w:val="center"/>
            <w:hideMark/>
          </w:tcPr>
          <w:p w14:paraId="71D45FC4" w14:textId="77777777" w:rsidR="00573196" w:rsidRPr="00573196" w:rsidRDefault="00573196" w:rsidP="00573196">
            <w:pPr>
              <w:widowControl/>
              <w:spacing w:before="0" w:after="0"/>
              <w:ind w:firstLine="0"/>
              <w:jc w:val="left"/>
              <w:rPr>
                <w:b/>
                <w:bCs/>
                <w:color w:val="000000"/>
                <w:sz w:val="26"/>
                <w:szCs w:val="26"/>
              </w:rPr>
            </w:pPr>
            <w:r w:rsidRPr="00573196">
              <w:rPr>
                <w:b/>
                <w:bCs/>
                <w:color w:val="000000"/>
                <w:sz w:val="26"/>
                <w:szCs w:val="26"/>
              </w:rPr>
              <w:t xml:space="preserve">                 392,70 </w:t>
            </w:r>
          </w:p>
        </w:tc>
      </w:tr>
      <w:tr w:rsidR="00573196" w:rsidRPr="00573196" w14:paraId="6C20DF6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BE75F46"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063ED5A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GTGT (ước tính)</w:t>
            </w:r>
          </w:p>
        </w:tc>
        <w:tc>
          <w:tcPr>
            <w:tcW w:w="1580" w:type="dxa"/>
            <w:tcBorders>
              <w:top w:val="nil"/>
              <w:left w:val="nil"/>
              <w:bottom w:val="single" w:sz="4" w:space="0" w:color="auto"/>
              <w:right w:val="single" w:sz="4" w:space="0" w:color="auto"/>
            </w:tcBorders>
            <w:shd w:val="clear" w:color="auto" w:fill="auto"/>
            <w:noWrap/>
            <w:vAlign w:val="center"/>
            <w:hideMark/>
          </w:tcPr>
          <w:p w14:paraId="339622C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2,27 </w:t>
            </w:r>
          </w:p>
        </w:tc>
        <w:tc>
          <w:tcPr>
            <w:tcW w:w="1600" w:type="dxa"/>
            <w:tcBorders>
              <w:top w:val="nil"/>
              <w:left w:val="nil"/>
              <w:bottom w:val="single" w:sz="4" w:space="0" w:color="auto"/>
              <w:right w:val="single" w:sz="4" w:space="0" w:color="auto"/>
            </w:tcBorders>
            <w:shd w:val="clear" w:color="auto" w:fill="auto"/>
            <w:noWrap/>
            <w:vAlign w:val="center"/>
            <w:hideMark/>
          </w:tcPr>
          <w:p w14:paraId="21C038D5"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 </w:t>
            </w:r>
          </w:p>
        </w:tc>
        <w:tc>
          <w:tcPr>
            <w:tcW w:w="1640" w:type="dxa"/>
            <w:tcBorders>
              <w:top w:val="nil"/>
              <w:left w:val="nil"/>
              <w:bottom w:val="single" w:sz="4" w:space="0" w:color="auto"/>
              <w:right w:val="single" w:sz="4" w:space="0" w:color="auto"/>
            </w:tcBorders>
            <w:shd w:val="clear" w:color="auto" w:fill="auto"/>
            <w:noWrap/>
            <w:vAlign w:val="center"/>
            <w:hideMark/>
          </w:tcPr>
          <w:p w14:paraId="6650FA6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4,84 </w:t>
            </w:r>
          </w:p>
        </w:tc>
        <w:tc>
          <w:tcPr>
            <w:tcW w:w="1600" w:type="dxa"/>
            <w:tcBorders>
              <w:top w:val="nil"/>
              <w:left w:val="nil"/>
              <w:bottom w:val="single" w:sz="4" w:space="0" w:color="auto"/>
              <w:right w:val="single" w:sz="4" w:space="0" w:color="auto"/>
            </w:tcBorders>
            <w:shd w:val="clear" w:color="auto" w:fill="auto"/>
            <w:noWrap/>
            <w:vAlign w:val="center"/>
            <w:hideMark/>
          </w:tcPr>
          <w:p w14:paraId="4BA21B2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5,85 </w:t>
            </w:r>
          </w:p>
        </w:tc>
        <w:tc>
          <w:tcPr>
            <w:tcW w:w="1940" w:type="dxa"/>
            <w:tcBorders>
              <w:top w:val="nil"/>
              <w:left w:val="nil"/>
              <w:bottom w:val="single" w:sz="4" w:space="0" w:color="auto"/>
              <w:right w:val="single" w:sz="4" w:space="0" w:color="auto"/>
            </w:tcBorders>
            <w:shd w:val="clear" w:color="auto" w:fill="auto"/>
            <w:noWrap/>
            <w:vAlign w:val="center"/>
            <w:hideMark/>
          </w:tcPr>
          <w:p w14:paraId="24F87EB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7,02 </w:t>
            </w:r>
          </w:p>
        </w:tc>
      </w:tr>
      <w:tr w:rsidR="00573196" w:rsidRPr="00573196" w14:paraId="25332019"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44277ED5" w14:textId="77777777" w:rsidR="00573196" w:rsidRPr="00573196" w:rsidRDefault="00573196" w:rsidP="00573196">
            <w:pPr>
              <w:widowControl/>
              <w:spacing w:before="0" w:after="0"/>
              <w:ind w:firstLine="0"/>
              <w:jc w:val="center"/>
              <w:rPr>
                <w:color w:val="000000"/>
                <w:szCs w:val="28"/>
              </w:rPr>
            </w:pPr>
            <w:r w:rsidRPr="00573196">
              <w:rPr>
                <w:color w:val="000000"/>
                <w:szCs w:val="28"/>
              </w:rPr>
              <w:t> </w:t>
            </w:r>
          </w:p>
        </w:tc>
        <w:tc>
          <w:tcPr>
            <w:tcW w:w="4267" w:type="dxa"/>
            <w:tcBorders>
              <w:top w:val="nil"/>
              <w:left w:val="nil"/>
              <w:bottom w:val="single" w:sz="4" w:space="0" w:color="auto"/>
              <w:right w:val="single" w:sz="4" w:space="0" w:color="auto"/>
            </w:tcBorders>
            <w:shd w:val="clear" w:color="auto" w:fill="auto"/>
            <w:vAlign w:val="center"/>
            <w:hideMark/>
          </w:tcPr>
          <w:p w14:paraId="3A399A81" w14:textId="77777777" w:rsidR="00573196" w:rsidRPr="00573196" w:rsidRDefault="00573196" w:rsidP="00573196">
            <w:pPr>
              <w:widowControl/>
              <w:spacing w:before="0" w:after="0"/>
              <w:ind w:firstLine="0"/>
              <w:jc w:val="left"/>
              <w:rPr>
                <w:color w:val="000000"/>
                <w:szCs w:val="28"/>
              </w:rPr>
            </w:pPr>
            <w:r w:rsidRPr="00573196">
              <w:rPr>
                <w:color w:val="000000"/>
                <w:szCs w:val="28"/>
              </w:rPr>
              <w:t>Nộp thuế TNDN</w:t>
            </w:r>
          </w:p>
        </w:tc>
        <w:tc>
          <w:tcPr>
            <w:tcW w:w="1580" w:type="dxa"/>
            <w:tcBorders>
              <w:top w:val="nil"/>
              <w:left w:val="nil"/>
              <w:bottom w:val="single" w:sz="4" w:space="0" w:color="auto"/>
              <w:right w:val="single" w:sz="4" w:space="0" w:color="auto"/>
            </w:tcBorders>
            <w:shd w:val="clear" w:color="auto" w:fill="auto"/>
            <w:noWrap/>
            <w:vAlign w:val="center"/>
            <w:hideMark/>
          </w:tcPr>
          <w:p w14:paraId="4EE91AA2"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12,61 </w:t>
            </w:r>
          </w:p>
        </w:tc>
        <w:tc>
          <w:tcPr>
            <w:tcW w:w="1600" w:type="dxa"/>
            <w:tcBorders>
              <w:top w:val="nil"/>
              <w:left w:val="nil"/>
              <w:bottom w:val="single" w:sz="4" w:space="0" w:color="auto"/>
              <w:right w:val="single" w:sz="4" w:space="0" w:color="auto"/>
            </w:tcBorders>
            <w:shd w:val="clear" w:color="auto" w:fill="auto"/>
            <w:noWrap/>
            <w:vAlign w:val="center"/>
            <w:hideMark/>
          </w:tcPr>
          <w:p w14:paraId="5FAF9589"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32,99 </w:t>
            </w:r>
          </w:p>
        </w:tc>
        <w:tc>
          <w:tcPr>
            <w:tcW w:w="1640" w:type="dxa"/>
            <w:tcBorders>
              <w:top w:val="nil"/>
              <w:left w:val="nil"/>
              <w:bottom w:val="single" w:sz="4" w:space="0" w:color="auto"/>
              <w:right w:val="single" w:sz="4" w:space="0" w:color="auto"/>
            </w:tcBorders>
            <w:shd w:val="clear" w:color="auto" w:fill="auto"/>
            <w:noWrap/>
            <w:vAlign w:val="center"/>
            <w:hideMark/>
          </w:tcPr>
          <w:p w14:paraId="6E089D0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40,60 </w:t>
            </w:r>
          </w:p>
        </w:tc>
        <w:tc>
          <w:tcPr>
            <w:tcW w:w="1600" w:type="dxa"/>
            <w:tcBorders>
              <w:top w:val="nil"/>
              <w:left w:val="nil"/>
              <w:bottom w:val="single" w:sz="4" w:space="0" w:color="auto"/>
              <w:right w:val="single" w:sz="4" w:space="0" w:color="auto"/>
            </w:tcBorders>
            <w:shd w:val="clear" w:color="auto" w:fill="auto"/>
            <w:noWrap/>
            <w:vAlign w:val="center"/>
            <w:hideMark/>
          </w:tcPr>
          <w:p w14:paraId="5B7E1EB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49,37 </w:t>
            </w:r>
          </w:p>
        </w:tc>
        <w:tc>
          <w:tcPr>
            <w:tcW w:w="1940" w:type="dxa"/>
            <w:tcBorders>
              <w:top w:val="nil"/>
              <w:left w:val="nil"/>
              <w:bottom w:val="single" w:sz="4" w:space="0" w:color="auto"/>
              <w:right w:val="single" w:sz="4" w:space="0" w:color="auto"/>
            </w:tcBorders>
            <w:shd w:val="clear" w:color="auto" w:fill="auto"/>
            <w:noWrap/>
            <w:vAlign w:val="center"/>
            <w:hideMark/>
          </w:tcPr>
          <w:p w14:paraId="106C48D7"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59,58 </w:t>
            </w:r>
          </w:p>
        </w:tc>
      </w:tr>
      <w:tr w:rsidR="00573196" w:rsidRPr="00573196" w14:paraId="2A16B55F"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5631734"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IV</w:t>
            </w:r>
          </w:p>
        </w:tc>
        <w:tc>
          <w:tcPr>
            <w:tcW w:w="4267" w:type="dxa"/>
            <w:tcBorders>
              <w:top w:val="nil"/>
              <w:left w:val="nil"/>
              <w:bottom w:val="single" w:sz="4" w:space="0" w:color="auto"/>
              <w:right w:val="single" w:sz="4" w:space="0" w:color="auto"/>
            </w:tcBorders>
            <w:shd w:val="clear" w:color="auto" w:fill="auto"/>
            <w:vAlign w:val="center"/>
            <w:hideMark/>
          </w:tcPr>
          <w:p w14:paraId="357E019B"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Lợi nhuận sau thuế</w:t>
            </w:r>
          </w:p>
        </w:tc>
        <w:tc>
          <w:tcPr>
            <w:tcW w:w="1580" w:type="dxa"/>
            <w:tcBorders>
              <w:top w:val="nil"/>
              <w:left w:val="nil"/>
              <w:bottom w:val="single" w:sz="4" w:space="0" w:color="auto"/>
              <w:right w:val="single" w:sz="4" w:space="0" w:color="auto"/>
            </w:tcBorders>
            <w:shd w:val="clear" w:color="auto" w:fill="auto"/>
            <w:noWrap/>
            <w:vAlign w:val="center"/>
            <w:hideMark/>
          </w:tcPr>
          <w:p w14:paraId="3E10575F"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(68,48)</w:t>
            </w:r>
          </w:p>
        </w:tc>
        <w:tc>
          <w:tcPr>
            <w:tcW w:w="1600" w:type="dxa"/>
            <w:tcBorders>
              <w:top w:val="nil"/>
              <w:left w:val="nil"/>
              <w:bottom w:val="single" w:sz="4" w:space="0" w:color="auto"/>
              <w:right w:val="single" w:sz="4" w:space="0" w:color="auto"/>
            </w:tcBorders>
            <w:shd w:val="clear" w:color="auto" w:fill="auto"/>
            <w:noWrap/>
            <w:vAlign w:val="center"/>
            <w:hideMark/>
          </w:tcPr>
          <w:p w14:paraId="13F4BCF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98,39 </w:t>
            </w:r>
          </w:p>
        </w:tc>
        <w:tc>
          <w:tcPr>
            <w:tcW w:w="1640" w:type="dxa"/>
            <w:tcBorders>
              <w:top w:val="nil"/>
              <w:left w:val="nil"/>
              <w:bottom w:val="single" w:sz="4" w:space="0" w:color="auto"/>
              <w:right w:val="single" w:sz="4" w:space="0" w:color="auto"/>
            </w:tcBorders>
            <w:shd w:val="clear" w:color="auto" w:fill="auto"/>
            <w:noWrap/>
            <w:vAlign w:val="center"/>
            <w:hideMark/>
          </w:tcPr>
          <w:p w14:paraId="2F022753"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164,57 </w:t>
            </w:r>
          </w:p>
        </w:tc>
        <w:tc>
          <w:tcPr>
            <w:tcW w:w="1600" w:type="dxa"/>
            <w:tcBorders>
              <w:top w:val="nil"/>
              <w:left w:val="nil"/>
              <w:bottom w:val="single" w:sz="4" w:space="0" w:color="auto"/>
              <w:right w:val="single" w:sz="4" w:space="0" w:color="auto"/>
            </w:tcBorders>
            <w:shd w:val="clear" w:color="auto" w:fill="auto"/>
            <w:noWrap/>
            <w:vAlign w:val="center"/>
            <w:hideMark/>
          </w:tcPr>
          <w:p w14:paraId="00AB5B98"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239,26 </w:t>
            </w:r>
          </w:p>
        </w:tc>
        <w:tc>
          <w:tcPr>
            <w:tcW w:w="1940" w:type="dxa"/>
            <w:tcBorders>
              <w:top w:val="nil"/>
              <w:left w:val="nil"/>
              <w:bottom w:val="single" w:sz="4" w:space="0" w:color="auto"/>
              <w:right w:val="single" w:sz="4" w:space="0" w:color="auto"/>
            </w:tcBorders>
            <w:shd w:val="clear" w:color="auto" w:fill="auto"/>
            <w:noWrap/>
            <w:vAlign w:val="center"/>
            <w:hideMark/>
          </w:tcPr>
          <w:p w14:paraId="48E591C9"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 xml:space="preserve">            326,11 </w:t>
            </w:r>
          </w:p>
        </w:tc>
      </w:tr>
      <w:tr w:rsidR="00573196" w:rsidRPr="00573196" w14:paraId="627F2D7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438CB4A" w14:textId="77777777" w:rsidR="00573196" w:rsidRPr="00573196" w:rsidRDefault="00573196" w:rsidP="00573196">
            <w:pPr>
              <w:widowControl/>
              <w:spacing w:before="0" w:after="0"/>
              <w:ind w:firstLine="0"/>
              <w:jc w:val="center"/>
              <w:rPr>
                <w:b/>
                <w:bCs/>
                <w:color w:val="000000"/>
                <w:szCs w:val="28"/>
              </w:rPr>
            </w:pPr>
            <w:r w:rsidRPr="00573196">
              <w:rPr>
                <w:b/>
                <w:bCs/>
                <w:color w:val="000000"/>
                <w:szCs w:val="28"/>
              </w:rPr>
              <w:t>V</w:t>
            </w:r>
          </w:p>
        </w:tc>
        <w:tc>
          <w:tcPr>
            <w:tcW w:w="4267" w:type="dxa"/>
            <w:tcBorders>
              <w:top w:val="nil"/>
              <w:left w:val="nil"/>
              <w:bottom w:val="single" w:sz="4" w:space="0" w:color="auto"/>
              <w:right w:val="single" w:sz="4" w:space="0" w:color="auto"/>
            </w:tcBorders>
            <w:shd w:val="clear" w:color="auto" w:fill="auto"/>
            <w:noWrap/>
            <w:vAlign w:val="bottom"/>
            <w:hideMark/>
          </w:tcPr>
          <w:p w14:paraId="51DB9E30" w14:textId="77777777" w:rsidR="00573196" w:rsidRPr="00573196" w:rsidRDefault="00573196" w:rsidP="00573196">
            <w:pPr>
              <w:widowControl/>
              <w:spacing w:before="0" w:after="0"/>
              <w:ind w:firstLine="0"/>
              <w:jc w:val="left"/>
              <w:rPr>
                <w:b/>
                <w:bCs/>
                <w:color w:val="000000"/>
                <w:szCs w:val="28"/>
              </w:rPr>
            </w:pPr>
            <w:r w:rsidRPr="00573196">
              <w:rPr>
                <w:b/>
                <w:bCs/>
                <w:color w:val="000000"/>
                <w:szCs w:val="28"/>
              </w:rPr>
              <w:t>Xác định thời gian hoàn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71507C2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37B74FB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0E79E2D8"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75003741"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2454C10F"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50C26CD2"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3FF55D1" w14:textId="77777777" w:rsidR="00573196" w:rsidRPr="00573196" w:rsidRDefault="00573196" w:rsidP="00573196">
            <w:pPr>
              <w:widowControl/>
              <w:spacing w:before="0" w:after="0"/>
              <w:ind w:firstLine="0"/>
              <w:jc w:val="center"/>
              <w:rPr>
                <w:color w:val="000000"/>
                <w:szCs w:val="28"/>
              </w:rPr>
            </w:pPr>
            <w:r w:rsidRPr="00573196">
              <w:rPr>
                <w:color w:val="000000"/>
                <w:szCs w:val="28"/>
              </w:rPr>
              <w:t>1</w:t>
            </w:r>
          </w:p>
        </w:tc>
        <w:tc>
          <w:tcPr>
            <w:tcW w:w="4267" w:type="dxa"/>
            <w:tcBorders>
              <w:top w:val="nil"/>
              <w:left w:val="nil"/>
              <w:bottom w:val="single" w:sz="4" w:space="0" w:color="auto"/>
              <w:right w:val="single" w:sz="4" w:space="0" w:color="auto"/>
            </w:tcBorders>
            <w:shd w:val="clear" w:color="auto" w:fill="auto"/>
            <w:noWrap/>
            <w:vAlign w:val="bottom"/>
            <w:hideMark/>
          </w:tcPr>
          <w:p w14:paraId="358BFFE1" w14:textId="77777777" w:rsidR="00573196" w:rsidRPr="00573196" w:rsidRDefault="00573196" w:rsidP="00573196">
            <w:pPr>
              <w:widowControl/>
              <w:spacing w:before="0" w:after="0"/>
              <w:ind w:firstLine="0"/>
              <w:jc w:val="left"/>
              <w:rPr>
                <w:color w:val="000000"/>
                <w:szCs w:val="28"/>
              </w:rPr>
            </w:pPr>
            <w:r w:rsidRPr="00573196">
              <w:rPr>
                <w:color w:val="000000"/>
                <w:szCs w:val="28"/>
              </w:rPr>
              <w:t>Tổng vốn đầu tư</w:t>
            </w:r>
          </w:p>
        </w:tc>
        <w:tc>
          <w:tcPr>
            <w:tcW w:w="1580" w:type="dxa"/>
            <w:tcBorders>
              <w:top w:val="nil"/>
              <w:left w:val="nil"/>
              <w:bottom w:val="single" w:sz="4" w:space="0" w:color="auto"/>
              <w:right w:val="single" w:sz="4" w:space="0" w:color="auto"/>
            </w:tcBorders>
            <w:shd w:val="clear" w:color="auto" w:fill="auto"/>
            <w:noWrap/>
            <w:vAlign w:val="bottom"/>
            <w:hideMark/>
          </w:tcPr>
          <w:p w14:paraId="56E4231E"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1.505,18 </w:t>
            </w:r>
          </w:p>
        </w:tc>
        <w:tc>
          <w:tcPr>
            <w:tcW w:w="1600" w:type="dxa"/>
            <w:tcBorders>
              <w:top w:val="nil"/>
              <w:left w:val="nil"/>
              <w:bottom w:val="single" w:sz="4" w:space="0" w:color="auto"/>
              <w:right w:val="single" w:sz="4" w:space="0" w:color="auto"/>
            </w:tcBorders>
            <w:shd w:val="clear" w:color="auto" w:fill="auto"/>
            <w:noWrap/>
            <w:vAlign w:val="bottom"/>
            <w:hideMark/>
          </w:tcPr>
          <w:p w14:paraId="09242193"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4A28B88D"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173CE340"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15E6C28E"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r w:rsidR="00573196" w:rsidRPr="00573196" w14:paraId="75C40598"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4DD586B6" w14:textId="77777777" w:rsidR="00573196" w:rsidRPr="00573196" w:rsidRDefault="00573196" w:rsidP="00573196">
            <w:pPr>
              <w:widowControl/>
              <w:spacing w:before="0" w:after="0"/>
              <w:ind w:firstLine="0"/>
              <w:jc w:val="center"/>
              <w:rPr>
                <w:color w:val="000000"/>
                <w:szCs w:val="28"/>
              </w:rPr>
            </w:pPr>
            <w:r w:rsidRPr="00573196">
              <w:rPr>
                <w:color w:val="000000"/>
                <w:szCs w:val="28"/>
              </w:rPr>
              <w:t>2</w:t>
            </w:r>
          </w:p>
        </w:tc>
        <w:tc>
          <w:tcPr>
            <w:tcW w:w="4267" w:type="dxa"/>
            <w:tcBorders>
              <w:top w:val="nil"/>
              <w:left w:val="nil"/>
              <w:bottom w:val="single" w:sz="4" w:space="0" w:color="auto"/>
              <w:right w:val="single" w:sz="4" w:space="0" w:color="auto"/>
            </w:tcBorders>
            <w:shd w:val="clear" w:color="auto" w:fill="auto"/>
            <w:noWrap/>
            <w:vAlign w:val="bottom"/>
            <w:hideMark/>
          </w:tcPr>
          <w:p w14:paraId="139DC677" w14:textId="77777777" w:rsidR="00573196" w:rsidRPr="00573196" w:rsidRDefault="00573196" w:rsidP="00573196">
            <w:pPr>
              <w:widowControl/>
              <w:spacing w:before="0" w:after="0"/>
              <w:ind w:firstLine="0"/>
              <w:jc w:val="left"/>
              <w:rPr>
                <w:color w:val="000000"/>
                <w:szCs w:val="28"/>
              </w:rPr>
            </w:pPr>
            <w:r w:rsidRPr="00573196">
              <w:rPr>
                <w:color w:val="000000"/>
                <w:szCs w:val="28"/>
              </w:rPr>
              <w:t>Dòng tiền</w:t>
            </w:r>
          </w:p>
        </w:tc>
        <w:tc>
          <w:tcPr>
            <w:tcW w:w="1580" w:type="dxa"/>
            <w:tcBorders>
              <w:top w:val="nil"/>
              <w:left w:val="nil"/>
              <w:bottom w:val="single" w:sz="4" w:space="0" w:color="auto"/>
              <w:right w:val="single" w:sz="4" w:space="0" w:color="auto"/>
            </w:tcBorders>
            <w:shd w:val="clear" w:color="auto" w:fill="auto"/>
            <w:noWrap/>
            <w:vAlign w:val="bottom"/>
            <w:hideMark/>
          </w:tcPr>
          <w:p w14:paraId="26D38E9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48,12 </w:t>
            </w:r>
          </w:p>
        </w:tc>
        <w:tc>
          <w:tcPr>
            <w:tcW w:w="1600" w:type="dxa"/>
            <w:tcBorders>
              <w:top w:val="nil"/>
              <w:left w:val="nil"/>
              <w:bottom w:val="single" w:sz="4" w:space="0" w:color="auto"/>
              <w:right w:val="single" w:sz="4" w:space="0" w:color="auto"/>
            </w:tcBorders>
            <w:shd w:val="clear" w:color="auto" w:fill="auto"/>
            <w:noWrap/>
            <w:vAlign w:val="bottom"/>
            <w:hideMark/>
          </w:tcPr>
          <w:p w14:paraId="1D12C62C"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272,64 </w:t>
            </w:r>
          </w:p>
        </w:tc>
        <w:tc>
          <w:tcPr>
            <w:tcW w:w="1640" w:type="dxa"/>
            <w:tcBorders>
              <w:top w:val="nil"/>
              <w:left w:val="nil"/>
              <w:bottom w:val="single" w:sz="4" w:space="0" w:color="auto"/>
              <w:right w:val="single" w:sz="4" w:space="0" w:color="auto"/>
            </w:tcBorders>
            <w:shd w:val="clear" w:color="auto" w:fill="auto"/>
            <w:noWrap/>
            <w:vAlign w:val="bottom"/>
            <w:hideMark/>
          </w:tcPr>
          <w:p w14:paraId="7449551B"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338,82 </w:t>
            </w:r>
          </w:p>
        </w:tc>
        <w:tc>
          <w:tcPr>
            <w:tcW w:w="1600" w:type="dxa"/>
            <w:tcBorders>
              <w:top w:val="nil"/>
              <w:left w:val="nil"/>
              <w:bottom w:val="single" w:sz="4" w:space="0" w:color="auto"/>
              <w:right w:val="single" w:sz="4" w:space="0" w:color="auto"/>
            </w:tcBorders>
            <w:shd w:val="clear" w:color="auto" w:fill="auto"/>
            <w:noWrap/>
            <w:vAlign w:val="bottom"/>
            <w:hideMark/>
          </w:tcPr>
          <w:p w14:paraId="3C52E5D1"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413,51 </w:t>
            </w:r>
          </w:p>
        </w:tc>
        <w:tc>
          <w:tcPr>
            <w:tcW w:w="1940" w:type="dxa"/>
            <w:tcBorders>
              <w:top w:val="nil"/>
              <w:left w:val="nil"/>
              <w:bottom w:val="single" w:sz="4" w:space="0" w:color="auto"/>
              <w:right w:val="single" w:sz="4" w:space="0" w:color="auto"/>
            </w:tcBorders>
            <w:shd w:val="clear" w:color="auto" w:fill="auto"/>
            <w:noWrap/>
            <w:vAlign w:val="bottom"/>
            <w:hideMark/>
          </w:tcPr>
          <w:p w14:paraId="53476A40" w14:textId="77777777" w:rsidR="00573196" w:rsidRPr="00573196" w:rsidRDefault="00573196" w:rsidP="00573196">
            <w:pPr>
              <w:widowControl/>
              <w:spacing w:before="0" w:after="0"/>
              <w:ind w:firstLine="0"/>
              <w:jc w:val="left"/>
              <w:rPr>
                <w:color w:val="000000"/>
                <w:szCs w:val="28"/>
              </w:rPr>
            </w:pPr>
            <w:r w:rsidRPr="00573196">
              <w:rPr>
                <w:color w:val="000000"/>
                <w:szCs w:val="28"/>
              </w:rPr>
              <w:t xml:space="preserve">             500,35 </w:t>
            </w:r>
          </w:p>
        </w:tc>
      </w:tr>
      <w:tr w:rsidR="00573196" w:rsidRPr="00573196" w14:paraId="647DC903" w14:textId="77777777" w:rsidTr="00573196">
        <w:trPr>
          <w:trHeight w:val="375"/>
        </w:trPr>
        <w:tc>
          <w:tcPr>
            <w:tcW w:w="440" w:type="dxa"/>
            <w:tcBorders>
              <w:top w:val="nil"/>
              <w:left w:val="single" w:sz="4" w:space="0" w:color="auto"/>
              <w:bottom w:val="single" w:sz="4" w:space="0" w:color="auto"/>
              <w:right w:val="single" w:sz="4" w:space="0" w:color="auto"/>
            </w:tcBorders>
            <w:shd w:val="clear" w:color="auto" w:fill="auto"/>
            <w:noWrap/>
            <w:vAlign w:val="bottom"/>
            <w:hideMark/>
          </w:tcPr>
          <w:p w14:paraId="7C178B15" w14:textId="77777777" w:rsidR="00573196" w:rsidRPr="00573196" w:rsidRDefault="00573196" w:rsidP="00573196">
            <w:pPr>
              <w:widowControl/>
              <w:spacing w:before="0" w:after="0"/>
              <w:ind w:firstLine="0"/>
              <w:jc w:val="center"/>
              <w:rPr>
                <w:color w:val="000000"/>
                <w:szCs w:val="28"/>
              </w:rPr>
            </w:pPr>
            <w:r w:rsidRPr="00573196">
              <w:rPr>
                <w:color w:val="000000"/>
                <w:szCs w:val="28"/>
              </w:rPr>
              <w:t>3</w:t>
            </w:r>
          </w:p>
        </w:tc>
        <w:tc>
          <w:tcPr>
            <w:tcW w:w="4267" w:type="dxa"/>
            <w:tcBorders>
              <w:top w:val="nil"/>
              <w:left w:val="nil"/>
              <w:bottom w:val="single" w:sz="4" w:space="0" w:color="auto"/>
              <w:right w:val="single" w:sz="4" w:space="0" w:color="auto"/>
            </w:tcBorders>
            <w:shd w:val="clear" w:color="auto" w:fill="auto"/>
            <w:noWrap/>
            <w:vAlign w:val="bottom"/>
            <w:hideMark/>
          </w:tcPr>
          <w:p w14:paraId="2E3F9001" w14:textId="77777777" w:rsidR="00573196" w:rsidRPr="00573196" w:rsidRDefault="00573196" w:rsidP="00573196">
            <w:pPr>
              <w:widowControl/>
              <w:spacing w:before="0" w:after="0"/>
              <w:ind w:firstLine="0"/>
              <w:jc w:val="left"/>
              <w:rPr>
                <w:color w:val="000000"/>
                <w:szCs w:val="28"/>
              </w:rPr>
            </w:pPr>
            <w:r w:rsidRPr="00573196">
              <w:rPr>
                <w:color w:val="000000"/>
                <w:szCs w:val="28"/>
              </w:rPr>
              <w:t>Thời gian hoàn vốn</w:t>
            </w:r>
          </w:p>
        </w:tc>
        <w:tc>
          <w:tcPr>
            <w:tcW w:w="1580" w:type="dxa"/>
            <w:tcBorders>
              <w:top w:val="nil"/>
              <w:left w:val="nil"/>
              <w:bottom w:val="single" w:sz="4" w:space="0" w:color="auto"/>
              <w:right w:val="single" w:sz="4" w:space="0" w:color="auto"/>
            </w:tcBorders>
            <w:shd w:val="clear" w:color="auto" w:fill="auto"/>
            <w:noWrap/>
            <w:vAlign w:val="bottom"/>
            <w:hideMark/>
          </w:tcPr>
          <w:p w14:paraId="57843514" w14:textId="77777777" w:rsidR="00573196" w:rsidRPr="00573196" w:rsidRDefault="00573196" w:rsidP="00573196">
            <w:pPr>
              <w:widowControl/>
              <w:spacing w:before="0" w:after="0"/>
              <w:ind w:firstLine="0"/>
              <w:jc w:val="left"/>
              <w:rPr>
                <w:b/>
                <w:bCs/>
                <w:szCs w:val="28"/>
              </w:rPr>
            </w:pPr>
            <w:r w:rsidRPr="00573196">
              <w:rPr>
                <w:b/>
                <w:bCs/>
                <w:szCs w:val="28"/>
              </w:rPr>
              <w:t xml:space="preserve">           </w:t>
            </w:r>
            <w:del w:id="1102" w:author="Thẩm định 21/10/2026 (Claude)" w:date="2026-10-21T21:01:57Z">
              <w:r w:rsidRPr="00573196">
                <w:rPr>
                  <w:b/>
                  <w:bCs/>
                  <w:szCs w:val="28"/>
                </w:rPr>
                <w:delText xml:space="preserve">3,83</w:delText>
              </w:r>
            </w:del>
            <w:ins w:id="1103" w:author="Thẩm định 21/10/2026 (Claude)" w:date="2026-10-21T21:01:57Z">
              <w:r w:rsidRPr="00573196">
                <w:rPr>
                  <w:b/>
                  <w:bCs/>
                  <w:szCs w:val="28"/>
                </w:rPr>
                <w:t xml:space="preserve">4,86</w:t>
              </w:r>
            </w:ins>
            <w:r w:rsidRPr="00573196">
              <w:rPr>
                <w:b/>
                <w:bCs/>
                <w:szCs w:val="28"/>
              </w:rPr>
              <w:t xml:space="preserve"> </w:t>
            </w:r>
          </w:p>
        </w:tc>
        <w:tc>
          <w:tcPr>
            <w:tcW w:w="1600" w:type="dxa"/>
            <w:tcBorders>
              <w:top w:val="nil"/>
              <w:left w:val="nil"/>
              <w:bottom w:val="single" w:sz="4" w:space="0" w:color="auto"/>
              <w:right w:val="single" w:sz="4" w:space="0" w:color="auto"/>
            </w:tcBorders>
            <w:shd w:val="clear" w:color="auto" w:fill="auto"/>
            <w:noWrap/>
            <w:vAlign w:val="bottom"/>
            <w:hideMark/>
          </w:tcPr>
          <w:p w14:paraId="05F51B6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40" w:type="dxa"/>
            <w:tcBorders>
              <w:top w:val="nil"/>
              <w:left w:val="nil"/>
              <w:bottom w:val="single" w:sz="4" w:space="0" w:color="auto"/>
              <w:right w:val="single" w:sz="4" w:space="0" w:color="auto"/>
            </w:tcBorders>
            <w:shd w:val="clear" w:color="auto" w:fill="auto"/>
            <w:noWrap/>
            <w:vAlign w:val="bottom"/>
            <w:hideMark/>
          </w:tcPr>
          <w:p w14:paraId="27282D49"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600" w:type="dxa"/>
            <w:tcBorders>
              <w:top w:val="nil"/>
              <w:left w:val="nil"/>
              <w:bottom w:val="single" w:sz="4" w:space="0" w:color="auto"/>
              <w:right w:val="single" w:sz="4" w:space="0" w:color="auto"/>
            </w:tcBorders>
            <w:shd w:val="clear" w:color="auto" w:fill="auto"/>
            <w:noWrap/>
            <w:vAlign w:val="bottom"/>
            <w:hideMark/>
          </w:tcPr>
          <w:p w14:paraId="4B5E0337"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c>
          <w:tcPr>
            <w:tcW w:w="1940" w:type="dxa"/>
            <w:tcBorders>
              <w:top w:val="nil"/>
              <w:left w:val="nil"/>
              <w:bottom w:val="single" w:sz="4" w:space="0" w:color="auto"/>
              <w:right w:val="single" w:sz="4" w:space="0" w:color="auto"/>
            </w:tcBorders>
            <w:shd w:val="clear" w:color="auto" w:fill="auto"/>
            <w:noWrap/>
            <w:vAlign w:val="bottom"/>
            <w:hideMark/>
          </w:tcPr>
          <w:p w14:paraId="70AE2992" w14:textId="77777777" w:rsidR="00573196" w:rsidRPr="00573196" w:rsidRDefault="00573196" w:rsidP="00573196">
            <w:pPr>
              <w:widowControl/>
              <w:spacing w:before="0" w:after="0"/>
              <w:ind w:firstLine="0"/>
              <w:jc w:val="left"/>
              <w:rPr>
                <w:color w:val="000000"/>
                <w:szCs w:val="28"/>
              </w:rPr>
            </w:pPr>
            <w:r w:rsidRPr="00573196">
              <w:rPr>
                <w:color w:val="000000"/>
                <w:szCs w:val="28"/>
              </w:rPr>
              <w:t> </w:t>
            </w:r>
          </w:p>
        </w:tc>
      </w:tr>
    </w:tbl>
    <w:p w14:paraId="0B10A488" w14:textId="77777777" w:rsidR="004F7CBD" w:rsidRPr="00B0238A" w:rsidRDefault="004F7CBD"/>
    <w:p w14:paraId="20B8511F" w14:textId="77777777" w:rsidR="004F7CBD" w:rsidRDefault="004F7CBD">
      <w:pPr>
        <w:widowControl/>
        <w:spacing w:before="0" w:after="0"/>
        <w:ind w:firstLine="0"/>
        <w:jc w:val="left"/>
        <w:rPr>
          <w:i/>
        </w:rPr>
      </w:pPr>
      <w:r>
        <w:rPr>
          <w:i/>
        </w:rPr>
        <w:br w:type="page"/>
      </w:r>
    </w:p>
    <w:p w14:paraId="5C46284A" w14:textId="77777777" w:rsidR="00260083" w:rsidRPr="007221BB" w:rsidRDefault="00260083"/>
    <w:sectPr w:rsidR="00260083" w:rsidRPr="007221BB" w:rsidSect="00A6136A">
      <w:pgSz w:w="16840" w:h="11907" w:orient="landscape" w:code="9"/>
      <w:pgMar w:top="1701" w:right="1134" w:bottom="1134" w:left="1134" w:header="720" w:footer="720" w:gutter="0"/>
      <w:pgNumType w:start="1"/>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Claude (rà soát số liệu)" w:date="2026-10-18T00:25:00Z" w:initials="CL">
    <w:p w14:paraId="28790468" w14:textId="77777777" w:rsidR="009C06F8" w:rsidRDefault="009C06F8">
      <w:r>
        <w:rPr>
          <w:rStyle w:val="CommentReference"/>
        </w:rPr>
        <w:annotationRef/>
      </w:r>
      <w:r>
        <w:rPr>
          <w:color w:val="000000"/>
          <w:sz w:val="20"/>
          <w:szCs w:val="20"/>
        </w:rPr>
        <w:t>Đã bỏ ghi chú phân công "Thầy Thành: làm việc với Phòng CSGT để lấy số liệu" (ý kiến Khoa ngày 18/10/2026): Phòng CSGT chưa cung cấp số liệu; Đề án sử dụng số liệu đào tạo, sát hạch đã có (Sở Xây dựng năm 2025, Phòng CSGT đến kỳ 13/8/2026, thống kê của Khoa).</w:t>
      </w:r>
    </w:p>
  </w:comment>
  <w:comment w:id="10" w:author="Claude (rà soát số liệu)" w:date="2026-10-05T09:22:00Z" w:initials="CL">
    <w:p w14:paraId="446BFD1A" w14:textId="77777777" w:rsidR="009C06F8" w:rsidRDefault="009C06F8">
      <w:pPr>
        <w:pStyle w:val="CommentText"/>
      </w:pPr>
      <w:r>
        <w:rPr>
          <w:rStyle w:val="CommentReference"/>
        </w:rPr>
        <w:annotationRef/>
      </w:r>
      <w:r>
        <w:t>Chi tiết nguồn: mục I (viên chức, người lao động của Khoa) lập theo cơ cấu tại Điều 4 Quy định kèm theo QĐ 2047/QĐ-CĐKT và thông tin nhân sự do Khoa cung cấp; dòng 5 theo Phụ lục I Báo cáo đề nghị cấp giấy phép đào tạo lái xe ô tô ngày 24/7/2026; dòng 6 theo Phụ lục I Thông báo số 797/TB-CĐKT.</w:t>
      </w:r>
    </w:p>
  </w:comment>
  <w:comment w:id="11" w:author="Claude (rà soát số liệu)" w:date="2026-10-05T09:22:00Z" w:initials="CL">
    <w:p w14:paraId="7DD9A5E2" w14:textId="77777777" w:rsidR="009C06F8" w:rsidRDefault="009C06F8">
      <w:pPr>
        <w:pStyle w:val="CommentText"/>
      </w:pPr>
      <w:r>
        <w:rPr>
          <w:rStyle w:val="CommentReference"/>
        </w:rPr>
        <w:annotationRef/>
      </w:r>
      <w:r>
        <w:t>Giấy phép số 6099/SXD-VTPT mang mã số 51012-01/2026. Phương án hoạt động đào tạo Hạng A1 trước đó đã thông báo tại Báo cáo số 116/BC-CĐKT ngày 21/4/2025.</w:t>
      </w:r>
    </w:p>
  </w:comment>
  <w:comment w:id="13" w:author="Claude (rà soát số liệu)" w:date="2026-10-05T09:22:00Z" w:initials="CL">
    <w:p w14:paraId="21BDCE55" w14:textId="77777777" w:rsidR="009C06F8" w:rsidRDefault="009C06F8">
      <w:pPr>
        <w:pStyle w:val="CommentText"/>
      </w:pPr>
      <w:r>
        <w:rPr>
          <w:rStyle w:val="CommentReference"/>
        </w:rPr>
        <w:annotationRef/>
      </w:r>
      <w:r>
        <w:t>Phạm vi tài sản do bộ môn quản lý đối chiếu theo Bảng kiểm kê tài sản cố định và công cụ, dụng cụ của Khoa năm 2026.</w:t>
      </w:r>
    </w:p>
  </w:comment>
  <w:comment w:id="14" w:author="Claude (rà soát số liệu)" w:date="2026-10-05T09:22:00Z" w:initials="CL">
    <w:p w14:paraId="09A156D8" w14:textId="77777777" w:rsidR="009C06F8" w:rsidRDefault="009C06F8">
      <w:pPr>
        <w:pStyle w:val="CommentText"/>
      </w:pPr>
      <w:r>
        <w:rPr>
          <w:rStyle w:val="CommentReference"/>
        </w:rPr>
        <w:annotationRef/>
      </w:r>
      <w:r>
        <w:t>Danh sách theo Phụ lục I Thông báo số 797/TB-CĐKT. Ông Bùi Thanh Sê đã chuyển sang công tác tại phòng Quản lý khoa học công nghệ và Hợp tác phát triển (đơn vị thuộc Trường), vẫn sinh hoạt chuyên môn và tham gia giảng dạy tại Khoa nên tiếp tục có tên trong danh sách nhà giáo đào tạo lái xe mô tô của Trường.</w:t>
      </w:r>
    </w:p>
  </w:comment>
  <w:comment w:id="15" w:author="Claude (rà soát số liệu)" w:date="2026-10-05T14:02:00Z" w:initials="CL">
    <w:p w14:paraId="596B5E3C" w14:textId="77777777" w:rsidR="009C06F8" w:rsidRDefault="009C06F8">
      <w:pPr>
        <w:pStyle w:val="CommentText"/>
      </w:pPr>
      <w:r>
        <w:rPr>
          <w:rStyle w:val="CommentReference"/>
        </w:rPr>
        <w:annotationRef/>
      </w:r>
      <w:r>
        <w:t>Danh sách (để Lãnh đạo, các đơn vị theo dõi khi duyệt): (1) đã có giấy chứng nhận giáo viên dạy thực hành Hạng A (06 người): ông Phan Công Phương; các ông, bà Tô Thành Công, Nguyễn Ngọc Quang Phục, Nguyễn Văn Thành, Nguyễn Hoàng Thị Anh Thư, Nguyễn Khắc Vinh (giấy chứng nhận số 699/2026 đến 703/2026 theo Quyết định số 916/QĐ-SXD ngày 14/10/2026 của Sở Xây dựng tỉnh Gia Lai; kết quả kiểm tra ngày 09/10/2026 tại Thông báo số 660/TB-SXD ngày 13/10/2026); (2) tiếp tục hoàn thành trong tháng 10 và tháng 11/2026 (03 người): các ông, bà Nguyễn Trọng Hiền, Muộn Thị Thảo, Huỳnh Thị Tuyết; (3) có giấy phép lái xe Hạng A, mới có giấy chứng nhận giáo viên dạy thực hành Hạng A1, chưa có giấy chứng nhận Hạng A: bà Nguyễn Thị Tuyết Thương (nguồn bổ sung khi lưu lượng tăng).</w:t>
      </w:r>
    </w:p>
  </w:comment>
  <w:comment w:id="18" w:author="Claude (rà soát số liệu)" w:date="2026-10-05T09:22:00Z" w:initials="CL">
    <w:p w14:paraId="0D8D4648" w14:textId="77777777" w:rsidR="009C06F8" w:rsidRDefault="009C06F8">
      <w:pPr>
        <w:pStyle w:val="CommentText"/>
      </w:pPr>
      <w:r>
        <w:rPr>
          <w:rStyle w:val="CommentReference"/>
        </w:rPr>
        <w:annotationRef/>
      </w:r>
      <w:r>
        <w:t>Cột "Tổng" và các cột phân theo hạng là số học viên trúng tuyển; hạng B số cơ khí năm 2023, 2024 là hạng B2, hạng B số tự động năm 2024 là hạng B1 số tự động (file Số liệu học viên đào tạo từ năm 2021–2025, sheet 23-25).</w:t>
      </w:r>
    </w:p>
  </w:comment>
  <w:comment w:id="20" w:author="Claude (rà soát số liệu)" w:date="2026-10-05T09:22:00Z" w:initials="CL">
    <w:p w14:paraId="7FCDF944" w14:textId="77777777" w:rsidR="009C06F8" w:rsidRDefault="009C06F8">
      <w:pPr>
        <w:pStyle w:val="CommentText"/>
      </w:pPr>
      <w:r>
        <w:rPr>
          <w:rStyle w:val="CommentReference"/>
        </w:rPr>
        <w:annotationRef/>
      </w:r>
      <w:r>
        <w:t>Năm 2021 gồm khóa K18–K34, năm 2022 gồm K35–K56 (file Thống kê đào tạo MOTO năm 2018–2022); năm 2023 gồm K57–K64, năm 2024 gồm K65–K78, năm 2025 gồm K79–K103 (file Theo dõi số lượng học viên mô tô). Năm 2025: Khoa thống kê 3.604 học viên (tính cả số trùng); số liệu của Sở Xây dựng là 3.380 học viên.</w:t>
      </w:r>
    </w:p>
  </w:comment>
  <w:comment w:id="21" w:author="Claude (rà soát số liệu)" w:date="2026-10-05T09:22:00Z" w:initials="CL">
    <w:p w14:paraId="1BE09FFD" w14:textId="77777777" w:rsidR="009C06F8" w:rsidRDefault="009C06F8">
      <w:pPr>
        <w:pStyle w:val="CommentText"/>
      </w:pPr>
      <w:r>
        <w:rPr>
          <w:rStyle w:val="CommentReference"/>
        </w:rPr>
        <w:annotationRef/>
      </w:r>
      <w:r>
        <w:t>Số liệu chi tiết (đã lược khỏi thân Đề án): năm 2022 có 3.639 học viên dự sát hạch, đạt 3.410 (93,7%) (Phụ lục III Báo cáo phục vụ kiểm tra năm 2023); năm 2023: 9 kỳ, 2.774 lượt, vắng 324, dự 2.450, đạt 1.852 (75,6%); năm 2024: 10 kỳ, 3.431 lượt, vắng 540, dự 2.891, đạt 2.162 (74,8%) (thống kê sát hạch của Trường năm 2023, 2024); năm 2025: 3.582 lượt dự sát hạch (3.380 thi mới, 202 thi lại); 8 tháng đầu năm 2026: 4.789 lượt (3.915 thi mới, 874 thi lại). Theo Phòng CSGT: học viên của Trường có 3.263 lượt đăng ký, 2.687 lượt được cấp GPLX (tháng 5–12/2025) và 4.505 lượt đăng ký, 3.182 lượt được cấp GPLX (năm 2026, đến kỳ tháng 8). Tỷ lệ 28–30%: theo Sở Xây dựng năm 2025 (3.380/12.066 = 28,0%) và Phòng CSGT (30,3% năm 2025; 29,1% năm 2026).</w:t>
      </w:r>
    </w:p>
  </w:comment>
  <w:comment w:id="26" w:author="Claude (rà soát số liệu)" w:date="2026-10-12T03:15:00Z" w:initials="CL">
    <w:p w14:paraId="3546338A" w14:textId="77777777" w:rsidR="009C06F8" w:rsidRDefault="009C06F8">
      <w:pPr>
        <w:pStyle w:val="CommentText"/>
      </w:pPr>
      <w:r>
        <w:rPr>
          <w:rStyle w:val="CommentReference"/>
        </w:rPr>
        <w:annotationRef/>
      </w:r>
      <w:r>
        <w:t>Diện tích sân sát hạch Hạng A1 1.000 m² theo Biên bản kiểm tra ngày 10/7/2026 và Thông báo số 797/TB-CĐKT gồm cả hành lang an toàn, đường nội bộ, nhà chờ và công trình phụ trợ; số đo 40 m × 17,5 m là khu vực vẽ hình bài tổng hợp số 1, hai số liệu không mâu thuẫn. Khoa chưa đo khu vực nhà chờ cho học viên thi thực hành, đường nội bộ, hành lang an toàn; đề nghị đo bổ sung để có tổng diện tích sân sát hạch và diện tích toàn Trung tâm khi lập hồ sơ cấp lại giấy phép sát hạch.</w:t>
      </w:r>
    </w:p>
  </w:comment>
  <w:comment w:id="27" w:author="Claude (rà soát số liệu)" w:date="2026-10-05T09:22:00Z" w:initials="CL">
    <w:p w14:paraId="1366712C" w14:textId="77777777" w:rsidR="009C06F8" w:rsidRDefault="009C06F8">
      <w:pPr>
        <w:pStyle w:val="CommentText"/>
      </w:pPr>
      <w:r>
        <w:rPr>
          <w:rStyle w:val="CommentReference"/>
        </w:rPr>
        <w:annotationRef/>
      </w:r>
      <w:r>
        <w:t>Bộ đàm được cấp Giấy phép sử dụng tần số và thiết bị vô tuyến điện số 810/GPTSDR-SKHCN ngày 29/7/2026 của Sở Khoa học và Công nghệ tỉnh Quảng Ngãi (04 thiết bị, tần số 450,075 MHz, có giá trị đến ngày 29/7/2029). 05 xe mô tô dùng chung đào tạo, sát hạch theo Giấy phép sát hạch số 58/CSGT(SHLX). Máy phát điện, máy điều hòa bổ sung năm 2026. Danh mục, số lượng đối chiếu Bảng kiểm kê tài sản của Khoa năm 2026.</w:t>
      </w:r>
    </w:p>
  </w:comment>
  <w:comment w:id="28" w:author="Claude (rà soát số liệu)" w:date="2026-10-05T09:22:00Z" w:initials="CL">
    <w:p w14:paraId="5C106AAB" w14:textId="77777777" w:rsidR="009C06F8" w:rsidRDefault="009C06F8">
      <w:pPr>
        <w:pStyle w:val="CommentText"/>
      </w:pPr>
      <w:r>
        <w:rPr>
          <w:rStyle w:val="CommentReference"/>
        </w:rPr>
        <w:annotationRef/>
      </w:r>
      <w:r>
        <w:t>Phương án 12/PA-CĐKT nêu hướng cấp lại theo trung tâm loại 2; ngưỡng diện tích sân sát hạch 18.000 m² (mục 2.1.5.2 QCVN 15:2026/BCA) chỉ áp dụng cho trung tâm loại 2. Lưu ý: khoản 6 Điều 42 quy định giấy phép sát hạch đã được cấp, cấp lại theo Nghị định số 160/2024/NĐ-CP tiếp tục có giá trị sử dụng.</w:t>
      </w:r>
    </w:p>
  </w:comment>
  <w:comment w:id="29" w:author="Claude (rà soát số liệu)" w:date="2026-10-05T15:30:00Z" w:initials="CL">
    <w:p w14:paraId="173B3E62" w14:textId="77777777" w:rsidR="009C06F8" w:rsidRDefault="009C06F8">
      <w:pPr>
        <w:pStyle w:val="CommentText"/>
      </w:pPr>
      <w:r>
        <w:rPr>
          <w:rStyle w:val="CommentReference"/>
        </w:rPr>
        <w:annotationRef/>
      </w:r>
      <w:r>
        <w:t>Đã bỏ nội dung đề nghị Phòng CSGT xác nhận, hướng dẫn (01) thủ tục và (02), (03) cách áp dụng yêu cầu diện tích, vì theo Khoa, Phòng CSGT chỉ kiểm tra thực tế sau khi Trung tâm hoàn thiện và có văn bản đề nghị. Rủi ro về diện tích được nêu tại mục IV.1 Phần III.</w:t>
      </w:r>
    </w:p>
  </w:comment>
  <w:comment w:id="31" w:author="Claude (rà soát số liệu)" w:date="2026-10-05T09:22:00Z" w:initials="CL">
    <w:p w14:paraId="7CD8F91C" w14:textId="77777777" w:rsidR="009C06F8" w:rsidRDefault="009C06F8">
      <w:pPr>
        <w:pStyle w:val="CommentText"/>
      </w:pPr>
      <w:r>
        <w:rPr>
          <w:rStyle w:val="CommentReference"/>
        </w:rPr>
        <w:annotationRef/>
      </w:r>
      <w:r>
        <w:t>Nguồn: Phụ lục II Thông báo số 797/TB-CĐKT. Biển số 05 xe của Trường dùng sát hạch theo Giấy phép sát hạch số 58/CSGT(SHLX): 82B1-001.65, 82B1-002.32, 82B1-002.39, 76AA-234.37, 76AA-234.72. Theo khoản 1 Điều 3 Nghị định số 94/2026/NĐ-CP, "xe tập lái" là xe ô tô, nên cột "giấy phép xe tập lái" của Phụ lục II không áp dụng đối với xe mô tô.</w:t>
      </w:r>
    </w:p>
  </w:comment>
  <w:comment w:id="33" w:author="Claude (rà soát số liệu)" w:date="2026-10-05T09:22:00Z" w:initials="CL">
    <w:p w14:paraId="2AD9A2F4" w14:textId="77777777" w:rsidR="009C06F8" w:rsidRDefault="009C06F8">
      <w:pPr>
        <w:pStyle w:val="CommentText"/>
      </w:pPr>
      <w:r>
        <w:rPr>
          <w:rStyle w:val="CommentReference"/>
        </w:rPr>
        <w:annotationRef/>
      </w:r>
      <w:r>
        <w:t>Đã bỏ số liệu theo Báo cáo phục vụ kiểm tra của Sở Giao thông vận tải năm 2023 (phòng sát hạch lý thuyết 90 m², phòng chấm, nhà điều hành 15 m²) và số liệu phòng máy đào tạo ô tô, chỉ giữ số liệu theo văn bản gần nhất của Sở Xây dựng.</w:t>
      </w:r>
    </w:p>
  </w:comment>
  <w:comment w:id="34" w:author="Claude (rà soát số liệu)" w:date="2026-10-02T07:25:00Z" w:initials="CL">
    <w:p w14:paraId="2C5B1918" w14:textId="77777777" w:rsidR="009C06F8" w:rsidRDefault="009C06F8">
      <w:pPr>
        <w:pStyle w:val="CommentText"/>
      </w:pPr>
      <w:r>
        <w:rPr>
          <w:rStyle w:val="CommentReference"/>
        </w:rPr>
        <w:annotationRef/>
      </w:r>
      <w:r>
        <w:t>Cột "Theo quy định" viết lại theo nguyên văn khoản 1, 2 Điều 10, Điều 31 Nghị định số 94/2026/NĐ-CP và Điều 8 Thông tư số 14/2025/TT-BXD: quy định hiện hành chỉ đặt tiêu chuẩn đối với nhà giáo, xe, phòng học, sân tập của cơ sở đào tạo lái xe mô tô, không quy định số lượng tối thiểu nhà giáo, xe tập lái, diện tích sân tập mô tô (các giá trị cũ "01 cán bộ quản lý + 02 giáo viên", "03 xe", "~700 m²" không có căn cứ).</w:t>
      </w:r>
    </w:p>
  </w:comment>
  <w:comment w:id="36" w:author="Claude (rà soát số liệu)" w:date="2026-10-05T09:22:00Z" w:initials="CL">
    <w:p w14:paraId="01B06FB4" w14:textId="77777777" w:rsidR="009C06F8" w:rsidRDefault="009C06F8">
      <w:pPr>
        <w:pStyle w:val="CommentText"/>
      </w:pPr>
      <w:r>
        <w:rPr>
          <w:rStyle w:val="CommentReference"/>
        </w:rPr>
        <w:annotationRef/>
      </w:r>
      <w:r>
        <w:t>Số liệu của Phòng CSGT bắt đầu từ kỳ sát hạch ngày 09/5/2025, sau khi chức năng sát hạch lái xe chuyển sang lực lượng Công an; tổng hợp đến kỳ ngày 13/8/2026 (kỳ 27/8 và 10/9/2026 chưa có số liệu). Học viên của Trường: 3.263 lượt (30,3%) năm 2025 và 4.505 lượt (29,1%) năm 2026; số liệu của Trường tại mục 3 cao hơn do một số khóa đào tạo tháng 8/2026 chưa tổ chức sát hạch. Kỳ 16/6/2026 (KORUCO) và 17/6/2026 (Kỹ thuật vận tải) có kết quả trùng nhau hoàn toàn nên không dùng cột cấp GPLX. 04 cơ sở đào tạo: Trường Cao đẳng Kon Tum, Trung tâm GDNN lái xe KORUCO, Trung tâm GDNN kỹ thuật vận tải, Trung tâm GDNN-GDTX khu vực Đăk Hà.</w:t>
      </w:r>
    </w:p>
  </w:comment>
  <w:comment w:id="37" w:author="Claude (rà soát số liệu)" w:date="2026-10-02T06:37:00Z" w:initials="CL">
    <w:p w14:paraId="0E6986A5" w14:textId="77777777" w:rsidR="009C06F8" w:rsidRDefault="009C06F8">
      <w:pPr>
        <w:pStyle w:val="CommentText"/>
      </w:pPr>
      <w:r>
        <w:rPr>
          <w:rStyle w:val="CommentReference"/>
        </w:rPr>
        <w:annotationRef/>
      </w:r>
      <w:r>
        <w:t>Nguồn: file "Thong ke so lieu dao tao nam 2025 thang 7.2026 tinh Quang Ngai.xlsx" (chỉ có cột kết quả đào tạo năm 2025, chưa có số liệu đến tháng 7/2026). Số của Trường theo Sở Xây dựng (3.380) thấp hơn số Khoa thống nhất tại Bảng 4 (3.604, tính cả số trùng) và bằng số "3.380 lượt thi mới" năm 2025 tại mục 3.b; đề nghị Khoa ghi chú rõ cách tính khi trình. Trường Cao đẳng Kỹ nghệ Dung Quất và Trung tâm Đào tạo và Sát hạch lái xe tỉnh không đào tạo mô tô năm 2025 nên không tính.</w:t>
      </w:r>
    </w:p>
  </w:comment>
  <w:comment w:id="48" w:author="Claude (rà soát số liệu)" w:date="2026-10-02T06:37:00Z" w:initials="CL">
    <w:p w14:paraId="015F26F6" w14:textId="77777777" w:rsidR="009C06F8" w:rsidRDefault="009C06F8">
      <w:pPr>
        <w:pStyle w:val="CommentText"/>
      </w:pPr>
      <w:r>
        <w:rPr>
          <w:rStyle w:val="CommentReference"/>
        </w:rPr>
        <w:annotationRef/>
      </w:r>
      <w:r>
        <w:t>Cách tính Hạng A: nhu cầu phía Tây năm 2026 ≈ 650 học viên (946 × 12/9 ≈ 1.261 học viên phía Đông × 51,5%), tăng 15%/năm: 2027 ≈ 750; 2028 ≈ 860; 2029 ≈ 990; 2030 ≈ 1.140; 2031 ≈ 1.310. Chỉ tiêu Trường = 70% nhu cầu, năm 2027 tính 5/12 năm, làm tròn hàng chục. Tổng 2027–2031: 3.230 học viên Hạng A. Độ nhạy: nếu tuyển 60% nhu cầu → 2.760 học viên (190; 520; 590; 680; 780); nếu 80% → 3.690 học viên (250; 690; 790; 910; 1.050). Tỷ lệ 70% được Tổ tạm thống nhất (ý kiến Khoa ngày 18/10/2026); sau khi phòng TC-KT tính toán thu – chi, nếu không bảo đảm bù đắp chi phí thì điều chỉnh. Đối chiếu năng lực: năm 2025 Trung tâm Đào tạo lái xe cơ giới đường bộ Quảng Ngãi đào tạo 171 học viên Hạng A với 03 xe tập lái Hạng A; năm 2026 đạt 946 học viên đến tháng 9.</w:t>
      </w:r>
    </w:p>
  </w:comment>
  <w:comment w:id="55" w:author="Claude (rà soát số liệu)" w:date="2026-10-05T15:30:00Z" w:initials="CL">
    <w:p w14:paraId="5F0D3AF8" w14:textId="77777777" w:rsidR="009C06F8" w:rsidRDefault="009C06F8">
      <w:pPr>
        <w:pStyle w:val="CommentText"/>
      </w:pPr>
      <w:r>
        <w:rPr>
          <w:rStyle w:val="CommentReference"/>
        </w:rPr>
        <w:annotationRef/>
      </w:r>
      <w:r>
        <w:t>Ước tính sơ bộ (chưa phải số liệu thiết kế), bố trí kiểu chữ chi một chiều (mục 2.1.3 QCVN 15:2026/BCA): hình số 8 đặt ngang sân ở đầu giáp giữa → làn 1 vạch đường thẳng → quay đầu → làn 2 đường có vạch cản → quay đầu → làn 3 đường gồ ghề. Sân Hạng A: chiều dài ≈ 6,8 m (hình số 8, 2 × R1) + 4 m (quay đầu) + 27 m + 4 m (quay đầu) ≈ 42 m; chiều rộng ≈ 3 làn (3,5 + 3,0 + 3,5 m) + dải phân cách ≈ 12–13 m; hình số 8 đặt ngang rộng 13,1 m, nằm trong bề rộng 17,5 m. Sân Hạng A1: ≈ 6,0 + 4 + 18 + 4 ≈ 32 m; hình số 8 rộng 11,7 m. Tổng ≈ 74 m so với 81 m đo thực tế, còn dư khoảng 7 m; đề xuất chia sân Hạng A khoảng 45–47 m, sân Hạng A1 khoảng 34–36 m. Nếu giữ nguyên sân Hạng A1 (40 m), phần còn lại 41 m chỉ vừa khít hoặc thiếu khoảng 1 m cho sân Hạng A. Nhà điều hành đặt giữa hai hình số 8, đầu xa nhất mỗi sân cách khoảng 40–45 m, phù hợp yêu cầu quan sát tại mục 2.4.3.4.1 QCVN. Đề nghị Công ty Cổ phần Kỹ thuật Công nghệ EcoTek lập bản vẽ thiết kế để chốt kích thước; nếu thiếu diện tích thì đầu tư nâng cấp, mở rộng. Cập nhật 20/10/2026: Khoa chốt giữ nguyên sân sát hạch, nhà điều hành, nhà chờ Hạng A1; chỉ cải tạo sân tập Hạng A1 (41 m) thành sân Hạng A, có thể mở rộng hai đầu thêm hơn 1 m; nhà điều hành Hạng A là nhà lắp ghép riêng; bỏ phương án ghép hai hình số 8 và nhà điều hành dùng chung (tránh cải tạo sân A1, di dời nhà điều hành A1).</w:t>
      </w:r>
    </w:p>
  </w:comment>
  <w:comment w:id="56" w:author="Claude (rà soát số liệu)" w:date="2026-10-18T00:25:00Z" w:initials="CL">
    <w:p w14:paraId="5FE1AF8C" w14:textId="77777777" w:rsidR="009C06F8" w:rsidRDefault="009C06F8">
      <w:r>
        <w:rPr>
          <w:rStyle w:val="CommentReference"/>
        </w:rPr>
        <w:annotationRef/>
      </w:r>
      <w:r>
        <w:rPr>
          <w:color w:val="000000"/>
          <w:sz w:val="20"/>
          <w:szCs w:val="20"/>
        </w:rPr>
        <w:t>Ý kiến Khoa ngày 18/10/2026: chia 02 phòng điều hành vì khi tổ chức một kỳ sát hạch ghép Hạng A và A1 trong cùng một ngày, thiết bị sát hạch bài tổng hợp của hai hạng khác nhau; phòng điều hành Hạng A1 điều hành sân Hạng A1, phòng điều hành Hạng A điều hành sân Hạng A.</w:t>
      </w:r>
    </w:p>
  </w:comment>
  <w:comment w:id="57" w:author="Claude (rà soát số liệu)" w:date="2026-10-05T15:30:00Z" w:initials="CL">
    <w:p w14:paraId="199C2B71" w14:textId="77777777" w:rsidR="009C06F8" w:rsidRDefault="009C06F8">
      <w:pPr>
        <w:pStyle w:val="CommentText"/>
      </w:pPr>
      <w:r>
        <w:rPr>
          <w:rStyle w:val="CommentReference"/>
        </w:rPr>
        <w:annotationRef/>
      </w:r>
      <w:r>
        <w:t>Lưu ý rủi ro: theo khoản 1 Điều 26 Nghị định số 94/2026/NĐ-CP, giấy phép sát hạch được cấp, cấp lại khi trung tâm đáp ứng đủ điều kiện tại Điều 23, 24, 25; đối với trung tâm sát hạch loại 3, diện tích trung tâm không nhỏ hơn 4.000 m² (khoản 6 Điều 24) và diện tích sân sát hạch không nhỏ hơn 3.600 m² (mục 2.1.5.3 QCVN 15:2026/BCA). Khu vực vẽ hình hiện có 81 m × 17,5 m (khoảng 1.417,5 m²); tổng diện tích sân sát hạch (gồm hành lang an toàn, đường nội bộ, nhà chờ) và diện tích toàn Trung tâm chưa đo, cần đo đủ để đối chiếu các ngưỡng này; Giấy phép số 58/CSGT(SHLX) đang còn giá trị (khoản 6 Điều 42), nhưng khi cấp lại để bổ sung Hạng A, Phòng CSGT có thể kiểm tra theo các ngưỡng này. Phương án dự phòng (sân tập lái để sát hạch lái xe mô tô) chỉ yêu cầu diện tích đủ bố trí các hình bài sát hạch (khoản 3 Điều 31), không có ngưỡng diện tích tối thiểu.Cập nhật 18/10/2026 (Khoa thống nhất): diện tích sân sát hạch tính gồm 1.000 m² sân sát hạch Hạng A1 hiện có + 717,5 m² sân tập thực hành Hạng A1 chuyển thành sân sát hạch Hạng A + khoảng 2.000 m² khu mở rộng Giai đoạn 1 ≈ 3.717,5 m², vượt ngưỡng 3.600 m² khoảng 117,5 m² (biên độ nhỏ). Khoa xác nhận (18/10/2026): khu Giai đoạn 1 liền kề khu sân hiện có (khoản 2 Điều 24); Trung tâm nằm trong khuôn viên Cơ sở 4, dùng chung phòng làm việc, hội trường, phòng máy, diện tích trên 4.000 m² (sân tập lái hiện hữu khoảng 10.000 m²). Khi lập hồ sơ cấp lại giấy phép sát hạch, cần bản vẽ mặt bằng tổng thể thể hiện ranh giới, diện tích Trung tâm và sân sát hạch (diện tích chính thức theo bản vẽ, đo thực tế). Nếu diện tích đo thực tế thấp hơn ngưỡng, áp dụng phương án sân tập lái để sát hạch lái xe mô tô (Điều 31–33).</w:t>
      </w:r>
    </w:p>
  </w:comment>
  <w:comment w:id="58" w:author="Claude (rà soát số liệu)" w:date="2026-10-05T12:55:00Z" w:initials="CL">
    <w:p w14:paraId="54353036" w14:textId="77777777" w:rsidR="009C06F8" w:rsidRDefault="009C06F8">
      <w:pPr>
        <w:pStyle w:val="CommentText"/>
      </w:pPr>
      <w:r>
        <w:rPr>
          <w:rStyle w:val="CommentReference"/>
        </w:rPr>
        <w:annotationRef/>
      </w:r>
      <w:r>
        <w:t>Theo Khoa, hiện Trung tâm sát hạch chưa kết nối, truyền dữ liệu giám sát sát hạch về Phòng CSGT, Cục CSGT và chưa có hệ thống định danh, xác thực điện tử người dự sát hạch. Ngoài ra, khoản 7 Điều 42 Nghị định số 94/2026/NĐ-CP yêu cầu cơ sở đào tạo lái xe đáp ứng khoản 4 Điều 9 (định danh, xác thực điện tử học viên) trước ngày 01/01/2027; Điều 9 thuộc điều kiện của cơ sở đào tạo lái xe ô tô nên chưa đưa vào Đề án Hạng A.</w:t>
      </w:r>
    </w:p>
  </w:comment>
  <w:comment w:id="60" w:author="Claude (rà soát số liệu)" w:date="2026-10-05T15:30:00Z" w:initials="CL">
    <w:p w14:paraId="41E74B76" w14:textId="77777777" w:rsidR="009C06F8" w:rsidRDefault="009C06F8">
      <w:pPr>
        <w:pStyle w:val="CommentText"/>
      </w:pPr>
      <w:r>
        <w:rPr>
          <w:rStyle w:val="CommentReference"/>
        </w:rPr>
        <w:annotationRef/>
      </w:r>
      <w:r>
        <w:t>Giá bán lẻ đề xuất 129.990.000 đồng/xe (đã gồm 10% thuế GTGT) theo thông tin mở bán ngày 12/10/2025 của Honda Việt Nam (honda.com.vn, Khoa cung cấp); 02 xe khoảng 259,98 triệu đồng. Giá thực tế xác định theo báo giá khi mua sắm. Tên mẫu xe "CB350" cho thấy dung tích khoảng 350 cm³, đáp ứng yêu cầu trên 200 cm³ (mục 2.2.3 QCVN 15:2026/BCA); đề nghị đối chiếu thông số kỹ thuật chính thức khi lập hồ sơ mua sắm.</w:t>
      </w:r>
    </w:p>
  </w:comment>
  <w:comment w:id="61" w:author="Claude (rà soát số liệu)" w:date="2026-10-05T14:02:00Z" w:initials="CL">
    <w:p w14:paraId="46CDC1DF" w14:textId="77777777" w:rsidR="009C06F8" w:rsidRDefault="009C06F8">
      <w:pPr>
        <w:pStyle w:val="CommentText"/>
      </w:pPr>
      <w:r>
        <w:rPr>
          <w:rStyle w:val="CommentReference"/>
        </w:rPr>
        <w:annotationRef/>
      </w:r>
      <w:r>
        <w:t>Số lượng tối thiểu 09 chiếc, tương ứng 09 nhà giáo dạy thực hành Hạng A (06 người đã có giấy chứng nhận giáo viên dạy thực hành Hạng A, 03 người hoàn thành tập huấn tháng 10–11/2026). Xe do các nhà đầu tư hợp đồng với Nhà trường để khai thác, sử dụng; cách làm tương tự xe tập lái Hạng A1 hiện nay: 10/15 xe là xe hợp đồng (Phụ lục II Biên bản kiểm tra ngày 10/7/2026 của Sở Xây dựng). Hình thức, mức chi trả hợp đồng: chờ phòng TC-KT tham mưu.</w:t>
      </w:r>
    </w:p>
  </w:comment>
  <w:comment w:id="66" w:author="Claude (rà soát số liệu)" w:date="2026-10-18T00:25:00Z" w:initials="CL">
    <w:p w14:paraId="5D54C817" w14:textId="77777777" w:rsidR="009C06F8" w:rsidRDefault="009C06F8">
      <w:r>
        <w:rPr>
          <w:rStyle w:val="CommentReference"/>
        </w:rPr>
        <w:annotationRef/>
      </w:r>
      <w:r>
        <w:rPr>
          <w:color w:val="000000"/>
          <w:sz w:val="20"/>
          <w:szCs w:val="20"/>
        </w:rPr>
        <w:t>Thứ tự triển khai theo ý kiến Khoa ngày 18/10/2026: phê duyệt, có kinh phí → làm sân tập Hạng A, xin công bố đủ điều kiện đào tạo, tuyển sinh; chưa xong sân sát hạch Hạng A bài số 1 thì sát hạch tại Gia Lai; xong thì sát hạch tại Trường; có kinh phí và báo giá Ecotek thì làm bài số 2 Hạng A, A1. Căn cứ sát hạch ngoài địa bàn: Điều 37 Thông tư số 108/2026/TT-BCA có quy định Phòng CSGT "đưa thí sinh đến tổ chức sát hạch tại trung tâm sát hạch lái xe không nằm trên địa bàn"; việc này do Phòng CSGT Công an tỉnh Quảng Ngãi quyết định, tổ chức, Trường cần có văn bản đề nghị. Lưu ý: đào tạo Hạng A cần sân tập có hình bài tập Hạng A; vị trí, diện tích sân tập Hạng A chưa xác định trong Đề án (sân tập thực hành Hạng A1 hiện có dự kiến chuyển thành sân sát hạch Hạng A). Công ty Cổ phần Kỹ thuật Công nghệ EcoTek chưa có báo giá (18/10/2026).</w:t>
      </w:r>
    </w:p>
  </w:comment>
  <w:comment w:id="68" w:author="Tuyet Huynh" w:date="2026-10-19T14:26:00Z" w:initials="A">
    <w:p w14:paraId="57CF8FD3" w14:textId="606826A9" w:rsidR="009C06F8" w:rsidRDefault="009C06F8">
      <w:pPr>
        <w:pStyle w:val="CommentText"/>
      </w:pPr>
      <w:r>
        <w:rPr>
          <w:rStyle w:val="CommentReference"/>
        </w:rPr>
        <w:annotationRef/>
      </w:r>
      <w:r>
        <w:t>Liên hệ Khoa để đưa chính xác số tiền vào bảng này để xác định cơ cấu vốn.</w:t>
      </w:r>
    </w:p>
  </w:comment>
  <w:comment w:id="69" w:author="thaomuon" w:date="2026-10-20T05:38:00Z" w:initials="t">
    <w:p w14:paraId="4ABCB3BB" w14:textId="2C70FCE4" w:rsidR="009C06F8" w:rsidRDefault="009C06F8">
      <w:pPr>
        <w:pStyle w:val="CommentText"/>
      </w:pPr>
      <w:r>
        <w:rPr>
          <w:rStyle w:val="CommentReference"/>
        </w:rPr>
        <w:annotationRef/>
      </w:r>
      <w:r>
        <w:t>Cần dự kiến được kinh phí</w:t>
      </w:r>
    </w:p>
  </w:comment>
  <w:comment w:id="70" w:author="thaomuon" w:date="2026-10-18T09:49:00Z" w:initials="t">
    <w:p w14:paraId="72D8C684" w14:textId="29B82965" w:rsidR="009C06F8" w:rsidRDefault="009C06F8">
      <w:pPr>
        <w:pStyle w:val="CommentText"/>
      </w:pPr>
      <w:r>
        <w:rPr>
          <w:rStyle w:val="CommentReference"/>
        </w:rPr>
        <w:annotationRef/>
      </w:r>
      <w:r>
        <w:t>Đưa số tiền cụ thể</w:t>
      </w:r>
    </w:p>
  </w:comment>
  <w:comment w:id="86" w:author="Claude (rà soát số liệu)" w:date="2026-10-18T00:25:00Z" w:initials="CL">
    <w:p w14:paraId="1D92C854" w14:textId="77777777" w:rsidR="009C06F8" w:rsidRDefault="009C06F8">
      <w:r>
        <w:rPr>
          <w:rStyle w:val="CommentReference"/>
        </w:rPr>
        <w:annotationRef/>
      </w:r>
      <w:r>
        <w:rPr>
          <w:color w:val="000000"/>
          <w:sz w:val="20"/>
          <w:szCs w:val="20"/>
        </w:rPr>
        <w:t>Cấu hình theo Khoa cung cấp ngày 18/10/2026. Ổ cứng SSD 128 GB (Khoa xác nhận ngày 18/10/2026). Phòng máy 32 máy tính gồm 02 máy chủ và 30 máy trạm (Khoa xác nhận ngày 18/10/2026). Đối với trung tâm sát hạch, căn cứ là khoản 8 Điều 24 Nghị định số 94/2026/NĐ-CP (khoản 5 Điều 31 áp dụng cho sân tập lái để sát hạch lái xe mô tô); hai khoản cùng yêu cầu tối thiểu 02 máy chủ, 10 máy trạm.</w:t>
      </w:r>
    </w:p>
  </w:comment>
  <w:comment w:id="87" w:author="Claude (rà soát số liệu)" w:date="2026-10-05T09:22:00Z" w:initials="CL">
    <w:p w14:paraId="3001E82F" w14:textId="77777777" w:rsidR="009C06F8" w:rsidRDefault="009C06F8">
      <w:pPr>
        <w:pStyle w:val="CommentText"/>
      </w:pPr>
      <w:r>
        <w:rPr>
          <w:rStyle w:val="CommentReference"/>
        </w:rPr>
        <w:annotationRef/>
      </w:r>
      <w:r>
        <w:t>Phương án 12/PA-CĐKT nêu cấp lại theo trung tâm loại 2; Đề án chọn hướng bổ sung Hạng A vào giấy phép trung tâm loại 3 hiện có. Chưa xác minh quy định về phí cấp lại giấy phép sát hạch.</w:t>
      </w:r>
    </w:p>
  </w:comment>
  <w:comment w:id="88" w:author="Claude (rà soát số liệu)" w:date="2026-10-18T00:25:00Z" w:initials="CL">
    <w:p w14:paraId="15F66984" w14:textId="77777777" w:rsidR="009C06F8" w:rsidRDefault="009C06F8">
      <w:r>
        <w:rPr>
          <w:rStyle w:val="CommentReference"/>
        </w:rPr>
        <w:annotationRef/>
      </w:r>
      <w:r>
        <w:rPr>
          <w:color w:val="000000"/>
          <w:sz w:val="20"/>
          <w:szCs w:val="20"/>
        </w:rPr>
        <w:t>Khoản 1 Điều 11 Nghị định số 94/2026/NĐ-CP: Sở Xây dựng cấp giấy chứng nhận cho giáo viên thuộc cơ sở đào tạo trên địa bàn và các cá nhân đáp ứng tiêu chuẩn tại khoản 2 Điều 10; giấy chứng nhận do Sở Xây dựng tỉnh Gia Lai cấp cho nhà giáo của Trường là hợp lệ. 06 người gồm 05 người theo Quyết định số 916/QĐ-SXD và ông Phan Công Phương (danh sách tại comment mục 2 Phần II).</w:t>
      </w:r>
    </w:p>
  </w:comment>
  <w:comment w:id="89" w:author="Claude (rà soát số liệu)" w:date="2026-09-27T15:14:00Z" w:initials="CL">
    <w:p w14:paraId="50354F0F" w14:textId="77777777" w:rsidR="009C06F8" w:rsidRDefault="009C06F8">
      <w:pPr>
        <w:pStyle w:val="CommentText"/>
      </w:pPr>
      <w:r>
        <w:rPr>
          <w:rStyle w:val="CommentReference"/>
        </w:rPr>
        <w:annotationRef/>
      </w:r>
      <w:r>
        <w:t>Đơn vị chủ trì, phối hợp điền theo Mục I Phần VI (Tổ chức thực hiện) của Đề cương; thời gian còn trống được bôi vàng.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790468" w15:done="0"/>
  <w15:commentEx w15:paraId="446BFD1A" w15:done="0"/>
  <w15:commentEx w15:paraId="7DD9A5E2" w15:done="0"/>
  <w15:commentEx w15:paraId="21BDCE55" w15:done="0"/>
  <w15:commentEx w15:paraId="09A156D8" w15:done="0"/>
  <w15:commentEx w15:paraId="596B5E3C" w15:done="0"/>
  <w15:commentEx w15:paraId="0D8D4648" w15:done="0"/>
  <w15:commentEx w15:paraId="7FCDF944" w15:done="0"/>
  <w15:commentEx w15:paraId="1BE09FFD" w15:done="0"/>
  <w15:commentEx w15:paraId="3546338A" w15:done="0"/>
  <w15:commentEx w15:paraId="1366712C" w15:done="0"/>
  <w15:commentEx w15:paraId="5C106AAB" w15:done="0"/>
  <w15:commentEx w15:paraId="173B3E62" w15:done="0"/>
  <w15:commentEx w15:paraId="7CD8F91C" w15:done="0"/>
  <w15:commentEx w15:paraId="2AD9A2F4" w15:done="0"/>
  <w15:commentEx w15:paraId="2C5B1918" w15:done="0"/>
  <w15:commentEx w15:paraId="01B06FB4" w15:done="0"/>
  <w15:commentEx w15:paraId="0E6986A5" w15:done="0"/>
  <w15:commentEx w15:paraId="015F26F6" w15:done="0"/>
  <w15:commentEx w15:paraId="5F0D3AF8" w15:done="0"/>
  <w15:commentEx w15:paraId="5FE1AF8C" w15:done="0"/>
  <w15:commentEx w15:paraId="199C2B71" w15:done="0"/>
  <w15:commentEx w15:paraId="54353036" w15:done="0"/>
  <w15:commentEx w15:paraId="41E74B76" w15:done="0"/>
  <w15:commentEx w15:paraId="46CDC1DF" w15:done="0"/>
  <w15:commentEx w15:paraId="5D54C817" w15:done="0"/>
  <w15:commentEx w15:paraId="57CF8FD3" w15:done="0"/>
  <w15:commentEx w15:paraId="4ABCB3BB" w15:done="0"/>
  <w15:commentEx w15:paraId="72D8C684" w15:done="0"/>
  <w15:commentEx w15:paraId="1D92C854" w15:done="0"/>
  <w15:commentEx w15:paraId="3001E82F" w15:done="0"/>
  <w15:commentEx w15:paraId="15F66984" w15:done="0"/>
  <w15:commentEx w15:paraId="50354F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F494C95" w16cex:dateUtc="2026-10-18T00:25:00Z"/>
  <w16cex:commentExtensible w16cex:durableId="1409D70C" w16cex:dateUtc="2026-10-18T00:25:00Z"/>
  <w16cex:commentExtensible w16cex:durableId="352C4E48" w16cex:dateUtc="2026-10-18T00:25:00Z"/>
  <w16cex:commentExtensible w16cex:durableId="0358069E" w16cex:dateUtc="2026-10-19T07:26:00Z"/>
  <w16cex:commentExtensible w16cex:durableId="6C540D65" w16cex:dateUtc="2026-10-18T00:25:00Z"/>
  <w16cex:commentExtensible w16cex:durableId="14281559" w16cex:dateUtc="2026-10-1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790468" w16cid:durableId="6F494C95"/>
  <w16cid:commentId w16cid:paraId="446BFD1A" w16cid:durableId="446BFD1A"/>
  <w16cid:commentId w16cid:paraId="7DD9A5E2" w16cid:durableId="7DD9A5E2"/>
  <w16cid:commentId w16cid:paraId="21BDCE55" w16cid:durableId="21BDCE55"/>
  <w16cid:commentId w16cid:paraId="09A156D8" w16cid:durableId="09A156D8"/>
  <w16cid:commentId w16cid:paraId="596B5E3C" w16cid:durableId="596B5E3C"/>
  <w16cid:commentId w16cid:paraId="0D8D4648" w16cid:durableId="0D8D4648"/>
  <w16cid:commentId w16cid:paraId="7FCDF944" w16cid:durableId="7FCDF944"/>
  <w16cid:commentId w16cid:paraId="1BE09FFD" w16cid:durableId="1BE09FFD"/>
  <w16cid:commentId w16cid:paraId="3546338A" w16cid:durableId="3546338A"/>
  <w16cid:commentId w16cid:paraId="1366712C" w16cid:durableId="1366712C"/>
  <w16cid:commentId w16cid:paraId="5C106AAB" w16cid:durableId="5C106AAB"/>
  <w16cid:commentId w16cid:paraId="173B3E62" w16cid:durableId="173B3E62"/>
  <w16cid:commentId w16cid:paraId="7CD8F91C" w16cid:durableId="7CD8F91C"/>
  <w16cid:commentId w16cid:paraId="2AD9A2F4" w16cid:durableId="2AD9A2F4"/>
  <w16cid:commentId w16cid:paraId="2C5B1918" w16cid:durableId="2C5B1918"/>
  <w16cid:commentId w16cid:paraId="01B06FB4" w16cid:durableId="01B06FB4"/>
  <w16cid:commentId w16cid:paraId="0E6986A5" w16cid:durableId="0E6986A5"/>
  <w16cid:commentId w16cid:paraId="015F26F6" w16cid:durableId="015F26F6"/>
  <w16cid:commentId w16cid:paraId="5F0D3AF8" w16cid:durableId="5F0D3AF8"/>
  <w16cid:commentId w16cid:paraId="5FE1AF8C" w16cid:durableId="1409D70C"/>
  <w16cid:commentId w16cid:paraId="199C2B71" w16cid:durableId="199C2B71"/>
  <w16cid:commentId w16cid:paraId="54353036" w16cid:durableId="54353036"/>
  <w16cid:commentId w16cid:paraId="41E74B76" w16cid:durableId="41E74B76"/>
  <w16cid:commentId w16cid:paraId="46CDC1DF" w16cid:durableId="46CDC1DF"/>
  <w16cid:commentId w16cid:paraId="5D54C817" w16cid:durableId="352C4E48"/>
  <w16cid:commentId w16cid:paraId="57CF8FD3" w16cid:durableId="0358069E"/>
  <w16cid:commentId w16cid:paraId="4ABCB3BB" w16cid:durableId="2E83A609"/>
  <w16cid:commentId w16cid:paraId="72D8C684" w16cid:durableId="72D8C684"/>
  <w16cid:commentId w16cid:paraId="1D92C854" w16cid:durableId="6C540D65"/>
  <w16cid:commentId w16cid:paraId="3001E82F" w16cid:durableId="3001E82F"/>
  <w16cid:commentId w16cid:paraId="15F66984" w16cid:durableId="14281559"/>
  <w16cid:commentId w16cid:paraId="50354F0F" w16cid:durableId="50354F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557C8" w14:textId="77777777" w:rsidR="00BC7C91" w:rsidRDefault="00BC7C91">
      <w:r>
        <w:separator/>
      </w:r>
    </w:p>
  </w:endnote>
  <w:endnote w:type="continuationSeparator" w:id="0">
    <w:p w14:paraId="39034652" w14:textId="77777777" w:rsidR="00BC7C91" w:rsidRDefault="00BC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4A71"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D4F69" w14:textId="77777777" w:rsidR="00BC7C91" w:rsidRDefault="00BC7C91">
      <w:r>
        <w:separator/>
      </w:r>
    </w:p>
  </w:footnote>
  <w:footnote w:type="continuationSeparator" w:id="0">
    <w:p w14:paraId="259A8520" w14:textId="77777777" w:rsidR="00BC7C91" w:rsidRDefault="00BC7C91">
      <w:r>
        <w:continuationSeparator/>
      </w:r>
    </w:p>
  </w:footnote>
  <w:footnote w:id="1">
    <w:p w14:paraId="33444D50" w14:textId="4313C6DC" w:rsidR="009C06F8" w:rsidRDefault="009C06F8">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2030CDF9"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0B5A832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30426C74" w14:textId="4E4D732E"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2F722A">
          <w:rPr>
            <w:noProof/>
            <w:color w:val="000000" w:themeColor="text1"/>
            <w:sz w:val="28"/>
            <w:szCs w:val="28"/>
          </w:rPr>
          <w:t>45</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959790">
    <w:abstractNumId w:val="18"/>
  </w:num>
  <w:num w:numId="2" w16cid:durableId="1646202241">
    <w:abstractNumId w:val="24"/>
  </w:num>
  <w:num w:numId="3" w16cid:durableId="1759448820">
    <w:abstractNumId w:val="0"/>
  </w:num>
  <w:num w:numId="4" w16cid:durableId="1204900484">
    <w:abstractNumId w:val="4"/>
  </w:num>
  <w:num w:numId="5" w16cid:durableId="350181726">
    <w:abstractNumId w:val="9"/>
  </w:num>
  <w:num w:numId="6" w16cid:durableId="160242137">
    <w:abstractNumId w:val="25"/>
  </w:num>
  <w:num w:numId="7" w16cid:durableId="1630814841">
    <w:abstractNumId w:val="2"/>
  </w:num>
  <w:num w:numId="8" w16cid:durableId="2091727857">
    <w:abstractNumId w:val="14"/>
  </w:num>
  <w:num w:numId="9" w16cid:durableId="1306857763">
    <w:abstractNumId w:val="10"/>
  </w:num>
  <w:num w:numId="10" w16cid:durableId="983974795">
    <w:abstractNumId w:val="15"/>
  </w:num>
  <w:num w:numId="11" w16cid:durableId="1810895400">
    <w:abstractNumId w:val="19"/>
  </w:num>
  <w:num w:numId="12" w16cid:durableId="989673213">
    <w:abstractNumId w:val="23"/>
  </w:num>
  <w:num w:numId="13" w16cid:durableId="1928729393">
    <w:abstractNumId w:val="26"/>
  </w:num>
  <w:num w:numId="14" w16cid:durableId="1814829232">
    <w:abstractNumId w:val="3"/>
  </w:num>
  <w:num w:numId="15" w16cid:durableId="157961069">
    <w:abstractNumId w:val="13"/>
  </w:num>
  <w:num w:numId="16" w16cid:durableId="945429111">
    <w:abstractNumId w:val="8"/>
  </w:num>
  <w:num w:numId="17" w16cid:durableId="1293905474">
    <w:abstractNumId w:val="8"/>
  </w:num>
  <w:num w:numId="18" w16cid:durableId="1190417320">
    <w:abstractNumId w:val="8"/>
  </w:num>
  <w:num w:numId="19" w16cid:durableId="1577591821">
    <w:abstractNumId w:val="12"/>
  </w:num>
  <w:num w:numId="20" w16cid:durableId="1230186782">
    <w:abstractNumId w:val="21"/>
  </w:num>
  <w:num w:numId="21" w16cid:durableId="598175060">
    <w:abstractNumId w:val="8"/>
    <w:lvlOverride w:ilvl="0">
      <w:startOverride w:val="1"/>
    </w:lvlOverride>
  </w:num>
  <w:num w:numId="22" w16cid:durableId="281957750">
    <w:abstractNumId w:val="5"/>
  </w:num>
  <w:num w:numId="23" w16cid:durableId="99841743">
    <w:abstractNumId w:val="17"/>
  </w:num>
  <w:num w:numId="24" w16cid:durableId="1199464076">
    <w:abstractNumId w:val="22"/>
  </w:num>
  <w:num w:numId="25" w16cid:durableId="969021659">
    <w:abstractNumId w:val="20"/>
  </w:num>
  <w:num w:numId="26" w16cid:durableId="1890073863">
    <w:abstractNumId w:val="16"/>
  </w:num>
  <w:num w:numId="27" w16cid:durableId="2078016510">
    <w:abstractNumId w:val="6"/>
  </w:num>
  <w:num w:numId="28" w16cid:durableId="783883741">
    <w:abstractNumId w:val="11"/>
  </w:num>
  <w:num w:numId="29" w16cid:durableId="1105809658">
    <w:abstractNumId w:val="7"/>
  </w:num>
  <w:num w:numId="30" w16cid:durableId="6224664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yet Huynh">
    <w15:presenceInfo w15:providerId="None" w15:userId="Tuyet Huynh"/>
  </w15:person>
  <w15:person w15:author="thaomuon">
    <w15:presenceInfo w15:providerId="None" w15:userId="thaomu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4165"/>
    <w:rsid w:val="00B044E6"/>
    <w:rsid w:val="00B05381"/>
    <w:rsid w:val="00B0545B"/>
    <w:rsid w:val="00B063FC"/>
    <w:rsid w:val="00B07890"/>
    <w:rsid w:val="00B1239B"/>
    <w:rsid w:val="00B12980"/>
    <w:rsid w:val="00B12FD2"/>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5998F85"/>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385AE-A609-4A2E-825F-B5914ACD2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14600</Words>
  <Characters>83221</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97626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6</cp:revision>
  <dcterms:created xsi:type="dcterms:W3CDTF">2026-10-20T14:43:00Z</dcterms:created>
  <dcterms:modified xsi:type="dcterms:W3CDTF">2026-10-21T13:58:00Z</dcterms:modified>
</cp:coreProperties>
</file>