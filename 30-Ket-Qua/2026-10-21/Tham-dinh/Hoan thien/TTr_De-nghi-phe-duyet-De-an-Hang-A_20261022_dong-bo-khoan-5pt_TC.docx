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8203BC" w14:paraId="49DB4CE3" w14:textId="77777777" w:rsidTr="00860EFD">
        <w:trPr>
          <w:trHeight w:val="894"/>
          <w:jc w:val="center"/>
        </w:trPr>
        <w:tc>
          <w:tcPr>
            <w:tcW w:w="4395" w:type="dxa"/>
          </w:tcPr>
          <w:p w14:paraId="0E1ECCA9" w14:textId="77777777" w:rsidR="00837ACF" w:rsidRPr="008203BC" w:rsidRDefault="00837ACF" w:rsidP="00837ACF">
            <w:pPr>
              <w:widowControl w:val="0"/>
              <w:jc w:val="center"/>
              <w:rPr>
                <w:iCs/>
                <w:sz w:val="26"/>
                <w:szCs w:val="26"/>
              </w:rPr>
            </w:pPr>
            <w:r w:rsidRPr="008203BC">
              <w:rPr>
                <w:iCs/>
                <w:sz w:val="26"/>
                <w:szCs w:val="26"/>
              </w:rPr>
              <w:t>TRƯỜNG CAO ĐẲNG KON TUM</w:t>
            </w:r>
          </w:p>
          <w:p w14:paraId="4E9E20FF" w14:textId="77777777" w:rsidR="00837ACF" w:rsidRPr="008203BC" w:rsidRDefault="00837ACF" w:rsidP="00837ACF">
            <w:pPr>
              <w:widowControl w:val="0"/>
              <w:ind w:left="-100" w:right="-111"/>
              <w:jc w:val="center"/>
              <w:rPr>
                <w:iCs/>
                <w:szCs w:val="24"/>
              </w:rPr>
            </w:pPr>
            <w:r w:rsidRPr="008203BC">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8203BC">
              <w:rPr>
                <w:b/>
                <w:bCs/>
                <w:iCs/>
                <w:sz w:val="26"/>
              </w:rPr>
              <w:t>TỔ XÂY DỰNG ĐỀ ÁN</w:t>
            </w:r>
          </w:p>
        </w:tc>
        <w:tc>
          <w:tcPr>
            <w:tcW w:w="5670" w:type="dxa"/>
          </w:tcPr>
          <w:p w14:paraId="2364B9EB" w14:textId="77777777" w:rsidR="00837ACF" w:rsidRPr="008203BC" w:rsidRDefault="00837ACF" w:rsidP="00837ACF">
            <w:pPr>
              <w:widowControl w:val="0"/>
              <w:jc w:val="center"/>
              <w:rPr>
                <w:b/>
                <w:iCs/>
                <w:sz w:val="26"/>
                <w:szCs w:val="26"/>
              </w:rPr>
            </w:pPr>
            <w:r w:rsidRPr="008203BC">
              <w:rPr>
                <w:b/>
                <w:iCs/>
                <w:sz w:val="26"/>
                <w:szCs w:val="26"/>
              </w:rPr>
              <w:t>CỘNG HOÀ XÃ HỘI CHỦ NGHĨA VIỆT NAM</w:t>
            </w:r>
          </w:p>
          <w:p w14:paraId="6A3D39B2" w14:textId="77777777" w:rsidR="00837ACF" w:rsidRPr="008203BC" w:rsidRDefault="00837ACF" w:rsidP="00837ACF">
            <w:pPr>
              <w:widowControl w:val="0"/>
              <w:jc w:val="center"/>
              <w:rPr>
                <w:iCs/>
                <w:szCs w:val="24"/>
              </w:rPr>
            </w:pPr>
            <w:r w:rsidRPr="008203BC">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8203BC">
              <w:rPr>
                <w:b/>
                <w:iCs/>
                <w:szCs w:val="24"/>
              </w:rPr>
              <w:t>Độc lập - Tự do - Hạnh phúc</w:t>
            </w:r>
          </w:p>
        </w:tc>
      </w:tr>
      <w:tr w:rsidR="00837ACF" w:rsidRPr="008203BC" w14:paraId="226DDC3D" w14:textId="77777777" w:rsidTr="00860EFD">
        <w:trPr>
          <w:trHeight w:val="232"/>
          <w:jc w:val="center"/>
        </w:trPr>
        <w:tc>
          <w:tcPr>
            <w:tcW w:w="4395" w:type="dxa"/>
          </w:tcPr>
          <w:p w14:paraId="7D217787" w14:textId="77777777" w:rsidR="00837ACF" w:rsidRPr="008203BC" w:rsidRDefault="00837ACF" w:rsidP="00837ACF">
            <w:pPr>
              <w:widowControl w:val="0"/>
              <w:spacing w:before="120"/>
              <w:jc w:val="center"/>
              <w:rPr>
                <w:iCs/>
                <w:sz w:val="26"/>
                <w:szCs w:val="26"/>
                <w:u w:val="single"/>
              </w:rPr>
            </w:pPr>
            <w:r w:rsidRPr="008203BC">
              <w:rPr>
                <w:iCs/>
                <w:sz w:val="26"/>
                <w:szCs w:val="26"/>
              </w:rPr>
              <w:t xml:space="preserve">Số: </w:t>
            </w:r>
            <w:r w:rsidR="009C6927">
              <w:rPr>
                <w:iCs/>
                <w:sz w:val="26"/>
                <w:szCs w:val="26"/>
              </w:rPr>
              <w:t xml:space="preserve">      </w:t>
            </w:r>
            <w:r w:rsidRPr="008203BC">
              <w:rPr>
                <w:iCs/>
                <w:sz w:val="26"/>
                <w:szCs w:val="26"/>
              </w:rPr>
              <w:t>/TTr-TXDĐA</w:t>
            </w:r>
          </w:p>
        </w:tc>
        <w:tc>
          <w:tcPr>
            <w:tcW w:w="5670" w:type="dxa"/>
          </w:tcPr>
          <w:p w14:paraId="07F378CC" w14:textId="77777777" w:rsidR="00837ACF" w:rsidRPr="008203BC" w:rsidRDefault="00837ACF" w:rsidP="00837ACF">
            <w:pPr>
              <w:widowControl w:val="0"/>
              <w:jc w:val="center"/>
              <w:rPr>
                <w:iCs/>
                <w:szCs w:val="24"/>
              </w:rPr>
            </w:pPr>
            <w:r w:rsidRPr="008203BC">
              <w:rPr>
                <w:i/>
                <w:iCs/>
                <w:szCs w:val="24"/>
                <w:lang w:val="nl-NL"/>
              </w:rPr>
              <w:t>Quảng Ngãi, ngày</w:t>
            </w:r>
            <w:r w:rsidR="00D62DA1">
              <w:rPr>
                <w:i/>
                <w:iCs/>
                <w:szCs w:val="24"/>
                <w:lang w:val="nl-NL"/>
              </w:rPr>
              <w:t xml:space="preserve">       </w:t>
            </w:r>
            <w:r w:rsidR="009C6927">
              <w:rPr>
                <w:i/>
                <w:iCs/>
                <w:szCs w:val="24"/>
                <w:lang w:val="nl-NL"/>
              </w:rPr>
              <w:t>tháng 10 năm 2026</w:t>
            </w:r>
          </w:p>
        </w:tc>
      </w:tr>
    </w:tbl>
    <w:p w14:paraId="6BA6D77D" w14:textId="77777777" w:rsidR="00837ACF" w:rsidRPr="000234CC" w:rsidRDefault="00837ACF" w:rsidP="00837ACF">
      <w:pPr>
        <w:widowControl w:val="0"/>
        <w:jc w:val="both"/>
        <w:rPr>
          <w:b/>
          <w:iCs/>
          <w:sz w:val="38"/>
          <w:szCs w:val="38"/>
        </w:rPr>
      </w:pPr>
    </w:p>
    <w:p w14:paraId="7AA5D39D" w14:textId="77777777" w:rsidR="00837ACF" w:rsidRPr="008203BC" w:rsidRDefault="00837ACF" w:rsidP="00097B1B">
      <w:pPr>
        <w:widowControl w:val="0"/>
        <w:jc w:val="center"/>
        <w:rPr>
          <w:b/>
          <w:bCs/>
          <w:szCs w:val="24"/>
        </w:rPr>
      </w:pPr>
      <w:r w:rsidRPr="008203BC">
        <w:rPr>
          <w:b/>
          <w:bCs/>
          <w:szCs w:val="24"/>
        </w:rPr>
        <w:t>TỜ TRÌNH</w:t>
      </w:r>
    </w:p>
    <w:p w14:paraId="46B41BF4" w14:textId="77777777" w:rsidR="00837ACF" w:rsidRPr="008203BC" w:rsidRDefault="003A2674" w:rsidP="00097B1B">
      <w:pPr>
        <w:widowControl w:val="0"/>
        <w:jc w:val="center"/>
        <w:rPr>
          <w:b/>
          <w:bCs/>
          <w:szCs w:val="24"/>
          <w:lang w:val="nl-BE"/>
        </w:rPr>
      </w:pPr>
      <w:r w:rsidRPr="008203BC">
        <w:rPr>
          <w:b/>
          <w:bCs/>
          <w:szCs w:val="24"/>
        </w:rPr>
        <w:t>đề nghị phê duyệt Đề án triển khai đào tạo và sát hạch lái xe mô tô Hạng A</w:t>
      </w:r>
    </w:p>
    <w:p w14:paraId="06A14B77" w14:textId="77777777" w:rsidR="00837ACF" w:rsidRPr="008203BC" w:rsidRDefault="003A2674" w:rsidP="00097B1B">
      <w:pPr>
        <w:widowControl w:val="0"/>
        <w:jc w:val="center"/>
        <w:rPr>
          <w:b/>
          <w:bCs/>
          <w:szCs w:val="24"/>
          <w:lang w:val="nl-BE"/>
        </w:rPr>
      </w:pPr>
      <w:r w:rsidRPr="008203BC">
        <w:rPr>
          <w:b/>
          <w:bCs/>
          <w:szCs w:val="24"/>
        </w:rPr>
        <w:t>tại Trường Cao đẳng Kon Tum</w:t>
      </w:r>
    </w:p>
    <w:bookmarkStart w:id="0" w:name="_Hlk72819948"/>
    <w:bookmarkStart w:id="1" w:name="_Hlk79650130"/>
    <w:p w14:paraId="74D8D650" w14:textId="77777777" w:rsidR="003579B7" w:rsidRPr="008203BC" w:rsidRDefault="003E4049" w:rsidP="003579B7">
      <w:pPr>
        <w:jc w:val="center"/>
        <w:rPr>
          <w:b/>
          <w:bCs/>
        </w:rPr>
      </w:pPr>
      <w:r w:rsidRPr="008203BC">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Default="003579B7" w:rsidP="000234CC">
      <w:pPr>
        <w:spacing w:before="120" w:after="120"/>
        <w:jc w:val="center"/>
        <w:rPr>
          <w:spacing w:val="-2"/>
          <w:lang w:val="nl-NL"/>
        </w:rPr>
      </w:pPr>
      <w:r w:rsidRPr="008203BC">
        <w:rPr>
          <w:spacing w:val="-2"/>
          <w:lang w:eastAsia="vi-VN"/>
        </w:rPr>
        <w:t>Kính gửi:</w:t>
      </w:r>
      <w:r w:rsidR="001607FE" w:rsidRPr="008203BC">
        <w:rPr>
          <w:spacing w:val="-2"/>
          <w:lang w:eastAsia="vi-VN"/>
        </w:rPr>
        <w:t xml:space="preserve"> </w:t>
      </w:r>
      <w:r w:rsidR="009C6927">
        <w:rPr>
          <w:spacing w:val="-2"/>
          <w:lang w:val="nl-NL"/>
        </w:rPr>
        <w:t>Hiệu trưởng Trường Cao đẳng Kon Tum</w:t>
      </w:r>
      <w:r w:rsidR="00F77E8C">
        <w:rPr>
          <w:spacing w:val="-2"/>
          <w:lang w:val="nl-NL"/>
        </w:rPr>
        <w:t>.</w:t>
      </w:r>
    </w:p>
    <w:p w14:paraId="2827A3BE" w14:textId="77777777" w:rsidR="00F77E8C" w:rsidRPr="00F77E8C" w:rsidRDefault="00F77E8C" w:rsidP="00F77E8C">
      <w:pPr>
        <w:jc w:val="both"/>
        <w:rPr>
          <w:spacing w:val="-2"/>
          <w:sz w:val="12"/>
          <w:szCs w:val="12"/>
          <w:lang w:eastAsia="vi-VN"/>
        </w:rPr>
      </w:pPr>
    </w:p>
    <w:p w14:paraId="13C1818C"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9C6927" w:rsidRDefault="009C6927" w:rsidP="00117C7F">
      <w:pPr>
        <w:widowControl w:val="0"/>
        <w:spacing w:before="120" w:after="120" w:line="300" w:lineRule="auto"/>
        <w:ind w:firstLine="720"/>
        <w:jc w:val="both"/>
        <w:rPr>
          <w:i/>
          <w:iCs/>
        </w:rPr>
      </w:pPr>
      <w:r w:rsidRPr="009C6927">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A20468" w:rsidRDefault="00117C7F" w:rsidP="00117C7F">
      <w:pPr>
        <w:widowControl w:val="0"/>
        <w:spacing w:before="120" w:after="120" w:line="300" w:lineRule="auto"/>
        <w:ind w:firstLine="720"/>
        <w:jc w:val="both"/>
        <w:rPr>
          <w:lang w:val="nl-BE"/>
        </w:rPr>
      </w:pPr>
      <w:r>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A20468" w:rsidRDefault="00117C7F" w:rsidP="00117C7F">
      <w:pPr>
        <w:widowControl w:val="0"/>
        <w:spacing w:before="120" w:after="120" w:line="300" w:lineRule="auto"/>
        <w:ind w:firstLine="720"/>
        <w:jc w:val="both"/>
        <w:rPr>
          <w:lang w:val="nl-BE"/>
        </w:rPr>
      </w:pPr>
      <w:r>
        <w:rPr>
          <w:b/>
          <w:lang w:val="nl-BE"/>
        </w:rPr>
        <w:t>I. SỰ CẦN THIẾT</w:t>
      </w:r>
    </w:p>
    <w:p w14:paraId="56C8ABD5" w14:textId="77777777" w:rsidR="006824AA" w:rsidRPr="00A20468" w:rsidRDefault="00117C7F" w:rsidP="00117C7F">
      <w:pPr>
        <w:widowControl w:val="0"/>
        <w:spacing w:before="120" w:after="120" w:line="300" w:lineRule="auto"/>
        <w:ind w:firstLine="720"/>
        <w:jc w:val="both"/>
        <w:rPr>
          <w:lang w:val="nl-BE"/>
        </w:rPr>
      </w:pPr>
      <w:r>
        <w:rPr>
          <w:lang w:val="nl-BE"/>
        </w:rPr>
        <w:t>Từ ngày 01/01/2025, Luật Trật tự, an toàn giao thông đường bộ hạ ngưỡng giấy phép lái xe Hạng A1 xuống xe mô tô có dung tích xi-lanh đến 125 cm³; người điều khiển xe trên 125 cm³ phải có giấy phép lái xe Hạng A.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6B750123" w14:textId="77777777" w:rsidR="006824AA" w:rsidRPr="00A20468" w:rsidRDefault="00117C7F" w:rsidP="00117C7F">
      <w:pPr>
        <w:widowControl w:val="0"/>
        <w:spacing w:before="120" w:after="120" w:line="300" w:lineRule="auto"/>
        <w:ind w:firstLine="720"/>
        <w:jc w:val="both"/>
        <w:rPr>
          <w:lang w:val="nl-BE"/>
        </w:rPr>
      </w:pPr>
      <w:r>
        <w:rPr>
          <w:lang w:val="nl-BE"/>
        </w:rPr>
        <w:lastRenderedPageBreak/>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A20468" w:rsidRDefault="00117C7F" w:rsidP="00117C7F">
      <w:pPr>
        <w:widowControl w:val="0"/>
        <w:spacing w:before="120" w:after="120" w:line="300" w:lineRule="auto"/>
        <w:ind w:firstLine="720"/>
        <w:jc w:val="both"/>
        <w:rPr>
          <w:lang w:val="nl-BE"/>
        </w:rPr>
      </w:pPr>
      <w:r>
        <w:rPr>
          <w:b/>
          <w:lang w:val="nl-BE"/>
        </w:rPr>
        <w:t>II. QUÁ TRÌNH XÂY DỰNG ĐỀ ÁN</w:t>
      </w:r>
    </w:p>
    <w:p w14:paraId="250CBEA4" w14:textId="77777777" w:rsidR="006824AA" w:rsidRPr="00A20468" w:rsidRDefault="00117C7F" w:rsidP="00117C7F">
      <w:pPr>
        <w:widowControl w:val="0"/>
        <w:spacing w:before="120" w:after="120" w:line="300" w:lineRule="auto"/>
        <w:ind w:firstLine="720"/>
        <w:jc w:val="both"/>
        <w:rPr>
          <w:lang w:val="nl-BE"/>
        </w:rPr>
      </w:pPr>
      <w:r>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A20468" w:rsidRDefault="00117C7F" w:rsidP="00117C7F">
      <w:pPr>
        <w:widowControl w:val="0"/>
        <w:spacing w:before="120" w:after="120" w:line="300" w:lineRule="auto"/>
        <w:ind w:firstLine="720"/>
        <w:jc w:val="both"/>
        <w:rPr>
          <w:lang w:val="nl-BE"/>
        </w:rPr>
      </w:pPr>
      <w:r>
        <w:rPr>
          <w:b/>
          <w:lang w:val="nl-BE"/>
        </w:rPr>
        <w:t>III. NỘI DUNG CHÍNH CỦA ĐỀ ÁN</w:t>
      </w:r>
    </w:p>
    <w:p w14:paraId="4419FBDA" w14:textId="77777777" w:rsidR="006824AA" w:rsidRPr="00A20468" w:rsidRDefault="00117C7F" w:rsidP="00117C7F">
      <w:pPr>
        <w:widowControl w:val="0"/>
        <w:spacing w:before="120" w:after="120" w:line="300" w:lineRule="auto"/>
        <w:ind w:firstLine="720"/>
        <w:jc w:val="both"/>
        <w:rPr>
          <w:lang w:val="nl-BE"/>
        </w:rPr>
      </w:pPr>
      <w:r>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A20468" w:rsidRDefault="00117C7F" w:rsidP="00117C7F">
      <w:pPr>
        <w:widowControl w:val="0"/>
        <w:spacing w:before="120" w:after="120" w:line="300" w:lineRule="auto"/>
        <w:ind w:firstLine="720"/>
        <w:jc w:val="both"/>
        <w:rPr>
          <w:lang w:val="nl-BE"/>
        </w:rPr>
      </w:pPr>
      <w:r>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A20468" w:rsidRDefault="00117C7F" w:rsidP="00117C7F">
      <w:pPr>
        <w:widowControl w:val="0"/>
        <w:spacing w:before="120" w:after="120" w:line="300" w:lineRule="auto"/>
        <w:ind w:firstLine="720"/>
        <w:jc w:val="both"/>
        <w:rPr>
          <w:lang w:val="nl-BE"/>
        </w:rPr>
      </w:pPr>
      <w:r>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A20468" w:rsidRDefault="00117C7F" w:rsidP="00117C7F">
      <w:pPr>
        <w:widowControl w:val="0"/>
        <w:spacing w:before="120" w:after="120" w:line="300" w:lineRule="auto"/>
        <w:ind w:firstLine="720"/>
        <w:jc w:val="both"/>
        <w:rPr>
          <w:lang w:val="nl-BE"/>
        </w:rPr>
      </w:pPr>
      <w:r>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77777777" w:rsidR="006824AA" w:rsidRPr="00A20468" w:rsidRDefault="00117C7F" w:rsidP="00117C7F">
      <w:pPr>
        <w:widowControl w:val="0"/>
        <w:spacing w:before="120" w:after="120" w:line="300" w:lineRule="auto"/>
        <w:ind w:firstLine="720"/>
        <w:jc w:val="both"/>
        <w:rPr>
          <w:lang w:val="nl-BE"/>
        </w:rPr>
      </w:pPr>
      <w:r>
        <w:rPr>
          <w:lang w:val="nl-BE"/>
        </w:rPr>
        <w:t>5. Kinh phí, nguồn vốn: Nhu cầu đầu tư trực tiếp khoảng 1.730,2 triệu đồng (khái toán, Bảng 10 Đề án);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55674BF8" w:rsidR="006824AA" w:rsidRPr="00A20468" w:rsidRDefault="00117C7F" w:rsidP="00117C7F">
      <w:pPr>
        <w:widowControl w:val="0"/>
        <w:spacing w:before="120" w:after="120" w:line="300" w:lineRule="auto"/>
        <w:ind w:firstLine="720"/>
        <w:jc w:val="both"/>
        <w:rPr>
          <w:lang w:val="nl-BE"/>
        </w:rPr>
      </w:pPr>
      <w:r>
        <w:rPr>
          <w:lang w:val="nl-BE"/>
        </w:rPr>
        <w:t xml:space="preserve">6. Hiệu quả: Theo phương án ước tính, từ năm thứ hai </w:t>
      </w:r>
      <w:del w:id="1001" w:author="Đồng bộ khoán tuyển sinh 5% 22/10/2026 (Claude)" w:date="2026-10-22T14:15:15Z">
        <w:r>
          <w:rPr>
            <w:lang w:val="nl-BE"/>
          </w:rPr>
          <w:delText xml:space="preserve">có lãi khoảng 133–395 triệu đồng/năm</w:delText>
        </w:r>
      </w:del>
      <w:ins w:id="1002" w:author="Đồng bộ khoán tuyển sinh 5% 22/10/2026 (Claude)" w:date="2026-10-22T14:15:15Z">
        <w:r>
          <w:rPr>
            <w:lang w:val="nl-BE"/>
          </w:rPr>
          <w:t xml:space="preserve">có lãi khoảng 162–448 triệu đồng/năm</w:t>
        </w:r>
      </w:ins>
      <w:r>
        <w:rPr>
          <w:lang w:val="nl-BE"/>
        </w:rPr>
        <w:t xml:space="preserve">, </w:t>
      </w:r>
      <w:del w:id="1003" w:author="Đồng bộ khoán tuyển sinh 5% 22/10/2026 (Claude)" w:date="2026-10-22T14:15:15Z">
        <w:r>
          <w:rPr>
            <w:lang w:val="nl-BE"/>
          </w:rPr>
          <w:delText xml:space="preserve">thời gian hoàn vốn khoảng 4,8 năm</w:delText>
        </w:r>
      </w:del>
      <w:ins w:id="1004" w:author="Đồng bộ khoán tuyển sinh 5% 22/10/2026 (Claude)" w:date="2026-10-22T14:15:15Z">
        <w:r>
          <w:rPr>
            <w:lang w:val="nl-BE"/>
          </w:rPr>
          <w:t xml:space="preserve">thời gian hoàn vốn khoảng 4,6 năm</w:t>
        </w:r>
      </w:ins>
      <w:r>
        <w:rPr>
          <w:lang w:val="nl-BE"/>
        </w:rPr>
        <w:t xml:space="preserve"> tính trên vốn đầu tư trực tiếp 1.730,2 triệu đồng; nếu số học viên chỉ đạt 70% kế hoạch thì chưa hoàn vốn trong 05 năm.</w:t>
      </w:r>
    </w:p>
    <w:p w14:paraId="22C4B1AC" w14:textId="77777777" w:rsidR="006824AA" w:rsidRPr="00A20468" w:rsidRDefault="00117C7F" w:rsidP="00117C7F">
      <w:pPr>
        <w:widowControl w:val="0"/>
        <w:spacing w:before="120" w:after="120" w:line="300" w:lineRule="auto"/>
        <w:ind w:firstLine="720"/>
        <w:jc w:val="both"/>
        <w:rPr>
          <w:lang w:val="nl-BE"/>
        </w:rPr>
      </w:pPr>
      <w:r>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A20468" w:rsidRDefault="00117C7F" w:rsidP="00117C7F">
      <w:pPr>
        <w:widowControl w:val="0"/>
        <w:spacing w:before="120" w:after="120" w:line="300" w:lineRule="auto"/>
        <w:ind w:firstLine="720"/>
        <w:jc w:val="both"/>
        <w:rPr>
          <w:lang w:val="nl-BE"/>
        </w:rPr>
      </w:pPr>
      <w:r>
        <w:rPr>
          <w:b/>
          <w:lang w:val="nl-BE"/>
        </w:rPr>
        <w:t>IV. PHƯƠNG ÁN ĐẦU TƯ VÀ LỰA CHỌN NHÀ THẦU</w:t>
      </w:r>
    </w:p>
    <w:p w14:paraId="421227F6" w14:textId="7619D8AD" w:rsidR="006824AA" w:rsidRPr="00A20468" w:rsidRDefault="00117C7F" w:rsidP="00117C7F">
      <w:pPr>
        <w:widowControl w:val="0"/>
        <w:spacing w:before="120" w:after="120" w:line="300" w:lineRule="auto"/>
        <w:ind w:firstLine="720"/>
        <w:jc w:val="both"/>
        <w:rPr>
          <w:lang w:val="nl-BE"/>
        </w:rPr>
      </w:pPr>
      <w:r>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w:t>
      </w:r>
    </w:p>
    <w:p w14:paraId="4D93CE46" w14:textId="77777777" w:rsidR="006824AA" w:rsidRPr="00A20468" w:rsidRDefault="00117C7F" w:rsidP="00117C7F">
      <w:pPr>
        <w:widowControl w:val="0"/>
        <w:spacing w:before="120" w:after="120" w:line="300" w:lineRule="auto"/>
        <w:ind w:firstLine="720"/>
        <w:jc w:val="both"/>
        <w:rPr>
          <w:lang w:val="nl-BE"/>
        </w:rPr>
      </w:pPr>
      <w:r>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A20468" w:rsidRDefault="00117C7F" w:rsidP="00117C7F">
      <w:pPr>
        <w:widowControl w:val="0"/>
        <w:spacing w:before="120" w:after="120" w:line="300" w:lineRule="auto"/>
        <w:ind w:firstLine="720"/>
        <w:jc w:val="both"/>
        <w:rPr>
          <w:lang w:val="nl-BE"/>
        </w:rPr>
      </w:pPr>
      <w:r>
        <w:rPr>
          <w:b/>
          <w:lang w:val="nl-BE"/>
        </w:rPr>
        <w:t>V. KIẾN NGHỊ</w:t>
      </w:r>
    </w:p>
    <w:p w14:paraId="26534293" w14:textId="589A638D" w:rsidR="006824AA" w:rsidRPr="00A20468" w:rsidRDefault="00117C7F" w:rsidP="00117C7F">
      <w:pPr>
        <w:widowControl w:val="0"/>
        <w:spacing w:before="120" w:after="120" w:line="300" w:lineRule="auto"/>
        <w:ind w:firstLine="720"/>
        <w:jc w:val="both"/>
        <w:rPr>
          <w:lang w:val="nl-BE"/>
        </w:rPr>
      </w:pPr>
      <w:r>
        <w:rPr>
          <w:lang w:val="nl-BE"/>
        </w:rPr>
        <w:t>1. Phê duyệt Đề án triển khai đào tạo và sát hạch lái xe mô tô Hạng A tại Trường Cao đẳng Kon Tum (kèm theo dự thảo Quyết định, Đề án và Phụ lục V — bảng tính hiệu quả đầu tư).</w:t>
      </w:r>
    </w:p>
    <w:p w14:paraId="632DB8B3" w14:textId="77777777" w:rsidR="006824AA" w:rsidRPr="00A20468" w:rsidRDefault="00117C7F" w:rsidP="00117C7F">
      <w:pPr>
        <w:widowControl w:val="0"/>
        <w:spacing w:before="120" w:after="120" w:line="300" w:lineRule="auto"/>
        <w:ind w:firstLine="720"/>
        <w:jc w:val="both"/>
        <w:rPr>
          <w:lang w:val="nl-BE"/>
        </w:rPr>
      </w:pPr>
      <w:r>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A20468" w:rsidRDefault="00117C7F" w:rsidP="00117C7F">
      <w:pPr>
        <w:widowControl w:val="0"/>
        <w:spacing w:before="120" w:after="120" w:line="300" w:lineRule="auto"/>
        <w:ind w:firstLine="720"/>
        <w:jc w:val="both"/>
        <w:rPr>
          <w:lang w:val="nl-BE"/>
        </w:rPr>
      </w:pPr>
      <w:r>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8203BC" w:rsidRDefault="00900520" w:rsidP="00117C7F">
      <w:pPr>
        <w:keepNext/>
        <w:widowControl w:val="0"/>
        <w:spacing w:before="120" w:after="120" w:line="300" w:lineRule="auto"/>
        <w:ind w:firstLine="720"/>
        <w:jc w:val="both"/>
        <w:rPr>
          <w:shd w:val="clear" w:color="auto" w:fill="FFFFFF"/>
          <w:lang w:eastAsia="vi-VN"/>
        </w:rPr>
      </w:pPr>
      <w:r w:rsidRPr="008203BC">
        <w:rPr>
          <w:lang w:val="vi-VN" w:eastAsia="vi-VN"/>
        </w:rPr>
        <w:t>Tổ xây dựng Đề án</w:t>
      </w:r>
      <w:r w:rsidR="000234CC">
        <w:rPr>
          <w:lang w:eastAsia="vi-VN"/>
        </w:rPr>
        <w:t xml:space="preserve"> </w:t>
      </w:r>
      <w:r w:rsidR="00D0675C" w:rsidRPr="008203BC">
        <w:rPr>
          <w:highlight w:val="white"/>
          <w:lang w:val="nl-NL"/>
        </w:rPr>
        <w:t xml:space="preserve">kính trình Hiệu trưởng xem xét, </w:t>
      </w:r>
      <w:r w:rsidR="00117C7F">
        <w:rPr>
          <w:lang w:val="nl-NL"/>
        </w:rPr>
        <w:t>phê duyệt</w:t>
      </w:r>
      <w:r w:rsidR="00D0675C" w:rsidRPr="008203BC">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8203BC" w14:paraId="53B94F93" w14:textId="77777777">
        <w:trPr>
          <w:cantSplit/>
          <w:trHeight w:val="652"/>
          <w:jc w:val="center"/>
        </w:trPr>
        <w:tc>
          <w:tcPr>
            <w:tcW w:w="4253" w:type="dxa"/>
          </w:tcPr>
          <w:p w14:paraId="45088656" w14:textId="77777777" w:rsidR="00D000FD" w:rsidRPr="008203BC" w:rsidRDefault="00D000FD">
            <w:pPr>
              <w:ind w:hanging="108"/>
              <w:rPr>
                <w:b/>
                <w:i/>
                <w:sz w:val="24"/>
                <w:szCs w:val="26"/>
                <w:lang w:val="da-DK"/>
              </w:rPr>
            </w:pPr>
            <w:r w:rsidRPr="008203BC">
              <w:rPr>
                <w:b/>
                <w:i/>
                <w:sz w:val="24"/>
                <w:szCs w:val="26"/>
                <w:lang w:val="da-DK"/>
              </w:rPr>
              <w:t>Nơi nhận:</w:t>
            </w:r>
          </w:p>
          <w:p w14:paraId="73166935" w14:textId="77777777" w:rsidR="00D000FD" w:rsidRDefault="00D000FD">
            <w:pPr>
              <w:ind w:hanging="108"/>
              <w:rPr>
                <w:sz w:val="22"/>
                <w:szCs w:val="22"/>
                <w:lang w:val="da-DK"/>
              </w:rPr>
            </w:pPr>
            <w:r w:rsidRPr="008203BC">
              <w:rPr>
                <w:sz w:val="22"/>
                <w:szCs w:val="22"/>
                <w:lang w:val="da-DK"/>
              </w:rPr>
              <w:t>- Như trên;</w:t>
            </w:r>
          </w:p>
          <w:p w14:paraId="3DCEF989" w14:textId="77777777" w:rsidR="00333E38" w:rsidRDefault="00333E38">
            <w:pPr>
              <w:ind w:hanging="108"/>
              <w:rPr>
                <w:sz w:val="22"/>
                <w:szCs w:val="22"/>
                <w:lang w:val="da-DK"/>
              </w:rPr>
            </w:pPr>
            <w:r>
              <w:rPr>
                <w:sz w:val="22"/>
                <w:szCs w:val="22"/>
                <w:lang w:val="da-DK"/>
              </w:rPr>
              <w:t xml:space="preserve">- </w:t>
            </w:r>
            <w:r w:rsidR="009C6927">
              <w:rPr>
                <w:sz w:val="22"/>
                <w:szCs w:val="22"/>
                <w:lang w:val="da-DK"/>
              </w:rPr>
              <w:t>Các thành viên Tổ xây dựng Đề án</w:t>
            </w:r>
            <w:r>
              <w:rPr>
                <w:sz w:val="22"/>
                <w:szCs w:val="22"/>
                <w:lang w:val="da-DK"/>
              </w:rPr>
              <w:t>;</w:t>
            </w:r>
          </w:p>
          <w:p w14:paraId="4847CA2C" w14:textId="77777777" w:rsidR="009C6927" w:rsidRDefault="009C6927" w:rsidP="009C6927">
            <w:pPr>
              <w:ind w:hanging="108"/>
              <w:rPr>
                <w:sz w:val="22"/>
                <w:szCs w:val="22"/>
                <w:lang w:val="da-DK"/>
              </w:rPr>
            </w:pPr>
            <w:r>
              <w:rPr>
                <w:sz w:val="22"/>
                <w:szCs w:val="22"/>
                <w:lang w:val="da-DK"/>
              </w:rPr>
              <w:t>- Lưu: VT, THHCQT.</w:t>
            </w:r>
          </w:p>
        </w:tc>
        <w:tc>
          <w:tcPr>
            <w:tcW w:w="4819" w:type="dxa"/>
          </w:tcPr>
          <w:p w14:paraId="0523C5D1" w14:textId="77777777" w:rsidR="00D000FD" w:rsidRPr="008203BC" w:rsidRDefault="00D000FD">
            <w:pPr>
              <w:jc w:val="center"/>
              <w:rPr>
                <w:b/>
              </w:rPr>
            </w:pPr>
            <w:r w:rsidRPr="008203BC">
              <w:rPr>
                <w:b/>
              </w:rPr>
              <w:t>TM. TỔ XÂY DỰNG ĐỀ ÁN</w:t>
            </w:r>
          </w:p>
          <w:p w14:paraId="48688F82" w14:textId="77777777" w:rsidR="00D000FD" w:rsidRPr="008203BC" w:rsidRDefault="00D000FD">
            <w:pPr>
              <w:jc w:val="center"/>
              <w:rPr>
                <w:b/>
              </w:rPr>
            </w:pPr>
            <w:r>
              <w:rPr>
                <w:b/>
              </w:rPr>
              <w:t>TỔ TRƯỞNG</w:t>
            </w:r>
          </w:p>
          <w:p w14:paraId="6E564AFC" w14:textId="77777777" w:rsidR="00D000FD" w:rsidRPr="008203BC" w:rsidRDefault="00D000FD">
            <w:pPr>
              <w:jc w:val="center"/>
              <w:rPr>
                <w:b/>
              </w:rPr>
            </w:pPr>
          </w:p>
          <w:p w14:paraId="7F87A0CD" w14:textId="77777777" w:rsidR="00D000FD" w:rsidRPr="008203BC" w:rsidRDefault="00D000FD">
            <w:pPr>
              <w:jc w:val="center"/>
              <w:rPr>
                <w:b/>
              </w:rPr>
            </w:pPr>
          </w:p>
          <w:p w14:paraId="1130D109" w14:textId="77777777" w:rsidR="005C3A45" w:rsidRPr="008203BC" w:rsidRDefault="005C3A45" w:rsidP="0004491F">
            <w:pPr>
              <w:jc w:val="center"/>
              <w:rPr>
                <w:b/>
              </w:rPr>
            </w:pPr>
          </w:p>
          <w:p w14:paraId="18D003CA" w14:textId="77777777" w:rsidR="0004491F" w:rsidRPr="008203BC" w:rsidRDefault="0004491F" w:rsidP="0004491F">
            <w:pPr>
              <w:jc w:val="center"/>
              <w:rPr>
                <w:b/>
              </w:rPr>
            </w:pPr>
          </w:p>
          <w:p w14:paraId="7F2E14BA" w14:textId="77777777" w:rsidR="0004491F" w:rsidRPr="008203BC" w:rsidRDefault="0004491F" w:rsidP="0004491F">
            <w:pPr>
              <w:jc w:val="center"/>
              <w:rPr>
                <w:b/>
              </w:rPr>
            </w:pPr>
          </w:p>
          <w:p w14:paraId="25DE1431" w14:textId="77777777" w:rsidR="00103679" w:rsidRPr="008203BC" w:rsidRDefault="00007213">
            <w:pPr>
              <w:jc w:val="center"/>
              <w:rPr>
                <w:b/>
              </w:rPr>
            </w:pPr>
            <w:r w:rsidRPr="008203BC">
              <w:rPr>
                <w:b/>
              </w:rPr>
              <w:t>Dương Văn Anh Dũng</w:t>
            </w:r>
          </w:p>
        </w:tc>
      </w:tr>
    </w:tbl>
    <w:p w14:paraId="072EA7F4" w14:textId="77777777" w:rsidR="00116C6A" w:rsidRPr="008203BC" w:rsidRDefault="00116C6A">
      <w:pPr>
        <w:spacing w:before="60" w:after="60"/>
        <w:jc w:val="center"/>
        <w:rPr>
          <w:b/>
          <w:sz w:val="2"/>
          <w:szCs w:val="2"/>
        </w:rPr>
      </w:pPr>
    </w:p>
    <w:p w14:paraId="23EDDE2F" w14:textId="77777777" w:rsidR="0043396C" w:rsidRDefault="0043396C">
      <w:pPr>
        <w:sectPr w:rsidR="0043396C">
          <w:headerReference w:type="default" r:id="rId8"/>
          <w:pgSz w:w="11907" w:h="16840" w:code="9"/>
          <w:pgMar w:top="1134" w:right="1134" w:bottom="1134" w:left="1701" w:header="720" w:footer="720" w:gutter="0"/>
          <w:cols w:space="720"/>
          <w:titlePg/>
          <w:docGrid w:linePitch="381"/>
        </w:sectPr>
      </w:pPr>
    </w:p>
    <w:p w14:paraId="777180CB" w14:textId="77777777" w:rsidR="0043396C" w:rsidRDefault="003013EE">
      <w:pPr>
        <w:spacing w:after="60"/>
        <w:jc w:val="center"/>
      </w:pPr>
      <w:r>
        <w:rPr>
          <w:b/>
        </w:rPr>
        <w:t xml:space="preserve">Phụ </w:t>
      </w:r>
      <w:r>
        <w:rPr>
          <w:b/>
        </w:rPr>
        <w:t>lục</w:t>
      </w:r>
    </w:p>
    <w:p w14:paraId="5866F623" w14:textId="20E29DAE" w:rsidR="0043396C" w:rsidRDefault="00DA7D52">
      <w:pPr>
        <w:spacing w:after="60"/>
        <w:jc w:val="center"/>
      </w:pPr>
      <w:r>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Pr>
          <w:b/>
        </w:rPr>
        <w:t>DỰ KIẾN HẠNG MỤC ĐẦU TƯ, PHÂN CHIA GÓI THẦU VÀ HÌNH THỨC LỰA CHỌN NHÀ THẦU</w:t>
      </w:r>
    </w:p>
    <w:p w14:paraId="00FD8971" w14:textId="76902496" w:rsidR="0043396C"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Default="003013EE" w:rsidP="00DA7D52">
            <w:pPr>
              <w:spacing w:after="40"/>
              <w:jc w:val="center"/>
            </w:pPr>
            <w:r>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Default="003013EE" w:rsidP="00DA7D52">
            <w:pPr>
              <w:spacing w:after="40"/>
              <w:jc w:val="center"/>
            </w:pPr>
            <w:r>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Default="003013EE" w:rsidP="00DA7D52">
            <w:pPr>
              <w:spacing w:after="40"/>
              <w:jc w:val="center"/>
            </w:pPr>
            <w:r>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Default="003013EE" w:rsidP="00DA7D52">
            <w:pPr>
              <w:spacing w:after="40"/>
              <w:jc w:val="center"/>
            </w:pPr>
            <w:r>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Default="003013EE" w:rsidP="00DA7D52">
            <w:pPr>
              <w:spacing w:after="40"/>
              <w:jc w:val="center"/>
            </w:pPr>
            <w:r>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Default="003013EE" w:rsidP="00DA7D52">
            <w:pPr>
              <w:spacing w:after="40"/>
              <w:jc w:val="center"/>
            </w:pPr>
            <w:r>
              <w:rPr>
                <w:b/>
                <w:sz w:val="26"/>
              </w:rPr>
              <w:t>Hình thức đề xuất</w:t>
            </w:r>
          </w:p>
        </w:tc>
      </w:tr>
      <w:tr w:rsidR="0043396C"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Default="003013EE">
            <w:pPr>
              <w:spacing w:after="40"/>
              <w:jc w:val="center"/>
            </w:pPr>
            <w:r>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Default="003013EE" w:rsidP="00DA7D52">
            <w:pPr>
              <w:spacing w:after="40"/>
            </w:pPr>
            <w:r>
              <w:rPr>
                <w:b/>
                <w:sz w:val="26"/>
              </w:rPr>
              <w:t xml:space="preserve">Dự án nâng cấp, mở rộng sân tập lái, sân sát hạch lái xe </w:t>
            </w:r>
            <w:r>
              <w:rPr>
                <w:b/>
                <w:sz w:val="26"/>
              </w:rPr>
              <w:t>mô tô (Giai đoạn 1) — dự án đầu tư công nhóm C, lập Báo cáo kinh tế - kỹ thuật</w:t>
            </w:r>
          </w:p>
        </w:tc>
      </w:tr>
      <w:tr w:rsidR="0043396C"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Default="003013EE">
            <w:pPr>
              <w:spacing w:after="40"/>
              <w:jc w:val="center"/>
            </w:pPr>
            <w:r>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Default="003013EE">
            <w:pPr>
              <w:spacing w:after="40"/>
            </w:pPr>
            <w:r>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Default="003013EE">
            <w:pPr>
              <w:spacing w:after="40"/>
              <w:jc w:val="center"/>
            </w:pPr>
            <w:r>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Default="003013EE">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Default="003013EE">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Default="003013EE">
            <w:pPr>
              <w:spacing w:after="40"/>
            </w:pPr>
            <w:r>
              <w:rPr>
                <w:sz w:val="26"/>
              </w:rPr>
              <w:t>Chỉ định thầu rút gọn</w:t>
            </w:r>
          </w:p>
        </w:tc>
      </w:tr>
      <w:tr w:rsidR="0043396C"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Default="003013EE">
            <w:pPr>
              <w:spacing w:after="40"/>
              <w:jc w:val="center"/>
            </w:pPr>
            <w:r>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Default="003013EE">
            <w:pPr>
              <w:spacing w:after="40"/>
            </w:pPr>
            <w:r>
              <w:rPr>
                <w:sz w:val="26"/>
              </w:rPr>
              <w:t xml:space="preserve">Tư vấn thẩm tra thiết kế, dự toán; lập hồ sơ yêu cầu, đánh giá hồ sơ đề </w:t>
            </w:r>
            <w:r>
              <w:rPr>
                <w:sz w:val="26"/>
              </w:rPr>
              <w:t>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Default="003013EE">
            <w:pPr>
              <w:spacing w:after="40"/>
              <w:jc w:val="center"/>
            </w:pPr>
            <w:r>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Default="003013EE">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Default="003013EE">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Default="003013EE">
            <w:pPr>
              <w:spacing w:after="40"/>
            </w:pPr>
            <w:r>
              <w:rPr>
                <w:sz w:val="26"/>
              </w:rPr>
              <w:t>Chỉ định thầu rút gọn</w:t>
            </w:r>
          </w:p>
        </w:tc>
      </w:tr>
      <w:tr w:rsidR="0043396C"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Default="003013EE">
            <w:pPr>
              <w:spacing w:after="40"/>
              <w:jc w:val="center"/>
            </w:pPr>
            <w:r>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Default="003013EE">
            <w:pPr>
              <w:spacing w:after="40"/>
            </w:pPr>
            <w:r>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Default="003013EE">
            <w:pPr>
              <w:spacing w:after="40"/>
              <w:jc w:val="center"/>
            </w:pPr>
            <w:r>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Default="003013EE">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Default="003013EE">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Default="003013EE">
            <w:pPr>
              <w:spacing w:after="40"/>
            </w:pPr>
            <w:r>
              <w:rPr>
                <w:sz w:val="26"/>
              </w:rPr>
              <w:t>Chỉ định thầu rút gọn</w:t>
            </w:r>
          </w:p>
        </w:tc>
      </w:tr>
      <w:tr w:rsidR="0043396C"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Default="003013EE">
            <w:pPr>
              <w:spacing w:after="40"/>
              <w:jc w:val="center"/>
            </w:pPr>
            <w:r>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77777777" w:rsidR="0043396C" w:rsidRDefault="003013EE">
            <w:pPr>
              <w:spacing w:after="40"/>
            </w:pPr>
            <w:r>
              <w:rPr>
                <w:sz w:val="26"/>
              </w:rPr>
              <w:t>Xây lắp: Mở rộng sân Giai đoạn 1 (khoảng 2.000 m²); cải tạo sân sát hạch Hạng A; 02 nhà điều hành lắp ghép</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Default="003013EE">
            <w:pPr>
              <w:spacing w:after="40"/>
              <w:jc w:val="center"/>
            </w:pPr>
            <w:r>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Default="003013EE">
            <w:pPr>
              <w:spacing w:after="40"/>
              <w:jc w:val="center"/>
            </w:pPr>
            <w:r>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Default="003013EE">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Default="003013EE">
            <w:pPr>
              <w:spacing w:after="40"/>
            </w:pPr>
            <w:r>
              <w:rPr>
                <w:sz w:val="26"/>
              </w:rPr>
              <w:t>Chỉ định thầu rút gọn</w:t>
            </w:r>
          </w:p>
        </w:tc>
      </w:tr>
      <w:tr w:rsidR="0043396C"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Default="003013EE">
            <w:pPr>
              <w:spacing w:after="40"/>
              <w:jc w:val="center"/>
            </w:pPr>
            <w:r>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Default="003013EE">
            <w:pPr>
              <w:spacing w:after="40"/>
            </w:pPr>
            <w:r>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77777777" w:rsidR="0043396C" w:rsidRDefault="003013EE">
            <w:pPr>
              <w:spacing w:after="40"/>
              <w:jc w:val="center"/>
            </w:pPr>
            <w:r>
              <w:rPr>
                <w:sz w:val="26"/>
              </w:rPr>
              <w:t>Khoảng 668</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Default="003013EE">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Default="003013EE">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Default="003013EE">
            <w:pPr>
              <w:spacing w:after="40"/>
            </w:pPr>
            <w:r>
              <w:rPr>
                <w:sz w:val="26"/>
              </w:rPr>
              <w:t>Chỉ định thầu rút gọn</w:t>
            </w:r>
          </w:p>
        </w:tc>
      </w:tr>
      <w:tr w:rsidR="0043396C"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Default="003013EE">
            <w:pPr>
              <w:spacing w:after="40"/>
              <w:jc w:val="center"/>
            </w:pPr>
            <w:r>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Default="003013EE" w:rsidP="00DA7D52">
            <w:pPr>
              <w:spacing w:after="40"/>
            </w:pPr>
            <w:r>
              <w:rPr>
                <w:b/>
                <w:sz w:val="26"/>
              </w:rPr>
              <w:t>Dự toán mua sắm (không hình thành dự án)</w:t>
            </w:r>
          </w:p>
        </w:tc>
      </w:tr>
      <w:tr w:rsidR="0043396C"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Default="003013EE">
            <w:pPr>
              <w:spacing w:after="40"/>
              <w:jc w:val="center"/>
            </w:pPr>
            <w:r>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Default="003013EE">
            <w:pPr>
              <w:spacing w:after="40"/>
            </w:pPr>
            <w:r>
              <w:rPr>
                <w:sz w:val="26"/>
              </w:rPr>
              <w:t xml:space="preserve">Mua 02 xe mô </w:t>
            </w:r>
            <w:r>
              <w:rPr>
                <w:sz w:val="26"/>
              </w:rPr>
              <w:t>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Default="003013EE">
            <w:pPr>
              <w:spacing w:after="40"/>
              <w:jc w:val="center"/>
            </w:pPr>
            <w:r>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Default="003013EE">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Default="003013EE">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Default="003013EE">
            <w:pPr>
              <w:spacing w:after="40"/>
            </w:pPr>
            <w:r>
              <w:rPr>
                <w:sz w:val="26"/>
              </w:rPr>
              <w:t>Chỉ định thầu rút gọn</w:t>
            </w:r>
          </w:p>
        </w:tc>
      </w:tr>
      <w:tr w:rsidR="0043396C"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Default="003013EE">
            <w:pPr>
              <w:spacing w:after="40"/>
              <w:jc w:val="center"/>
            </w:pPr>
            <w:r>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Default="003013EE">
            <w:pPr>
              <w:spacing w:after="40"/>
            </w:pPr>
            <w:r>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Default="003013EE">
            <w:pPr>
              <w:spacing w:after="40"/>
              <w:jc w:val="center"/>
            </w:pPr>
            <w:r>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Default="003013EE">
            <w:pPr>
              <w:spacing w:after="40"/>
              <w:jc w:val="center"/>
            </w:pPr>
            <w:r>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Default="003013EE">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Default="003013EE">
            <w:pPr>
              <w:spacing w:after="40"/>
            </w:pPr>
            <w:r>
              <w:rPr>
                <w:sz w:val="26"/>
              </w:rPr>
              <w:t xml:space="preserve">Chỉ định thầu rút gọn </w:t>
            </w:r>
            <w:r>
              <w:rPr>
                <w:sz w:val="26"/>
              </w:rPr>
              <w:t>nếu không quá 01 tỷ đồng</w:t>
            </w:r>
          </w:p>
        </w:tc>
      </w:tr>
      <w:tr w:rsidR="0043396C"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Default="003013EE">
            <w:pPr>
              <w:spacing w:after="40"/>
              <w:jc w:val="center"/>
            </w:pPr>
            <w:r>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Default="003013EE">
            <w:pPr>
              <w:spacing w:after="40"/>
            </w:pPr>
            <w:r>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77777777" w:rsidR="0043396C" w:rsidRDefault="003013EE">
            <w:pPr>
              <w:spacing w:after="40"/>
              <w:jc w:val="center"/>
            </w:pPr>
            <w:del w:id="1001" w:author="Đồng bộ khoán tuyển sinh 5% 22/10/2026 (Claude)" w:date="2026-10-22T14:16:16Z">
              <w:r>
                <w:rPr>
                  <w:sz w:val="26"/>
                </w:rPr>
                <w:delText>129–657/năm</w:delText>
              </w:r>
            </w:del>
            <w:ins w:id="1002" w:author="Đồng bộ khoán tuyển sinh 5% 22/10/2026 (Claude)" w:date="2026-10-22T14:16:16Z">
              <w:r>
                <w:rPr>
                  <w:sz w:val="26"/>
                </w:rPr>
                <w:t xml:space="preserve">114–578/năm</w:t>
              </w:r>
            </w:ins>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Default="003013EE">
            <w:pPr>
              <w:spacing w:after="40"/>
              <w:jc w:val="center"/>
            </w:pPr>
            <w:r>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Default="003013EE">
            <w:pPr>
              <w:spacing w:after="40"/>
              <w:jc w:val="center"/>
            </w:pPr>
            <w:r>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77777777" w:rsidR="0043396C" w:rsidRDefault="003013EE">
            <w:pPr>
              <w:spacing w:after="40"/>
            </w:pPr>
            <w:r>
              <w:rPr>
                <w:sz w:val="26"/>
              </w:rPr>
              <w:t>Ký hợp đồng theo năm; hợp đồng nhiều năm trên 01 tỷ đồng thì chào hàng cạnh tranh</w:t>
            </w:r>
          </w:p>
        </w:tc>
      </w:tr>
    </w:tbl>
    <w:p w14:paraId="4537DA29" w14:textId="77777777" w:rsidR="0043396C" w:rsidRDefault="003013EE">
      <w:pPr>
        <w:spacing w:after="60"/>
        <w:jc w:val="both"/>
      </w:pPr>
      <w:r>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Default="003013EE">
      <w:pPr>
        <w:spacing w:after="60"/>
        <w:jc w:val="both"/>
      </w:pPr>
      <w:r>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43396C"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8A601" w14:textId="77777777" w:rsidR="001F0A63" w:rsidRDefault="001F0A63">
      <w:r>
        <w:separator/>
      </w:r>
    </w:p>
  </w:endnote>
  <w:endnote w:type="continuationSeparator" w:id="0">
    <w:p w14:paraId="1D5B828B" w14:textId="77777777" w:rsidR="001F0A63" w:rsidRDefault="001F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02F70" w14:textId="77777777" w:rsidR="001F0A63" w:rsidRDefault="001F0A63">
      <w:r>
        <w:separator/>
      </w:r>
    </w:p>
  </w:footnote>
  <w:footnote w:type="continuationSeparator" w:id="0">
    <w:p w14:paraId="3D84F0D6" w14:textId="77777777" w:rsidR="001F0A63" w:rsidRDefault="001F0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013EE"/>
    <w:rsid w:val="00324CC0"/>
    <w:rsid w:val="00326503"/>
    <w:rsid w:val="00331627"/>
    <w:rsid w:val="00331F55"/>
    <w:rsid w:val="00333E38"/>
    <w:rsid w:val="00356EDA"/>
    <w:rsid w:val="00357734"/>
    <w:rsid w:val="003579B7"/>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1332</Words>
  <Characters>7593</Characters>
  <Application>Microsoft Office Word</Application>
  <DocSecurity>4</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2</cp:revision>
  <cp:lastPrinted>2025-06-02T02:27:00Z</cp:lastPrinted>
  <dcterms:created xsi:type="dcterms:W3CDTF">2026-10-22T07:14:00Z</dcterms:created>
  <dcterms:modified xsi:type="dcterms:W3CDTF">2026-10-22T07:14:00Z</dcterms:modified>
</cp:coreProperties>
</file>