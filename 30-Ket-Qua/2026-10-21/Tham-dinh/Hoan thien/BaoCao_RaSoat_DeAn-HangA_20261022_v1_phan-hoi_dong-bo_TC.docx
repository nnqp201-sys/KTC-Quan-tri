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4C4CB5" w14:textId="77777777" w:rsidR="009158D7" w:rsidRDefault="00000000">
      <w:pPr>
        <w:spacing w:after="60"/>
        <w:jc w:val="center"/>
      </w:pPr>
      <w:r>
        <w:rPr>
          <w:b/>
          <w:sz w:val="26"/>
        </w:rPr>
        <w:t>TRƯỜNG CAO ĐẲNG KON TUM</w:t>
      </w:r>
    </w:p>
    <w:p w14:paraId="5327AEB1" w14:textId="77777777" w:rsidR="009158D7" w:rsidRDefault="00000000">
      <w:pPr>
        <w:spacing w:after="80"/>
        <w:jc w:val="center"/>
      </w:pPr>
      <w:r>
        <w:rPr>
          <w:b/>
          <w:color w:val="2E74B5"/>
          <w:sz w:val="26"/>
        </w:rPr>
        <w:t>HỆ KTC-RA-SOAT-897-V2-CAI-TIEN  |  Báo cáo rà soát chính thức</w:t>
      </w:r>
    </w:p>
    <w:p w14:paraId="3465AE91" w14:textId="77777777" w:rsidR="009158D7" w:rsidRDefault="00000000">
      <w:pPr>
        <w:spacing w:after="60"/>
        <w:jc w:val="center"/>
      </w:pPr>
      <w:r>
        <w:rPr>
          <w:b/>
          <w:color w:val="0000FF"/>
          <w:sz w:val="30"/>
        </w:rPr>
        <w:t>BÁO CÁO RÀ SOÁT CHÍNH THỨC TRƯỚC KHI TRÌNH KÝ</w:t>
      </w:r>
    </w:p>
    <w:p w14:paraId="3BE6CA97" w14:textId="77777777" w:rsidR="009158D7" w:rsidRDefault="00000000">
      <w:pPr>
        <w:spacing w:after="60"/>
        <w:jc w:val="center"/>
      </w:pPr>
      <w:r>
        <w:rPr>
          <w:b/>
        </w:rPr>
        <w:t>Bộ hồ sơ trình giao ban Lãnh đạo: Đề án triển khai đào tạo và sát hạch lái xe mô tô Hạng A; Tờ trình; dự thảo Quyết định phê duyệt; file Excel PL-V (lần 3)</w:t>
      </w:r>
    </w:p>
    <w:p w14:paraId="1FF6DB7F" w14:textId="77777777" w:rsidR="009158D7" w:rsidRDefault="00000000">
      <w:pPr>
        <w:jc w:val="center"/>
      </w:pPr>
      <w:r>
        <w:rPr>
          <w:sz w:val="26"/>
        </w:rPr>
        <w:t xml:space="preserve">Ngày rà soát: </w:t>
      </w:r>
      <w:r>
        <w:rPr>
          <w:b/>
          <w:sz w:val="26"/>
        </w:rPr>
        <w:t>22/10/2026</w:t>
      </w:r>
      <w:r>
        <w:rPr>
          <w:sz w:val="26"/>
        </w:rPr>
        <w:t xml:space="preserve">  |  Đơn vị soạn thảo: </w:t>
      </w:r>
      <w:r>
        <w:rPr>
          <w:b/>
          <w:sz w:val="26"/>
        </w:rPr>
        <w:t>Tổ xây dựng Đề án (Phòng Tổng hợp - Hành chính và Quản trị phối hợp)</w:t>
      </w:r>
      <w:r>
        <w:rPr>
          <w:sz w:val="26"/>
        </w:rPr>
        <w:t xml:space="preserve">  |  Thẩm quyền: </w:t>
      </w:r>
      <w:r>
        <w:rPr>
          <w:b/>
          <w:sz w:val="26"/>
        </w:rPr>
        <w:t>Hiệu trưởng Trường Cao đẳng Kon Tum</w:t>
      </w:r>
    </w:p>
    <w:p w14:paraId="5C4F6C67" w14:textId="77777777" w:rsidR="009158D7" w:rsidRDefault="00000000">
      <w:pPr>
        <w:spacing w:before="200" w:after="80"/>
      </w:pPr>
      <w:r>
        <w:rPr>
          <w:b/>
          <w:color w:val="7030A0"/>
        </w:rPr>
        <w:t>PHẦN I. THÔNG TIN CHUNG</w:t>
      </w:r>
    </w:p>
    <w:tbl>
      <w:tblPr>
        <w:tblStyle w:val="TableGrid"/>
        <w:tblW w:w="0" w:type="auto"/>
        <w:jc w:val="center"/>
        <w:tblLayout w:type="fixed"/>
        <w:tblLook w:val="04A0" w:firstRow="1" w:lastRow="0" w:firstColumn="1" w:lastColumn="0" w:noHBand="0" w:noVBand="1"/>
      </w:tblPr>
      <w:tblGrid>
        <w:gridCol w:w="2778"/>
        <w:gridCol w:w="11679"/>
      </w:tblGrid>
      <w:tr w:rsidR="009158D7" w14:paraId="40DCA41D" w14:textId="77777777">
        <w:trPr>
          <w:tblHeader/>
          <w:jc w:val="center"/>
        </w:trPr>
        <w:tc>
          <w:tcPr>
            <w:tcW w:w="2778" w:type="dxa"/>
            <w:shd w:val="clear" w:color="auto" w:fill="1F497D"/>
            <w:tcMar>
              <w:top w:w="60" w:type="dxa"/>
              <w:left w:w="90" w:type="dxa"/>
              <w:bottom w:w="60" w:type="dxa"/>
              <w:right w:w="90" w:type="dxa"/>
            </w:tcMar>
          </w:tcPr>
          <w:p w14:paraId="6DFEA061" w14:textId="77777777" w:rsidR="009158D7" w:rsidRDefault="00000000">
            <w:pPr>
              <w:jc w:val="center"/>
            </w:pPr>
            <w:r>
              <w:rPr>
                <w:b/>
                <w:color w:val="FFFFFF"/>
              </w:rPr>
              <w:t>MỤC</w:t>
            </w:r>
          </w:p>
        </w:tc>
        <w:tc>
          <w:tcPr>
            <w:tcW w:w="11679" w:type="dxa"/>
            <w:shd w:val="clear" w:color="auto" w:fill="1F497D"/>
            <w:tcMar>
              <w:top w:w="60" w:type="dxa"/>
              <w:left w:w="90" w:type="dxa"/>
              <w:bottom w:w="60" w:type="dxa"/>
              <w:right w:w="90" w:type="dxa"/>
            </w:tcMar>
          </w:tcPr>
          <w:p w14:paraId="5C5B97D5" w14:textId="77777777" w:rsidR="009158D7" w:rsidRDefault="00000000">
            <w:pPr>
              <w:jc w:val="center"/>
            </w:pPr>
            <w:r>
              <w:rPr>
                <w:b/>
                <w:color w:val="FFFFFF"/>
              </w:rPr>
              <w:t>NỘI DUNG</w:t>
            </w:r>
          </w:p>
        </w:tc>
      </w:tr>
      <w:tr w:rsidR="009158D7" w14:paraId="51506750" w14:textId="77777777">
        <w:trPr>
          <w:jc w:val="center"/>
        </w:trPr>
        <w:tc>
          <w:tcPr>
            <w:tcW w:w="2778" w:type="dxa"/>
            <w:tcMar>
              <w:top w:w="60" w:type="dxa"/>
              <w:left w:w="90" w:type="dxa"/>
              <w:bottom w:w="60" w:type="dxa"/>
              <w:right w:w="90" w:type="dxa"/>
            </w:tcMar>
          </w:tcPr>
          <w:p w14:paraId="6B90CF4A" w14:textId="77777777" w:rsidR="009158D7" w:rsidRDefault="00000000">
            <w:pPr>
              <w:jc w:val="both"/>
            </w:pPr>
            <w:r>
              <w:rPr>
                <w:b/>
                <w:sz w:val="26"/>
              </w:rPr>
              <w:t>Hệ quy chiếu</w:t>
            </w:r>
          </w:p>
        </w:tc>
        <w:tc>
          <w:tcPr>
            <w:tcW w:w="11679" w:type="dxa"/>
            <w:tcMar>
              <w:top w:w="60" w:type="dxa"/>
              <w:left w:w="90" w:type="dxa"/>
              <w:bottom w:w="60" w:type="dxa"/>
              <w:right w:w="90" w:type="dxa"/>
            </w:tcMar>
          </w:tcPr>
          <w:p w14:paraId="2D6D3329" w14:textId="77777777" w:rsidR="009158D7" w:rsidRDefault="00000000">
            <w:pPr>
              <w:jc w:val="both"/>
            </w:pPr>
            <w:r>
              <w:rPr>
                <w:sz w:val="26"/>
              </w:rPr>
              <w:t>Hành chính nhà nước (NĐ 30/2020/NĐ-CP, Phụ lục I; TB 597/TB-CĐKT; Checklist 01–05, 07, 08). Căn cứ chọn: dự thảo Quyết định của Hiệu trưởng, Tờ trình và Đề án nội bộ, không phải văn bản Đảng, VBQPPL hay đoàn thể.</w:t>
            </w:r>
          </w:p>
        </w:tc>
      </w:tr>
      <w:tr w:rsidR="009158D7" w14:paraId="242785F3" w14:textId="77777777">
        <w:trPr>
          <w:jc w:val="center"/>
        </w:trPr>
        <w:tc>
          <w:tcPr>
            <w:tcW w:w="2778" w:type="dxa"/>
            <w:tcMar>
              <w:top w:w="60" w:type="dxa"/>
              <w:left w:w="90" w:type="dxa"/>
              <w:bottom w:w="60" w:type="dxa"/>
              <w:right w:w="90" w:type="dxa"/>
            </w:tcMar>
          </w:tcPr>
          <w:p w14:paraId="1498437A" w14:textId="77777777" w:rsidR="009158D7" w:rsidRDefault="00000000">
            <w:pPr>
              <w:jc w:val="both"/>
            </w:pPr>
            <w:r>
              <w:rPr>
                <w:b/>
                <w:sz w:val="26"/>
              </w:rPr>
              <w:t>Loại văn bản / hồ sơ</w:t>
            </w:r>
          </w:p>
        </w:tc>
        <w:tc>
          <w:tcPr>
            <w:tcW w:w="11679" w:type="dxa"/>
            <w:tcMar>
              <w:top w:w="60" w:type="dxa"/>
              <w:left w:w="90" w:type="dxa"/>
              <w:bottom w:w="60" w:type="dxa"/>
              <w:right w:w="90" w:type="dxa"/>
            </w:tcMar>
          </w:tcPr>
          <w:p w14:paraId="306169E0" w14:textId="77777777" w:rsidR="009158D7" w:rsidRDefault="00000000">
            <w:pPr>
              <w:jc w:val="both"/>
            </w:pPr>
            <w:r>
              <w:rPr>
                <w:sz w:val="26"/>
              </w:rPr>
              <w:t>(1) Đề án (6 phần + Phụ lục I–IV); (2) Tờ trình đề nghị phê duyệt kèm Phụ lục gói thầu; (3) dự thảo Quyết định phê duyệt Đề án; (4) PL-V_Bang-tinh-hieu-qua-Hang-A_20261021_v2 (9 trang tính). Đối chiếu thêm Phiếu thẩm định lần 1 (30 vấn đề) và Phân tích hạng mục đầu tư, chỉ định thầu.</w:t>
            </w:r>
          </w:p>
        </w:tc>
      </w:tr>
      <w:tr w:rsidR="009158D7" w14:paraId="211C18E6" w14:textId="77777777">
        <w:trPr>
          <w:jc w:val="center"/>
        </w:trPr>
        <w:tc>
          <w:tcPr>
            <w:tcW w:w="2778" w:type="dxa"/>
            <w:tcMar>
              <w:top w:w="60" w:type="dxa"/>
              <w:left w:w="90" w:type="dxa"/>
              <w:bottom w:w="60" w:type="dxa"/>
              <w:right w:w="90" w:type="dxa"/>
            </w:tcMar>
          </w:tcPr>
          <w:p w14:paraId="1B4A915F" w14:textId="77777777" w:rsidR="009158D7" w:rsidRDefault="00000000">
            <w:pPr>
              <w:jc w:val="both"/>
            </w:pPr>
            <w:r>
              <w:rPr>
                <w:b/>
                <w:sz w:val="26"/>
              </w:rPr>
              <w:t>Cơ quan ban hành / thẩm quyền</w:t>
            </w:r>
          </w:p>
        </w:tc>
        <w:tc>
          <w:tcPr>
            <w:tcW w:w="11679" w:type="dxa"/>
            <w:tcMar>
              <w:top w:w="60" w:type="dxa"/>
              <w:left w:w="90" w:type="dxa"/>
              <w:bottom w:w="60" w:type="dxa"/>
              <w:right w:w="90" w:type="dxa"/>
            </w:tcMar>
          </w:tcPr>
          <w:p w14:paraId="16B7B80A" w14:textId="77777777" w:rsidR="009158D7" w:rsidRDefault="00000000">
            <w:pPr>
              <w:jc w:val="both"/>
            </w:pPr>
            <w:r>
              <w:rPr>
                <w:sz w:val="26"/>
              </w:rPr>
              <w:t>Trường Cao đẳng Kon Tum; Quyết định do Hiệu trưởng ký. Hình thức phát hành chưa xác định (giấy hay điện tử): không nêu lỗi về dòng “Ban hành kèm theo…”, số, ngày.</w:t>
            </w:r>
          </w:p>
        </w:tc>
      </w:tr>
      <w:tr w:rsidR="009158D7" w14:paraId="3B54F875" w14:textId="77777777">
        <w:trPr>
          <w:jc w:val="center"/>
        </w:trPr>
        <w:tc>
          <w:tcPr>
            <w:tcW w:w="2778" w:type="dxa"/>
            <w:tcMar>
              <w:top w:w="60" w:type="dxa"/>
              <w:left w:w="90" w:type="dxa"/>
              <w:bottom w:w="60" w:type="dxa"/>
              <w:right w:w="90" w:type="dxa"/>
            </w:tcMar>
          </w:tcPr>
          <w:p w14:paraId="4DF3EB0C" w14:textId="77777777" w:rsidR="009158D7" w:rsidRDefault="00000000">
            <w:pPr>
              <w:jc w:val="both"/>
            </w:pPr>
            <w:r>
              <w:rPr>
                <w:b/>
                <w:sz w:val="26"/>
              </w:rPr>
              <w:t>Tình trạng trong chuỗi rà soát</w:t>
            </w:r>
          </w:p>
        </w:tc>
        <w:tc>
          <w:tcPr>
            <w:tcW w:w="11679" w:type="dxa"/>
            <w:tcMar>
              <w:top w:w="60" w:type="dxa"/>
              <w:left w:w="90" w:type="dxa"/>
              <w:bottom w:w="60" w:type="dxa"/>
              <w:right w:w="90" w:type="dxa"/>
            </w:tcMar>
          </w:tcPr>
          <w:p w14:paraId="218D0DBE" w14:textId="77777777" w:rsidR="009158D7" w:rsidRDefault="00000000">
            <w:pPr>
              <w:jc w:val="both"/>
            </w:pPr>
            <w:r>
              <w:rPr>
                <w:sz w:val="26"/>
              </w:rPr>
              <w:t>Lần 3 (sau lần 1 ngày 21/10/2026). Mục tiêu: giao ban Lãnh đạo sáng thứ Hai 26/10/2026; trình Hiệu trưởng phê duyệt trước 30/10/2026; Phòng Tài chính - Kế toán chốt giả định tài chính trước 24/10/2026.</w:t>
            </w:r>
          </w:p>
        </w:tc>
      </w:tr>
      <w:tr w:rsidR="009158D7" w14:paraId="3D0CFA67" w14:textId="77777777">
        <w:trPr>
          <w:jc w:val="center"/>
        </w:trPr>
        <w:tc>
          <w:tcPr>
            <w:tcW w:w="2778" w:type="dxa"/>
            <w:tcMar>
              <w:top w:w="60" w:type="dxa"/>
              <w:left w:w="90" w:type="dxa"/>
              <w:bottom w:w="60" w:type="dxa"/>
              <w:right w:w="90" w:type="dxa"/>
            </w:tcMar>
          </w:tcPr>
          <w:p w14:paraId="45CC7074" w14:textId="77777777" w:rsidR="009158D7" w:rsidRDefault="00000000">
            <w:pPr>
              <w:jc w:val="both"/>
            </w:pPr>
            <w:r>
              <w:rPr>
                <w:b/>
                <w:sz w:val="26"/>
              </w:rPr>
              <w:t>Nguồn dữ liệu — Drive (đã ĐỌC chính văn)</w:t>
            </w:r>
          </w:p>
        </w:tc>
        <w:tc>
          <w:tcPr>
            <w:tcW w:w="11679" w:type="dxa"/>
            <w:tcMar>
              <w:top w:w="60" w:type="dxa"/>
              <w:left w:w="90" w:type="dxa"/>
              <w:bottom w:w="60" w:type="dxa"/>
              <w:right w:w="90" w:type="dxa"/>
            </w:tcMar>
          </w:tcPr>
          <w:p w14:paraId="4F02E4B6" w14:textId="77777777" w:rsidR="009158D7" w:rsidRDefault="00000000">
            <w:pPr>
              <w:jc w:val="both"/>
            </w:pPr>
            <w:r>
              <w:rPr>
                <w:sz w:val="26"/>
              </w:rPr>
              <w:t>NĐ 334/2026/NĐ-CP (toàn văn); NĐ 94/2026/NĐ-CP (toàn văn, đối chiếu Điều 3, 10, 11, 24, 26, 29, 31, 42); TT 107/2026/TT-BCA kèm QCVN 15:2026/BCA (toàn văn, đối chiếu 2.1.5.3, 2.1.13, Điều 2). Đã dùng 5 tệp đầu vào và Phiếu lần 1.</w:t>
            </w:r>
          </w:p>
        </w:tc>
      </w:tr>
      <w:tr w:rsidR="009158D7" w14:paraId="509758D3" w14:textId="77777777">
        <w:trPr>
          <w:jc w:val="center"/>
        </w:trPr>
        <w:tc>
          <w:tcPr>
            <w:tcW w:w="2778" w:type="dxa"/>
            <w:tcMar>
              <w:top w:w="60" w:type="dxa"/>
              <w:left w:w="90" w:type="dxa"/>
              <w:bottom w:w="60" w:type="dxa"/>
              <w:right w:w="90" w:type="dxa"/>
            </w:tcMar>
          </w:tcPr>
          <w:p w14:paraId="35EF048E" w14:textId="77777777" w:rsidR="009158D7" w:rsidRDefault="00000000">
            <w:pPr>
              <w:jc w:val="both"/>
            </w:pPr>
            <w:r>
              <w:rPr>
                <w:b/>
                <w:sz w:val="26"/>
              </w:rPr>
              <w:t>Nguồn dữ liệu — Drive (TÌM THẤY, CHƯA đọc đủ trong phiên)</w:t>
            </w:r>
          </w:p>
        </w:tc>
        <w:tc>
          <w:tcPr>
            <w:tcW w:w="11679" w:type="dxa"/>
            <w:tcMar>
              <w:top w:w="60" w:type="dxa"/>
              <w:left w:w="90" w:type="dxa"/>
              <w:bottom w:w="60" w:type="dxa"/>
              <w:right w:w="90" w:type="dxa"/>
            </w:tcMar>
          </w:tcPr>
          <w:p w14:paraId="2D8E8BD6" w14:textId="77777777" w:rsidR="009158D7" w:rsidRDefault="00000000">
            <w:pPr>
              <w:jc w:val="both"/>
            </w:pPr>
            <w:r>
              <w:rPr>
                <w:sz w:val="26"/>
              </w:rPr>
              <w:t xml:space="preserve">QĐ 1976/QĐ-CĐKT; QĐ 46/2025/QĐ-CTUBND. Các viện dẫn dưới đây giữ trạng thái “chưa đối chiếu chính văn”: Luật Đầu tư công, Luật Đấu thầu, NĐ 85/2025, NĐ 214/2025 (VBHN 36/2026), NĐ 217/2026, TT 154/2025/TT-BTC, TT 120/2025/TT-BTC, TT 56/2022/TT-BTC (+03/2026), NĐ 320/2025, NĐ 60/2021, </w:t>
            </w:r>
            <w:r>
              <w:rPr>
                <w:sz w:val="26"/>
              </w:rPr>
              <w:lastRenderedPageBreak/>
              <w:t>NĐ 111/2025, TT 108/2026/TT-BCA, VBHN 27/VBHN-BXD.</w:t>
            </w:r>
          </w:p>
        </w:tc>
      </w:tr>
      <w:tr w:rsidR="009158D7" w14:paraId="7B8F7874" w14:textId="77777777">
        <w:trPr>
          <w:jc w:val="center"/>
        </w:trPr>
        <w:tc>
          <w:tcPr>
            <w:tcW w:w="2778" w:type="dxa"/>
            <w:tcMar>
              <w:top w:w="60" w:type="dxa"/>
              <w:left w:w="90" w:type="dxa"/>
              <w:bottom w:w="60" w:type="dxa"/>
              <w:right w:w="90" w:type="dxa"/>
            </w:tcMar>
          </w:tcPr>
          <w:p w14:paraId="59376673" w14:textId="77777777" w:rsidR="009158D7" w:rsidRDefault="00000000">
            <w:pPr>
              <w:jc w:val="both"/>
            </w:pPr>
            <w:r>
              <w:rPr>
                <w:b/>
                <w:sz w:val="26"/>
              </w:rPr>
              <w:lastRenderedPageBreak/>
              <w:t>Nguồn dữ liệu — Internet (tra ngày 22/10/2026, sau khi tra Drive)</w:t>
            </w:r>
          </w:p>
        </w:tc>
        <w:tc>
          <w:tcPr>
            <w:tcW w:w="11679" w:type="dxa"/>
            <w:tcMar>
              <w:top w:w="60" w:type="dxa"/>
              <w:left w:w="90" w:type="dxa"/>
              <w:bottom w:w="60" w:type="dxa"/>
              <w:right w:w="90" w:type="dxa"/>
            </w:tcMar>
          </w:tcPr>
          <w:p w14:paraId="3D6234C7" w14:textId="77777777" w:rsidR="009158D7" w:rsidRDefault="00000000">
            <w:pPr>
              <w:jc w:val="both"/>
            </w:pPr>
            <w:r>
              <w:rPr>
                <w:sz w:val="26"/>
              </w:rPr>
              <w:t>(a) congbao.chinhphu.vn/van-ban/thong-tu-so-17-2026-tt-bxd-469518.htm: TT 17/2026/TT-BXD ban hành 29/04/2026, hiệu lực 01/07/2026 — Còn hiệu lực. (b) cdn.thuvienphapluat.vn/uploads/khoinghiep/2026/05/09/Thong-tu-17-bxd.pdf: Điều 5 khoản 1 — Hạng A tổng 32 giờ (lý thuyết 20: pháp luật 16 + kỹ thuật lái 4; thực hành 12) — khớp Đề án. (c) vanban.chinhphu.vn/?docid=219283 và congbao.chinhphu.vn/van-ban/nghi-dinh-so-334-2026-nd-cp-470356.htm: NĐ 334/2026/NĐ-CP ký 20/08/2026, hiệu lực 05/10/2026 — Còn hiệu lực. Công cụ: Exa, Perplexity (đều khả dụng trong phiên). Nguồn Internet đánh dấu [Internet] và chưa nạp vào KTC-Database.</w:t>
            </w:r>
          </w:p>
        </w:tc>
      </w:tr>
      <w:tr w:rsidR="009158D7" w14:paraId="3A6E5BEF" w14:textId="77777777">
        <w:trPr>
          <w:jc w:val="center"/>
        </w:trPr>
        <w:tc>
          <w:tcPr>
            <w:tcW w:w="2778" w:type="dxa"/>
            <w:tcMar>
              <w:top w:w="60" w:type="dxa"/>
              <w:left w:w="90" w:type="dxa"/>
              <w:bottom w:w="60" w:type="dxa"/>
              <w:right w:w="90" w:type="dxa"/>
            </w:tcMar>
          </w:tcPr>
          <w:p w14:paraId="4A0CE2E4" w14:textId="77777777" w:rsidR="009158D7" w:rsidRDefault="00000000">
            <w:pPr>
              <w:jc w:val="both"/>
            </w:pPr>
            <w:r>
              <w:rPr>
                <w:b/>
                <w:sz w:val="26"/>
              </w:rPr>
              <w:t>Giới hạn</w:t>
            </w:r>
          </w:p>
        </w:tc>
        <w:tc>
          <w:tcPr>
            <w:tcW w:w="11679" w:type="dxa"/>
            <w:tcMar>
              <w:top w:w="60" w:type="dxa"/>
              <w:left w:w="90" w:type="dxa"/>
              <w:bottom w:w="60" w:type="dxa"/>
              <w:right w:w="90" w:type="dxa"/>
            </w:tcMar>
          </w:tcPr>
          <w:p w14:paraId="6B691C44" w14:textId="77777777" w:rsidR="009158D7" w:rsidRDefault="00000000">
            <w:pPr>
              <w:jc w:val="both"/>
            </w:pPr>
            <w:r>
              <w:rPr>
                <w:sz w:val="26"/>
              </w:rPr>
              <w:t>Chưa đọc bộ nhớ vận hành 09-Quan-Tri-He (không truy cập trong phiên). Chưa đối chiếu toàn văn các văn bản nêu ở dòng “chưa đọc đủ”; kết luận liên quan chỉ ở mức Mức 2–4 và yêu cầu đơn vị soạn thảo xác nhận. Phần V (tài chính) chỉ đối chiếu logic nội bộ, không thay thế thẩm định của Phòng Tài chính - Kế toán.</w:t>
            </w:r>
          </w:p>
        </w:tc>
      </w:tr>
      <w:tr w:rsidR="009158D7" w14:paraId="57CF0D47" w14:textId="77777777">
        <w:trPr>
          <w:jc w:val="center"/>
        </w:trPr>
        <w:tc>
          <w:tcPr>
            <w:tcW w:w="2778" w:type="dxa"/>
            <w:tcMar>
              <w:top w:w="60" w:type="dxa"/>
              <w:left w:w="90" w:type="dxa"/>
              <w:bottom w:w="60" w:type="dxa"/>
              <w:right w:w="90" w:type="dxa"/>
            </w:tcMar>
          </w:tcPr>
          <w:p w14:paraId="36C9A3C9" w14:textId="77777777" w:rsidR="009158D7" w:rsidRDefault="00000000">
            <w:pPr>
              <w:jc w:val="both"/>
            </w:pPr>
            <w:r>
              <w:rPr>
                <w:b/>
                <w:sz w:val="26"/>
              </w:rPr>
              <w:t>Thời điểm xác minh</w:t>
            </w:r>
          </w:p>
        </w:tc>
        <w:tc>
          <w:tcPr>
            <w:tcW w:w="11679" w:type="dxa"/>
            <w:tcMar>
              <w:top w:w="60" w:type="dxa"/>
              <w:left w:w="90" w:type="dxa"/>
              <w:bottom w:w="60" w:type="dxa"/>
              <w:right w:w="90" w:type="dxa"/>
            </w:tcMar>
          </w:tcPr>
          <w:p w14:paraId="709D2631" w14:textId="77777777" w:rsidR="009158D7" w:rsidRDefault="00000000">
            <w:pPr>
              <w:jc w:val="both"/>
            </w:pPr>
            <w:r>
              <w:rPr>
                <w:sz w:val="26"/>
              </w:rPr>
              <w:t>22/10/2026</w:t>
            </w:r>
          </w:p>
        </w:tc>
      </w:tr>
    </w:tbl>
    <w:p w14:paraId="3D3D30CA" w14:textId="77777777" w:rsidR="009158D7" w:rsidRDefault="009158D7">
      <w:pPr>
        <w:spacing w:after="40"/>
      </w:pPr>
    </w:p>
    <w:p w14:paraId="6F85809C" w14:textId="77777777" w:rsidR="009158D7" w:rsidRDefault="00000000">
      <w:pPr>
        <w:spacing w:before="200" w:after="80"/>
      </w:pPr>
      <w:r>
        <w:rPr>
          <w:b/>
          <w:color w:val="7030A0"/>
        </w:rPr>
        <w:t>PHẦN II. KẾT QUẢ RÀ SOÁT CHI TIẾT</w:t>
      </w:r>
    </w:p>
    <w:tbl>
      <w:tblPr>
        <w:tblStyle w:val="TableGrid"/>
        <w:tblW w:w="0" w:type="auto"/>
        <w:jc w:val="center"/>
        <w:tblLayout w:type="fixed"/>
        <w:tblLook w:val="04A0" w:firstRow="1" w:lastRow="0" w:firstColumn="1" w:lastColumn="0" w:noHBand="0" w:noVBand="1"/>
      </w:tblPr>
      <w:tblGrid>
        <w:gridCol w:w="567"/>
        <w:gridCol w:w="2494"/>
        <w:gridCol w:w="5499"/>
        <w:gridCol w:w="3005"/>
        <w:gridCol w:w="1644"/>
        <w:gridCol w:w="1077"/>
      </w:tblGrid>
      <w:tr w:rsidR="009158D7" w14:paraId="19FA368F" w14:textId="77777777">
        <w:trPr>
          <w:tblHeader/>
          <w:jc w:val="center"/>
        </w:trPr>
        <w:tc>
          <w:tcPr>
            <w:tcW w:w="567" w:type="dxa"/>
            <w:shd w:val="clear" w:color="auto" w:fill="1F497D"/>
            <w:tcMar>
              <w:top w:w="60" w:type="dxa"/>
              <w:left w:w="90" w:type="dxa"/>
              <w:bottom w:w="60" w:type="dxa"/>
              <w:right w:w="90" w:type="dxa"/>
            </w:tcMar>
          </w:tcPr>
          <w:p w14:paraId="6FA3C898" w14:textId="77777777" w:rsidR="009158D7" w:rsidRDefault="00000000">
            <w:pPr>
              <w:jc w:val="center"/>
            </w:pPr>
            <w:r>
              <w:rPr>
                <w:b/>
                <w:color w:val="FFFFFF"/>
              </w:rPr>
              <w:t>TT</w:t>
            </w:r>
          </w:p>
        </w:tc>
        <w:tc>
          <w:tcPr>
            <w:tcW w:w="2494" w:type="dxa"/>
            <w:shd w:val="clear" w:color="auto" w:fill="1F497D"/>
            <w:tcMar>
              <w:top w:w="60" w:type="dxa"/>
              <w:left w:w="90" w:type="dxa"/>
              <w:bottom w:w="60" w:type="dxa"/>
              <w:right w:w="90" w:type="dxa"/>
            </w:tcMar>
          </w:tcPr>
          <w:p w14:paraId="79536D05" w14:textId="77777777" w:rsidR="009158D7" w:rsidRDefault="00000000">
            <w:pPr>
              <w:jc w:val="center"/>
            </w:pPr>
            <w:r>
              <w:rPr>
                <w:b/>
                <w:color w:val="FFFFFF"/>
              </w:rPr>
              <w:t>NỘI DUNG</w:t>
            </w:r>
          </w:p>
        </w:tc>
        <w:tc>
          <w:tcPr>
            <w:tcW w:w="5499" w:type="dxa"/>
            <w:shd w:val="clear" w:color="auto" w:fill="1F497D"/>
            <w:tcMar>
              <w:top w:w="60" w:type="dxa"/>
              <w:left w:w="90" w:type="dxa"/>
              <w:bottom w:w="60" w:type="dxa"/>
              <w:right w:w="90" w:type="dxa"/>
            </w:tcMar>
          </w:tcPr>
          <w:p w14:paraId="108A581F" w14:textId="77777777" w:rsidR="009158D7" w:rsidRDefault="00000000">
            <w:pPr>
              <w:jc w:val="center"/>
            </w:pPr>
            <w:r>
              <w:rPr>
                <w:b/>
                <w:color w:val="FFFFFF"/>
              </w:rPr>
              <w:t>NHẬN XÉT</w:t>
            </w:r>
          </w:p>
        </w:tc>
        <w:tc>
          <w:tcPr>
            <w:tcW w:w="3005" w:type="dxa"/>
            <w:shd w:val="clear" w:color="auto" w:fill="1F497D"/>
            <w:tcMar>
              <w:top w:w="60" w:type="dxa"/>
              <w:left w:w="90" w:type="dxa"/>
              <w:bottom w:w="60" w:type="dxa"/>
              <w:right w:w="90" w:type="dxa"/>
            </w:tcMar>
          </w:tcPr>
          <w:p w14:paraId="2663681E" w14:textId="77777777" w:rsidR="009158D7" w:rsidRDefault="00000000">
            <w:pPr>
              <w:jc w:val="center"/>
            </w:pPr>
            <w:r>
              <w:rPr>
                <w:b/>
                <w:color w:val="FFFFFF"/>
              </w:rPr>
              <w:t>KIẾN NGHỊ</w:t>
            </w:r>
          </w:p>
        </w:tc>
        <w:tc>
          <w:tcPr>
            <w:tcW w:w="1644" w:type="dxa"/>
            <w:shd w:val="clear" w:color="auto" w:fill="1F497D"/>
            <w:tcMar>
              <w:top w:w="60" w:type="dxa"/>
              <w:left w:w="90" w:type="dxa"/>
              <w:bottom w:w="60" w:type="dxa"/>
              <w:right w:w="90" w:type="dxa"/>
            </w:tcMar>
          </w:tcPr>
          <w:p w14:paraId="4E9E0BFB" w14:textId="77777777" w:rsidR="009158D7" w:rsidRDefault="00000000">
            <w:pPr>
              <w:jc w:val="center"/>
            </w:pPr>
            <w:r>
              <w:rPr>
                <w:b/>
                <w:color w:val="FFFFFF"/>
              </w:rPr>
              <w:t>CĂN CỨ</w:t>
            </w:r>
          </w:p>
        </w:tc>
        <w:tc>
          <w:tcPr>
            <w:tcW w:w="1077" w:type="dxa"/>
            <w:shd w:val="clear" w:color="auto" w:fill="1F497D"/>
            <w:tcMar>
              <w:top w:w="60" w:type="dxa"/>
              <w:left w:w="90" w:type="dxa"/>
              <w:bottom w:w="60" w:type="dxa"/>
              <w:right w:w="90" w:type="dxa"/>
            </w:tcMar>
          </w:tcPr>
          <w:p w14:paraId="203E8828" w14:textId="77777777" w:rsidR="009158D7" w:rsidRDefault="00000000">
            <w:pPr>
              <w:jc w:val="center"/>
            </w:pPr>
            <w:r>
              <w:rPr>
                <w:b/>
                <w:color w:val="FFFFFF"/>
              </w:rPr>
              <w:t>MỨC</w:t>
            </w:r>
          </w:p>
        </w:tc>
      </w:tr>
      <w:tr w:rsidR="009158D7" w14:paraId="5BDBA806" w14:textId="77777777">
        <w:trPr>
          <w:jc w:val="center"/>
        </w:trPr>
        <w:tc>
          <w:tcPr>
            <w:tcW w:w="567" w:type="dxa"/>
            <w:tcMar>
              <w:top w:w="60" w:type="dxa"/>
              <w:left w:w="90" w:type="dxa"/>
              <w:bottom w:w="60" w:type="dxa"/>
              <w:right w:w="90" w:type="dxa"/>
            </w:tcMar>
          </w:tcPr>
          <w:p w14:paraId="2F0BBF20" w14:textId="77777777" w:rsidR="009158D7" w:rsidRDefault="00000000">
            <w:pPr>
              <w:jc w:val="center"/>
            </w:pPr>
            <w:r>
              <w:rPr>
                <w:sz w:val="26"/>
              </w:rPr>
              <w:t>1</w:t>
            </w:r>
          </w:p>
        </w:tc>
        <w:tc>
          <w:tcPr>
            <w:tcW w:w="2494" w:type="dxa"/>
            <w:tcMar>
              <w:top w:w="60" w:type="dxa"/>
              <w:left w:w="90" w:type="dxa"/>
              <w:bottom w:w="60" w:type="dxa"/>
              <w:right w:w="90" w:type="dxa"/>
            </w:tcMar>
          </w:tcPr>
          <w:p w14:paraId="70B00AC9" w14:textId="77777777" w:rsidR="009158D7" w:rsidRDefault="00000000">
            <w:pPr>
              <w:jc w:val="both"/>
            </w:pPr>
            <w:r>
              <w:rPr>
                <w:sz w:val="26"/>
              </w:rPr>
              <w:t>Vốn đầu tư không thống nhất giữa Excel, Đề án, Quyết định và Tờ trình</w:t>
            </w:r>
          </w:p>
        </w:tc>
        <w:tc>
          <w:tcPr>
            <w:tcW w:w="5499" w:type="dxa"/>
            <w:tcMar>
              <w:top w:w="60" w:type="dxa"/>
              <w:left w:w="90" w:type="dxa"/>
              <w:bottom w:w="60" w:type="dxa"/>
              <w:right w:w="90" w:type="dxa"/>
            </w:tcMar>
          </w:tcPr>
          <w:p w14:paraId="2C9AAAE5" w14:textId="77777777" w:rsidR="009158D7" w:rsidRDefault="00000000">
            <w:pPr>
              <w:jc w:val="both"/>
            </w:pPr>
            <w:r>
              <w:rPr>
                <w:sz w:val="26"/>
              </w:rPr>
              <w:t>Excel (Khấu hao, Dự toán thu - chi) tính hoàn vốn trên “nguyên giá sử dụng” 1.505,18 triệu đồng; Đề án (Bảng 10) và Điều 1.4 dự thảo QĐ nêu vốn đầu tư trực tiếp 1.730,2 triệu đồng; Tờ trình nêu tổng mức đầu tư khoảng 2,5–2,8 tỷ đồng. Ba mức vốn cùng xuất hiện trong bộ hồ sơ mà chưa có bảng đối soát. Hệ quả: chênh 225,0 triệu đồng giữa Excel và Bảng 10, và Lãnh đạo chưa thể biết mình phê duyệt con số nào.</w:t>
            </w:r>
          </w:p>
        </w:tc>
        <w:tc>
          <w:tcPr>
            <w:tcW w:w="3005" w:type="dxa"/>
            <w:tcMar>
              <w:top w:w="60" w:type="dxa"/>
              <w:left w:w="90" w:type="dxa"/>
              <w:bottom w:w="60" w:type="dxa"/>
              <w:right w:w="90" w:type="dxa"/>
            </w:tcMar>
          </w:tcPr>
          <w:p w14:paraId="449ADFFE" w14:textId="77777777" w:rsidR="009158D7" w:rsidRDefault="00000000">
            <w:pPr>
              <w:jc w:val="both"/>
            </w:pPr>
            <w:r>
              <w:rPr>
                <w:sz w:val="26"/>
              </w:rPr>
              <w:t>Lập một bảng đối soát duy nhất (cấu phần, số tiền, nguồn) giữa 1.505,18 / 1.730,2 / 2,5–2,8 tỷ; nêu rõ phần nào là kinh phí Đề án, phần nào là kinh phí thường xuyên (hệ thống truyền dữ liệu, định danh); thống nhất một con số trong cả bốn tài liệu.</w:t>
            </w:r>
          </w:p>
          <w:p w14:paraId="048FF416" w14:textId="53397D79" w:rsidR="009158D7" w:rsidRDefault="00000000">
            <w:pPr>
              <w:spacing w:before="80"/>
              <w:jc w:val="both"/>
            </w:pPr>
            <w:r>
              <w:rPr>
                <w:color w:val="FF0000"/>
                <w:sz w:val="26"/>
              </w:rPr>
              <w:t xml:space="preserve">Phản hồi: Tiếp thu. Bổ sung đoạn đối chiếu 03 mức vốn sau Bảng 10 Đề án: 1.730,2 triệu đồng là vốn đầu tư trực tiếp cho Hạng A; </w:t>
            </w:r>
            <w:del w:id="1003" w:author="Đồng bộ khoán tuyển sinh 5% 22/10/2026 (Claude)" w:date="2026-10-22T14:16:02Z">
              <w:r>
                <w:rPr>
                  <w:color w:val="FF0000"/>
                  <w:sz w:val="26"/>
                </w:rPr>
                <w:delText xml:space="preserve">1.505,2 triệu đồng là giá trị tài sản mới và hiện có</w:delText>
              </w:r>
            </w:del>
            <w:ins w:id="1004" w:author="Đồng bộ khoán tuyển sinh 5% 22/10/2026 (Claude)" w:date="2026-10-22T14:16:02Z">
              <w:r>
                <w:rPr>
                  <w:color w:val="FF0000"/>
                  <w:sz w:val="26"/>
                </w:rPr>
                <w:t xml:space="preserve">1.555,2 triệu đồng là giá trị tài sản mới và hiện có</w:t>
              </w:r>
            </w:ins>
            <w:r>
              <w:rPr>
                <w:color w:val="FF0000"/>
                <w:sz w:val="26"/>
              </w:rPr>
              <w:t xml:space="preserve"> phân bổ theo tần suất sử dụng, chỉ dùng tính khấu hao; 2,5–2,8 tỷ đồng là tổng mức đầu tư ước tính dự án Giai đoạn 1 (gồm phần phục vụ ô tô). Tờ trình, dự thảo QĐ ghi thống nhất.</w:t>
            </w:r>
          </w:p>
        </w:tc>
        <w:tc>
          <w:tcPr>
            <w:tcW w:w="1644" w:type="dxa"/>
            <w:tcMar>
              <w:top w:w="60" w:type="dxa"/>
              <w:left w:w="90" w:type="dxa"/>
              <w:bottom w:w="60" w:type="dxa"/>
              <w:right w:w="90" w:type="dxa"/>
            </w:tcMar>
          </w:tcPr>
          <w:p w14:paraId="2193972F" w14:textId="77777777" w:rsidR="009158D7" w:rsidRDefault="00000000">
            <w:pPr>
              <w:jc w:val="both"/>
            </w:pPr>
            <w:r>
              <w:rPr>
                <w:sz w:val="26"/>
              </w:rPr>
              <w:t>Tính toán lại từ PL-V (ngày 22/10/2026); Điều 1.4 dự thảo QĐ; TTr</w:t>
            </w:r>
          </w:p>
        </w:tc>
        <w:tc>
          <w:tcPr>
            <w:tcW w:w="1077" w:type="dxa"/>
            <w:tcMar>
              <w:top w:w="60" w:type="dxa"/>
              <w:left w:w="90" w:type="dxa"/>
              <w:bottom w:w="60" w:type="dxa"/>
              <w:right w:w="90" w:type="dxa"/>
            </w:tcMar>
          </w:tcPr>
          <w:p w14:paraId="361B997A" w14:textId="77777777" w:rsidR="009158D7" w:rsidRDefault="00000000">
            <w:pPr>
              <w:jc w:val="center"/>
            </w:pPr>
            <w:r>
              <w:rPr>
                <w:b/>
                <w:color w:val="C00000"/>
                <w:sz w:val="26"/>
              </w:rPr>
              <w:t>Mức 1</w:t>
            </w:r>
          </w:p>
        </w:tc>
      </w:tr>
      <w:tr w:rsidR="009158D7" w14:paraId="00B73A0D" w14:textId="77777777">
        <w:trPr>
          <w:jc w:val="center"/>
        </w:trPr>
        <w:tc>
          <w:tcPr>
            <w:tcW w:w="567" w:type="dxa"/>
            <w:tcMar>
              <w:top w:w="60" w:type="dxa"/>
              <w:left w:w="90" w:type="dxa"/>
              <w:bottom w:w="60" w:type="dxa"/>
              <w:right w:w="90" w:type="dxa"/>
            </w:tcMar>
          </w:tcPr>
          <w:p w14:paraId="14C9CBB1" w14:textId="77777777" w:rsidR="009158D7" w:rsidRDefault="00000000">
            <w:pPr>
              <w:jc w:val="center"/>
            </w:pPr>
            <w:r>
              <w:rPr>
                <w:sz w:val="26"/>
              </w:rPr>
              <w:t>2</w:t>
            </w:r>
          </w:p>
        </w:tc>
        <w:tc>
          <w:tcPr>
            <w:tcW w:w="2494" w:type="dxa"/>
            <w:tcMar>
              <w:top w:w="60" w:type="dxa"/>
              <w:left w:w="90" w:type="dxa"/>
              <w:bottom w:w="60" w:type="dxa"/>
              <w:right w:w="90" w:type="dxa"/>
            </w:tcMar>
          </w:tcPr>
          <w:p w14:paraId="1C981327" w14:textId="77777777" w:rsidR="009158D7" w:rsidRDefault="00000000">
            <w:pPr>
              <w:jc w:val="both"/>
            </w:pPr>
            <w:r>
              <w:rPr>
                <w:sz w:val="26"/>
              </w:rPr>
              <w:t>Kết luận “hoàn vốn khoảng 4,9 năm” không còn đúng khi tính trên vốn 1.730,2</w:t>
            </w:r>
          </w:p>
        </w:tc>
        <w:tc>
          <w:tcPr>
            <w:tcW w:w="5499" w:type="dxa"/>
            <w:tcMar>
              <w:top w:w="60" w:type="dxa"/>
              <w:left w:w="90" w:type="dxa"/>
              <w:bottom w:w="60" w:type="dxa"/>
              <w:right w:w="90" w:type="dxa"/>
            </w:tcMar>
          </w:tcPr>
          <w:p w14:paraId="11238E72" w14:textId="77777777" w:rsidR="009158D7" w:rsidRDefault="00000000">
            <w:pPr>
              <w:jc w:val="both"/>
            </w:pPr>
            <w:r>
              <w:rPr>
                <w:sz w:val="26"/>
              </w:rPr>
              <w:t>Em tính lại dòng tiền theo Excel (khớp từng năm: 48,12 / 272,64 / 338,82 / 413,51 / 500,35; tổng 1.573,44). Trên vốn 1.505,18: hoàn vốn 4,86 năm (khớp 4,9). Trên vốn 1.730,2: sau 5 năm còn thiếu 156,8 triệu đồng, tức không hoàn vốn trong 5 năm của Đề án. Nếu bổ sung chi phí vệ sinh, bảo dưỡng (giả định 3% doanh thu) thì còn thiếu 149,1 triệu (vốn 1.505,18) và 374,1 triệu (vốn 1.730,2); ở 5% thì thiếu 294,0 và 519,0 triệu. Câu “4,9 năm” là kết luận chủ đạo của Đề án nên không thể để mâu thuẫn với chính Bảng 10.</w:t>
            </w:r>
          </w:p>
        </w:tc>
        <w:tc>
          <w:tcPr>
            <w:tcW w:w="3005" w:type="dxa"/>
            <w:tcMar>
              <w:top w:w="60" w:type="dxa"/>
              <w:left w:w="90" w:type="dxa"/>
              <w:bottom w:w="60" w:type="dxa"/>
              <w:right w:w="90" w:type="dxa"/>
            </w:tcMar>
          </w:tcPr>
          <w:p w14:paraId="1C1C65A3" w14:textId="77777777" w:rsidR="009158D7" w:rsidRDefault="00000000">
            <w:pPr>
              <w:jc w:val="both"/>
            </w:pPr>
            <w:r>
              <w:rPr>
                <w:sz w:val="26"/>
              </w:rPr>
              <w:t>Chọn một cơ sở vốn và ghi rõ trong Đề án; nếu giữ 1.730,2 thì sửa kết luận hoàn vốn (hoặc điều chỉnh giả định học phí, quy mô), không giữ “4,9 năm”. Bổ sung phân tích kịch bản vốn trong phần Độ nhạy thay cho số gõ cứng.</w:t>
            </w:r>
          </w:p>
          <w:p w14:paraId="0873D6DD" w14:textId="681CFA0D" w:rsidR="009158D7" w:rsidRDefault="00000000">
            <w:pPr>
              <w:spacing w:before="80"/>
              <w:jc w:val="both"/>
            </w:pPr>
            <w:r>
              <w:rPr>
                <w:color w:val="FF0000"/>
                <w:sz w:val="26"/>
              </w:rPr>
              <w:t xml:space="preserve">Phản hồi: Tiếp thu. </w:t>
            </w:r>
            <w:del w:id="1001" w:author="Đồng bộ khoán tuyển sinh 5% 22/10/2026 (Claude)" w:date="2026-10-22T14:16:02Z">
              <w:r>
                <w:rPr>
                  <w:color w:val="FF0000"/>
                  <w:sz w:val="26"/>
                </w:rPr>
                <w:delText xml:space="preserve">Thời gian hoàn vốn tính trên vốn Bảng 10 là khoảng 5,3 năm (sau 05 năm còn khoảng 157 triệu đồng); đã sửa tại mục tiêu, Phần V, Kết luận Đề án và Tờ trình, giữ con số 4,9 năm kèm giải thích mẫu số. Phòng TC-KT cập nhật mẫu số vốn trong Phụ lục V khi chốt.</w:delText>
              </w:r>
            </w:del>
            <w:ins w:id="1002" w:author="Đồng bộ khoán tuyển sinh 5% 22/10/2026 (Claude)" w:date="2026-10-22T14:16:02Z">
              <w:r>
                <w:rPr>
                  <w:color w:val="FF0000"/>
                  <w:sz w:val="26"/>
                </w:rPr>
                <w:t xml:space="preserve">Phòng TC-KT chốt ngày 22/10/2026: Tính hoàn vốn trên vốn 1.730,2 triệu đồng (Bảng 10); thiết bị chấm điểm 200 triệu đồng; khoán tuyển sinh 5%, thuê xe 22%. Kết quả: Dòng tiền lũy kế 05 năm khoảng 2.003 triệu đồng, thời gian hoàn vốn khoảng 4,6 năm; đã sửa Phụ lục IV, mục tiêu, Phần V, Kết luận Đề án, Tờ trình và Phụ lục V (Excel).</w:t>
              </w:r>
            </w:ins>
          </w:p>
        </w:tc>
        <w:tc>
          <w:tcPr>
            <w:tcW w:w="1644" w:type="dxa"/>
            <w:tcMar>
              <w:top w:w="60" w:type="dxa"/>
              <w:left w:w="90" w:type="dxa"/>
              <w:bottom w:w="60" w:type="dxa"/>
              <w:right w:w="90" w:type="dxa"/>
            </w:tcMar>
          </w:tcPr>
          <w:p w14:paraId="5F069C0C" w14:textId="77777777" w:rsidR="009158D7" w:rsidRDefault="00000000">
            <w:pPr>
              <w:jc w:val="both"/>
            </w:pPr>
            <w:r>
              <w:rPr>
                <w:sz w:val="26"/>
              </w:rPr>
              <w:t>PL-V trang tính Dự toán thu - chi, Khấu hao, Độ nhạy; Đề án Bảng 10</w:t>
            </w:r>
          </w:p>
        </w:tc>
        <w:tc>
          <w:tcPr>
            <w:tcW w:w="1077" w:type="dxa"/>
            <w:tcMar>
              <w:top w:w="60" w:type="dxa"/>
              <w:left w:w="90" w:type="dxa"/>
              <w:bottom w:w="60" w:type="dxa"/>
              <w:right w:w="90" w:type="dxa"/>
            </w:tcMar>
          </w:tcPr>
          <w:p w14:paraId="1B9D684E" w14:textId="77777777" w:rsidR="009158D7" w:rsidRDefault="00000000">
            <w:pPr>
              <w:jc w:val="center"/>
            </w:pPr>
            <w:r>
              <w:rPr>
                <w:b/>
                <w:color w:val="C00000"/>
                <w:sz w:val="26"/>
              </w:rPr>
              <w:t>Mức 1</w:t>
            </w:r>
          </w:p>
        </w:tc>
      </w:tr>
      <w:tr w:rsidR="009158D7" w14:paraId="547DD218" w14:textId="77777777">
        <w:trPr>
          <w:jc w:val="center"/>
        </w:trPr>
        <w:tc>
          <w:tcPr>
            <w:tcW w:w="567" w:type="dxa"/>
            <w:tcMar>
              <w:top w:w="60" w:type="dxa"/>
              <w:left w:w="90" w:type="dxa"/>
              <w:bottom w:w="60" w:type="dxa"/>
              <w:right w:w="90" w:type="dxa"/>
            </w:tcMar>
          </w:tcPr>
          <w:p w14:paraId="103AC3AA" w14:textId="77777777" w:rsidR="009158D7" w:rsidRDefault="00000000">
            <w:pPr>
              <w:jc w:val="center"/>
            </w:pPr>
            <w:r>
              <w:rPr>
                <w:sz w:val="26"/>
              </w:rPr>
              <w:t>3</w:t>
            </w:r>
          </w:p>
        </w:tc>
        <w:tc>
          <w:tcPr>
            <w:tcW w:w="2494" w:type="dxa"/>
            <w:tcMar>
              <w:top w:w="60" w:type="dxa"/>
              <w:left w:w="90" w:type="dxa"/>
              <w:bottom w:w="60" w:type="dxa"/>
              <w:right w:w="90" w:type="dxa"/>
            </w:tcMar>
          </w:tcPr>
          <w:p w14:paraId="39711A6A" w14:textId="77777777" w:rsidR="009158D7" w:rsidRDefault="00000000">
            <w:pPr>
              <w:jc w:val="both"/>
            </w:pPr>
            <w:r>
              <w:rPr>
                <w:sz w:val="26"/>
              </w:rPr>
              <w:t>Chi phí Giai đoạn 1 phân bổ cho Hạng A bị thấp</w:t>
            </w:r>
          </w:p>
        </w:tc>
        <w:tc>
          <w:tcPr>
            <w:tcW w:w="5499" w:type="dxa"/>
            <w:tcMar>
              <w:top w:w="60" w:type="dxa"/>
              <w:left w:w="90" w:type="dxa"/>
              <w:bottom w:w="60" w:type="dxa"/>
              <w:right w:w="90" w:type="dxa"/>
            </w:tcMar>
          </w:tcPr>
          <w:p w14:paraId="430F28B1" w14:textId="77777777" w:rsidR="009158D7" w:rsidRDefault="00000000">
            <w:pPr>
              <w:jc w:val="both"/>
            </w:pPr>
            <w:r>
              <w:rPr>
                <w:sz w:val="26"/>
              </w:rPr>
              <w:t>Excel và Đề án chỉ đưa 590 triệu đồng (900/2.000 × 1.310,2) cho sân Giai đoạn 1; trong khi QĐ Điều 1.3c và Đề án mô tả toàn bộ khoảng 2.000 m² là mở rộng “bố trí hình bài sát hạch số 2 dùng chung Hạng A1, Hạng A”. Việc phân bổ theo diện tích 900/2.000 chưa có căn cứ trong Đề án; nếu tính đủ 1.310,2 thì vốn tăng thêm 720,2 triệu đồng.</w:t>
            </w:r>
          </w:p>
        </w:tc>
        <w:tc>
          <w:tcPr>
            <w:tcW w:w="3005" w:type="dxa"/>
            <w:tcMar>
              <w:top w:w="60" w:type="dxa"/>
              <w:left w:w="90" w:type="dxa"/>
              <w:bottom w:w="60" w:type="dxa"/>
              <w:right w:w="90" w:type="dxa"/>
            </w:tcMar>
          </w:tcPr>
          <w:p w14:paraId="3798D7BB" w14:textId="77777777" w:rsidR="009158D7" w:rsidRDefault="00000000">
            <w:pPr>
              <w:jc w:val="both"/>
            </w:pPr>
            <w:r>
              <w:rPr>
                <w:sz w:val="26"/>
              </w:rPr>
              <w:t>Nêu căn cứ phân bổ (hoặc dùng cơ sở dùng chung A1/ô tô có lập luận), kèm phương án tính đủ 1.310,2 trong Độ nhạy.</w:t>
            </w:r>
          </w:p>
          <w:p w14:paraId="7D98FB12" w14:textId="37D27D11" w:rsidR="009158D7" w:rsidRDefault="00000000">
            <w:pPr>
              <w:spacing w:before="80"/>
              <w:jc w:val="both"/>
            </w:pPr>
            <w:r>
              <w:rPr>
                <w:color w:val="FF0000"/>
                <w:sz w:val="26"/>
              </w:rPr>
              <w:t>Phản hồi: Tiếp thu một phần. Căn cứ phân bổ đã có (hình bài số 2 kích thước 15 m × 60 m = 900 m² trên 2.000 m²); bổ sung ghi rõ cách phân bổ tại Bảng 10, phần còn lại phục vụ đào tạo ô tô theo Phương án 12/PA-CĐKT. Kịch bản tính đủ 1.310,2 triệu đồng giao phòng TC-KT bổ sung vào sheet Độ nhạy.</w:t>
            </w:r>
          </w:p>
        </w:tc>
        <w:tc>
          <w:tcPr>
            <w:tcW w:w="1644" w:type="dxa"/>
            <w:tcMar>
              <w:top w:w="60" w:type="dxa"/>
              <w:left w:w="90" w:type="dxa"/>
              <w:bottom w:w="60" w:type="dxa"/>
              <w:right w:w="90" w:type="dxa"/>
            </w:tcMar>
          </w:tcPr>
          <w:p w14:paraId="70E4CF15" w14:textId="77777777" w:rsidR="009158D7" w:rsidRDefault="00000000">
            <w:pPr>
              <w:jc w:val="both"/>
            </w:pPr>
            <w:r>
              <w:rPr>
                <w:sz w:val="26"/>
              </w:rPr>
              <w:t>PL-V trang tính Khấu hao (E13 = 590); Đề án mục Giai đoạn 1</w:t>
            </w:r>
          </w:p>
        </w:tc>
        <w:tc>
          <w:tcPr>
            <w:tcW w:w="1077" w:type="dxa"/>
            <w:tcMar>
              <w:top w:w="60" w:type="dxa"/>
              <w:left w:w="90" w:type="dxa"/>
              <w:bottom w:w="60" w:type="dxa"/>
              <w:right w:w="90" w:type="dxa"/>
            </w:tcMar>
          </w:tcPr>
          <w:p w14:paraId="14E9480D" w14:textId="77777777" w:rsidR="009158D7" w:rsidRDefault="00000000">
            <w:pPr>
              <w:jc w:val="center"/>
            </w:pPr>
            <w:r>
              <w:rPr>
                <w:sz w:val="26"/>
              </w:rPr>
              <w:t>Mức 2</w:t>
            </w:r>
          </w:p>
        </w:tc>
      </w:tr>
      <w:tr w:rsidR="009158D7" w14:paraId="4F246AF7" w14:textId="77777777">
        <w:trPr>
          <w:jc w:val="center"/>
        </w:trPr>
        <w:tc>
          <w:tcPr>
            <w:tcW w:w="567" w:type="dxa"/>
            <w:tcMar>
              <w:top w:w="60" w:type="dxa"/>
              <w:left w:w="90" w:type="dxa"/>
              <w:bottom w:w="60" w:type="dxa"/>
              <w:right w:w="90" w:type="dxa"/>
            </w:tcMar>
          </w:tcPr>
          <w:p w14:paraId="79F1C579" w14:textId="77777777" w:rsidR="009158D7" w:rsidRDefault="00000000">
            <w:pPr>
              <w:jc w:val="center"/>
            </w:pPr>
            <w:r>
              <w:rPr>
                <w:sz w:val="26"/>
              </w:rPr>
              <w:t>4</w:t>
            </w:r>
          </w:p>
        </w:tc>
        <w:tc>
          <w:tcPr>
            <w:tcW w:w="2494" w:type="dxa"/>
            <w:tcMar>
              <w:top w:w="60" w:type="dxa"/>
              <w:left w:w="90" w:type="dxa"/>
              <w:bottom w:w="60" w:type="dxa"/>
              <w:right w:w="90" w:type="dxa"/>
            </w:tcMar>
          </w:tcPr>
          <w:p w14:paraId="4B319C3B" w14:textId="77777777" w:rsidR="009158D7" w:rsidRDefault="00000000">
            <w:pPr>
              <w:jc w:val="both"/>
            </w:pPr>
            <w:r>
              <w:rPr>
                <w:sz w:val="26"/>
              </w:rPr>
              <w:t>Thẩm quyền và nội dung QĐ chưa bao quát chủ trương đầu tư, tài sản công</w:t>
            </w:r>
          </w:p>
        </w:tc>
        <w:tc>
          <w:tcPr>
            <w:tcW w:w="5499" w:type="dxa"/>
            <w:tcMar>
              <w:top w:w="60" w:type="dxa"/>
              <w:left w:w="90" w:type="dxa"/>
              <w:bottom w:w="60" w:type="dxa"/>
              <w:right w:w="90" w:type="dxa"/>
            </w:tcMar>
          </w:tcPr>
          <w:p w14:paraId="49436537" w14:textId="77777777" w:rsidR="009158D7" w:rsidRDefault="00000000">
            <w:pPr>
              <w:jc w:val="both"/>
            </w:pPr>
            <w:r>
              <w:rPr>
                <w:sz w:val="26"/>
              </w:rPr>
              <w:t>Điều 1 và Điều 2 dự thảo QĐ chỉ phê duyệt Đề án và giao nhiệm vụ. TTr nêu Hiệu trưởng quyết định chủ trương đầu tư và quyết định đầu tư (NĐ 85/2025), còn Đề án có nội dung sử dụng tài sản công vào hoạt động Hạng A. Dự thảo QĐ chưa có khoản nào về chủ trương đầu tư và về việc sử dụng tài sản công, nên thẩm quyền theo NĐ 334/2026 (Điều 7) chưa thể hiện trong văn bản. Em chưa đối chiếu lại toàn bộ khoản liên quan của Điều 7 trong phiên này.</w:t>
            </w:r>
          </w:p>
        </w:tc>
        <w:tc>
          <w:tcPr>
            <w:tcW w:w="3005" w:type="dxa"/>
            <w:tcMar>
              <w:top w:w="60" w:type="dxa"/>
              <w:left w:w="90" w:type="dxa"/>
              <w:bottom w:w="60" w:type="dxa"/>
              <w:right w:w="90" w:type="dxa"/>
            </w:tcMar>
          </w:tcPr>
          <w:p w14:paraId="398ECA65" w14:textId="77777777" w:rsidR="009158D7" w:rsidRDefault="00000000">
            <w:pPr>
              <w:jc w:val="both"/>
            </w:pPr>
            <w:r>
              <w:rPr>
                <w:sz w:val="26"/>
              </w:rPr>
              <w:t>Bổ sung khoản “quyết định chủ trương đầu tư” và khoản xác định thẩm quyền, hình thức sử dụng tài sản công theo đúng điều, khoản NĐ 334; người soạn đối chiếu chính văn trước khi ghi.</w:t>
            </w:r>
          </w:p>
          <w:p w14:paraId="35F74F3F" w14:textId="3CA6B099" w:rsidR="009158D7" w:rsidRDefault="00000000">
            <w:pPr>
              <w:spacing w:before="80"/>
              <w:jc w:val="both"/>
            </w:pPr>
            <w:r>
              <w:rPr>
                <w:color w:val="FF0000"/>
                <w:sz w:val="26"/>
              </w:rPr>
              <w:t>Phản hồi: Tiếp thu một phần. Không đưa quyết định chủ trương đầu tư, quyết định sử dụng tài sản công vào QĐ phê duyệt Đề án vì đây là các thủ tục riêng (hồ sơ đề xuất chủ trương đầu tư theo pháp luật về đầu tư công; Đề án sử dụng tài sản công trình cấp có thẩm quyền theo NĐ 334/2026/NĐ-CP, QĐ 46/2025/QĐ-CTUBND). Đã bổ sung Điều 2 dự thảo QĐ: Phòng TH-HC&amp;QT lập hồ sơ chủ trương đầu tư, quyết định đầu tư; phòng TC-KT lập Đề án sử dụng tài sản công.</w:t>
            </w:r>
          </w:p>
        </w:tc>
        <w:tc>
          <w:tcPr>
            <w:tcW w:w="1644" w:type="dxa"/>
            <w:tcMar>
              <w:top w:w="60" w:type="dxa"/>
              <w:left w:w="90" w:type="dxa"/>
              <w:bottom w:w="60" w:type="dxa"/>
              <w:right w:w="90" w:type="dxa"/>
            </w:tcMar>
          </w:tcPr>
          <w:p w14:paraId="6BA7F375" w14:textId="77777777" w:rsidR="009158D7" w:rsidRDefault="00000000">
            <w:pPr>
              <w:jc w:val="both"/>
            </w:pPr>
            <w:r>
              <w:rPr>
                <w:sz w:val="26"/>
              </w:rPr>
              <w:t>NĐ 334/2026 Điều 7, 15, 16 [Drive]; NĐ 85/2025 [chưa đọc]</w:t>
            </w:r>
          </w:p>
        </w:tc>
        <w:tc>
          <w:tcPr>
            <w:tcW w:w="1077" w:type="dxa"/>
            <w:tcMar>
              <w:top w:w="60" w:type="dxa"/>
              <w:left w:w="90" w:type="dxa"/>
              <w:bottom w:w="60" w:type="dxa"/>
              <w:right w:w="90" w:type="dxa"/>
            </w:tcMar>
          </w:tcPr>
          <w:p w14:paraId="2533CBF6" w14:textId="77777777" w:rsidR="009158D7" w:rsidRDefault="00000000">
            <w:pPr>
              <w:jc w:val="center"/>
            </w:pPr>
            <w:r>
              <w:rPr>
                <w:sz w:val="26"/>
              </w:rPr>
              <w:t>Mức 2</w:t>
            </w:r>
          </w:p>
        </w:tc>
      </w:tr>
      <w:tr w:rsidR="009158D7" w14:paraId="29385C55" w14:textId="77777777">
        <w:trPr>
          <w:jc w:val="center"/>
        </w:trPr>
        <w:tc>
          <w:tcPr>
            <w:tcW w:w="567" w:type="dxa"/>
            <w:tcMar>
              <w:top w:w="60" w:type="dxa"/>
              <w:left w:w="90" w:type="dxa"/>
              <w:bottom w:w="60" w:type="dxa"/>
              <w:right w:w="90" w:type="dxa"/>
            </w:tcMar>
          </w:tcPr>
          <w:p w14:paraId="43287453" w14:textId="77777777" w:rsidR="009158D7" w:rsidRDefault="00000000">
            <w:pPr>
              <w:jc w:val="center"/>
            </w:pPr>
            <w:r>
              <w:rPr>
                <w:sz w:val="26"/>
              </w:rPr>
              <w:t>5</w:t>
            </w:r>
          </w:p>
        </w:tc>
        <w:tc>
          <w:tcPr>
            <w:tcW w:w="2494" w:type="dxa"/>
            <w:tcMar>
              <w:top w:w="60" w:type="dxa"/>
              <w:left w:w="90" w:type="dxa"/>
              <w:bottom w:w="60" w:type="dxa"/>
              <w:right w:w="90" w:type="dxa"/>
            </w:tcMar>
          </w:tcPr>
          <w:p w14:paraId="020371E4" w14:textId="77777777" w:rsidR="009158D7" w:rsidRDefault="00000000">
            <w:pPr>
              <w:jc w:val="both"/>
            </w:pPr>
            <w:r>
              <w:rPr>
                <w:sz w:val="26"/>
              </w:rPr>
              <w:t>Phân công hệ thống truyền dữ liệu giám sát, định danh không thống nhất</w:t>
            </w:r>
          </w:p>
        </w:tc>
        <w:tc>
          <w:tcPr>
            <w:tcW w:w="5499" w:type="dxa"/>
            <w:tcMar>
              <w:top w:w="60" w:type="dxa"/>
              <w:left w:w="90" w:type="dxa"/>
              <w:bottom w:w="60" w:type="dxa"/>
              <w:right w:w="90" w:type="dxa"/>
            </w:tcMar>
          </w:tcPr>
          <w:p w14:paraId="5934F438" w14:textId="77777777" w:rsidR="009158D7" w:rsidRDefault="00000000">
            <w:pPr>
              <w:jc w:val="both"/>
            </w:pPr>
            <w:r>
              <w:rPr>
                <w:sz w:val="26"/>
              </w:rPr>
              <w:t>Dự thảo QĐ Điều 2.1 giao Khoa Đào tạo và Sát hạch lái xe chủ trì; Phụ lục III của Đề án có chỗ nêu đơn vị khác. Mốc 01/01/2027 là mốc bắt buộc của NĐ 94/2026 (Điều 24 khoản 5 và 12g; Điều 42 khoản 3 và 7), nên không đủ chỗ cho sai lệch trách nhiệm.</w:t>
            </w:r>
          </w:p>
        </w:tc>
        <w:tc>
          <w:tcPr>
            <w:tcW w:w="3005" w:type="dxa"/>
            <w:tcMar>
              <w:top w:w="60" w:type="dxa"/>
              <w:left w:w="90" w:type="dxa"/>
              <w:bottom w:w="60" w:type="dxa"/>
              <w:right w:w="90" w:type="dxa"/>
            </w:tcMar>
          </w:tcPr>
          <w:p w14:paraId="5F89F19E" w14:textId="77777777" w:rsidR="009158D7" w:rsidRDefault="00000000">
            <w:pPr>
              <w:jc w:val="both"/>
            </w:pPr>
            <w:r>
              <w:rPr>
                <w:sz w:val="26"/>
              </w:rPr>
              <w:t>Thống nhất một đơn vị chủ trì, một đơn vị phối hợp, một mốc (trước 01/01/2027) trong QĐ, Đề án, Phụ lục III.</w:t>
            </w:r>
          </w:p>
          <w:p w14:paraId="4A07331C" w14:textId="66207C36" w:rsidR="009158D7" w:rsidRDefault="00000000">
            <w:pPr>
              <w:spacing w:before="80"/>
              <w:jc w:val="both"/>
            </w:pPr>
            <w:r>
              <w:rPr>
                <w:color w:val="FF0000"/>
                <w:sz w:val="26"/>
              </w:rPr>
              <w:t>Phản hồi: Tiếp thu. Phụ lục III dòng 3 ghi rõ khoa ĐT&amp;SHLX chủ trì hệ thống truyền dữ liệu, định danh; thống nhất với Điều 2 dự thảo QĐ và mục Tổ chức thực hiện của Đề án.</w:t>
            </w:r>
          </w:p>
        </w:tc>
        <w:tc>
          <w:tcPr>
            <w:tcW w:w="1644" w:type="dxa"/>
            <w:tcMar>
              <w:top w:w="60" w:type="dxa"/>
              <w:left w:w="90" w:type="dxa"/>
              <w:bottom w:w="60" w:type="dxa"/>
              <w:right w:w="90" w:type="dxa"/>
            </w:tcMar>
          </w:tcPr>
          <w:p w14:paraId="1140848E" w14:textId="77777777" w:rsidR="009158D7" w:rsidRDefault="00000000">
            <w:pPr>
              <w:jc w:val="both"/>
            </w:pPr>
            <w:r>
              <w:rPr>
                <w:sz w:val="26"/>
              </w:rPr>
              <w:t>NĐ 94/2026 Điều 24, Điều 42 [Drive]</w:t>
            </w:r>
          </w:p>
        </w:tc>
        <w:tc>
          <w:tcPr>
            <w:tcW w:w="1077" w:type="dxa"/>
            <w:tcMar>
              <w:top w:w="60" w:type="dxa"/>
              <w:left w:w="90" w:type="dxa"/>
              <w:bottom w:w="60" w:type="dxa"/>
              <w:right w:w="90" w:type="dxa"/>
            </w:tcMar>
          </w:tcPr>
          <w:p w14:paraId="7329E4B8" w14:textId="77777777" w:rsidR="009158D7" w:rsidRDefault="00000000">
            <w:pPr>
              <w:jc w:val="center"/>
            </w:pPr>
            <w:r>
              <w:rPr>
                <w:sz w:val="26"/>
              </w:rPr>
              <w:t>Mức 2</w:t>
            </w:r>
          </w:p>
        </w:tc>
      </w:tr>
      <w:tr w:rsidR="009158D7" w14:paraId="2D89DBB2" w14:textId="77777777">
        <w:trPr>
          <w:jc w:val="center"/>
        </w:trPr>
        <w:tc>
          <w:tcPr>
            <w:tcW w:w="567" w:type="dxa"/>
            <w:tcMar>
              <w:top w:w="60" w:type="dxa"/>
              <w:left w:w="90" w:type="dxa"/>
              <w:bottom w:w="60" w:type="dxa"/>
              <w:right w:w="90" w:type="dxa"/>
            </w:tcMar>
          </w:tcPr>
          <w:p w14:paraId="723AFB86" w14:textId="77777777" w:rsidR="009158D7" w:rsidRDefault="00000000">
            <w:pPr>
              <w:jc w:val="center"/>
            </w:pPr>
            <w:r>
              <w:rPr>
                <w:sz w:val="26"/>
              </w:rPr>
              <w:t>6</w:t>
            </w:r>
          </w:p>
        </w:tc>
        <w:tc>
          <w:tcPr>
            <w:tcW w:w="2494" w:type="dxa"/>
            <w:tcMar>
              <w:top w:w="60" w:type="dxa"/>
              <w:left w:w="90" w:type="dxa"/>
              <w:bottom w:w="60" w:type="dxa"/>
              <w:right w:w="90" w:type="dxa"/>
            </w:tcMar>
          </w:tcPr>
          <w:p w14:paraId="5BD02AEE" w14:textId="77777777" w:rsidR="009158D7" w:rsidRDefault="00000000">
            <w:pPr>
              <w:jc w:val="both"/>
            </w:pPr>
            <w:r>
              <w:rPr>
                <w:sz w:val="26"/>
              </w:rPr>
              <w:t>Diện tích sân sát hạch sát ngưỡng 3.600 m²</w:t>
            </w:r>
          </w:p>
        </w:tc>
        <w:tc>
          <w:tcPr>
            <w:tcW w:w="5499" w:type="dxa"/>
            <w:tcMar>
              <w:top w:w="60" w:type="dxa"/>
              <w:left w:w="90" w:type="dxa"/>
              <w:bottom w:w="60" w:type="dxa"/>
              <w:right w:w="90" w:type="dxa"/>
            </w:tcMar>
          </w:tcPr>
          <w:p w14:paraId="5C0BD1FD" w14:textId="77777777" w:rsidR="009158D7" w:rsidRDefault="00000000">
            <w:pPr>
              <w:jc w:val="both"/>
            </w:pPr>
            <w:r>
              <w:rPr>
                <w:sz w:val="26"/>
              </w:rPr>
              <w:t>Đề án nêu 3.717,5 m² = 717,5 (sân tập A1 cải tạo) + 2.000 (Giai đoạn 1) + phần sân sát hạch A1 hiện có. 717,5 + 2.000 = 2.717,5 nên phần sân sát hạch hiện có phải là 1.000 m². Nhưng bảng điều kiện (Phụ lục) mô tả sân sát hạch A1 là 40 m × 17,5 m = 700 m². Nếu đúng 700 m² thì tổng 3.417,5 m², thấp hơn 3.600 m² (QCVN 15:2026/BCA mục 2.1.5.3). Biên an toàn tối đa chỉ 117,5 m² (3,3%). Đề án có nói “diện tích chính thức xác định theo bản vẽ”, nhưng QĐ lại ghi “khoảng 2.000 m²”.</w:t>
            </w:r>
          </w:p>
        </w:tc>
        <w:tc>
          <w:tcPr>
            <w:tcW w:w="3005" w:type="dxa"/>
            <w:tcMar>
              <w:top w:w="60" w:type="dxa"/>
              <w:left w:w="90" w:type="dxa"/>
              <w:bottom w:w="60" w:type="dxa"/>
              <w:right w:w="90" w:type="dxa"/>
            </w:tcMar>
          </w:tcPr>
          <w:p w14:paraId="4C83B578" w14:textId="77777777" w:rsidR="009158D7" w:rsidRDefault="00000000">
            <w:pPr>
              <w:jc w:val="both"/>
            </w:pPr>
            <w:r>
              <w:rPr>
                <w:sz w:val="26"/>
              </w:rPr>
              <w:t>Đo thực tế, ghi rõ diện tích sân sát hạch hiện có (700 hay 1.000 m²); nếu thiếu, tăng quy mô Giai đoạn 1 hoặc chuyển phương án dự phòng (sân tập lái để sát hạch mô tô theo Điều 31 NĐ 94). Không đưa con số khẳng định đạt vào QĐ khi chưa đo.</w:t>
            </w:r>
          </w:p>
          <w:p w14:paraId="73D59F45" w14:textId="19A8BAF9" w:rsidR="009158D7" w:rsidRDefault="00000000">
            <w:pPr>
              <w:spacing w:before="80"/>
              <w:jc w:val="both"/>
            </w:pPr>
            <w:r>
              <w:rPr>
                <w:color w:val="FF0000"/>
                <w:sz w:val="26"/>
              </w:rPr>
              <w:t>Phản hồi: Giải trình. Đề án dùng diện tích sân sát hạch Hạng A1 hiện có 1.000 m² theo Biên bản kiểm tra ngày 10/7/2026 của Sở Xây dựng; 40 m × 17,5 m là kích thước khu vẽ hình bài tổng hợp số 1 nằm trong sân, không phải diện tích sân, nên tổng là 3.717,5 m². Tiếp thu phần biên mỏng: Bổ sung yêu cầu khoa ĐT&amp;SHLX đo đạc hiện trạng trước thiết kế; dự thảo QĐ ghi điều kiện tổng diện tích không nhỏ hơn 3.600 m².</w:t>
            </w:r>
          </w:p>
        </w:tc>
        <w:tc>
          <w:tcPr>
            <w:tcW w:w="1644" w:type="dxa"/>
            <w:tcMar>
              <w:top w:w="60" w:type="dxa"/>
              <w:left w:w="90" w:type="dxa"/>
              <w:bottom w:w="60" w:type="dxa"/>
              <w:right w:w="90" w:type="dxa"/>
            </w:tcMar>
          </w:tcPr>
          <w:p w14:paraId="654C22BC" w14:textId="77777777" w:rsidR="009158D7" w:rsidRDefault="00000000">
            <w:pPr>
              <w:jc w:val="both"/>
            </w:pPr>
            <w:r>
              <w:rPr>
                <w:sz w:val="26"/>
              </w:rPr>
              <w:t>QCVN 15:2026/BCA 2.1.5.3; NĐ 94 Điều 24 khoản 6, Điều 31 khoản 3 [Drive]</w:t>
            </w:r>
          </w:p>
        </w:tc>
        <w:tc>
          <w:tcPr>
            <w:tcW w:w="1077" w:type="dxa"/>
            <w:tcMar>
              <w:top w:w="60" w:type="dxa"/>
              <w:left w:w="90" w:type="dxa"/>
              <w:bottom w:w="60" w:type="dxa"/>
              <w:right w:w="90" w:type="dxa"/>
            </w:tcMar>
          </w:tcPr>
          <w:p w14:paraId="34DD6C20" w14:textId="77777777" w:rsidR="009158D7" w:rsidRDefault="00000000">
            <w:pPr>
              <w:jc w:val="center"/>
            </w:pPr>
            <w:r>
              <w:rPr>
                <w:sz w:val="26"/>
              </w:rPr>
              <w:t>Mức 2</w:t>
            </w:r>
          </w:p>
        </w:tc>
      </w:tr>
      <w:tr w:rsidR="009158D7" w14:paraId="5F6BD9D4" w14:textId="77777777">
        <w:trPr>
          <w:jc w:val="center"/>
        </w:trPr>
        <w:tc>
          <w:tcPr>
            <w:tcW w:w="567" w:type="dxa"/>
            <w:tcMar>
              <w:top w:w="60" w:type="dxa"/>
              <w:left w:w="90" w:type="dxa"/>
              <w:bottom w:w="60" w:type="dxa"/>
              <w:right w:w="90" w:type="dxa"/>
            </w:tcMar>
          </w:tcPr>
          <w:p w14:paraId="1CBE0DDD" w14:textId="77777777" w:rsidR="009158D7" w:rsidRDefault="00000000">
            <w:pPr>
              <w:jc w:val="center"/>
            </w:pPr>
            <w:r>
              <w:rPr>
                <w:sz w:val="26"/>
              </w:rPr>
              <w:t>7</w:t>
            </w:r>
          </w:p>
        </w:tc>
        <w:tc>
          <w:tcPr>
            <w:tcW w:w="2494" w:type="dxa"/>
            <w:tcMar>
              <w:top w:w="60" w:type="dxa"/>
              <w:left w:w="90" w:type="dxa"/>
              <w:bottom w:w="60" w:type="dxa"/>
              <w:right w:w="90" w:type="dxa"/>
            </w:tcMar>
          </w:tcPr>
          <w:p w14:paraId="422694BA" w14:textId="77777777" w:rsidR="009158D7" w:rsidRDefault="00000000">
            <w:pPr>
              <w:jc w:val="both"/>
            </w:pPr>
            <w:r>
              <w:rPr>
                <w:sz w:val="26"/>
              </w:rPr>
              <w:t>Phụ lục V được viện dẫn nhưng không nằm trong Đề án</w:t>
            </w:r>
          </w:p>
        </w:tc>
        <w:tc>
          <w:tcPr>
            <w:tcW w:w="5499" w:type="dxa"/>
            <w:tcMar>
              <w:top w:w="60" w:type="dxa"/>
              <w:left w:w="90" w:type="dxa"/>
              <w:bottom w:w="60" w:type="dxa"/>
              <w:right w:w="90" w:type="dxa"/>
            </w:tcMar>
          </w:tcPr>
          <w:p w14:paraId="5D247B4F" w14:textId="77777777" w:rsidR="009158D7" w:rsidRDefault="00000000">
            <w:pPr>
              <w:jc w:val="both"/>
            </w:pPr>
            <w:r>
              <w:rPr>
                <w:sz w:val="26"/>
              </w:rPr>
              <w:t>Đề án dẫn “Phụ lục V” (bảng tính hiệu quả); trong khi Đề án chỉ có Phụ lục I–IV. File Excel PL-V tồn tại riêng. Nếu không đính kèm, người đọc không kiểm được kết luận tài chính.</w:t>
            </w:r>
          </w:p>
        </w:tc>
        <w:tc>
          <w:tcPr>
            <w:tcW w:w="3005" w:type="dxa"/>
            <w:tcMar>
              <w:top w:w="60" w:type="dxa"/>
              <w:left w:w="90" w:type="dxa"/>
              <w:bottom w:w="60" w:type="dxa"/>
              <w:right w:w="90" w:type="dxa"/>
            </w:tcMar>
          </w:tcPr>
          <w:p w14:paraId="5B9B7A70" w14:textId="77777777" w:rsidR="009158D7" w:rsidRDefault="00000000">
            <w:pPr>
              <w:jc w:val="both"/>
            </w:pPr>
            <w:r>
              <w:rPr>
                <w:sz w:val="26"/>
              </w:rPr>
              <w:t>Đính kèm Excel (bản đã khóa ô công thức) làm Phụ lục V hoặc đổi số Phụ lục; thêm vào danh mục tài liệu kèm theo Tờ trình.</w:t>
            </w:r>
          </w:p>
          <w:p w14:paraId="76B4F460" w14:textId="4248A8DE" w:rsidR="009158D7" w:rsidRDefault="00000000">
            <w:pPr>
              <w:spacing w:before="80"/>
              <w:jc w:val="both"/>
            </w:pPr>
            <w:r>
              <w:rPr>
                <w:color w:val="FF0000"/>
                <w:sz w:val="26"/>
              </w:rPr>
              <w:t>Phản hồi: Tiếp thu. Ghi rõ Phụ lục V là tệp Excel kèm theo Đề án; bổ sung vào hồ sơ kèm Tờ trình.</w:t>
            </w:r>
          </w:p>
        </w:tc>
        <w:tc>
          <w:tcPr>
            <w:tcW w:w="1644" w:type="dxa"/>
            <w:tcMar>
              <w:top w:w="60" w:type="dxa"/>
              <w:left w:w="90" w:type="dxa"/>
              <w:bottom w:w="60" w:type="dxa"/>
              <w:right w:w="90" w:type="dxa"/>
            </w:tcMar>
          </w:tcPr>
          <w:p w14:paraId="170FF0FA" w14:textId="77777777" w:rsidR="009158D7" w:rsidRDefault="00000000">
            <w:pPr>
              <w:jc w:val="both"/>
            </w:pPr>
            <w:r>
              <w:rPr>
                <w:sz w:val="26"/>
              </w:rPr>
              <w:t>Đề án; TTr</w:t>
            </w:r>
          </w:p>
        </w:tc>
        <w:tc>
          <w:tcPr>
            <w:tcW w:w="1077" w:type="dxa"/>
            <w:tcMar>
              <w:top w:w="60" w:type="dxa"/>
              <w:left w:w="90" w:type="dxa"/>
              <w:bottom w:w="60" w:type="dxa"/>
              <w:right w:w="90" w:type="dxa"/>
            </w:tcMar>
          </w:tcPr>
          <w:p w14:paraId="599C6216" w14:textId="77777777" w:rsidR="009158D7" w:rsidRDefault="00000000">
            <w:pPr>
              <w:jc w:val="center"/>
            </w:pPr>
            <w:r>
              <w:rPr>
                <w:sz w:val="26"/>
              </w:rPr>
              <w:t>Mức 2</w:t>
            </w:r>
          </w:p>
        </w:tc>
      </w:tr>
      <w:tr w:rsidR="009158D7" w14:paraId="6340FD5F" w14:textId="77777777">
        <w:trPr>
          <w:jc w:val="center"/>
        </w:trPr>
        <w:tc>
          <w:tcPr>
            <w:tcW w:w="567" w:type="dxa"/>
            <w:tcMar>
              <w:top w:w="60" w:type="dxa"/>
              <w:left w:w="90" w:type="dxa"/>
              <w:bottom w:w="60" w:type="dxa"/>
              <w:right w:w="90" w:type="dxa"/>
            </w:tcMar>
          </w:tcPr>
          <w:p w14:paraId="4790932D" w14:textId="77777777" w:rsidR="009158D7" w:rsidRDefault="00000000">
            <w:pPr>
              <w:jc w:val="center"/>
            </w:pPr>
            <w:r>
              <w:rPr>
                <w:sz w:val="26"/>
              </w:rPr>
              <w:t>8</w:t>
            </w:r>
          </w:p>
        </w:tc>
        <w:tc>
          <w:tcPr>
            <w:tcW w:w="2494" w:type="dxa"/>
            <w:tcMar>
              <w:top w:w="60" w:type="dxa"/>
              <w:left w:w="90" w:type="dxa"/>
              <w:bottom w:w="60" w:type="dxa"/>
              <w:right w:w="90" w:type="dxa"/>
            </w:tcMar>
          </w:tcPr>
          <w:p w14:paraId="106AF42D" w14:textId="77777777" w:rsidR="009158D7" w:rsidRDefault="00000000">
            <w:pPr>
              <w:jc w:val="both"/>
            </w:pPr>
            <w:r>
              <w:rPr>
                <w:sz w:val="26"/>
              </w:rPr>
              <w:t>Thuế TNDN trong năm đầu có lỗ và các khoản còn chờ Phòng Tài chính - Kế toán</w:t>
            </w:r>
          </w:p>
        </w:tc>
        <w:tc>
          <w:tcPr>
            <w:tcW w:w="5499" w:type="dxa"/>
            <w:tcMar>
              <w:top w:w="60" w:type="dxa"/>
              <w:left w:w="90" w:type="dxa"/>
              <w:bottom w:w="60" w:type="dxa"/>
              <w:right w:w="90" w:type="dxa"/>
            </w:tcMar>
          </w:tcPr>
          <w:p w14:paraId="7226191E" w14:textId="77777777" w:rsidR="009158D7" w:rsidRDefault="00000000">
            <w:pPr>
              <w:jc w:val="both"/>
            </w:pPr>
            <w:r>
              <w:rPr>
                <w:sz w:val="26"/>
              </w:rPr>
              <w:t>Năm 2027 LNST −68,48 triệu đồng; cần xác nhận không tính thuế TNDN trên khoản lỗ và việc chuyển lỗ. Các ô màu cam (chờ Phòng Tài chính - Kế toán) vẫn mở; giả định chốt trước 24/10/2026. Các khoản lần 1 chưa xử lý xong không được tính là đã đạt.</w:t>
            </w:r>
          </w:p>
        </w:tc>
        <w:tc>
          <w:tcPr>
            <w:tcW w:w="3005" w:type="dxa"/>
            <w:tcMar>
              <w:top w:w="60" w:type="dxa"/>
              <w:left w:w="90" w:type="dxa"/>
              <w:bottom w:w="60" w:type="dxa"/>
              <w:right w:w="90" w:type="dxa"/>
            </w:tcMar>
          </w:tcPr>
          <w:p w14:paraId="3A9E8BA2" w14:textId="77777777" w:rsidR="009158D7" w:rsidRDefault="00000000">
            <w:pPr>
              <w:jc w:val="both"/>
            </w:pPr>
            <w:r>
              <w:rPr>
                <w:sz w:val="26"/>
              </w:rPr>
              <w:t>Phòng Tài chính - Kế toán xác nhận bằng văn bản các ô cam trước 24/10/2026; ghi nhận trong Đề án nếu có thay đổi.</w:t>
            </w:r>
          </w:p>
          <w:p w14:paraId="6F5FA9E1" w14:textId="333C9D3B" w:rsidR="009158D7" w:rsidRDefault="00000000">
            <w:pPr>
              <w:spacing w:before="80"/>
              <w:jc w:val="both"/>
            </w:pPr>
            <w:r>
              <w:rPr>
                <w:color w:val="FF0000"/>
                <w:sz w:val="26"/>
              </w:rPr>
              <w:t xml:space="preserve">Phản hồi: Ghi nhận. </w:t>
            </w:r>
            <w:del w:id="1005" w:author="Đồng bộ khoán tuyển sinh 5% 22/10/2026 (Claude)" w:date="2026-10-22T14:16:02Z">
              <w:r>
                <w:rPr>
                  <w:color w:val="FF0000"/>
                  <w:sz w:val="26"/>
                </w:rPr>
                <w:delText xml:space="preserve">Thuộc thẩm quyền phòng TC-KT (các ô nền cam Phụ lục V), xác nhận trước 24/10/2026; Tổ chưa sửa số.</w:delText>
              </w:r>
            </w:del>
            <w:ins w:id="1006" w:author="Đồng bộ khoán tuyển sinh 5% 22/10/2026 (Claude)" w:date="2026-10-22T14:16:02Z">
              <w:r>
                <w:rPr>
                  <w:color w:val="FF0000"/>
                  <w:sz w:val="26"/>
                </w:rPr>
                <w:t xml:space="preserve">Phòng TC-KT xác nhận: Trường nộp thuế theo phương pháp trực tiếp (tỷ lệ trên doanh thu) nên năm lỗ vẫn nộp thuế; giữ cách tính trong Phụ lục IV, V.</w:t>
              </w:r>
            </w:ins>
          </w:p>
        </w:tc>
        <w:tc>
          <w:tcPr>
            <w:tcW w:w="1644" w:type="dxa"/>
            <w:tcMar>
              <w:top w:w="60" w:type="dxa"/>
              <w:left w:w="90" w:type="dxa"/>
              <w:bottom w:w="60" w:type="dxa"/>
              <w:right w:w="90" w:type="dxa"/>
            </w:tcMar>
          </w:tcPr>
          <w:p w14:paraId="44050962" w14:textId="77777777" w:rsidR="009158D7" w:rsidRDefault="00000000">
            <w:pPr>
              <w:jc w:val="both"/>
            </w:pPr>
            <w:r>
              <w:rPr>
                <w:sz w:val="26"/>
              </w:rPr>
              <w:t>PL-V Dự toán thu - chi; Phiếu lần 1</w:t>
            </w:r>
          </w:p>
        </w:tc>
        <w:tc>
          <w:tcPr>
            <w:tcW w:w="1077" w:type="dxa"/>
            <w:tcMar>
              <w:top w:w="60" w:type="dxa"/>
              <w:left w:w="90" w:type="dxa"/>
              <w:bottom w:w="60" w:type="dxa"/>
              <w:right w:w="90" w:type="dxa"/>
            </w:tcMar>
          </w:tcPr>
          <w:p w14:paraId="1045DD21" w14:textId="77777777" w:rsidR="009158D7" w:rsidRDefault="00000000">
            <w:pPr>
              <w:jc w:val="center"/>
            </w:pPr>
            <w:r>
              <w:rPr>
                <w:sz w:val="26"/>
              </w:rPr>
              <w:t>Mức 2</w:t>
            </w:r>
          </w:p>
        </w:tc>
      </w:tr>
      <w:tr w:rsidR="009158D7" w14:paraId="63AADE06" w14:textId="77777777">
        <w:trPr>
          <w:jc w:val="center"/>
        </w:trPr>
        <w:tc>
          <w:tcPr>
            <w:tcW w:w="567" w:type="dxa"/>
            <w:tcMar>
              <w:top w:w="60" w:type="dxa"/>
              <w:left w:w="90" w:type="dxa"/>
              <w:bottom w:w="60" w:type="dxa"/>
              <w:right w:w="90" w:type="dxa"/>
            </w:tcMar>
          </w:tcPr>
          <w:p w14:paraId="4F45232A" w14:textId="77777777" w:rsidR="009158D7" w:rsidRDefault="00000000">
            <w:pPr>
              <w:jc w:val="center"/>
            </w:pPr>
            <w:r>
              <w:rPr>
                <w:sz w:val="26"/>
              </w:rPr>
              <w:t>9</w:t>
            </w:r>
          </w:p>
        </w:tc>
        <w:tc>
          <w:tcPr>
            <w:tcW w:w="2494" w:type="dxa"/>
            <w:tcMar>
              <w:top w:w="60" w:type="dxa"/>
              <w:left w:w="90" w:type="dxa"/>
              <w:bottom w:w="60" w:type="dxa"/>
              <w:right w:w="90" w:type="dxa"/>
            </w:tcMar>
          </w:tcPr>
          <w:p w14:paraId="2A62F38D" w14:textId="77777777" w:rsidR="009158D7" w:rsidRDefault="00000000">
            <w:pPr>
              <w:jc w:val="both"/>
            </w:pPr>
            <w:r>
              <w:rPr>
                <w:sz w:val="26"/>
              </w:rPr>
              <w:t>Chi phí vận hành bị bỏ sót hoặc chưa thể hiện</w:t>
            </w:r>
          </w:p>
        </w:tc>
        <w:tc>
          <w:tcPr>
            <w:tcW w:w="5499" w:type="dxa"/>
            <w:tcMar>
              <w:top w:w="60" w:type="dxa"/>
              <w:left w:w="90" w:type="dxa"/>
              <w:bottom w:w="60" w:type="dxa"/>
              <w:right w:w="90" w:type="dxa"/>
            </w:tcMar>
          </w:tcPr>
          <w:p w14:paraId="31263447" w14:textId="77777777" w:rsidR="009158D7" w:rsidRDefault="00000000">
            <w:pPr>
              <w:jc w:val="both"/>
            </w:pPr>
            <w:r>
              <w:rPr>
                <w:sz w:val="26"/>
              </w:rPr>
              <w:t>Các dòng bảo dưỡng, vệ sinh sân không có trong Dự toán thu - chi. Ở mức giả định 3–5% doanh thu, hoàn vốn lùi ra ngoài 5 năm trong mọi trường hợp (xem mục 2).</w:t>
            </w:r>
          </w:p>
        </w:tc>
        <w:tc>
          <w:tcPr>
            <w:tcW w:w="3005" w:type="dxa"/>
            <w:tcMar>
              <w:top w:w="60" w:type="dxa"/>
              <w:left w:w="90" w:type="dxa"/>
              <w:bottom w:w="60" w:type="dxa"/>
              <w:right w:w="90" w:type="dxa"/>
            </w:tcMar>
          </w:tcPr>
          <w:p w14:paraId="21B04948" w14:textId="77777777" w:rsidR="009158D7" w:rsidRDefault="00000000">
            <w:pPr>
              <w:jc w:val="both"/>
            </w:pPr>
            <w:r>
              <w:rPr>
                <w:sz w:val="26"/>
              </w:rPr>
              <w:t>Bổ sung dòng chi phí hoặc ghi rõ đã tính trong định mức khoán.</w:t>
            </w:r>
          </w:p>
          <w:p w14:paraId="02F81F8F" w14:textId="6007D433" w:rsidR="009158D7" w:rsidRDefault="00000000">
            <w:pPr>
              <w:spacing w:before="80"/>
              <w:jc w:val="both"/>
            </w:pPr>
            <w:r>
              <w:rPr>
                <w:color w:val="FF0000"/>
                <w:sz w:val="26"/>
              </w:rPr>
              <w:t>Phản hồi: Ghi nhận. Phụ lục V đã có chi phí hoạt động (1% doanh thu) và chi phí quản lý chung (10%); xe tập lái thuê khoán nên bên cho thuê bảo dưỡng. Chi phí bảo dưỡng xe sát hạch, sân giao phòng TC-KT xác định; Tổ không tự đặt tỷ lệ 3–5%.</w:t>
            </w:r>
          </w:p>
        </w:tc>
        <w:tc>
          <w:tcPr>
            <w:tcW w:w="1644" w:type="dxa"/>
            <w:tcMar>
              <w:top w:w="60" w:type="dxa"/>
              <w:left w:w="90" w:type="dxa"/>
              <w:bottom w:w="60" w:type="dxa"/>
              <w:right w:w="90" w:type="dxa"/>
            </w:tcMar>
          </w:tcPr>
          <w:p w14:paraId="03DF609C" w14:textId="77777777" w:rsidR="009158D7" w:rsidRDefault="00000000">
            <w:pPr>
              <w:jc w:val="both"/>
            </w:pPr>
            <w:r>
              <w:rPr>
                <w:sz w:val="26"/>
              </w:rPr>
              <w:t>PL-V</w:t>
            </w:r>
          </w:p>
        </w:tc>
        <w:tc>
          <w:tcPr>
            <w:tcW w:w="1077" w:type="dxa"/>
            <w:tcMar>
              <w:top w:w="60" w:type="dxa"/>
              <w:left w:w="90" w:type="dxa"/>
              <w:bottom w:w="60" w:type="dxa"/>
              <w:right w:w="90" w:type="dxa"/>
            </w:tcMar>
          </w:tcPr>
          <w:p w14:paraId="2B89E1DE" w14:textId="77777777" w:rsidR="009158D7" w:rsidRDefault="00000000">
            <w:pPr>
              <w:jc w:val="center"/>
            </w:pPr>
            <w:r>
              <w:rPr>
                <w:sz w:val="26"/>
              </w:rPr>
              <w:t>Mức 2</w:t>
            </w:r>
          </w:p>
        </w:tc>
      </w:tr>
      <w:tr w:rsidR="009158D7" w14:paraId="075C8423" w14:textId="77777777">
        <w:trPr>
          <w:jc w:val="center"/>
        </w:trPr>
        <w:tc>
          <w:tcPr>
            <w:tcW w:w="567" w:type="dxa"/>
            <w:tcMar>
              <w:top w:w="60" w:type="dxa"/>
              <w:left w:w="90" w:type="dxa"/>
              <w:bottom w:w="60" w:type="dxa"/>
              <w:right w:w="90" w:type="dxa"/>
            </w:tcMar>
          </w:tcPr>
          <w:p w14:paraId="2D147BB6" w14:textId="77777777" w:rsidR="009158D7" w:rsidRDefault="00000000">
            <w:pPr>
              <w:jc w:val="center"/>
            </w:pPr>
            <w:r>
              <w:rPr>
                <w:sz w:val="26"/>
              </w:rPr>
              <w:t>10</w:t>
            </w:r>
          </w:p>
        </w:tc>
        <w:tc>
          <w:tcPr>
            <w:tcW w:w="2494" w:type="dxa"/>
            <w:tcMar>
              <w:top w:w="60" w:type="dxa"/>
              <w:left w:w="90" w:type="dxa"/>
              <w:bottom w:w="60" w:type="dxa"/>
              <w:right w:w="90" w:type="dxa"/>
            </w:tcMar>
          </w:tcPr>
          <w:p w14:paraId="05DACA17" w14:textId="77777777" w:rsidR="009158D7" w:rsidRDefault="00000000">
            <w:pPr>
              <w:jc w:val="both"/>
            </w:pPr>
            <w:r>
              <w:rPr>
                <w:sz w:val="26"/>
              </w:rPr>
              <w:t>Số năm tính lượt sát hạch 2027–2028 chưa khớp quy định mốc</w:t>
            </w:r>
          </w:p>
        </w:tc>
        <w:tc>
          <w:tcPr>
            <w:tcW w:w="5499" w:type="dxa"/>
            <w:tcMar>
              <w:top w:w="60" w:type="dxa"/>
              <w:left w:w="90" w:type="dxa"/>
              <w:bottom w:w="60" w:type="dxa"/>
              <w:right w:w="90" w:type="dxa"/>
            </w:tcMar>
          </w:tcPr>
          <w:p w14:paraId="35878715" w14:textId="77777777" w:rsidR="009158D7" w:rsidRDefault="00000000">
            <w:pPr>
              <w:jc w:val="both"/>
            </w:pPr>
            <w:r>
              <w:rPr>
                <w:sz w:val="26"/>
              </w:rPr>
              <w:t>Hình số 2 (xử lý tình huống giả định trên đường) áp dụng từ 01/01/2028 (TT 107/2026 Điều 2 khoản 2b; QCVN 2.1.13.5). Doanh thu sát hạch Hạng A năm 2027 cần bằng 0 hoặc có căn cứ riêng (sát hạch ở trung tâm khác). Em chưa xác định cách Excel xử lý năm 2027; cần xác nhận.</w:t>
            </w:r>
          </w:p>
        </w:tc>
        <w:tc>
          <w:tcPr>
            <w:tcW w:w="3005" w:type="dxa"/>
            <w:tcMar>
              <w:top w:w="60" w:type="dxa"/>
              <w:left w:w="90" w:type="dxa"/>
              <w:bottom w:w="60" w:type="dxa"/>
              <w:right w:w="90" w:type="dxa"/>
            </w:tcMar>
          </w:tcPr>
          <w:p w14:paraId="2B560958" w14:textId="77777777" w:rsidR="009158D7" w:rsidRDefault="00000000">
            <w:pPr>
              <w:jc w:val="both"/>
            </w:pPr>
            <w:r>
              <w:rPr>
                <w:sz w:val="26"/>
              </w:rPr>
              <w:t>Ghi rõ giả định doanh thu sát hạch năm 2027–2028 và đối chiếu mốc 01/01/2028.</w:t>
            </w:r>
          </w:p>
          <w:p w14:paraId="1EB15135" w14:textId="60D32CB7" w:rsidR="009158D7" w:rsidRDefault="00000000">
            <w:pPr>
              <w:spacing w:before="80"/>
              <w:jc w:val="both"/>
            </w:pPr>
            <w:r>
              <w:rPr>
                <w:color w:val="FF0000"/>
                <w:sz w:val="26"/>
              </w:rPr>
              <w:t>Phản hồi: Giải trình. Mốc 01/01/2028 là thời điểm bắt buộc áp dụng bài sát hạch xử lý tình huống giả định, không phải điều kiện để sát hạch Hạng A; năm 2027 có thể sát hạch nếu được cấp lại giấy phép sau khi hoàn thành sân (sau 30/6/2027). Số lượt năm 2027 do phòng TC-KT, khoa ĐT&amp;SHLX chốt (ô nền cam).</w:t>
            </w:r>
          </w:p>
        </w:tc>
        <w:tc>
          <w:tcPr>
            <w:tcW w:w="1644" w:type="dxa"/>
            <w:tcMar>
              <w:top w:w="60" w:type="dxa"/>
              <w:left w:w="90" w:type="dxa"/>
              <w:bottom w:w="60" w:type="dxa"/>
              <w:right w:w="90" w:type="dxa"/>
            </w:tcMar>
          </w:tcPr>
          <w:p w14:paraId="138528BC" w14:textId="77777777" w:rsidR="009158D7" w:rsidRDefault="00000000">
            <w:pPr>
              <w:jc w:val="both"/>
            </w:pPr>
            <w:r>
              <w:rPr>
                <w:sz w:val="26"/>
              </w:rPr>
              <w:t>TT 107/2026 Điều 2 [Drive]</w:t>
            </w:r>
          </w:p>
        </w:tc>
        <w:tc>
          <w:tcPr>
            <w:tcW w:w="1077" w:type="dxa"/>
            <w:tcMar>
              <w:top w:w="60" w:type="dxa"/>
              <w:left w:w="90" w:type="dxa"/>
              <w:bottom w:w="60" w:type="dxa"/>
              <w:right w:w="90" w:type="dxa"/>
            </w:tcMar>
          </w:tcPr>
          <w:p w14:paraId="76787CE6" w14:textId="77777777" w:rsidR="009158D7" w:rsidRDefault="00000000">
            <w:pPr>
              <w:jc w:val="center"/>
            </w:pPr>
            <w:r>
              <w:rPr>
                <w:sz w:val="26"/>
              </w:rPr>
              <w:t>Mức 3</w:t>
            </w:r>
          </w:p>
        </w:tc>
      </w:tr>
      <w:tr w:rsidR="009158D7" w14:paraId="08312FF4" w14:textId="77777777">
        <w:trPr>
          <w:jc w:val="center"/>
        </w:trPr>
        <w:tc>
          <w:tcPr>
            <w:tcW w:w="567" w:type="dxa"/>
            <w:tcMar>
              <w:top w:w="60" w:type="dxa"/>
              <w:left w:w="90" w:type="dxa"/>
              <w:bottom w:w="60" w:type="dxa"/>
              <w:right w:w="90" w:type="dxa"/>
            </w:tcMar>
          </w:tcPr>
          <w:p w14:paraId="0345DA81" w14:textId="77777777" w:rsidR="009158D7" w:rsidRDefault="00000000">
            <w:pPr>
              <w:jc w:val="center"/>
            </w:pPr>
            <w:r>
              <w:rPr>
                <w:sz w:val="26"/>
              </w:rPr>
              <w:t>11</w:t>
            </w:r>
          </w:p>
        </w:tc>
        <w:tc>
          <w:tcPr>
            <w:tcW w:w="2494" w:type="dxa"/>
            <w:tcMar>
              <w:top w:w="60" w:type="dxa"/>
              <w:left w:w="90" w:type="dxa"/>
              <w:bottom w:w="60" w:type="dxa"/>
              <w:right w:w="90" w:type="dxa"/>
            </w:tcMar>
          </w:tcPr>
          <w:p w14:paraId="29DC4BA6" w14:textId="77777777" w:rsidR="009158D7" w:rsidRDefault="00000000">
            <w:pPr>
              <w:jc w:val="both"/>
            </w:pPr>
            <w:r>
              <w:rPr>
                <w:sz w:val="26"/>
              </w:rPr>
              <w:t>Căn cứ của dự thảo Quyết định</w:t>
            </w:r>
          </w:p>
        </w:tc>
        <w:tc>
          <w:tcPr>
            <w:tcW w:w="5499" w:type="dxa"/>
            <w:tcMar>
              <w:top w:w="60" w:type="dxa"/>
              <w:left w:w="90" w:type="dxa"/>
              <w:bottom w:w="60" w:type="dxa"/>
              <w:right w:w="90" w:type="dxa"/>
            </w:tcMar>
          </w:tcPr>
          <w:p w14:paraId="034EEF69" w14:textId="77777777" w:rsidR="009158D7" w:rsidRDefault="00000000">
            <w:pPr>
              <w:jc w:val="both"/>
            </w:pPr>
            <w:r>
              <w:rPr>
                <w:sz w:val="26"/>
              </w:rPr>
              <w:t>Tám căn cứ trong dự thảo, QĐ 1976 đứng đầu (đúng Checklist 08). Chưa có Luật GDNN số hiệu 124/2025/QH15 (chỉ ghi ngày), chưa có căn cứ về đầu tư/đấu thầu dù Điều 1.6 dẫn pháp luật đấu thầu. Số hiệu và ngày của NĐ 94 (31/3/2026), TT 107 (29/6/2026), TT 17 (29/4/2026), NĐ 334 (20/8/2026) đã đối chiếu đúng.</w:t>
            </w:r>
          </w:p>
        </w:tc>
        <w:tc>
          <w:tcPr>
            <w:tcW w:w="3005" w:type="dxa"/>
            <w:tcMar>
              <w:top w:w="60" w:type="dxa"/>
              <w:left w:w="90" w:type="dxa"/>
              <w:bottom w:w="60" w:type="dxa"/>
              <w:right w:w="90" w:type="dxa"/>
            </w:tcMar>
          </w:tcPr>
          <w:p w14:paraId="064339EF" w14:textId="77777777" w:rsidR="009158D7" w:rsidRDefault="00000000">
            <w:pPr>
              <w:jc w:val="both"/>
            </w:pPr>
            <w:r>
              <w:rPr>
                <w:sz w:val="26"/>
              </w:rPr>
              <w:t>Thêm số hiệu Luật GDNN; cân nhắc căn cứ đầu tư công, đấu thầu và tài sản công nếu Quyết định có nội dung đó.</w:t>
            </w:r>
          </w:p>
          <w:p w14:paraId="5C122E70" w14:textId="5BA94BC3" w:rsidR="009158D7" w:rsidRDefault="00000000">
            <w:pPr>
              <w:spacing w:before="80"/>
              <w:jc w:val="both"/>
            </w:pPr>
            <w:r>
              <w:rPr>
                <w:color w:val="FF0000"/>
                <w:sz w:val="26"/>
              </w:rPr>
              <w:t>Phản hồi: Không tiếp thu phần số hiệu Luật: Theo quy ước viện dẫn của Trường, văn bản hành chính không ghi số hiệu Luật. Không bổ sung căn cứ đầu tư công, đấu thầu vì dự thảo QĐ không quyết định đầu tư, lựa chọn nhà thầu.</w:t>
            </w:r>
          </w:p>
        </w:tc>
        <w:tc>
          <w:tcPr>
            <w:tcW w:w="1644" w:type="dxa"/>
            <w:tcMar>
              <w:top w:w="60" w:type="dxa"/>
              <w:left w:w="90" w:type="dxa"/>
              <w:bottom w:w="60" w:type="dxa"/>
              <w:right w:w="90" w:type="dxa"/>
            </w:tcMar>
          </w:tcPr>
          <w:p w14:paraId="408C5A64" w14:textId="77777777" w:rsidR="009158D7" w:rsidRDefault="00000000">
            <w:pPr>
              <w:jc w:val="both"/>
            </w:pPr>
            <w:r>
              <w:rPr>
                <w:sz w:val="26"/>
              </w:rPr>
              <w:t>Luật GDNN 124/2025/QH15 (theo căn cứ NĐ 334) [Internet]</w:t>
            </w:r>
          </w:p>
        </w:tc>
        <w:tc>
          <w:tcPr>
            <w:tcW w:w="1077" w:type="dxa"/>
            <w:tcMar>
              <w:top w:w="60" w:type="dxa"/>
              <w:left w:w="90" w:type="dxa"/>
              <w:bottom w:w="60" w:type="dxa"/>
              <w:right w:w="90" w:type="dxa"/>
            </w:tcMar>
          </w:tcPr>
          <w:p w14:paraId="63748578" w14:textId="77777777" w:rsidR="009158D7" w:rsidRDefault="00000000">
            <w:pPr>
              <w:jc w:val="center"/>
            </w:pPr>
            <w:r>
              <w:rPr>
                <w:sz w:val="26"/>
              </w:rPr>
              <w:t>Mức 3</w:t>
            </w:r>
          </w:p>
        </w:tc>
      </w:tr>
      <w:tr w:rsidR="009158D7" w14:paraId="710E988E" w14:textId="77777777">
        <w:trPr>
          <w:jc w:val="center"/>
        </w:trPr>
        <w:tc>
          <w:tcPr>
            <w:tcW w:w="567" w:type="dxa"/>
            <w:tcMar>
              <w:top w:w="60" w:type="dxa"/>
              <w:left w:w="90" w:type="dxa"/>
              <w:bottom w:w="60" w:type="dxa"/>
              <w:right w:w="90" w:type="dxa"/>
            </w:tcMar>
          </w:tcPr>
          <w:p w14:paraId="62095192" w14:textId="77777777" w:rsidR="009158D7" w:rsidRDefault="00000000">
            <w:pPr>
              <w:jc w:val="center"/>
            </w:pPr>
            <w:r>
              <w:rPr>
                <w:sz w:val="26"/>
              </w:rPr>
              <w:t>12</w:t>
            </w:r>
          </w:p>
        </w:tc>
        <w:tc>
          <w:tcPr>
            <w:tcW w:w="2494" w:type="dxa"/>
            <w:tcMar>
              <w:top w:w="60" w:type="dxa"/>
              <w:left w:w="90" w:type="dxa"/>
              <w:bottom w:w="60" w:type="dxa"/>
              <w:right w:w="90" w:type="dxa"/>
            </w:tcMar>
          </w:tcPr>
          <w:p w14:paraId="1A8B3525" w14:textId="77777777" w:rsidR="009158D7" w:rsidRDefault="00000000">
            <w:pPr>
              <w:jc w:val="both"/>
            </w:pPr>
            <w:r>
              <w:rPr>
                <w:sz w:val="26"/>
              </w:rPr>
              <w:t>Lề trang của phụ lục (đo bằng công cụ)</w:t>
            </w:r>
          </w:p>
        </w:tc>
        <w:tc>
          <w:tcPr>
            <w:tcW w:w="5499" w:type="dxa"/>
            <w:tcMar>
              <w:top w:w="60" w:type="dxa"/>
              <w:left w:w="90" w:type="dxa"/>
              <w:bottom w:w="60" w:type="dxa"/>
              <w:right w:w="90" w:type="dxa"/>
            </w:tcMar>
          </w:tcPr>
          <w:p w14:paraId="69827D84" w14:textId="77777777" w:rsidR="009158D7" w:rsidRDefault="00000000">
            <w:pPr>
              <w:jc w:val="both"/>
            </w:pPr>
            <w:r>
              <w:rPr>
                <w:sz w:val="26"/>
              </w:rPr>
              <w:t>Công cụ cho Lề trái 20 mm ở phần 2 của Tờ trình và các phần 4–6 của Đề án (lề trên 30 mm). Đây là các phần phụ lục hoặc bảng khổ ngang, đánh số riêng, nên không kết luận là lỗi; em chỉ đề nghị xác nhận phần nào là phụ lục.</w:t>
            </w:r>
          </w:p>
        </w:tc>
        <w:tc>
          <w:tcPr>
            <w:tcW w:w="3005" w:type="dxa"/>
            <w:tcMar>
              <w:top w:w="60" w:type="dxa"/>
              <w:left w:w="90" w:type="dxa"/>
              <w:bottom w:w="60" w:type="dxa"/>
              <w:right w:w="90" w:type="dxa"/>
            </w:tcMar>
          </w:tcPr>
          <w:p w14:paraId="4E16302E" w14:textId="77777777" w:rsidR="009158D7" w:rsidRDefault="00000000">
            <w:pPr>
              <w:jc w:val="both"/>
            </w:pPr>
            <w:r>
              <w:rPr>
                <w:sz w:val="26"/>
              </w:rPr>
              <w:t>Người soạn xác nhận các phần đó là phụ lục khổ ngang; nếu là thân văn bản thì chỉnh về 2–2–3–2 cm (TB 597).</w:t>
            </w:r>
          </w:p>
          <w:p w14:paraId="44433EE2" w14:textId="0B42D270" w:rsidR="009158D7" w:rsidRDefault="00000000">
            <w:pPr>
              <w:spacing w:before="80"/>
              <w:jc w:val="both"/>
            </w:pPr>
            <w:r>
              <w:rPr>
                <w:color w:val="FF0000"/>
                <w:sz w:val="26"/>
              </w:rPr>
              <w:t>Phản hồi: Giải trình. Đó là các section phụ lục khổ ngang, đánh số trang riêng; không sửa.</w:t>
            </w:r>
          </w:p>
        </w:tc>
        <w:tc>
          <w:tcPr>
            <w:tcW w:w="1644" w:type="dxa"/>
            <w:tcMar>
              <w:top w:w="60" w:type="dxa"/>
              <w:left w:w="90" w:type="dxa"/>
              <w:bottom w:w="60" w:type="dxa"/>
              <w:right w:w="90" w:type="dxa"/>
            </w:tcMar>
          </w:tcPr>
          <w:p w14:paraId="62D04CB3" w14:textId="77777777" w:rsidR="009158D7" w:rsidRDefault="00000000">
            <w:pPr>
              <w:jc w:val="both"/>
            </w:pPr>
            <w:r>
              <w:rPr>
                <w:sz w:val="26"/>
              </w:rPr>
              <w:t>Phụ lục I NĐ 30/2020; TB 597 [công cụ]</w:t>
            </w:r>
          </w:p>
        </w:tc>
        <w:tc>
          <w:tcPr>
            <w:tcW w:w="1077" w:type="dxa"/>
            <w:tcMar>
              <w:top w:w="60" w:type="dxa"/>
              <w:left w:w="90" w:type="dxa"/>
              <w:bottom w:w="60" w:type="dxa"/>
              <w:right w:w="90" w:type="dxa"/>
            </w:tcMar>
          </w:tcPr>
          <w:p w14:paraId="6C1B5EBE" w14:textId="77777777" w:rsidR="009158D7" w:rsidRDefault="00000000">
            <w:pPr>
              <w:jc w:val="center"/>
            </w:pPr>
            <w:r>
              <w:rPr>
                <w:sz w:val="26"/>
              </w:rPr>
              <w:t>Mức 4</w:t>
            </w:r>
          </w:p>
        </w:tc>
      </w:tr>
      <w:tr w:rsidR="009158D7" w14:paraId="65E9BCA1" w14:textId="77777777">
        <w:trPr>
          <w:jc w:val="center"/>
        </w:trPr>
        <w:tc>
          <w:tcPr>
            <w:tcW w:w="567" w:type="dxa"/>
            <w:tcMar>
              <w:top w:w="60" w:type="dxa"/>
              <w:left w:w="90" w:type="dxa"/>
              <w:bottom w:w="60" w:type="dxa"/>
              <w:right w:w="90" w:type="dxa"/>
            </w:tcMar>
          </w:tcPr>
          <w:p w14:paraId="57FF7167" w14:textId="77777777" w:rsidR="009158D7" w:rsidRDefault="00000000">
            <w:pPr>
              <w:jc w:val="center"/>
            </w:pPr>
            <w:r>
              <w:rPr>
                <w:sz w:val="26"/>
              </w:rPr>
              <w:t>13</w:t>
            </w:r>
          </w:p>
        </w:tc>
        <w:tc>
          <w:tcPr>
            <w:tcW w:w="2494" w:type="dxa"/>
            <w:tcMar>
              <w:top w:w="60" w:type="dxa"/>
              <w:left w:w="90" w:type="dxa"/>
              <w:bottom w:w="60" w:type="dxa"/>
              <w:right w:w="90" w:type="dxa"/>
            </w:tcMar>
          </w:tcPr>
          <w:p w14:paraId="7DAE52F5" w14:textId="77777777" w:rsidR="009158D7" w:rsidRDefault="00000000">
            <w:pPr>
              <w:jc w:val="both"/>
            </w:pPr>
            <w:r>
              <w:rPr>
                <w:sz w:val="26"/>
              </w:rPr>
              <w:t>Tên đơn vị trong Điều 2–3 dự thảo QĐ</w:t>
            </w:r>
          </w:p>
        </w:tc>
        <w:tc>
          <w:tcPr>
            <w:tcW w:w="5499" w:type="dxa"/>
            <w:tcMar>
              <w:top w:w="60" w:type="dxa"/>
              <w:left w:w="90" w:type="dxa"/>
              <w:bottom w:w="60" w:type="dxa"/>
              <w:right w:w="90" w:type="dxa"/>
            </w:tcMar>
          </w:tcPr>
          <w:p w14:paraId="23B17957" w14:textId="77777777" w:rsidR="009158D7" w:rsidRDefault="00000000">
            <w:pPr>
              <w:jc w:val="both"/>
            </w:pPr>
            <w:r>
              <w:rPr>
                <w:sz w:val="26"/>
              </w:rPr>
              <w:t>Cần đối chiếu cách viết 5 tên đơn vị (Phòng Tổng hợp - Hành chính và Quản trị; Phòng Tài chính - Kế toán; Khoa Đào tạo và Sát hạch lái xe; Phòng Tổ chức cán bộ và Công tác học sinh sinh viên; Phòng Quản lý Đào tạo và Bảo đảm chất lượng) với QĐ 1976 và QĐ 2047. Em chưa đọc đủ QĐ 1976 nên chưa kết luận.</w:t>
            </w:r>
          </w:p>
        </w:tc>
        <w:tc>
          <w:tcPr>
            <w:tcW w:w="3005" w:type="dxa"/>
            <w:tcMar>
              <w:top w:w="60" w:type="dxa"/>
              <w:left w:w="90" w:type="dxa"/>
              <w:bottom w:w="60" w:type="dxa"/>
              <w:right w:w="90" w:type="dxa"/>
            </w:tcMar>
          </w:tcPr>
          <w:p w14:paraId="6A88CDA7" w14:textId="77777777" w:rsidR="009158D7" w:rsidRDefault="00000000">
            <w:pPr>
              <w:jc w:val="both"/>
            </w:pPr>
            <w:r>
              <w:rPr>
                <w:sz w:val="26"/>
              </w:rPr>
              <w:t>Đối chiếu với QĐ 1976, 2047; giữ “bảo đảm”, “nhà trường” viết thường.</w:t>
            </w:r>
          </w:p>
          <w:p w14:paraId="1D4671B6" w14:textId="0E5F84C5" w:rsidR="009158D7" w:rsidRDefault="00000000">
            <w:pPr>
              <w:spacing w:before="80"/>
              <w:jc w:val="both"/>
            </w:pPr>
            <w:r>
              <w:rPr>
                <w:color w:val="FF0000"/>
                <w:sz w:val="26"/>
              </w:rPr>
              <w:t>Phản hồi: Ghi nhận. Tên 05 đơn vị ghi theo Quyết định số 2047/QĐ-CĐKT và cơ cấu hiện hành; không sửa.</w:t>
            </w:r>
          </w:p>
        </w:tc>
        <w:tc>
          <w:tcPr>
            <w:tcW w:w="1644" w:type="dxa"/>
            <w:tcMar>
              <w:top w:w="60" w:type="dxa"/>
              <w:left w:w="90" w:type="dxa"/>
              <w:bottom w:w="60" w:type="dxa"/>
              <w:right w:w="90" w:type="dxa"/>
            </w:tcMar>
          </w:tcPr>
          <w:p w14:paraId="32851821" w14:textId="77777777" w:rsidR="009158D7" w:rsidRDefault="00000000">
            <w:pPr>
              <w:jc w:val="both"/>
            </w:pPr>
            <w:r>
              <w:rPr>
                <w:sz w:val="26"/>
              </w:rPr>
              <w:t>Checklist 08 mục 3</w:t>
            </w:r>
          </w:p>
        </w:tc>
        <w:tc>
          <w:tcPr>
            <w:tcW w:w="1077" w:type="dxa"/>
            <w:tcMar>
              <w:top w:w="60" w:type="dxa"/>
              <w:left w:w="90" w:type="dxa"/>
              <w:bottom w:w="60" w:type="dxa"/>
              <w:right w:w="90" w:type="dxa"/>
            </w:tcMar>
          </w:tcPr>
          <w:p w14:paraId="36FB68A1" w14:textId="77777777" w:rsidR="009158D7" w:rsidRDefault="00000000">
            <w:pPr>
              <w:jc w:val="center"/>
            </w:pPr>
            <w:r>
              <w:rPr>
                <w:sz w:val="26"/>
              </w:rPr>
              <w:t>Mức 4</w:t>
            </w:r>
          </w:p>
        </w:tc>
      </w:tr>
      <w:tr w:rsidR="009158D7" w14:paraId="41A4A29E" w14:textId="77777777">
        <w:trPr>
          <w:jc w:val="center"/>
        </w:trPr>
        <w:tc>
          <w:tcPr>
            <w:tcW w:w="567" w:type="dxa"/>
            <w:tcMar>
              <w:top w:w="60" w:type="dxa"/>
              <w:left w:w="90" w:type="dxa"/>
              <w:bottom w:w="60" w:type="dxa"/>
              <w:right w:w="90" w:type="dxa"/>
            </w:tcMar>
          </w:tcPr>
          <w:p w14:paraId="52F66C04" w14:textId="77777777" w:rsidR="009158D7" w:rsidRDefault="00000000">
            <w:pPr>
              <w:jc w:val="center"/>
            </w:pPr>
            <w:r>
              <w:rPr>
                <w:sz w:val="26"/>
              </w:rPr>
              <w:t>14</w:t>
            </w:r>
          </w:p>
        </w:tc>
        <w:tc>
          <w:tcPr>
            <w:tcW w:w="2494" w:type="dxa"/>
            <w:tcMar>
              <w:top w:w="60" w:type="dxa"/>
              <w:left w:w="90" w:type="dxa"/>
              <w:bottom w:w="60" w:type="dxa"/>
              <w:right w:w="90" w:type="dxa"/>
            </w:tcMar>
          </w:tcPr>
          <w:p w14:paraId="529AB523" w14:textId="77777777" w:rsidR="009158D7" w:rsidRDefault="00000000">
            <w:pPr>
              <w:jc w:val="both"/>
            </w:pPr>
            <w:r>
              <w:rPr>
                <w:sz w:val="26"/>
              </w:rPr>
              <w:t>Tuyên bố “không sử dụng ngân sách nhà nước chi cho đầu tư”</w:t>
            </w:r>
          </w:p>
        </w:tc>
        <w:tc>
          <w:tcPr>
            <w:tcW w:w="5499" w:type="dxa"/>
            <w:tcMar>
              <w:top w:w="60" w:type="dxa"/>
              <w:left w:w="90" w:type="dxa"/>
              <w:bottom w:w="60" w:type="dxa"/>
              <w:right w:w="90" w:type="dxa"/>
            </w:tcMar>
          </w:tcPr>
          <w:p w14:paraId="1423D7D5" w14:textId="77777777" w:rsidR="009158D7" w:rsidRDefault="00000000">
            <w:pPr>
              <w:jc w:val="both"/>
            </w:pPr>
            <w:r>
              <w:rPr>
                <w:sz w:val="26"/>
              </w:rPr>
              <w:t>Hệ thống truyền dữ liệu và định danh dùng kinh phí chi thường xuyên (nguồn ngân sách), được ghi “không tính vào kinh phí của Đề án”. Đọc kỹ có thể bị hiểu là Đề án dùng ngân sách. Nên ghi rõ ranh giới hai nguồn.</w:t>
            </w:r>
          </w:p>
        </w:tc>
        <w:tc>
          <w:tcPr>
            <w:tcW w:w="3005" w:type="dxa"/>
            <w:tcMar>
              <w:top w:w="60" w:type="dxa"/>
              <w:left w:w="90" w:type="dxa"/>
              <w:bottom w:w="60" w:type="dxa"/>
              <w:right w:w="90" w:type="dxa"/>
            </w:tcMar>
          </w:tcPr>
          <w:p w14:paraId="3E1BD13C" w14:textId="77777777" w:rsidR="009158D7" w:rsidRDefault="00000000">
            <w:pPr>
              <w:jc w:val="both"/>
            </w:pPr>
            <w:r>
              <w:rPr>
                <w:sz w:val="26"/>
              </w:rPr>
              <w:t>Thêm một câu nêu rõ nguồn kinh phí thường xuyên (ngoài Đề án) để tránh hiểu nhầm.</w:t>
            </w:r>
          </w:p>
          <w:p w14:paraId="4C36AFE1" w14:textId="397DD702" w:rsidR="009158D7" w:rsidRDefault="00000000">
            <w:pPr>
              <w:spacing w:before="80"/>
              <w:jc w:val="both"/>
            </w:pPr>
            <w:r>
              <w:rPr>
                <w:color w:val="FF0000"/>
                <w:sz w:val="26"/>
              </w:rPr>
              <w:t>Phản hồi: Tiếp thu. Đề án ghi rõ "không sử dụng ngân sách nhà nước cho vốn đầu tư của Đề án"; hệ thống truyền dữ liệu, định danh dùng kinh phí chi thường xuyên của Trường, ghi riêng, ngoài kinh phí Đề án.</w:t>
            </w:r>
          </w:p>
        </w:tc>
        <w:tc>
          <w:tcPr>
            <w:tcW w:w="1644" w:type="dxa"/>
            <w:tcMar>
              <w:top w:w="60" w:type="dxa"/>
              <w:left w:w="90" w:type="dxa"/>
              <w:bottom w:w="60" w:type="dxa"/>
              <w:right w:w="90" w:type="dxa"/>
            </w:tcMar>
          </w:tcPr>
          <w:p w14:paraId="690636B5" w14:textId="77777777" w:rsidR="009158D7" w:rsidRDefault="00000000">
            <w:pPr>
              <w:jc w:val="both"/>
            </w:pPr>
            <w:r>
              <w:rPr>
                <w:sz w:val="26"/>
              </w:rPr>
              <w:t>Điều 1.1, 1.3c, 1.4 dự thảo QĐ</w:t>
            </w:r>
          </w:p>
        </w:tc>
        <w:tc>
          <w:tcPr>
            <w:tcW w:w="1077" w:type="dxa"/>
            <w:tcMar>
              <w:top w:w="60" w:type="dxa"/>
              <w:left w:w="90" w:type="dxa"/>
              <w:bottom w:w="60" w:type="dxa"/>
              <w:right w:w="90" w:type="dxa"/>
            </w:tcMar>
          </w:tcPr>
          <w:p w14:paraId="2E6DB424" w14:textId="77777777" w:rsidR="009158D7" w:rsidRDefault="00000000">
            <w:pPr>
              <w:jc w:val="center"/>
            </w:pPr>
            <w:r>
              <w:rPr>
                <w:sz w:val="26"/>
              </w:rPr>
              <w:t>Mức 4</w:t>
            </w:r>
          </w:p>
        </w:tc>
      </w:tr>
    </w:tbl>
    <w:p w14:paraId="63FF638F" w14:textId="77777777" w:rsidR="009158D7" w:rsidRDefault="009158D7">
      <w:pPr>
        <w:spacing w:after="40"/>
      </w:pPr>
    </w:p>
    <w:p w14:paraId="579B4ED2" w14:textId="77777777" w:rsidR="009158D7" w:rsidRDefault="00000000">
      <w:pPr>
        <w:spacing w:before="200" w:after="80"/>
      </w:pPr>
      <w:r>
        <w:rPr>
          <w:b/>
          <w:color w:val="7030A0"/>
        </w:rPr>
        <w:t>PHẦN III. NỘI DUNG ĐẠT / KHÔNG PHÁT HIỆN VẤN ĐỀ</w:t>
      </w:r>
    </w:p>
    <w:tbl>
      <w:tblPr>
        <w:tblStyle w:val="TableGrid"/>
        <w:tblW w:w="0" w:type="auto"/>
        <w:jc w:val="center"/>
        <w:tblLayout w:type="fixed"/>
        <w:tblLook w:val="04A0" w:firstRow="1" w:lastRow="0" w:firstColumn="1" w:lastColumn="0" w:noHBand="0" w:noVBand="1"/>
      </w:tblPr>
      <w:tblGrid>
        <w:gridCol w:w="567"/>
        <w:gridCol w:w="5669"/>
        <w:gridCol w:w="4252"/>
        <w:gridCol w:w="2948"/>
        <w:gridCol w:w="1134"/>
      </w:tblGrid>
      <w:tr w:rsidR="009158D7" w14:paraId="5A973B3A" w14:textId="77777777">
        <w:trPr>
          <w:tblHeader/>
          <w:jc w:val="center"/>
        </w:trPr>
        <w:tc>
          <w:tcPr>
            <w:tcW w:w="567" w:type="dxa"/>
            <w:shd w:val="clear" w:color="auto" w:fill="1F497D"/>
            <w:tcMar>
              <w:top w:w="60" w:type="dxa"/>
              <w:left w:w="90" w:type="dxa"/>
              <w:bottom w:w="60" w:type="dxa"/>
              <w:right w:w="90" w:type="dxa"/>
            </w:tcMar>
          </w:tcPr>
          <w:p w14:paraId="7C2BC160" w14:textId="77777777" w:rsidR="009158D7" w:rsidRDefault="00000000">
            <w:pPr>
              <w:jc w:val="center"/>
            </w:pPr>
            <w:r>
              <w:rPr>
                <w:b/>
                <w:color w:val="FFFFFF"/>
              </w:rPr>
              <w:t>TT</w:t>
            </w:r>
          </w:p>
        </w:tc>
        <w:tc>
          <w:tcPr>
            <w:tcW w:w="5669" w:type="dxa"/>
            <w:shd w:val="clear" w:color="auto" w:fill="1F497D"/>
            <w:tcMar>
              <w:top w:w="60" w:type="dxa"/>
              <w:left w:w="90" w:type="dxa"/>
              <w:bottom w:w="60" w:type="dxa"/>
              <w:right w:w="90" w:type="dxa"/>
            </w:tcMar>
          </w:tcPr>
          <w:p w14:paraId="35A68014" w14:textId="77777777" w:rsidR="009158D7" w:rsidRDefault="00000000">
            <w:pPr>
              <w:jc w:val="center"/>
            </w:pPr>
            <w:r>
              <w:rPr>
                <w:b/>
                <w:color w:val="FFFFFF"/>
              </w:rPr>
              <w:t>NỘI DUNG ĐÃ ĐỐI CHIẾU</w:t>
            </w:r>
          </w:p>
        </w:tc>
        <w:tc>
          <w:tcPr>
            <w:tcW w:w="4252" w:type="dxa"/>
            <w:shd w:val="clear" w:color="auto" w:fill="1F497D"/>
            <w:tcMar>
              <w:top w:w="60" w:type="dxa"/>
              <w:left w:w="90" w:type="dxa"/>
              <w:bottom w:w="60" w:type="dxa"/>
              <w:right w:w="90" w:type="dxa"/>
            </w:tcMar>
          </w:tcPr>
          <w:p w14:paraId="4F8C5103" w14:textId="77777777" w:rsidR="009158D7" w:rsidRDefault="00000000">
            <w:pPr>
              <w:jc w:val="center"/>
            </w:pPr>
            <w:r>
              <w:rPr>
                <w:b/>
                <w:color w:val="FFFFFF"/>
              </w:rPr>
              <w:t>KẾT QUẢ</w:t>
            </w:r>
          </w:p>
        </w:tc>
        <w:tc>
          <w:tcPr>
            <w:tcW w:w="2948" w:type="dxa"/>
            <w:shd w:val="clear" w:color="auto" w:fill="1F497D"/>
            <w:tcMar>
              <w:top w:w="60" w:type="dxa"/>
              <w:left w:w="90" w:type="dxa"/>
              <w:bottom w:w="60" w:type="dxa"/>
              <w:right w:w="90" w:type="dxa"/>
            </w:tcMar>
          </w:tcPr>
          <w:p w14:paraId="550CC072" w14:textId="77777777" w:rsidR="009158D7" w:rsidRDefault="00000000">
            <w:pPr>
              <w:jc w:val="center"/>
            </w:pPr>
            <w:r>
              <w:rPr>
                <w:b/>
                <w:color w:val="FFFFFF"/>
              </w:rPr>
              <w:t>NGUỒN</w:t>
            </w:r>
          </w:p>
        </w:tc>
        <w:tc>
          <w:tcPr>
            <w:tcW w:w="1134" w:type="dxa"/>
            <w:shd w:val="clear" w:color="auto" w:fill="1F497D"/>
            <w:tcMar>
              <w:top w:w="60" w:type="dxa"/>
              <w:left w:w="90" w:type="dxa"/>
              <w:bottom w:w="60" w:type="dxa"/>
              <w:right w:w="90" w:type="dxa"/>
            </w:tcMar>
          </w:tcPr>
          <w:p w14:paraId="653FC5E1" w14:textId="77777777" w:rsidR="009158D7" w:rsidRDefault="00000000">
            <w:pPr>
              <w:jc w:val="center"/>
            </w:pPr>
            <w:r>
              <w:rPr>
                <w:b/>
                <w:color w:val="FFFFFF"/>
              </w:rPr>
              <w:t>MỨC</w:t>
            </w:r>
          </w:p>
        </w:tc>
      </w:tr>
      <w:tr w:rsidR="009158D7" w14:paraId="5A1BA5CF" w14:textId="77777777">
        <w:trPr>
          <w:jc w:val="center"/>
        </w:trPr>
        <w:tc>
          <w:tcPr>
            <w:tcW w:w="567" w:type="dxa"/>
            <w:tcMar>
              <w:top w:w="60" w:type="dxa"/>
              <w:left w:w="90" w:type="dxa"/>
              <w:bottom w:w="60" w:type="dxa"/>
              <w:right w:w="90" w:type="dxa"/>
            </w:tcMar>
          </w:tcPr>
          <w:p w14:paraId="76C80EE3" w14:textId="77777777" w:rsidR="009158D7" w:rsidRDefault="00000000">
            <w:pPr>
              <w:jc w:val="center"/>
            </w:pPr>
            <w:r>
              <w:rPr>
                <w:sz w:val="26"/>
              </w:rPr>
              <w:t>1</w:t>
            </w:r>
          </w:p>
        </w:tc>
        <w:tc>
          <w:tcPr>
            <w:tcW w:w="5669" w:type="dxa"/>
            <w:tcMar>
              <w:top w:w="60" w:type="dxa"/>
              <w:left w:w="90" w:type="dxa"/>
              <w:bottom w:w="60" w:type="dxa"/>
              <w:right w:w="90" w:type="dxa"/>
            </w:tcMar>
          </w:tcPr>
          <w:p w14:paraId="73F00D1A" w14:textId="77777777" w:rsidR="009158D7" w:rsidRDefault="00000000">
            <w:pPr>
              <w:jc w:val="both"/>
            </w:pPr>
            <w:r>
              <w:rPr>
                <w:sz w:val="26"/>
              </w:rPr>
              <w:t>Loại 3 sát hạch Hạng A1, A và B1; diện tích trung tâm loại 3 ≥ 4.000 m²</w:t>
            </w:r>
          </w:p>
        </w:tc>
        <w:tc>
          <w:tcPr>
            <w:tcW w:w="4252" w:type="dxa"/>
            <w:tcMar>
              <w:top w:w="60" w:type="dxa"/>
              <w:left w:w="90" w:type="dxa"/>
              <w:bottom w:w="60" w:type="dxa"/>
              <w:right w:w="90" w:type="dxa"/>
            </w:tcMar>
          </w:tcPr>
          <w:p w14:paraId="5B339B59" w14:textId="77777777" w:rsidR="009158D7" w:rsidRDefault="00000000">
            <w:pPr>
              <w:jc w:val="both"/>
            </w:pPr>
            <w:r>
              <w:rPr>
                <w:sz w:val="26"/>
              </w:rPr>
              <w:t>Đúng: NĐ 94 Điều 3 khoản 4; Điều 24 khoản 6</w:t>
            </w:r>
          </w:p>
        </w:tc>
        <w:tc>
          <w:tcPr>
            <w:tcW w:w="2948" w:type="dxa"/>
            <w:tcMar>
              <w:top w:w="60" w:type="dxa"/>
              <w:left w:w="90" w:type="dxa"/>
              <w:bottom w:w="60" w:type="dxa"/>
              <w:right w:w="90" w:type="dxa"/>
            </w:tcMar>
          </w:tcPr>
          <w:p w14:paraId="65DB9DBD" w14:textId="77777777" w:rsidR="009158D7" w:rsidRDefault="00000000">
            <w:pPr>
              <w:jc w:val="both"/>
            </w:pPr>
            <w:r>
              <w:rPr>
                <w:sz w:val="26"/>
              </w:rPr>
              <w:t>NĐ 94 [Drive]</w:t>
            </w:r>
          </w:p>
        </w:tc>
        <w:tc>
          <w:tcPr>
            <w:tcW w:w="1134" w:type="dxa"/>
            <w:shd w:val="clear" w:color="auto" w:fill="C6EFCE"/>
            <w:tcMar>
              <w:top w:w="60" w:type="dxa"/>
              <w:left w:w="90" w:type="dxa"/>
              <w:bottom w:w="60" w:type="dxa"/>
              <w:right w:w="90" w:type="dxa"/>
            </w:tcMar>
          </w:tcPr>
          <w:p w14:paraId="353F57E4" w14:textId="77777777" w:rsidR="009158D7" w:rsidRDefault="00000000">
            <w:pPr>
              <w:jc w:val="center"/>
            </w:pPr>
            <w:r>
              <w:rPr>
                <w:b/>
                <w:sz w:val="26"/>
              </w:rPr>
              <w:t>Đạt</w:t>
            </w:r>
          </w:p>
        </w:tc>
      </w:tr>
      <w:tr w:rsidR="009158D7" w14:paraId="12096CD1" w14:textId="77777777">
        <w:trPr>
          <w:jc w:val="center"/>
        </w:trPr>
        <w:tc>
          <w:tcPr>
            <w:tcW w:w="567" w:type="dxa"/>
            <w:tcMar>
              <w:top w:w="60" w:type="dxa"/>
              <w:left w:w="90" w:type="dxa"/>
              <w:bottom w:w="60" w:type="dxa"/>
              <w:right w:w="90" w:type="dxa"/>
            </w:tcMar>
          </w:tcPr>
          <w:p w14:paraId="71B4EA2F" w14:textId="77777777" w:rsidR="009158D7" w:rsidRDefault="00000000">
            <w:pPr>
              <w:jc w:val="center"/>
            </w:pPr>
            <w:r>
              <w:rPr>
                <w:sz w:val="26"/>
              </w:rPr>
              <w:t>2</w:t>
            </w:r>
          </w:p>
        </w:tc>
        <w:tc>
          <w:tcPr>
            <w:tcW w:w="5669" w:type="dxa"/>
            <w:tcMar>
              <w:top w:w="60" w:type="dxa"/>
              <w:left w:w="90" w:type="dxa"/>
              <w:bottom w:w="60" w:type="dxa"/>
              <w:right w:w="90" w:type="dxa"/>
            </w:tcMar>
          </w:tcPr>
          <w:p w14:paraId="4489142C" w14:textId="77777777" w:rsidR="009158D7" w:rsidRDefault="00000000">
            <w:pPr>
              <w:jc w:val="both"/>
            </w:pPr>
            <w:r>
              <w:rPr>
                <w:sz w:val="26"/>
              </w:rPr>
              <w:t>Cấp lại giấy phép sát hạch khi thay đổi thiết bị, số lượng xe; Phòng Cảnh sát giao thông cấp; 03 ngày làm việc</w:t>
            </w:r>
          </w:p>
        </w:tc>
        <w:tc>
          <w:tcPr>
            <w:tcW w:w="4252" w:type="dxa"/>
            <w:tcMar>
              <w:top w:w="60" w:type="dxa"/>
              <w:left w:w="90" w:type="dxa"/>
              <w:bottom w:w="60" w:type="dxa"/>
              <w:right w:w="90" w:type="dxa"/>
            </w:tcMar>
          </w:tcPr>
          <w:p w14:paraId="59D7A2A4" w14:textId="77777777" w:rsidR="009158D7" w:rsidRDefault="00000000">
            <w:pPr>
              <w:jc w:val="both"/>
            </w:pPr>
            <w:r>
              <w:rPr>
                <w:sz w:val="26"/>
              </w:rPr>
              <w:t>Đúng: Điều 26 khoản 1, 2; Điều 29 khoản 1</w:t>
            </w:r>
          </w:p>
        </w:tc>
        <w:tc>
          <w:tcPr>
            <w:tcW w:w="2948" w:type="dxa"/>
            <w:tcMar>
              <w:top w:w="60" w:type="dxa"/>
              <w:left w:w="90" w:type="dxa"/>
              <w:bottom w:w="60" w:type="dxa"/>
              <w:right w:w="90" w:type="dxa"/>
            </w:tcMar>
          </w:tcPr>
          <w:p w14:paraId="4087526F" w14:textId="77777777" w:rsidR="009158D7" w:rsidRDefault="00000000">
            <w:pPr>
              <w:jc w:val="both"/>
            </w:pPr>
            <w:r>
              <w:rPr>
                <w:sz w:val="26"/>
              </w:rPr>
              <w:t>NĐ 94 [Drive]</w:t>
            </w:r>
          </w:p>
        </w:tc>
        <w:tc>
          <w:tcPr>
            <w:tcW w:w="1134" w:type="dxa"/>
            <w:shd w:val="clear" w:color="auto" w:fill="C6EFCE"/>
            <w:tcMar>
              <w:top w:w="60" w:type="dxa"/>
              <w:left w:w="90" w:type="dxa"/>
              <w:bottom w:w="60" w:type="dxa"/>
              <w:right w:w="90" w:type="dxa"/>
            </w:tcMar>
          </w:tcPr>
          <w:p w14:paraId="22723289" w14:textId="77777777" w:rsidR="009158D7" w:rsidRDefault="00000000">
            <w:pPr>
              <w:jc w:val="center"/>
            </w:pPr>
            <w:r>
              <w:rPr>
                <w:b/>
                <w:sz w:val="26"/>
              </w:rPr>
              <w:t>Đạt</w:t>
            </w:r>
          </w:p>
        </w:tc>
      </w:tr>
      <w:tr w:rsidR="009158D7" w14:paraId="6DEBEB12" w14:textId="77777777">
        <w:trPr>
          <w:jc w:val="center"/>
        </w:trPr>
        <w:tc>
          <w:tcPr>
            <w:tcW w:w="567" w:type="dxa"/>
            <w:tcMar>
              <w:top w:w="60" w:type="dxa"/>
              <w:left w:w="90" w:type="dxa"/>
              <w:bottom w:w="60" w:type="dxa"/>
              <w:right w:w="90" w:type="dxa"/>
            </w:tcMar>
          </w:tcPr>
          <w:p w14:paraId="0EA04680" w14:textId="77777777" w:rsidR="009158D7" w:rsidRDefault="00000000">
            <w:pPr>
              <w:jc w:val="center"/>
            </w:pPr>
            <w:r>
              <w:rPr>
                <w:sz w:val="26"/>
              </w:rPr>
              <w:t>3</w:t>
            </w:r>
          </w:p>
        </w:tc>
        <w:tc>
          <w:tcPr>
            <w:tcW w:w="5669" w:type="dxa"/>
            <w:tcMar>
              <w:top w:w="60" w:type="dxa"/>
              <w:left w:w="90" w:type="dxa"/>
              <w:bottom w:w="60" w:type="dxa"/>
              <w:right w:w="90" w:type="dxa"/>
            </w:tcMar>
          </w:tcPr>
          <w:p w14:paraId="35BD554C" w14:textId="77777777" w:rsidR="009158D7" w:rsidRDefault="00000000">
            <w:pPr>
              <w:jc w:val="both"/>
            </w:pPr>
            <w:r>
              <w:rPr>
                <w:sz w:val="26"/>
              </w:rPr>
              <w:t>Sân sát hạch loại 3 không nhỏ hơn 3.600 m²</w:t>
            </w:r>
          </w:p>
        </w:tc>
        <w:tc>
          <w:tcPr>
            <w:tcW w:w="4252" w:type="dxa"/>
            <w:tcMar>
              <w:top w:w="60" w:type="dxa"/>
              <w:left w:w="90" w:type="dxa"/>
              <w:bottom w:w="60" w:type="dxa"/>
              <w:right w:w="90" w:type="dxa"/>
            </w:tcMar>
          </w:tcPr>
          <w:p w14:paraId="3B7E1250" w14:textId="77777777" w:rsidR="009158D7" w:rsidRDefault="00000000">
            <w:pPr>
              <w:jc w:val="both"/>
            </w:pPr>
            <w:r>
              <w:rPr>
                <w:sz w:val="26"/>
              </w:rPr>
              <w:t>Đúng mức tối thiểu nêu trong Đề án (xem Mức 2 mục 6 về biên diện tích)</w:t>
            </w:r>
          </w:p>
        </w:tc>
        <w:tc>
          <w:tcPr>
            <w:tcW w:w="2948" w:type="dxa"/>
            <w:tcMar>
              <w:top w:w="60" w:type="dxa"/>
              <w:left w:w="90" w:type="dxa"/>
              <w:bottom w:w="60" w:type="dxa"/>
              <w:right w:w="90" w:type="dxa"/>
            </w:tcMar>
          </w:tcPr>
          <w:p w14:paraId="6E914866" w14:textId="77777777" w:rsidR="009158D7" w:rsidRDefault="00000000">
            <w:pPr>
              <w:jc w:val="both"/>
            </w:pPr>
            <w:r>
              <w:rPr>
                <w:sz w:val="26"/>
              </w:rPr>
              <w:t>QCVN 15 mục 2.1.5.3 [Drive]</w:t>
            </w:r>
          </w:p>
        </w:tc>
        <w:tc>
          <w:tcPr>
            <w:tcW w:w="1134" w:type="dxa"/>
            <w:shd w:val="clear" w:color="auto" w:fill="C6EFCE"/>
            <w:tcMar>
              <w:top w:w="60" w:type="dxa"/>
              <w:left w:w="90" w:type="dxa"/>
              <w:bottom w:w="60" w:type="dxa"/>
              <w:right w:w="90" w:type="dxa"/>
            </w:tcMar>
          </w:tcPr>
          <w:p w14:paraId="569359E1" w14:textId="77777777" w:rsidR="009158D7" w:rsidRDefault="00000000">
            <w:pPr>
              <w:jc w:val="center"/>
            </w:pPr>
            <w:r>
              <w:rPr>
                <w:b/>
                <w:sz w:val="26"/>
              </w:rPr>
              <w:t>Đạt</w:t>
            </w:r>
          </w:p>
        </w:tc>
      </w:tr>
      <w:tr w:rsidR="009158D7" w14:paraId="343784B5" w14:textId="77777777">
        <w:trPr>
          <w:jc w:val="center"/>
        </w:trPr>
        <w:tc>
          <w:tcPr>
            <w:tcW w:w="567" w:type="dxa"/>
            <w:tcMar>
              <w:top w:w="60" w:type="dxa"/>
              <w:left w:w="90" w:type="dxa"/>
              <w:bottom w:w="60" w:type="dxa"/>
              <w:right w:w="90" w:type="dxa"/>
            </w:tcMar>
          </w:tcPr>
          <w:p w14:paraId="0EA605AE" w14:textId="77777777" w:rsidR="009158D7" w:rsidRDefault="00000000">
            <w:pPr>
              <w:jc w:val="center"/>
            </w:pPr>
            <w:r>
              <w:rPr>
                <w:sz w:val="26"/>
              </w:rPr>
              <w:t>4</w:t>
            </w:r>
          </w:p>
        </w:tc>
        <w:tc>
          <w:tcPr>
            <w:tcW w:w="5669" w:type="dxa"/>
            <w:tcMar>
              <w:top w:w="60" w:type="dxa"/>
              <w:left w:w="90" w:type="dxa"/>
              <w:bottom w:w="60" w:type="dxa"/>
              <w:right w:w="90" w:type="dxa"/>
            </w:tcMar>
          </w:tcPr>
          <w:p w14:paraId="1234ACAB" w14:textId="77777777" w:rsidR="009158D7" w:rsidRDefault="00000000">
            <w:pPr>
              <w:jc w:val="both"/>
            </w:pPr>
            <w:r>
              <w:rPr>
                <w:sz w:val="26"/>
              </w:rPr>
              <w:t>Bài sát hạch xử lý tình huống giả định trên đường Hạng A1, A áp dụng từ 01/01/2028</w:t>
            </w:r>
          </w:p>
        </w:tc>
        <w:tc>
          <w:tcPr>
            <w:tcW w:w="4252" w:type="dxa"/>
            <w:tcMar>
              <w:top w:w="60" w:type="dxa"/>
              <w:left w:w="90" w:type="dxa"/>
              <w:bottom w:w="60" w:type="dxa"/>
              <w:right w:w="90" w:type="dxa"/>
            </w:tcMar>
          </w:tcPr>
          <w:p w14:paraId="09D0E867" w14:textId="77777777" w:rsidR="009158D7" w:rsidRDefault="00000000">
            <w:pPr>
              <w:jc w:val="both"/>
            </w:pPr>
            <w:r>
              <w:rPr>
                <w:sz w:val="26"/>
              </w:rPr>
              <w:t>Đúng: TT 107 Điều 2 khoản 2b</w:t>
            </w:r>
          </w:p>
        </w:tc>
        <w:tc>
          <w:tcPr>
            <w:tcW w:w="2948" w:type="dxa"/>
            <w:tcMar>
              <w:top w:w="60" w:type="dxa"/>
              <w:left w:w="90" w:type="dxa"/>
              <w:bottom w:w="60" w:type="dxa"/>
              <w:right w:w="90" w:type="dxa"/>
            </w:tcMar>
          </w:tcPr>
          <w:p w14:paraId="2E706773" w14:textId="77777777" w:rsidR="009158D7" w:rsidRDefault="00000000">
            <w:pPr>
              <w:jc w:val="both"/>
            </w:pPr>
            <w:r>
              <w:rPr>
                <w:sz w:val="26"/>
              </w:rPr>
              <w:t>TT 107 [Drive]</w:t>
            </w:r>
          </w:p>
        </w:tc>
        <w:tc>
          <w:tcPr>
            <w:tcW w:w="1134" w:type="dxa"/>
            <w:shd w:val="clear" w:color="auto" w:fill="C6EFCE"/>
            <w:tcMar>
              <w:top w:w="60" w:type="dxa"/>
              <w:left w:w="90" w:type="dxa"/>
              <w:bottom w:w="60" w:type="dxa"/>
              <w:right w:w="90" w:type="dxa"/>
            </w:tcMar>
          </w:tcPr>
          <w:p w14:paraId="293D6AD0" w14:textId="77777777" w:rsidR="009158D7" w:rsidRDefault="00000000">
            <w:pPr>
              <w:jc w:val="center"/>
            </w:pPr>
            <w:r>
              <w:rPr>
                <w:b/>
                <w:sz w:val="26"/>
              </w:rPr>
              <w:t>Đạt</w:t>
            </w:r>
          </w:p>
        </w:tc>
      </w:tr>
      <w:tr w:rsidR="009158D7" w14:paraId="00DAEBE6" w14:textId="77777777">
        <w:trPr>
          <w:jc w:val="center"/>
        </w:trPr>
        <w:tc>
          <w:tcPr>
            <w:tcW w:w="567" w:type="dxa"/>
            <w:tcMar>
              <w:top w:w="60" w:type="dxa"/>
              <w:left w:w="90" w:type="dxa"/>
              <w:bottom w:w="60" w:type="dxa"/>
              <w:right w:w="90" w:type="dxa"/>
            </w:tcMar>
          </w:tcPr>
          <w:p w14:paraId="50EAD0BF" w14:textId="77777777" w:rsidR="009158D7" w:rsidRDefault="00000000">
            <w:pPr>
              <w:jc w:val="center"/>
            </w:pPr>
            <w:r>
              <w:rPr>
                <w:sz w:val="26"/>
              </w:rPr>
              <w:t>5</w:t>
            </w:r>
          </w:p>
        </w:tc>
        <w:tc>
          <w:tcPr>
            <w:tcW w:w="5669" w:type="dxa"/>
            <w:tcMar>
              <w:top w:w="60" w:type="dxa"/>
              <w:left w:w="90" w:type="dxa"/>
              <w:bottom w:w="60" w:type="dxa"/>
              <w:right w:w="90" w:type="dxa"/>
            </w:tcMar>
          </w:tcPr>
          <w:p w14:paraId="5B5703AE" w14:textId="77777777" w:rsidR="009158D7" w:rsidRDefault="00000000">
            <w:pPr>
              <w:jc w:val="both"/>
            </w:pPr>
            <w:r>
              <w:rPr>
                <w:sz w:val="26"/>
              </w:rPr>
              <w:t>Mốc 01/01/2027 về đường truyền, định danh, xác thực điện tử</w:t>
            </w:r>
          </w:p>
        </w:tc>
        <w:tc>
          <w:tcPr>
            <w:tcW w:w="4252" w:type="dxa"/>
            <w:tcMar>
              <w:top w:w="60" w:type="dxa"/>
              <w:left w:w="90" w:type="dxa"/>
              <w:bottom w:w="60" w:type="dxa"/>
              <w:right w:w="90" w:type="dxa"/>
            </w:tcMar>
          </w:tcPr>
          <w:p w14:paraId="34351150" w14:textId="77777777" w:rsidR="009158D7" w:rsidRDefault="00000000">
            <w:pPr>
              <w:jc w:val="both"/>
            </w:pPr>
            <w:r>
              <w:rPr>
                <w:sz w:val="26"/>
              </w:rPr>
              <w:t>Đúng: NĐ 94 Điều 24 khoản 5, 12g; Điều 42 khoản 3</w:t>
            </w:r>
          </w:p>
        </w:tc>
        <w:tc>
          <w:tcPr>
            <w:tcW w:w="2948" w:type="dxa"/>
            <w:tcMar>
              <w:top w:w="60" w:type="dxa"/>
              <w:left w:w="90" w:type="dxa"/>
              <w:bottom w:w="60" w:type="dxa"/>
              <w:right w:w="90" w:type="dxa"/>
            </w:tcMar>
          </w:tcPr>
          <w:p w14:paraId="72E60180" w14:textId="77777777" w:rsidR="009158D7" w:rsidRDefault="00000000">
            <w:pPr>
              <w:jc w:val="both"/>
            </w:pPr>
            <w:r>
              <w:rPr>
                <w:sz w:val="26"/>
              </w:rPr>
              <w:t>NĐ 94 [Drive]</w:t>
            </w:r>
          </w:p>
        </w:tc>
        <w:tc>
          <w:tcPr>
            <w:tcW w:w="1134" w:type="dxa"/>
            <w:shd w:val="clear" w:color="auto" w:fill="C6EFCE"/>
            <w:tcMar>
              <w:top w:w="60" w:type="dxa"/>
              <w:left w:w="90" w:type="dxa"/>
              <w:bottom w:w="60" w:type="dxa"/>
              <w:right w:w="90" w:type="dxa"/>
            </w:tcMar>
          </w:tcPr>
          <w:p w14:paraId="7CD48ABA" w14:textId="77777777" w:rsidR="009158D7" w:rsidRDefault="00000000">
            <w:pPr>
              <w:jc w:val="center"/>
            </w:pPr>
            <w:r>
              <w:rPr>
                <w:b/>
                <w:sz w:val="26"/>
              </w:rPr>
              <w:t>Đạt</w:t>
            </w:r>
          </w:p>
        </w:tc>
      </w:tr>
      <w:tr w:rsidR="009158D7" w14:paraId="43DC1969" w14:textId="77777777">
        <w:trPr>
          <w:jc w:val="center"/>
        </w:trPr>
        <w:tc>
          <w:tcPr>
            <w:tcW w:w="567" w:type="dxa"/>
            <w:tcMar>
              <w:top w:w="60" w:type="dxa"/>
              <w:left w:w="90" w:type="dxa"/>
              <w:bottom w:w="60" w:type="dxa"/>
              <w:right w:w="90" w:type="dxa"/>
            </w:tcMar>
          </w:tcPr>
          <w:p w14:paraId="69988070" w14:textId="77777777" w:rsidR="009158D7" w:rsidRDefault="00000000">
            <w:pPr>
              <w:jc w:val="center"/>
            </w:pPr>
            <w:r>
              <w:rPr>
                <w:sz w:val="26"/>
              </w:rPr>
              <w:t>6</w:t>
            </w:r>
          </w:p>
        </w:tc>
        <w:tc>
          <w:tcPr>
            <w:tcW w:w="5669" w:type="dxa"/>
            <w:tcMar>
              <w:top w:w="60" w:type="dxa"/>
              <w:left w:w="90" w:type="dxa"/>
              <w:bottom w:w="60" w:type="dxa"/>
              <w:right w:w="90" w:type="dxa"/>
            </w:tcMar>
          </w:tcPr>
          <w:p w14:paraId="1A843723" w14:textId="77777777" w:rsidR="009158D7" w:rsidRDefault="00000000">
            <w:pPr>
              <w:jc w:val="both"/>
            </w:pPr>
            <w:r>
              <w:rPr>
                <w:sz w:val="26"/>
              </w:rPr>
              <w:t>Xe sát hạch trong hình Hạng A tối thiểu 02 xe; xe sát hạch được dùng để đào tạo</w:t>
            </w:r>
          </w:p>
        </w:tc>
        <w:tc>
          <w:tcPr>
            <w:tcW w:w="4252" w:type="dxa"/>
            <w:tcMar>
              <w:top w:w="60" w:type="dxa"/>
              <w:left w:w="90" w:type="dxa"/>
              <w:bottom w:w="60" w:type="dxa"/>
              <w:right w:w="90" w:type="dxa"/>
            </w:tcMar>
          </w:tcPr>
          <w:p w14:paraId="5D43EE9D" w14:textId="77777777" w:rsidR="009158D7" w:rsidRDefault="00000000">
            <w:pPr>
              <w:jc w:val="both"/>
            </w:pPr>
            <w:r>
              <w:rPr>
                <w:sz w:val="26"/>
              </w:rPr>
              <w:t>Đúng: Điều 24 khoản 7b, 7d</w:t>
            </w:r>
          </w:p>
        </w:tc>
        <w:tc>
          <w:tcPr>
            <w:tcW w:w="2948" w:type="dxa"/>
            <w:tcMar>
              <w:top w:w="60" w:type="dxa"/>
              <w:left w:w="90" w:type="dxa"/>
              <w:bottom w:w="60" w:type="dxa"/>
              <w:right w:w="90" w:type="dxa"/>
            </w:tcMar>
          </w:tcPr>
          <w:p w14:paraId="1225E005" w14:textId="77777777" w:rsidR="009158D7" w:rsidRDefault="00000000">
            <w:pPr>
              <w:jc w:val="both"/>
            </w:pPr>
            <w:r>
              <w:rPr>
                <w:sz w:val="26"/>
              </w:rPr>
              <w:t>NĐ 94 [Drive]</w:t>
            </w:r>
          </w:p>
        </w:tc>
        <w:tc>
          <w:tcPr>
            <w:tcW w:w="1134" w:type="dxa"/>
            <w:shd w:val="clear" w:color="auto" w:fill="C6EFCE"/>
            <w:tcMar>
              <w:top w:w="60" w:type="dxa"/>
              <w:left w:w="90" w:type="dxa"/>
              <w:bottom w:w="60" w:type="dxa"/>
              <w:right w:w="90" w:type="dxa"/>
            </w:tcMar>
          </w:tcPr>
          <w:p w14:paraId="520FD145" w14:textId="77777777" w:rsidR="009158D7" w:rsidRDefault="00000000">
            <w:pPr>
              <w:jc w:val="center"/>
            </w:pPr>
            <w:r>
              <w:rPr>
                <w:b/>
                <w:sz w:val="26"/>
              </w:rPr>
              <w:t>Đạt</w:t>
            </w:r>
          </w:p>
        </w:tc>
      </w:tr>
      <w:tr w:rsidR="009158D7" w14:paraId="3895BAEA" w14:textId="77777777">
        <w:trPr>
          <w:jc w:val="center"/>
        </w:trPr>
        <w:tc>
          <w:tcPr>
            <w:tcW w:w="567" w:type="dxa"/>
            <w:tcMar>
              <w:top w:w="60" w:type="dxa"/>
              <w:left w:w="90" w:type="dxa"/>
              <w:bottom w:w="60" w:type="dxa"/>
              <w:right w:w="90" w:type="dxa"/>
            </w:tcMar>
          </w:tcPr>
          <w:p w14:paraId="6DC7A6B6" w14:textId="77777777" w:rsidR="009158D7" w:rsidRDefault="00000000">
            <w:pPr>
              <w:jc w:val="center"/>
            </w:pPr>
            <w:r>
              <w:rPr>
                <w:sz w:val="26"/>
              </w:rPr>
              <w:t>7</w:t>
            </w:r>
          </w:p>
        </w:tc>
        <w:tc>
          <w:tcPr>
            <w:tcW w:w="5669" w:type="dxa"/>
            <w:tcMar>
              <w:top w:w="60" w:type="dxa"/>
              <w:left w:w="90" w:type="dxa"/>
              <w:bottom w:w="60" w:type="dxa"/>
              <w:right w:w="90" w:type="dxa"/>
            </w:tcMar>
          </w:tcPr>
          <w:p w14:paraId="1F537E98" w14:textId="77777777" w:rsidR="009158D7" w:rsidRDefault="00000000">
            <w:pPr>
              <w:jc w:val="both"/>
            </w:pPr>
            <w:r>
              <w:rPr>
                <w:sz w:val="26"/>
              </w:rPr>
              <w:t>Tiêu chuẩn giáo viên dạy thực hành; Sở Xây dựng cấp giấy chứng nhận</w:t>
            </w:r>
          </w:p>
        </w:tc>
        <w:tc>
          <w:tcPr>
            <w:tcW w:w="4252" w:type="dxa"/>
            <w:tcMar>
              <w:top w:w="60" w:type="dxa"/>
              <w:left w:w="90" w:type="dxa"/>
              <w:bottom w:w="60" w:type="dxa"/>
              <w:right w:w="90" w:type="dxa"/>
            </w:tcMar>
          </w:tcPr>
          <w:p w14:paraId="612C450A" w14:textId="77777777" w:rsidR="009158D7" w:rsidRDefault="00000000">
            <w:pPr>
              <w:jc w:val="both"/>
            </w:pPr>
            <w:r>
              <w:rPr>
                <w:sz w:val="26"/>
              </w:rPr>
              <w:t>Đúng: Điều 10 khoản 2; Điều 11 khoản 1</w:t>
            </w:r>
          </w:p>
        </w:tc>
        <w:tc>
          <w:tcPr>
            <w:tcW w:w="2948" w:type="dxa"/>
            <w:tcMar>
              <w:top w:w="60" w:type="dxa"/>
              <w:left w:w="90" w:type="dxa"/>
              <w:bottom w:w="60" w:type="dxa"/>
              <w:right w:w="90" w:type="dxa"/>
            </w:tcMar>
          </w:tcPr>
          <w:p w14:paraId="7A6176D5" w14:textId="77777777" w:rsidR="009158D7" w:rsidRDefault="00000000">
            <w:pPr>
              <w:jc w:val="both"/>
            </w:pPr>
            <w:r>
              <w:rPr>
                <w:sz w:val="26"/>
              </w:rPr>
              <w:t>NĐ 94 [Drive]</w:t>
            </w:r>
          </w:p>
        </w:tc>
        <w:tc>
          <w:tcPr>
            <w:tcW w:w="1134" w:type="dxa"/>
            <w:shd w:val="clear" w:color="auto" w:fill="C6EFCE"/>
            <w:tcMar>
              <w:top w:w="60" w:type="dxa"/>
              <w:left w:w="90" w:type="dxa"/>
              <w:bottom w:w="60" w:type="dxa"/>
              <w:right w:w="90" w:type="dxa"/>
            </w:tcMar>
          </w:tcPr>
          <w:p w14:paraId="0818C04B" w14:textId="77777777" w:rsidR="009158D7" w:rsidRDefault="00000000">
            <w:pPr>
              <w:jc w:val="center"/>
            </w:pPr>
            <w:r>
              <w:rPr>
                <w:b/>
                <w:sz w:val="26"/>
              </w:rPr>
              <w:t>Đạt</w:t>
            </w:r>
          </w:p>
        </w:tc>
      </w:tr>
      <w:tr w:rsidR="009158D7" w14:paraId="712D8F30" w14:textId="77777777">
        <w:trPr>
          <w:jc w:val="center"/>
        </w:trPr>
        <w:tc>
          <w:tcPr>
            <w:tcW w:w="567" w:type="dxa"/>
            <w:tcMar>
              <w:top w:w="60" w:type="dxa"/>
              <w:left w:w="90" w:type="dxa"/>
              <w:bottom w:w="60" w:type="dxa"/>
              <w:right w:w="90" w:type="dxa"/>
            </w:tcMar>
          </w:tcPr>
          <w:p w14:paraId="6330694A" w14:textId="77777777" w:rsidR="009158D7" w:rsidRDefault="00000000">
            <w:pPr>
              <w:jc w:val="center"/>
            </w:pPr>
            <w:r>
              <w:rPr>
                <w:sz w:val="26"/>
              </w:rPr>
              <w:t>8</w:t>
            </w:r>
          </w:p>
        </w:tc>
        <w:tc>
          <w:tcPr>
            <w:tcW w:w="5669" w:type="dxa"/>
            <w:tcMar>
              <w:top w:w="60" w:type="dxa"/>
              <w:left w:w="90" w:type="dxa"/>
              <w:bottom w:w="60" w:type="dxa"/>
              <w:right w:w="90" w:type="dxa"/>
            </w:tcMar>
          </w:tcPr>
          <w:p w14:paraId="53442442" w14:textId="77777777" w:rsidR="009158D7" w:rsidRDefault="00000000">
            <w:pPr>
              <w:jc w:val="both"/>
            </w:pPr>
            <w:r>
              <w:rPr>
                <w:sz w:val="26"/>
              </w:rPr>
              <w:t>Khối lượng chương trình Hạng A tối thiểu 32 giờ; khóa học không quá 10 ngày</w:t>
            </w:r>
          </w:p>
        </w:tc>
        <w:tc>
          <w:tcPr>
            <w:tcW w:w="4252" w:type="dxa"/>
            <w:tcMar>
              <w:top w:w="60" w:type="dxa"/>
              <w:left w:w="90" w:type="dxa"/>
              <w:bottom w:w="60" w:type="dxa"/>
              <w:right w:w="90" w:type="dxa"/>
            </w:tcMar>
          </w:tcPr>
          <w:p w14:paraId="782FD2C9" w14:textId="77777777" w:rsidR="009158D7" w:rsidRDefault="00000000">
            <w:pPr>
              <w:jc w:val="both"/>
            </w:pPr>
            <w:r>
              <w:rPr>
                <w:sz w:val="26"/>
              </w:rPr>
              <w:t>Đúng: TT 14/2025 Điều 5, sửa bởi TT 17/2026</w:t>
            </w:r>
          </w:p>
        </w:tc>
        <w:tc>
          <w:tcPr>
            <w:tcW w:w="2948" w:type="dxa"/>
            <w:tcMar>
              <w:top w:w="60" w:type="dxa"/>
              <w:left w:w="90" w:type="dxa"/>
              <w:bottom w:w="60" w:type="dxa"/>
              <w:right w:w="90" w:type="dxa"/>
            </w:tcMar>
          </w:tcPr>
          <w:p w14:paraId="5DB66EEA" w14:textId="77777777" w:rsidR="009158D7" w:rsidRDefault="00000000">
            <w:pPr>
              <w:jc w:val="both"/>
            </w:pPr>
            <w:r>
              <w:rPr>
                <w:sz w:val="26"/>
              </w:rPr>
              <w:t>[Internet] congbao.chinhphu.vn; thuvienphapluat</w:t>
            </w:r>
          </w:p>
        </w:tc>
        <w:tc>
          <w:tcPr>
            <w:tcW w:w="1134" w:type="dxa"/>
            <w:shd w:val="clear" w:color="auto" w:fill="C6EFCE"/>
            <w:tcMar>
              <w:top w:w="60" w:type="dxa"/>
              <w:left w:w="90" w:type="dxa"/>
              <w:bottom w:w="60" w:type="dxa"/>
              <w:right w:w="90" w:type="dxa"/>
            </w:tcMar>
          </w:tcPr>
          <w:p w14:paraId="3AC9F7A0" w14:textId="77777777" w:rsidR="009158D7" w:rsidRDefault="00000000">
            <w:pPr>
              <w:jc w:val="center"/>
            </w:pPr>
            <w:r>
              <w:rPr>
                <w:b/>
                <w:sz w:val="26"/>
              </w:rPr>
              <w:t>Đạt</w:t>
            </w:r>
          </w:p>
        </w:tc>
      </w:tr>
      <w:tr w:rsidR="009158D7" w14:paraId="52ED1667" w14:textId="77777777">
        <w:trPr>
          <w:jc w:val="center"/>
        </w:trPr>
        <w:tc>
          <w:tcPr>
            <w:tcW w:w="567" w:type="dxa"/>
            <w:tcMar>
              <w:top w:w="60" w:type="dxa"/>
              <w:left w:w="90" w:type="dxa"/>
              <w:bottom w:w="60" w:type="dxa"/>
              <w:right w:w="90" w:type="dxa"/>
            </w:tcMar>
          </w:tcPr>
          <w:p w14:paraId="7BDB0B03" w14:textId="77777777" w:rsidR="009158D7" w:rsidRDefault="00000000">
            <w:pPr>
              <w:jc w:val="center"/>
            </w:pPr>
            <w:r>
              <w:rPr>
                <w:sz w:val="26"/>
              </w:rPr>
              <w:t>9</w:t>
            </w:r>
          </w:p>
        </w:tc>
        <w:tc>
          <w:tcPr>
            <w:tcW w:w="5669" w:type="dxa"/>
            <w:tcMar>
              <w:top w:w="60" w:type="dxa"/>
              <w:left w:w="90" w:type="dxa"/>
              <w:bottom w:w="60" w:type="dxa"/>
              <w:right w:w="90" w:type="dxa"/>
            </w:tcMar>
          </w:tcPr>
          <w:p w14:paraId="1D42658F" w14:textId="77777777" w:rsidR="009158D7" w:rsidRDefault="00000000">
            <w:pPr>
              <w:jc w:val="both"/>
            </w:pPr>
            <w:r>
              <w:rPr>
                <w:sz w:val="26"/>
              </w:rPr>
              <w:t>NĐ 334/2026 hiệu lực 05/10/2026; không bãi bỏ NĐ 60/2021, NĐ 111/2025</w:t>
            </w:r>
          </w:p>
        </w:tc>
        <w:tc>
          <w:tcPr>
            <w:tcW w:w="4252" w:type="dxa"/>
            <w:tcMar>
              <w:top w:w="60" w:type="dxa"/>
              <w:left w:w="90" w:type="dxa"/>
              <w:bottom w:w="60" w:type="dxa"/>
              <w:right w:w="90" w:type="dxa"/>
            </w:tcMar>
          </w:tcPr>
          <w:p w14:paraId="173ECEFB" w14:textId="77777777" w:rsidR="009158D7" w:rsidRDefault="00000000">
            <w:pPr>
              <w:jc w:val="both"/>
            </w:pPr>
            <w:r>
              <w:rPr>
                <w:sz w:val="26"/>
              </w:rPr>
              <w:t>Hiệu lực đúng. Bộ hồ sơ không viện dẫn như đã bị thay thế nên không nêu lỗi</w:t>
            </w:r>
          </w:p>
        </w:tc>
        <w:tc>
          <w:tcPr>
            <w:tcW w:w="2948" w:type="dxa"/>
            <w:tcMar>
              <w:top w:w="60" w:type="dxa"/>
              <w:left w:w="90" w:type="dxa"/>
              <w:bottom w:w="60" w:type="dxa"/>
              <w:right w:w="90" w:type="dxa"/>
            </w:tcMar>
          </w:tcPr>
          <w:p w14:paraId="5F973738" w14:textId="77777777" w:rsidR="009158D7" w:rsidRDefault="00000000">
            <w:pPr>
              <w:jc w:val="both"/>
            </w:pPr>
            <w:r>
              <w:rPr>
                <w:sz w:val="26"/>
              </w:rPr>
              <w:t>[Internet] vanban.chinhphu.vn; NĐ 334 Điều 16 [Drive]</w:t>
            </w:r>
          </w:p>
        </w:tc>
        <w:tc>
          <w:tcPr>
            <w:tcW w:w="1134" w:type="dxa"/>
            <w:shd w:val="clear" w:color="auto" w:fill="C6EFCE"/>
            <w:tcMar>
              <w:top w:w="60" w:type="dxa"/>
              <w:left w:w="90" w:type="dxa"/>
              <w:bottom w:w="60" w:type="dxa"/>
              <w:right w:w="90" w:type="dxa"/>
            </w:tcMar>
          </w:tcPr>
          <w:p w14:paraId="472E367C" w14:textId="77777777" w:rsidR="009158D7" w:rsidRDefault="00000000">
            <w:pPr>
              <w:jc w:val="center"/>
            </w:pPr>
            <w:r>
              <w:rPr>
                <w:b/>
                <w:sz w:val="26"/>
              </w:rPr>
              <w:t>Đạt</w:t>
            </w:r>
          </w:p>
        </w:tc>
      </w:tr>
      <w:tr w:rsidR="009158D7" w14:paraId="04AC0E09" w14:textId="77777777">
        <w:trPr>
          <w:jc w:val="center"/>
        </w:trPr>
        <w:tc>
          <w:tcPr>
            <w:tcW w:w="567" w:type="dxa"/>
            <w:tcMar>
              <w:top w:w="60" w:type="dxa"/>
              <w:left w:w="90" w:type="dxa"/>
              <w:bottom w:w="60" w:type="dxa"/>
              <w:right w:w="90" w:type="dxa"/>
            </w:tcMar>
          </w:tcPr>
          <w:p w14:paraId="6C8141B6" w14:textId="77777777" w:rsidR="009158D7" w:rsidRDefault="00000000">
            <w:pPr>
              <w:jc w:val="center"/>
            </w:pPr>
            <w:r>
              <w:rPr>
                <w:sz w:val="26"/>
              </w:rPr>
              <w:t>10</w:t>
            </w:r>
          </w:p>
        </w:tc>
        <w:tc>
          <w:tcPr>
            <w:tcW w:w="5669" w:type="dxa"/>
            <w:tcMar>
              <w:top w:w="60" w:type="dxa"/>
              <w:left w:w="90" w:type="dxa"/>
              <w:bottom w:w="60" w:type="dxa"/>
              <w:right w:w="90" w:type="dxa"/>
            </w:tcMar>
          </w:tcPr>
          <w:p w14:paraId="35C2CA38" w14:textId="77777777" w:rsidR="009158D7" w:rsidRDefault="00000000">
            <w:pPr>
              <w:jc w:val="both"/>
            </w:pPr>
            <w:r>
              <w:rPr>
                <w:sz w:val="26"/>
              </w:rPr>
              <w:t>Ngày, số hiệu NĐ 94, TT 107, TT 17, NĐ 334; QĐ 1976 đứng đầu căn cứ</w:t>
            </w:r>
          </w:p>
        </w:tc>
        <w:tc>
          <w:tcPr>
            <w:tcW w:w="4252" w:type="dxa"/>
            <w:tcMar>
              <w:top w:w="60" w:type="dxa"/>
              <w:left w:w="90" w:type="dxa"/>
              <w:bottom w:w="60" w:type="dxa"/>
              <w:right w:w="90" w:type="dxa"/>
            </w:tcMar>
          </w:tcPr>
          <w:p w14:paraId="0CD49DCA" w14:textId="77777777" w:rsidR="009158D7" w:rsidRDefault="00000000">
            <w:pPr>
              <w:jc w:val="both"/>
            </w:pPr>
            <w:r>
              <w:rPr>
                <w:sz w:val="26"/>
              </w:rPr>
              <w:t>Khớp</w:t>
            </w:r>
          </w:p>
        </w:tc>
        <w:tc>
          <w:tcPr>
            <w:tcW w:w="2948" w:type="dxa"/>
            <w:tcMar>
              <w:top w:w="60" w:type="dxa"/>
              <w:left w:w="90" w:type="dxa"/>
              <w:bottom w:w="60" w:type="dxa"/>
              <w:right w:w="90" w:type="dxa"/>
            </w:tcMar>
          </w:tcPr>
          <w:p w14:paraId="53B600E2" w14:textId="77777777" w:rsidR="009158D7" w:rsidRDefault="00000000">
            <w:pPr>
              <w:jc w:val="both"/>
            </w:pPr>
            <w:r>
              <w:rPr>
                <w:sz w:val="26"/>
              </w:rPr>
              <w:t>[Drive][Internet]</w:t>
            </w:r>
          </w:p>
        </w:tc>
        <w:tc>
          <w:tcPr>
            <w:tcW w:w="1134" w:type="dxa"/>
            <w:shd w:val="clear" w:color="auto" w:fill="C6EFCE"/>
            <w:tcMar>
              <w:top w:w="60" w:type="dxa"/>
              <w:left w:w="90" w:type="dxa"/>
              <w:bottom w:w="60" w:type="dxa"/>
              <w:right w:w="90" w:type="dxa"/>
            </w:tcMar>
          </w:tcPr>
          <w:p w14:paraId="084CC847" w14:textId="77777777" w:rsidR="009158D7" w:rsidRDefault="00000000">
            <w:pPr>
              <w:jc w:val="center"/>
            </w:pPr>
            <w:r>
              <w:rPr>
                <w:b/>
                <w:sz w:val="26"/>
              </w:rPr>
              <w:t>Đạt</w:t>
            </w:r>
          </w:p>
        </w:tc>
      </w:tr>
    </w:tbl>
    <w:p w14:paraId="57A31243" w14:textId="77777777" w:rsidR="009158D7" w:rsidRDefault="009158D7">
      <w:pPr>
        <w:spacing w:after="40"/>
      </w:pPr>
    </w:p>
    <w:p w14:paraId="26006783" w14:textId="77777777" w:rsidR="009158D7" w:rsidRDefault="00000000">
      <w:pPr>
        <w:spacing w:before="200" w:after="80"/>
      </w:pPr>
      <w:r>
        <w:rPr>
          <w:b/>
          <w:color w:val="7030A0"/>
        </w:rPr>
        <w:t>PHẦN IV. BẢNG TỔNG HỢP</w:t>
      </w:r>
    </w:p>
    <w:tbl>
      <w:tblPr>
        <w:tblStyle w:val="TableGrid"/>
        <w:tblW w:w="0" w:type="auto"/>
        <w:jc w:val="center"/>
        <w:tblLayout w:type="fixed"/>
        <w:tblLook w:val="04A0" w:firstRow="1" w:lastRow="0" w:firstColumn="1" w:lastColumn="0" w:noHBand="0" w:noVBand="1"/>
      </w:tblPr>
      <w:tblGrid>
        <w:gridCol w:w="1701"/>
        <w:gridCol w:w="1701"/>
        <w:gridCol w:w="5102"/>
        <w:gridCol w:w="5669"/>
      </w:tblGrid>
      <w:tr w:rsidR="009158D7" w14:paraId="42627AEB" w14:textId="77777777">
        <w:trPr>
          <w:tblHeader/>
          <w:jc w:val="center"/>
        </w:trPr>
        <w:tc>
          <w:tcPr>
            <w:tcW w:w="1701" w:type="dxa"/>
            <w:shd w:val="clear" w:color="auto" w:fill="1F497D"/>
            <w:tcMar>
              <w:top w:w="60" w:type="dxa"/>
              <w:left w:w="90" w:type="dxa"/>
              <w:bottom w:w="60" w:type="dxa"/>
              <w:right w:w="90" w:type="dxa"/>
            </w:tcMar>
          </w:tcPr>
          <w:p w14:paraId="788FD7E4" w14:textId="77777777" w:rsidR="009158D7" w:rsidRDefault="00000000">
            <w:pPr>
              <w:jc w:val="center"/>
            </w:pPr>
            <w:r>
              <w:rPr>
                <w:b/>
                <w:color w:val="FFFFFF"/>
              </w:rPr>
              <w:t>MỨC</w:t>
            </w:r>
          </w:p>
        </w:tc>
        <w:tc>
          <w:tcPr>
            <w:tcW w:w="1701" w:type="dxa"/>
            <w:shd w:val="clear" w:color="auto" w:fill="1F497D"/>
            <w:tcMar>
              <w:top w:w="60" w:type="dxa"/>
              <w:left w:w="90" w:type="dxa"/>
              <w:bottom w:w="60" w:type="dxa"/>
              <w:right w:w="90" w:type="dxa"/>
            </w:tcMar>
          </w:tcPr>
          <w:p w14:paraId="415A34B9" w14:textId="77777777" w:rsidR="009158D7" w:rsidRDefault="00000000">
            <w:pPr>
              <w:jc w:val="center"/>
            </w:pPr>
            <w:r>
              <w:rPr>
                <w:b/>
                <w:color w:val="FFFFFF"/>
              </w:rPr>
              <w:t>SỐ LƯỢNG</w:t>
            </w:r>
          </w:p>
        </w:tc>
        <w:tc>
          <w:tcPr>
            <w:tcW w:w="5102" w:type="dxa"/>
            <w:shd w:val="clear" w:color="auto" w:fill="1F497D"/>
            <w:tcMar>
              <w:top w:w="60" w:type="dxa"/>
              <w:left w:w="90" w:type="dxa"/>
              <w:bottom w:w="60" w:type="dxa"/>
              <w:right w:w="90" w:type="dxa"/>
            </w:tcMar>
          </w:tcPr>
          <w:p w14:paraId="3CA57074" w14:textId="77777777" w:rsidR="009158D7" w:rsidRDefault="00000000">
            <w:pPr>
              <w:jc w:val="center"/>
            </w:pPr>
            <w:r>
              <w:rPr>
                <w:b/>
                <w:color w:val="FFFFFF"/>
              </w:rPr>
              <w:t>MỤC TRONG PHẦN II</w:t>
            </w:r>
          </w:p>
        </w:tc>
        <w:tc>
          <w:tcPr>
            <w:tcW w:w="5669" w:type="dxa"/>
            <w:shd w:val="clear" w:color="auto" w:fill="1F497D"/>
            <w:tcMar>
              <w:top w:w="60" w:type="dxa"/>
              <w:left w:w="90" w:type="dxa"/>
              <w:bottom w:w="60" w:type="dxa"/>
              <w:right w:w="90" w:type="dxa"/>
            </w:tcMar>
          </w:tcPr>
          <w:p w14:paraId="31D7E46A" w14:textId="77777777" w:rsidR="009158D7" w:rsidRDefault="00000000">
            <w:pPr>
              <w:jc w:val="center"/>
            </w:pPr>
            <w:r>
              <w:rPr>
                <w:b/>
                <w:color w:val="FFFFFF"/>
              </w:rPr>
              <w:t>XỬ LÝ</w:t>
            </w:r>
          </w:p>
        </w:tc>
      </w:tr>
      <w:tr w:rsidR="009158D7" w14:paraId="07E1F3E7" w14:textId="77777777">
        <w:trPr>
          <w:jc w:val="center"/>
        </w:trPr>
        <w:tc>
          <w:tcPr>
            <w:tcW w:w="1701" w:type="dxa"/>
            <w:tcMar>
              <w:top w:w="60" w:type="dxa"/>
              <w:left w:w="90" w:type="dxa"/>
              <w:bottom w:w="60" w:type="dxa"/>
              <w:right w:w="90" w:type="dxa"/>
            </w:tcMar>
          </w:tcPr>
          <w:p w14:paraId="57125CFD" w14:textId="77777777" w:rsidR="009158D7" w:rsidRDefault="00000000">
            <w:pPr>
              <w:jc w:val="center"/>
            </w:pPr>
            <w:r>
              <w:rPr>
                <w:sz w:val="26"/>
              </w:rPr>
              <w:t>Mức 1</w:t>
            </w:r>
          </w:p>
        </w:tc>
        <w:tc>
          <w:tcPr>
            <w:tcW w:w="1701" w:type="dxa"/>
            <w:tcMar>
              <w:top w:w="60" w:type="dxa"/>
              <w:left w:w="90" w:type="dxa"/>
              <w:bottom w:w="60" w:type="dxa"/>
              <w:right w:w="90" w:type="dxa"/>
            </w:tcMar>
          </w:tcPr>
          <w:p w14:paraId="76864B05" w14:textId="77777777" w:rsidR="009158D7" w:rsidRDefault="00000000">
            <w:pPr>
              <w:jc w:val="both"/>
            </w:pPr>
            <w:r>
              <w:rPr>
                <w:sz w:val="26"/>
              </w:rPr>
              <w:t>2</w:t>
            </w:r>
          </w:p>
        </w:tc>
        <w:tc>
          <w:tcPr>
            <w:tcW w:w="5102" w:type="dxa"/>
            <w:tcMar>
              <w:top w:w="60" w:type="dxa"/>
              <w:left w:w="90" w:type="dxa"/>
              <w:bottom w:w="60" w:type="dxa"/>
              <w:right w:w="90" w:type="dxa"/>
            </w:tcMar>
          </w:tcPr>
          <w:p w14:paraId="18F8FB5A" w14:textId="77777777" w:rsidR="009158D7" w:rsidRDefault="00000000">
            <w:pPr>
              <w:jc w:val="both"/>
            </w:pPr>
            <w:r>
              <w:rPr>
                <w:sz w:val="26"/>
              </w:rPr>
              <w:t>1, 2</w:t>
            </w:r>
          </w:p>
        </w:tc>
        <w:tc>
          <w:tcPr>
            <w:tcW w:w="5669" w:type="dxa"/>
            <w:tcMar>
              <w:top w:w="60" w:type="dxa"/>
              <w:left w:w="90" w:type="dxa"/>
              <w:bottom w:w="60" w:type="dxa"/>
              <w:right w:w="90" w:type="dxa"/>
            </w:tcMar>
          </w:tcPr>
          <w:p w14:paraId="22CF5AFA" w14:textId="77777777" w:rsidR="009158D7" w:rsidRDefault="00000000">
            <w:pPr>
              <w:jc w:val="both"/>
            </w:pPr>
            <w:r>
              <w:rPr>
                <w:sz w:val="26"/>
              </w:rPr>
              <w:t>Phải xử lý trước khi trình ký</w:t>
            </w:r>
          </w:p>
        </w:tc>
      </w:tr>
      <w:tr w:rsidR="009158D7" w14:paraId="282B8331" w14:textId="77777777">
        <w:trPr>
          <w:jc w:val="center"/>
        </w:trPr>
        <w:tc>
          <w:tcPr>
            <w:tcW w:w="1701" w:type="dxa"/>
            <w:tcMar>
              <w:top w:w="60" w:type="dxa"/>
              <w:left w:w="90" w:type="dxa"/>
              <w:bottom w:w="60" w:type="dxa"/>
              <w:right w:w="90" w:type="dxa"/>
            </w:tcMar>
          </w:tcPr>
          <w:p w14:paraId="0256988C" w14:textId="77777777" w:rsidR="009158D7" w:rsidRDefault="00000000">
            <w:pPr>
              <w:jc w:val="center"/>
            </w:pPr>
            <w:r>
              <w:rPr>
                <w:sz w:val="26"/>
              </w:rPr>
              <w:t>Mức 2</w:t>
            </w:r>
          </w:p>
        </w:tc>
        <w:tc>
          <w:tcPr>
            <w:tcW w:w="1701" w:type="dxa"/>
            <w:tcMar>
              <w:top w:w="60" w:type="dxa"/>
              <w:left w:w="90" w:type="dxa"/>
              <w:bottom w:w="60" w:type="dxa"/>
              <w:right w:w="90" w:type="dxa"/>
            </w:tcMar>
          </w:tcPr>
          <w:p w14:paraId="4F26EC1B" w14:textId="77777777" w:rsidR="009158D7" w:rsidRDefault="00000000">
            <w:pPr>
              <w:jc w:val="both"/>
            </w:pPr>
            <w:r>
              <w:rPr>
                <w:sz w:val="26"/>
              </w:rPr>
              <w:t>7</w:t>
            </w:r>
          </w:p>
        </w:tc>
        <w:tc>
          <w:tcPr>
            <w:tcW w:w="5102" w:type="dxa"/>
            <w:tcMar>
              <w:top w:w="60" w:type="dxa"/>
              <w:left w:w="90" w:type="dxa"/>
              <w:bottom w:w="60" w:type="dxa"/>
              <w:right w:w="90" w:type="dxa"/>
            </w:tcMar>
          </w:tcPr>
          <w:p w14:paraId="233C98F6" w14:textId="77777777" w:rsidR="009158D7" w:rsidRDefault="00000000">
            <w:pPr>
              <w:jc w:val="both"/>
            </w:pPr>
            <w:r>
              <w:rPr>
                <w:sz w:val="26"/>
              </w:rPr>
              <w:t>3, 4, 5, 6, 7, 8, 9</w:t>
            </w:r>
          </w:p>
        </w:tc>
        <w:tc>
          <w:tcPr>
            <w:tcW w:w="5669" w:type="dxa"/>
            <w:tcMar>
              <w:top w:w="60" w:type="dxa"/>
              <w:left w:w="90" w:type="dxa"/>
              <w:bottom w:w="60" w:type="dxa"/>
              <w:right w:w="90" w:type="dxa"/>
            </w:tcMar>
          </w:tcPr>
          <w:p w14:paraId="66C4D4FB" w14:textId="77777777" w:rsidR="009158D7" w:rsidRDefault="00000000">
            <w:pPr>
              <w:jc w:val="both"/>
            </w:pPr>
            <w:r>
              <w:rPr>
                <w:sz w:val="26"/>
              </w:rPr>
              <w:t>Cần sửa trước giao ban 26/10</w:t>
            </w:r>
          </w:p>
        </w:tc>
      </w:tr>
      <w:tr w:rsidR="009158D7" w14:paraId="7393BE5C" w14:textId="77777777">
        <w:trPr>
          <w:jc w:val="center"/>
        </w:trPr>
        <w:tc>
          <w:tcPr>
            <w:tcW w:w="1701" w:type="dxa"/>
            <w:tcMar>
              <w:top w:w="60" w:type="dxa"/>
              <w:left w:w="90" w:type="dxa"/>
              <w:bottom w:w="60" w:type="dxa"/>
              <w:right w:w="90" w:type="dxa"/>
            </w:tcMar>
          </w:tcPr>
          <w:p w14:paraId="2854B8C2" w14:textId="77777777" w:rsidR="009158D7" w:rsidRDefault="00000000">
            <w:pPr>
              <w:jc w:val="center"/>
            </w:pPr>
            <w:r>
              <w:rPr>
                <w:sz w:val="26"/>
              </w:rPr>
              <w:t>Mức 3</w:t>
            </w:r>
          </w:p>
        </w:tc>
        <w:tc>
          <w:tcPr>
            <w:tcW w:w="1701" w:type="dxa"/>
            <w:tcMar>
              <w:top w:w="60" w:type="dxa"/>
              <w:left w:w="90" w:type="dxa"/>
              <w:bottom w:w="60" w:type="dxa"/>
              <w:right w:w="90" w:type="dxa"/>
            </w:tcMar>
          </w:tcPr>
          <w:p w14:paraId="5540A8AB" w14:textId="77777777" w:rsidR="009158D7" w:rsidRDefault="00000000">
            <w:pPr>
              <w:jc w:val="both"/>
            </w:pPr>
            <w:r>
              <w:rPr>
                <w:sz w:val="26"/>
              </w:rPr>
              <w:t>2</w:t>
            </w:r>
          </w:p>
        </w:tc>
        <w:tc>
          <w:tcPr>
            <w:tcW w:w="5102" w:type="dxa"/>
            <w:tcMar>
              <w:top w:w="60" w:type="dxa"/>
              <w:left w:w="90" w:type="dxa"/>
              <w:bottom w:w="60" w:type="dxa"/>
              <w:right w:w="90" w:type="dxa"/>
            </w:tcMar>
          </w:tcPr>
          <w:p w14:paraId="2C9378D2" w14:textId="77777777" w:rsidR="009158D7" w:rsidRDefault="00000000">
            <w:pPr>
              <w:jc w:val="both"/>
            </w:pPr>
            <w:r>
              <w:rPr>
                <w:sz w:val="26"/>
              </w:rPr>
              <w:t>10, 11</w:t>
            </w:r>
          </w:p>
        </w:tc>
        <w:tc>
          <w:tcPr>
            <w:tcW w:w="5669" w:type="dxa"/>
            <w:tcMar>
              <w:top w:w="60" w:type="dxa"/>
              <w:left w:w="90" w:type="dxa"/>
              <w:bottom w:w="60" w:type="dxa"/>
              <w:right w:w="90" w:type="dxa"/>
            </w:tcMar>
          </w:tcPr>
          <w:p w14:paraId="308EDBD1" w14:textId="77777777" w:rsidR="009158D7" w:rsidRDefault="00000000">
            <w:pPr>
              <w:jc w:val="both"/>
            </w:pPr>
            <w:r>
              <w:rPr>
                <w:sz w:val="26"/>
              </w:rPr>
              <w:t>Nên sửa</w:t>
            </w:r>
          </w:p>
        </w:tc>
      </w:tr>
      <w:tr w:rsidR="009158D7" w14:paraId="294AB81E" w14:textId="77777777">
        <w:trPr>
          <w:jc w:val="center"/>
        </w:trPr>
        <w:tc>
          <w:tcPr>
            <w:tcW w:w="1701" w:type="dxa"/>
            <w:tcMar>
              <w:top w:w="60" w:type="dxa"/>
              <w:left w:w="90" w:type="dxa"/>
              <w:bottom w:w="60" w:type="dxa"/>
              <w:right w:w="90" w:type="dxa"/>
            </w:tcMar>
          </w:tcPr>
          <w:p w14:paraId="05FABCAC" w14:textId="77777777" w:rsidR="009158D7" w:rsidRDefault="00000000">
            <w:pPr>
              <w:jc w:val="center"/>
            </w:pPr>
            <w:r>
              <w:rPr>
                <w:sz w:val="26"/>
              </w:rPr>
              <w:t>Mức 4</w:t>
            </w:r>
          </w:p>
        </w:tc>
        <w:tc>
          <w:tcPr>
            <w:tcW w:w="1701" w:type="dxa"/>
            <w:tcMar>
              <w:top w:w="60" w:type="dxa"/>
              <w:left w:w="90" w:type="dxa"/>
              <w:bottom w:w="60" w:type="dxa"/>
              <w:right w:w="90" w:type="dxa"/>
            </w:tcMar>
          </w:tcPr>
          <w:p w14:paraId="7F24BFAA" w14:textId="77777777" w:rsidR="009158D7" w:rsidRDefault="00000000">
            <w:pPr>
              <w:jc w:val="both"/>
            </w:pPr>
            <w:r>
              <w:rPr>
                <w:sz w:val="26"/>
              </w:rPr>
              <w:t>3</w:t>
            </w:r>
          </w:p>
        </w:tc>
        <w:tc>
          <w:tcPr>
            <w:tcW w:w="5102" w:type="dxa"/>
            <w:tcMar>
              <w:top w:w="60" w:type="dxa"/>
              <w:left w:w="90" w:type="dxa"/>
              <w:bottom w:w="60" w:type="dxa"/>
              <w:right w:w="90" w:type="dxa"/>
            </w:tcMar>
          </w:tcPr>
          <w:p w14:paraId="3FD9CAE7" w14:textId="77777777" w:rsidR="009158D7" w:rsidRDefault="00000000">
            <w:pPr>
              <w:jc w:val="both"/>
            </w:pPr>
            <w:r>
              <w:rPr>
                <w:sz w:val="26"/>
              </w:rPr>
              <w:t>12, 13, 14</w:t>
            </w:r>
          </w:p>
        </w:tc>
        <w:tc>
          <w:tcPr>
            <w:tcW w:w="5669" w:type="dxa"/>
            <w:tcMar>
              <w:top w:w="60" w:type="dxa"/>
              <w:left w:w="90" w:type="dxa"/>
              <w:bottom w:w="60" w:type="dxa"/>
              <w:right w:w="90" w:type="dxa"/>
            </w:tcMar>
          </w:tcPr>
          <w:p w14:paraId="2149DA5C" w14:textId="77777777" w:rsidR="009158D7" w:rsidRDefault="00000000">
            <w:pPr>
              <w:jc w:val="both"/>
            </w:pPr>
            <w:r>
              <w:rPr>
                <w:sz w:val="26"/>
              </w:rPr>
              <w:t>Góp ý</w:t>
            </w:r>
          </w:p>
        </w:tc>
      </w:tr>
    </w:tbl>
    <w:p w14:paraId="32860F52" w14:textId="77777777" w:rsidR="009158D7" w:rsidRDefault="009158D7">
      <w:pPr>
        <w:spacing w:after="40"/>
      </w:pPr>
    </w:p>
    <w:p w14:paraId="5C068E03" w14:textId="77777777" w:rsidR="009158D7" w:rsidRDefault="00000000">
      <w:pPr>
        <w:spacing w:after="60"/>
        <w:jc w:val="both"/>
      </w:pPr>
      <w:r>
        <w:rPr>
          <w:i/>
        </w:rPr>
        <w:t>Trạng thái các vấn đề của Phiếu lần 1 (30 vấn đề): em chưa đối chiếu từng mục trong phiên này; đề nghị Tổ xây dựng Đề án lập bảng phản hồi từng mục.</w:t>
      </w:r>
    </w:p>
    <w:p w14:paraId="0282DF09" w14:textId="77777777" w:rsidR="009158D7" w:rsidRDefault="00000000">
      <w:pPr>
        <w:spacing w:before="200" w:after="80"/>
      </w:pPr>
      <w:r>
        <w:rPr>
          <w:b/>
          <w:color w:val="7030A0"/>
        </w:rPr>
        <w:t>PHẦN V. THẨM ĐỊNH CHUYÊN MÔN</w:t>
      </w:r>
    </w:p>
    <w:p w14:paraId="71B31CDB" w14:textId="77777777" w:rsidR="009158D7" w:rsidRDefault="00000000">
      <w:pPr>
        <w:spacing w:after="60"/>
        <w:jc w:val="both"/>
      </w:pPr>
      <w:r>
        <w:t>Em chỉ kiểm tra logic nội bộ và tính toán lại bằng công cụ, không thay thế thẩm định của Phòng Tài chính - Kế toán. Kết quả số liệu:</w:t>
      </w:r>
    </w:p>
    <w:tbl>
      <w:tblPr>
        <w:tblStyle w:val="TableGrid"/>
        <w:tblW w:w="0" w:type="auto"/>
        <w:jc w:val="center"/>
        <w:tblLayout w:type="fixed"/>
        <w:tblLook w:val="04A0" w:firstRow="1" w:lastRow="0" w:firstColumn="1" w:lastColumn="0" w:noHBand="0" w:noVBand="1"/>
      </w:tblPr>
      <w:tblGrid>
        <w:gridCol w:w="3118"/>
        <w:gridCol w:w="1531"/>
        <w:gridCol w:w="1531"/>
        <w:gridCol w:w="1531"/>
        <w:gridCol w:w="1531"/>
        <w:gridCol w:w="1531"/>
        <w:gridCol w:w="3685"/>
      </w:tblGrid>
      <w:tr w:rsidR="009158D7" w14:paraId="29219C7E" w14:textId="77777777">
        <w:trPr>
          <w:tblHeader/>
          <w:jc w:val="center"/>
        </w:trPr>
        <w:tc>
          <w:tcPr>
            <w:tcW w:w="3118" w:type="dxa"/>
            <w:shd w:val="clear" w:color="auto" w:fill="1F497D"/>
            <w:tcMar>
              <w:top w:w="60" w:type="dxa"/>
              <w:left w:w="90" w:type="dxa"/>
              <w:bottom w:w="60" w:type="dxa"/>
              <w:right w:w="90" w:type="dxa"/>
            </w:tcMar>
          </w:tcPr>
          <w:p w14:paraId="7F66ED6D" w14:textId="77777777" w:rsidR="009158D7" w:rsidRDefault="00000000">
            <w:pPr>
              <w:jc w:val="center"/>
            </w:pPr>
            <w:r>
              <w:rPr>
                <w:b/>
                <w:color w:val="FFFFFF"/>
              </w:rPr>
              <w:t>CHỈ TIÊU (triệu đồng)</w:t>
            </w:r>
          </w:p>
        </w:tc>
        <w:tc>
          <w:tcPr>
            <w:tcW w:w="1531" w:type="dxa"/>
            <w:shd w:val="clear" w:color="auto" w:fill="1F497D"/>
            <w:tcMar>
              <w:top w:w="60" w:type="dxa"/>
              <w:left w:w="90" w:type="dxa"/>
              <w:bottom w:w="60" w:type="dxa"/>
              <w:right w:w="90" w:type="dxa"/>
            </w:tcMar>
          </w:tcPr>
          <w:p w14:paraId="2AAF66B6" w14:textId="77777777" w:rsidR="009158D7" w:rsidRDefault="00000000">
            <w:pPr>
              <w:jc w:val="center"/>
            </w:pPr>
            <w:r>
              <w:rPr>
                <w:b/>
                <w:color w:val="FFFFFF"/>
              </w:rPr>
              <w:t>2027</w:t>
            </w:r>
          </w:p>
        </w:tc>
        <w:tc>
          <w:tcPr>
            <w:tcW w:w="1531" w:type="dxa"/>
            <w:shd w:val="clear" w:color="auto" w:fill="1F497D"/>
            <w:tcMar>
              <w:top w:w="60" w:type="dxa"/>
              <w:left w:w="90" w:type="dxa"/>
              <w:bottom w:w="60" w:type="dxa"/>
              <w:right w:w="90" w:type="dxa"/>
            </w:tcMar>
          </w:tcPr>
          <w:p w14:paraId="26040E30" w14:textId="77777777" w:rsidR="009158D7" w:rsidRDefault="00000000">
            <w:pPr>
              <w:jc w:val="center"/>
            </w:pPr>
            <w:r>
              <w:rPr>
                <w:b/>
                <w:color w:val="FFFFFF"/>
              </w:rPr>
              <w:t>2028</w:t>
            </w:r>
          </w:p>
        </w:tc>
        <w:tc>
          <w:tcPr>
            <w:tcW w:w="1531" w:type="dxa"/>
            <w:shd w:val="clear" w:color="auto" w:fill="1F497D"/>
            <w:tcMar>
              <w:top w:w="60" w:type="dxa"/>
              <w:left w:w="90" w:type="dxa"/>
              <w:bottom w:w="60" w:type="dxa"/>
              <w:right w:w="90" w:type="dxa"/>
            </w:tcMar>
          </w:tcPr>
          <w:p w14:paraId="04A11884" w14:textId="77777777" w:rsidR="009158D7" w:rsidRDefault="00000000">
            <w:pPr>
              <w:jc w:val="center"/>
            </w:pPr>
            <w:r>
              <w:rPr>
                <w:b/>
                <w:color w:val="FFFFFF"/>
              </w:rPr>
              <w:t>2029</w:t>
            </w:r>
          </w:p>
        </w:tc>
        <w:tc>
          <w:tcPr>
            <w:tcW w:w="1531" w:type="dxa"/>
            <w:shd w:val="clear" w:color="auto" w:fill="1F497D"/>
            <w:tcMar>
              <w:top w:w="60" w:type="dxa"/>
              <w:left w:w="90" w:type="dxa"/>
              <w:bottom w:w="60" w:type="dxa"/>
              <w:right w:w="90" w:type="dxa"/>
            </w:tcMar>
          </w:tcPr>
          <w:p w14:paraId="33362199" w14:textId="77777777" w:rsidR="009158D7" w:rsidRDefault="00000000">
            <w:pPr>
              <w:jc w:val="center"/>
            </w:pPr>
            <w:r>
              <w:rPr>
                <w:b/>
                <w:color w:val="FFFFFF"/>
              </w:rPr>
              <w:t>2030</w:t>
            </w:r>
          </w:p>
        </w:tc>
        <w:tc>
          <w:tcPr>
            <w:tcW w:w="1531" w:type="dxa"/>
            <w:shd w:val="clear" w:color="auto" w:fill="1F497D"/>
            <w:tcMar>
              <w:top w:w="60" w:type="dxa"/>
              <w:left w:w="90" w:type="dxa"/>
              <w:bottom w:w="60" w:type="dxa"/>
              <w:right w:w="90" w:type="dxa"/>
            </w:tcMar>
          </w:tcPr>
          <w:p w14:paraId="3EB3B36A" w14:textId="77777777" w:rsidR="009158D7" w:rsidRDefault="00000000">
            <w:pPr>
              <w:jc w:val="center"/>
            </w:pPr>
            <w:r>
              <w:rPr>
                <w:b/>
                <w:color w:val="FFFFFF"/>
              </w:rPr>
              <w:t>2031</w:t>
            </w:r>
          </w:p>
        </w:tc>
        <w:tc>
          <w:tcPr>
            <w:tcW w:w="3685" w:type="dxa"/>
            <w:shd w:val="clear" w:color="auto" w:fill="1F497D"/>
            <w:tcMar>
              <w:top w:w="60" w:type="dxa"/>
              <w:left w:w="90" w:type="dxa"/>
              <w:bottom w:w="60" w:type="dxa"/>
              <w:right w:w="90" w:type="dxa"/>
            </w:tcMar>
          </w:tcPr>
          <w:p w14:paraId="0EF6B244" w14:textId="77777777" w:rsidR="009158D7" w:rsidRDefault="00000000">
            <w:pPr>
              <w:jc w:val="center"/>
            </w:pPr>
            <w:r>
              <w:rPr>
                <w:b/>
                <w:color w:val="FFFFFF"/>
              </w:rPr>
              <w:t>GHI CHÚ</w:t>
            </w:r>
          </w:p>
        </w:tc>
      </w:tr>
      <w:tr w:rsidR="009158D7" w14:paraId="496972BD" w14:textId="77777777">
        <w:trPr>
          <w:jc w:val="center"/>
        </w:trPr>
        <w:tc>
          <w:tcPr>
            <w:tcW w:w="3118" w:type="dxa"/>
            <w:tcMar>
              <w:top w:w="60" w:type="dxa"/>
              <w:left w:w="90" w:type="dxa"/>
              <w:bottom w:w="60" w:type="dxa"/>
              <w:right w:w="90" w:type="dxa"/>
            </w:tcMar>
          </w:tcPr>
          <w:p w14:paraId="097D53AF" w14:textId="77777777" w:rsidR="009158D7" w:rsidRDefault="00000000">
            <w:pPr>
              <w:jc w:val="center"/>
            </w:pPr>
            <w:r>
              <w:rPr>
                <w:sz w:val="26"/>
              </w:rPr>
              <w:t>Doanh thu</w:t>
            </w:r>
          </w:p>
        </w:tc>
        <w:tc>
          <w:tcPr>
            <w:tcW w:w="1531" w:type="dxa"/>
            <w:tcMar>
              <w:top w:w="60" w:type="dxa"/>
              <w:left w:w="90" w:type="dxa"/>
              <w:bottom w:w="60" w:type="dxa"/>
              <w:right w:w="90" w:type="dxa"/>
            </w:tcMar>
          </w:tcPr>
          <w:p w14:paraId="2800261C" w14:textId="77777777" w:rsidR="009158D7" w:rsidRDefault="00000000">
            <w:pPr>
              <w:jc w:val="both"/>
            </w:pPr>
            <w:r>
              <w:rPr>
                <w:sz w:val="26"/>
              </w:rPr>
              <w:t>562,45</w:t>
            </w:r>
          </w:p>
        </w:tc>
        <w:tc>
          <w:tcPr>
            <w:tcW w:w="1531" w:type="dxa"/>
            <w:tcMar>
              <w:top w:w="60" w:type="dxa"/>
              <w:left w:w="90" w:type="dxa"/>
              <w:bottom w:w="60" w:type="dxa"/>
              <w:right w:w="90" w:type="dxa"/>
            </w:tcMar>
          </w:tcPr>
          <w:p w14:paraId="28C2C93B" w14:textId="77777777" w:rsidR="009158D7" w:rsidRDefault="00000000">
            <w:pPr>
              <w:jc w:val="both"/>
            </w:pPr>
            <w:r>
              <w:rPr>
                <w:sz w:val="26"/>
              </w:rPr>
              <w:t>1.548,17</w:t>
            </w:r>
          </w:p>
        </w:tc>
        <w:tc>
          <w:tcPr>
            <w:tcW w:w="1531" w:type="dxa"/>
            <w:tcMar>
              <w:top w:w="60" w:type="dxa"/>
              <w:left w:w="90" w:type="dxa"/>
              <w:bottom w:w="60" w:type="dxa"/>
              <w:right w:w="90" w:type="dxa"/>
            </w:tcMar>
          </w:tcPr>
          <w:p w14:paraId="53AE93BB" w14:textId="77777777" w:rsidR="009158D7" w:rsidRDefault="00000000">
            <w:pPr>
              <w:jc w:val="both"/>
            </w:pPr>
            <w:r>
              <w:rPr>
                <w:sz w:val="26"/>
              </w:rPr>
              <w:t>1.884,60</w:t>
            </w:r>
          </w:p>
        </w:tc>
        <w:tc>
          <w:tcPr>
            <w:tcW w:w="1531" w:type="dxa"/>
            <w:tcMar>
              <w:top w:w="60" w:type="dxa"/>
              <w:left w:w="90" w:type="dxa"/>
              <w:bottom w:w="60" w:type="dxa"/>
              <w:right w:w="90" w:type="dxa"/>
            </w:tcMar>
          </w:tcPr>
          <w:p w14:paraId="6B6648B8" w14:textId="77777777" w:rsidR="009158D7" w:rsidRDefault="00000000">
            <w:pPr>
              <w:jc w:val="both"/>
            </w:pPr>
            <w:r>
              <w:rPr>
                <w:sz w:val="26"/>
              </w:rPr>
              <w:t>2.293,30</w:t>
            </w:r>
          </w:p>
        </w:tc>
        <w:tc>
          <w:tcPr>
            <w:tcW w:w="1531" w:type="dxa"/>
            <w:tcMar>
              <w:top w:w="60" w:type="dxa"/>
              <w:left w:w="90" w:type="dxa"/>
              <w:bottom w:w="60" w:type="dxa"/>
              <w:right w:w="90" w:type="dxa"/>
            </w:tcMar>
          </w:tcPr>
          <w:p w14:paraId="4E00A83D" w14:textId="77777777" w:rsidR="009158D7" w:rsidRDefault="00000000">
            <w:pPr>
              <w:jc w:val="both"/>
            </w:pPr>
            <w:r>
              <w:rPr>
                <w:sz w:val="26"/>
              </w:rPr>
              <w:t>2.768,28</w:t>
            </w:r>
          </w:p>
        </w:tc>
        <w:tc>
          <w:tcPr>
            <w:tcW w:w="3685" w:type="dxa"/>
            <w:tcMar>
              <w:top w:w="60" w:type="dxa"/>
              <w:left w:w="90" w:type="dxa"/>
              <w:bottom w:w="60" w:type="dxa"/>
              <w:right w:w="90" w:type="dxa"/>
            </w:tcMar>
          </w:tcPr>
          <w:p w14:paraId="0A430D7F" w14:textId="77777777" w:rsidR="009158D7" w:rsidRDefault="00000000">
            <w:pPr>
              <w:jc w:val="both"/>
            </w:pPr>
            <w:r>
              <w:rPr>
                <w:sz w:val="26"/>
              </w:rPr>
              <w:t>Khớp Excel</w:t>
            </w:r>
          </w:p>
        </w:tc>
      </w:tr>
      <w:tr w:rsidR="009158D7" w14:paraId="2E8A8C1C" w14:textId="77777777">
        <w:trPr>
          <w:jc w:val="center"/>
        </w:trPr>
        <w:tc>
          <w:tcPr>
            <w:tcW w:w="3118" w:type="dxa"/>
            <w:tcMar>
              <w:top w:w="60" w:type="dxa"/>
              <w:left w:w="90" w:type="dxa"/>
              <w:bottom w:w="60" w:type="dxa"/>
              <w:right w:w="90" w:type="dxa"/>
            </w:tcMar>
          </w:tcPr>
          <w:p w14:paraId="6D639FF0" w14:textId="77777777" w:rsidR="009158D7" w:rsidRDefault="00000000">
            <w:pPr>
              <w:jc w:val="center"/>
            </w:pPr>
            <w:r>
              <w:rPr>
                <w:sz w:val="26"/>
              </w:rPr>
              <w:t>Lợi nhuận sau thuế</w:t>
            </w:r>
          </w:p>
        </w:tc>
        <w:tc>
          <w:tcPr>
            <w:tcW w:w="1531" w:type="dxa"/>
            <w:tcMar>
              <w:top w:w="60" w:type="dxa"/>
              <w:left w:w="90" w:type="dxa"/>
              <w:bottom w:w="60" w:type="dxa"/>
              <w:right w:w="90" w:type="dxa"/>
            </w:tcMar>
          </w:tcPr>
          <w:p w14:paraId="21FBADE1" w14:textId="77777777" w:rsidR="009158D7" w:rsidRDefault="00000000">
            <w:pPr>
              <w:jc w:val="both"/>
            </w:pPr>
            <w:r>
              <w:rPr>
                <w:sz w:val="26"/>
              </w:rPr>
              <w:t>−68,48</w:t>
            </w:r>
          </w:p>
        </w:tc>
        <w:tc>
          <w:tcPr>
            <w:tcW w:w="1531" w:type="dxa"/>
            <w:tcMar>
              <w:top w:w="60" w:type="dxa"/>
              <w:left w:w="90" w:type="dxa"/>
              <w:bottom w:w="60" w:type="dxa"/>
              <w:right w:w="90" w:type="dxa"/>
            </w:tcMar>
          </w:tcPr>
          <w:p w14:paraId="4F4A5599" w14:textId="77777777" w:rsidR="009158D7" w:rsidRDefault="00000000">
            <w:pPr>
              <w:jc w:val="both"/>
            </w:pPr>
            <w:r>
              <w:rPr>
                <w:sz w:val="26"/>
              </w:rPr>
              <w:t>98,39</w:t>
            </w:r>
          </w:p>
        </w:tc>
        <w:tc>
          <w:tcPr>
            <w:tcW w:w="1531" w:type="dxa"/>
            <w:tcMar>
              <w:top w:w="60" w:type="dxa"/>
              <w:left w:w="90" w:type="dxa"/>
              <w:bottom w:w="60" w:type="dxa"/>
              <w:right w:w="90" w:type="dxa"/>
            </w:tcMar>
          </w:tcPr>
          <w:p w14:paraId="71C2A5A5" w14:textId="77777777" w:rsidR="009158D7" w:rsidRDefault="00000000">
            <w:pPr>
              <w:jc w:val="both"/>
            </w:pPr>
            <w:r>
              <w:rPr>
                <w:sz w:val="26"/>
              </w:rPr>
              <w:t>164,57</w:t>
            </w:r>
          </w:p>
        </w:tc>
        <w:tc>
          <w:tcPr>
            <w:tcW w:w="1531" w:type="dxa"/>
            <w:tcMar>
              <w:top w:w="60" w:type="dxa"/>
              <w:left w:w="90" w:type="dxa"/>
              <w:bottom w:w="60" w:type="dxa"/>
              <w:right w:w="90" w:type="dxa"/>
            </w:tcMar>
          </w:tcPr>
          <w:p w14:paraId="5359ADB1" w14:textId="77777777" w:rsidR="009158D7" w:rsidRDefault="00000000">
            <w:pPr>
              <w:jc w:val="both"/>
            </w:pPr>
            <w:r>
              <w:rPr>
                <w:sz w:val="26"/>
              </w:rPr>
              <w:t>239,26</w:t>
            </w:r>
          </w:p>
        </w:tc>
        <w:tc>
          <w:tcPr>
            <w:tcW w:w="1531" w:type="dxa"/>
            <w:tcMar>
              <w:top w:w="60" w:type="dxa"/>
              <w:left w:w="90" w:type="dxa"/>
              <w:bottom w:w="60" w:type="dxa"/>
              <w:right w:w="90" w:type="dxa"/>
            </w:tcMar>
          </w:tcPr>
          <w:p w14:paraId="326937CB" w14:textId="77777777" w:rsidR="009158D7" w:rsidRDefault="00000000">
            <w:pPr>
              <w:jc w:val="both"/>
            </w:pPr>
            <w:r>
              <w:rPr>
                <w:sz w:val="26"/>
              </w:rPr>
              <w:t>326,11</w:t>
            </w:r>
          </w:p>
        </w:tc>
        <w:tc>
          <w:tcPr>
            <w:tcW w:w="3685" w:type="dxa"/>
            <w:tcMar>
              <w:top w:w="60" w:type="dxa"/>
              <w:left w:w="90" w:type="dxa"/>
              <w:bottom w:w="60" w:type="dxa"/>
              <w:right w:w="90" w:type="dxa"/>
            </w:tcMar>
          </w:tcPr>
          <w:p w14:paraId="098E2E15" w14:textId="77777777" w:rsidR="009158D7" w:rsidRDefault="00000000">
            <w:pPr>
              <w:jc w:val="both"/>
            </w:pPr>
            <w:r>
              <w:rPr>
                <w:sz w:val="26"/>
              </w:rPr>
              <w:t>Khớp Excel</w:t>
            </w:r>
          </w:p>
        </w:tc>
      </w:tr>
      <w:tr w:rsidR="009158D7" w14:paraId="52CCA47E" w14:textId="77777777">
        <w:trPr>
          <w:jc w:val="center"/>
        </w:trPr>
        <w:tc>
          <w:tcPr>
            <w:tcW w:w="3118" w:type="dxa"/>
            <w:tcMar>
              <w:top w:w="60" w:type="dxa"/>
              <w:left w:w="90" w:type="dxa"/>
              <w:bottom w:w="60" w:type="dxa"/>
              <w:right w:w="90" w:type="dxa"/>
            </w:tcMar>
          </w:tcPr>
          <w:p w14:paraId="142DD5A8" w14:textId="77777777" w:rsidR="009158D7" w:rsidRDefault="00000000">
            <w:pPr>
              <w:jc w:val="center"/>
            </w:pPr>
            <w:r>
              <w:rPr>
                <w:sz w:val="26"/>
              </w:rPr>
              <w:t>Khấu hao (suy ra)</w:t>
            </w:r>
          </w:p>
        </w:tc>
        <w:tc>
          <w:tcPr>
            <w:tcW w:w="1531" w:type="dxa"/>
            <w:tcMar>
              <w:top w:w="60" w:type="dxa"/>
              <w:left w:w="90" w:type="dxa"/>
              <w:bottom w:w="60" w:type="dxa"/>
              <w:right w:w="90" w:type="dxa"/>
            </w:tcMar>
          </w:tcPr>
          <w:p w14:paraId="3D6A4C72" w14:textId="77777777" w:rsidR="009158D7" w:rsidRDefault="00000000">
            <w:pPr>
              <w:jc w:val="both"/>
            </w:pPr>
            <w:r>
              <w:rPr>
                <w:sz w:val="26"/>
              </w:rPr>
              <w:t>116,60</w:t>
            </w:r>
          </w:p>
        </w:tc>
        <w:tc>
          <w:tcPr>
            <w:tcW w:w="1531" w:type="dxa"/>
            <w:tcMar>
              <w:top w:w="60" w:type="dxa"/>
              <w:left w:w="90" w:type="dxa"/>
              <w:bottom w:w="60" w:type="dxa"/>
              <w:right w:w="90" w:type="dxa"/>
            </w:tcMar>
          </w:tcPr>
          <w:p w14:paraId="32039705" w14:textId="77777777" w:rsidR="009158D7" w:rsidRDefault="00000000">
            <w:pPr>
              <w:jc w:val="both"/>
            </w:pPr>
            <w:r>
              <w:rPr>
                <w:sz w:val="26"/>
              </w:rPr>
              <w:t>174,25</w:t>
            </w:r>
          </w:p>
        </w:tc>
        <w:tc>
          <w:tcPr>
            <w:tcW w:w="1531" w:type="dxa"/>
            <w:tcMar>
              <w:top w:w="60" w:type="dxa"/>
              <w:left w:w="90" w:type="dxa"/>
              <w:bottom w:w="60" w:type="dxa"/>
              <w:right w:w="90" w:type="dxa"/>
            </w:tcMar>
          </w:tcPr>
          <w:p w14:paraId="4EC559FB" w14:textId="77777777" w:rsidR="009158D7" w:rsidRDefault="00000000">
            <w:pPr>
              <w:jc w:val="both"/>
            </w:pPr>
            <w:r>
              <w:rPr>
                <w:sz w:val="26"/>
              </w:rPr>
              <w:t>174,25</w:t>
            </w:r>
          </w:p>
        </w:tc>
        <w:tc>
          <w:tcPr>
            <w:tcW w:w="1531" w:type="dxa"/>
            <w:tcMar>
              <w:top w:w="60" w:type="dxa"/>
              <w:left w:w="90" w:type="dxa"/>
              <w:bottom w:w="60" w:type="dxa"/>
              <w:right w:w="90" w:type="dxa"/>
            </w:tcMar>
          </w:tcPr>
          <w:p w14:paraId="0419D0BF" w14:textId="77777777" w:rsidR="009158D7" w:rsidRDefault="00000000">
            <w:pPr>
              <w:jc w:val="both"/>
            </w:pPr>
            <w:r>
              <w:rPr>
                <w:sz w:val="26"/>
              </w:rPr>
              <w:t>174,25</w:t>
            </w:r>
          </w:p>
        </w:tc>
        <w:tc>
          <w:tcPr>
            <w:tcW w:w="1531" w:type="dxa"/>
            <w:tcMar>
              <w:top w:w="60" w:type="dxa"/>
              <w:left w:w="90" w:type="dxa"/>
              <w:bottom w:w="60" w:type="dxa"/>
              <w:right w:w="90" w:type="dxa"/>
            </w:tcMar>
          </w:tcPr>
          <w:p w14:paraId="6D69EBB4" w14:textId="77777777" w:rsidR="009158D7" w:rsidRDefault="00000000">
            <w:pPr>
              <w:jc w:val="both"/>
            </w:pPr>
            <w:r>
              <w:rPr>
                <w:sz w:val="26"/>
              </w:rPr>
              <w:t>174,24</w:t>
            </w:r>
          </w:p>
        </w:tc>
        <w:tc>
          <w:tcPr>
            <w:tcW w:w="3685" w:type="dxa"/>
            <w:tcMar>
              <w:top w:w="60" w:type="dxa"/>
              <w:left w:w="90" w:type="dxa"/>
              <w:bottom w:w="60" w:type="dxa"/>
              <w:right w:w="90" w:type="dxa"/>
            </w:tcMar>
          </w:tcPr>
          <w:p w14:paraId="13843AB3" w14:textId="77777777" w:rsidR="009158D7" w:rsidRDefault="00000000">
            <w:pPr>
              <w:jc w:val="both"/>
            </w:pPr>
            <w:r>
              <w:rPr>
                <w:sz w:val="26"/>
              </w:rPr>
              <w:t>Dòng tiền − LNST</w:t>
            </w:r>
          </w:p>
        </w:tc>
      </w:tr>
      <w:tr w:rsidR="009158D7" w14:paraId="7F4F0526" w14:textId="77777777">
        <w:trPr>
          <w:jc w:val="center"/>
        </w:trPr>
        <w:tc>
          <w:tcPr>
            <w:tcW w:w="3118" w:type="dxa"/>
            <w:tcMar>
              <w:top w:w="60" w:type="dxa"/>
              <w:left w:w="90" w:type="dxa"/>
              <w:bottom w:w="60" w:type="dxa"/>
              <w:right w:w="90" w:type="dxa"/>
            </w:tcMar>
          </w:tcPr>
          <w:p w14:paraId="0FCF49D9" w14:textId="77777777" w:rsidR="009158D7" w:rsidRDefault="00000000">
            <w:pPr>
              <w:jc w:val="center"/>
            </w:pPr>
            <w:r>
              <w:rPr>
                <w:sz w:val="26"/>
              </w:rPr>
              <w:t>Dòng tiền</w:t>
            </w:r>
          </w:p>
        </w:tc>
        <w:tc>
          <w:tcPr>
            <w:tcW w:w="1531" w:type="dxa"/>
            <w:tcMar>
              <w:top w:w="60" w:type="dxa"/>
              <w:left w:w="90" w:type="dxa"/>
              <w:bottom w:w="60" w:type="dxa"/>
              <w:right w:w="90" w:type="dxa"/>
            </w:tcMar>
          </w:tcPr>
          <w:p w14:paraId="1E50B5AB" w14:textId="77777777" w:rsidR="009158D7" w:rsidRDefault="00000000">
            <w:pPr>
              <w:jc w:val="both"/>
            </w:pPr>
            <w:r>
              <w:rPr>
                <w:sz w:val="26"/>
              </w:rPr>
              <w:t>48,12</w:t>
            </w:r>
          </w:p>
        </w:tc>
        <w:tc>
          <w:tcPr>
            <w:tcW w:w="1531" w:type="dxa"/>
            <w:tcMar>
              <w:top w:w="60" w:type="dxa"/>
              <w:left w:w="90" w:type="dxa"/>
              <w:bottom w:w="60" w:type="dxa"/>
              <w:right w:w="90" w:type="dxa"/>
            </w:tcMar>
          </w:tcPr>
          <w:p w14:paraId="19561E91" w14:textId="77777777" w:rsidR="009158D7" w:rsidRDefault="00000000">
            <w:pPr>
              <w:jc w:val="both"/>
            </w:pPr>
            <w:r>
              <w:rPr>
                <w:sz w:val="26"/>
              </w:rPr>
              <w:t>272,64</w:t>
            </w:r>
          </w:p>
        </w:tc>
        <w:tc>
          <w:tcPr>
            <w:tcW w:w="1531" w:type="dxa"/>
            <w:tcMar>
              <w:top w:w="60" w:type="dxa"/>
              <w:left w:w="90" w:type="dxa"/>
              <w:bottom w:w="60" w:type="dxa"/>
              <w:right w:w="90" w:type="dxa"/>
            </w:tcMar>
          </w:tcPr>
          <w:p w14:paraId="17DF520E" w14:textId="77777777" w:rsidR="009158D7" w:rsidRDefault="00000000">
            <w:pPr>
              <w:jc w:val="both"/>
            </w:pPr>
            <w:r>
              <w:rPr>
                <w:sz w:val="26"/>
              </w:rPr>
              <w:t>338,82</w:t>
            </w:r>
          </w:p>
        </w:tc>
        <w:tc>
          <w:tcPr>
            <w:tcW w:w="1531" w:type="dxa"/>
            <w:tcMar>
              <w:top w:w="60" w:type="dxa"/>
              <w:left w:w="90" w:type="dxa"/>
              <w:bottom w:w="60" w:type="dxa"/>
              <w:right w:w="90" w:type="dxa"/>
            </w:tcMar>
          </w:tcPr>
          <w:p w14:paraId="6D5BB175" w14:textId="77777777" w:rsidR="009158D7" w:rsidRDefault="00000000">
            <w:pPr>
              <w:jc w:val="both"/>
            </w:pPr>
            <w:r>
              <w:rPr>
                <w:sz w:val="26"/>
              </w:rPr>
              <w:t>413,51</w:t>
            </w:r>
          </w:p>
        </w:tc>
        <w:tc>
          <w:tcPr>
            <w:tcW w:w="1531" w:type="dxa"/>
            <w:tcMar>
              <w:top w:w="60" w:type="dxa"/>
              <w:left w:w="90" w:type="dxa"/>
              <w:bottom w:w="60" w:type="dxa"/>
              <w:right w:w="90" w:type="dxa"/>
            </w:tcMar>
          </w:tcPr>
          <w:p w14:paraId="71B3D58E" w14:textId="77777777" w:rsidR="009158D7" w:rsidRDefault="00000000">
            <w:pPr>
              <w:jc w:val="both"/>
            </w:pPr>
            <w:r>
              <w:rPr>
                <w:sz w:val="26"/>
              </w:rPr>
              <w:t>500,35</w:t>
            </w:r>
          </w:p>
        </w:tc>
        <w:tc>
          <w:tcPr>
            <w:tcW w:w="3685" w:type="dxa"/>
            <w:tcMar>
              <w:top w:w="60" w:type="dxa"/>
              <w:left w:w="90" w:type="dxa"/>
              <w:bottom w:w="60" w:type="dxa"/>
              <w:right w:w="90" w:type="dxa"/>
            </w:tcMar>
          </w:tcPr>
          <w:p w14:paraId="1B1492C3" w14:textId="77777777" w:rsidR="009158D7" w:rsidRDefault="00000000">
            <w:pPr>
              <w:jc w:val="both"/>
            </w:pPr>
            <w:r>
              <w:rPr>
                <w:sz w:val="26"/>
              </w:rPr>
              <w:t>Tổng 1.573,44</w:t>
            </w:r>
          </w:p>
        </w:tc>
      </w:tr>
    </w:tbl>
    <w:p w14:paraId="1585797E" w14:textId="77777777" w:rsidR="009158D7" w:rsidRDefault="009158D7">
      <w:pPr>
        <w:spacing w:after="40"/>
      </w:pPr>
    </w:p>
    <w:tbl>
      <w:tblPr>
        <w:tblStyle w:val="TableGrid"/>
        <w:tblW w:w="0" w:type="auto"/>
        <w:jc w:val="center"/>
        <w:tblLayout w:type="fixed"/>
        <w:tblLook w:val="04A0" w:firstRow="1" w:lastRow="0" w:firstColumn="1" w:lastColumn="0" w:noHBand="0" w:noVBand="1"/>
      </w:tblPr>
      <w:tblGrid>
        <w:gridCol w:w="3969"/>
        <w:gridCol w:w="3231"/>
        <w:gridCol w:w="3685"/>
        <w:gridCol w:w="3685"/>
      </w:tblGrid>
      <w:tr w:rsidR="009158D7" w14:paraId="78CC84BC" w14:textId="77777777">
        <w:trPr>
          <w:tblHeader/>
          <w:jc w:val="center"/>
        </w:trPr>
        <w:tc>
          <w:tcPr>
            <w:tcW w:w="3969" w:type="dxa"/>
            <w:shd w:val="clear" w:color="auto" w:fill="1F497D"/>
            <w:tcMar>
              <w:top w:w="60" w:type="dxa"/>
              <w:left w:w="90" w:type="dxa"/>
              <w:bottom w:w="60" w:type="dxa"/>
              <w:right w:w="90" w:type="dxa"/>
            </w:tcMar>
          </w:tcPr>
          <w:p w14:paraId="3C92A5D3" w14:textId="77777777" w:rsidR="009158D7" w:rsidRDefault="00000000">
            <w:pPr>
              <w:jc w:val="center"/>
            </w:pPr>
            <w:r>
              <w:rPr>
                <w:b/>
                <w:color w:val="FFFFFF"/>
              </w:rPr>
              <w:t>KỊCH BẢN</w:t>
            </w:r>
          </w:p>
        </w:tc>
        <w:tc>
          <w:tcPr>
            <w:tcW w:w="3231" w:type="dxa"/>
            <w:shd w:val="clear" w:color="auto" w:fill="1F497D"/>
            <w:tcMar>
              <w:top w:w="60" w:type="dxa"/>
              <w:left w:w="90" w:type="dxa"/>
              <w:bottom w:w="60" w:type="dxa"/>
              <w:right w:w="90" w:type="dxa"/>
            </w:tcMar>
          </w:tcPr>
          <w:p w14:paraId="60F05B54" w14:textId="77777777" w:rsidR="009158D7" w:rsidRDefault="00000000">
            <w:pPr>
              <w:jc w:val="center"/>
            </w:pPr>
            <w:r>
              <w:rPr>
                <w:b/>
                <w:color w:val="FFFFFF"/>
              </w:rPr>
              <w:t>VỐN (triệu đồng)</w:t>
            </w:r>
          </w:p>
        </w:tc>
        <w:tc>
          <w:tcPr>
            <w:tcW w:w="3685" w:type="dxa"/>
            <w:shd w:val="clear" w:color="auto" w:fill="1F497D"/>
            <w:tcMar>
              <w:top w:w="60" w:type="dxa"/>
              <w:left w:w="90" w:type="dxa"/>
              <w:bottom w:w="60" w:type="dxa"/>
              <w:right w:w="90" w:type="dxa"/>
            </w:tcMar>
          </w:tcPr>
          <w:p w14:paraId="7FEC90E2" w14:textId="77777777" w:rsidR="009158D7" w:rsidRDefault="00000000">
            <w:pPr>
              <w:jc w:val="center"/>
            </w:pPr>
            <w:r>
              <w:rPr>
                <w:b/>
                <w:color w:val="FFFFFF"/>
              </w:rPr>
              <w:t>HOÀN VỐN</w:t>
            </w:r>
          </w:p>
        </w:tc>
        <w:tc>
          <w:tcPr>
            <w:tcW w:w="3685" w:type="dxa"/>
            <w:shd w:val="clear" w:color="auto" w:fill="1F497D"/>
            <w:tcMar>
              <w:top w:w="60" w:type="dxa"/>
              <w:left w:w="90" w:type="dxa"/>
              <w:bottom w:w="60" w:type="dxa"/>
              <w:right w:w="90" w:type="dxa"/>
            </w:tcMar>
          </w:tcPr>
          <w:p w14:paraId="317F3978" w14:textId="77777777" w:rsidR="009158D7" w:rsidRDefault="00000000">
            <w:pPr>
              <w:jc w:val="center"/>
            </w:pPr>
            <w:r>
              <w:rPr>
                <w:b/>
                <w:color w:val="FFFFFF"/>
              </w:rPr>
              <w:t>CHÊNH LỆCH SAU 5 NĂM</w:t>
            </w:r>
          </w:p>
        </w:tc>
      </w:tr>
      <w:tr w:rsidR="009158D7" w14:paraId="37106549" w14:textId="77777777">
        <w:trPr>
          <w:jc w:val="center"/>
        </w:trPr>
        <w:tc>
          <w:tcPr>
            <w:tcW w:w="3969" w:type="dxa"/>
            <w:tcMar>
              <w:top w:w="60" w:type="dxa"/>
              <w:left w:w="90" w:type="dxa"/>
              <w:bottom w:w="60" w:type="dxa"/>
              <w:right w:w="90" w:type="dxa"/>
            </w:tcMar>
          </w:tcPr>
          <w:p w14:paraId="590D1FD3" w14:textId="77777777" w:rsidR="009158D7" w:rsidRDefault="00000000">
            <w:pPr>
              <w:jc w:val="center"/>
            </w:pPr>
            <w:r>
              <w:rPr>
                <w:sz w:val="26"/>
              </w:rPr>
              <w:t>Excel nguyên trạng</w:t>
            </w:r>
          </w:p>
        </w:tc>
        <w:tc>
          <w:tcPr>
            <w:tcW w:w="3231" w:type="dxa"/>
            <w:tcMar>
              <w:top w:w="60" w:type="dxa"/>
              <w:left w:w="90" w:type="dxa"/>
              <w:bottom w:w="60" w:type="dxa"/>
              <w:right w:w="90" w:type="dxa"/>
            </w:tcMar>
          </w:tcPr>
          <w:p w14:paraId="678AC17C" w14:textId="77777777" w:rsidR="009158D7" w:rsidRDefault="00000000">
            <w:pPr>
              <w:jc w:val="both"/>
            </w:pPr>
            <w:r>
              <w:rPr>
                <w:sz w:val="26"/>
              </w:rPr>
              <w:t>1.505,18</w:t>
            </w:r>
          </w:p>
        </w:tc>
        <w:tc>
          <w:tcPr>
            <w:tcW w:w="3685" w:type="dxa"/>
            <w:tcMar>
              <w:top w:w="60" w:type="dxa"/>
              <w:left w:w="90" w:type="dxa"/>
              <w:bottom w:w="60" w:type="dxa"/>
              <w:right w:w="90" w:type="dxa"/>
            </w:tcMar>
          </w:tcPr>
          <w:p w14:paraId="512D9819" w14:textId="77777777" w:rsidR="009158D7" w:rsidRDefault="00000000">
            <w:pPr>
              <w:jc w:val="both"/>
            </w:pPr>
            <w:r>
              <w:rPr>
                <w:sz w:val="26"/>
              </w:rPr>
              <w:t>4,86 năm</w:t>
            </w:r>
          </w:p>
        </w:tc>
        <w:tc>
          <w:tcPr>
            <w:tcW w:w="3685" w:type="dxa"/>
            <w:tcMar>
              <w:top w:w="60" w:type="dxa"/>
              <w:left w:w="90" w:type="dxa"/>
              <w:bottom w:w="60" w:type="dxa"/>
              <w:right w:w="90" w:type="dxa"/>
            </w:tcMar>
          </w:tcPr>
          <w:p w14:paraId="5D30E00E" w14:textId="77777777" w:rsidR="009158D7" w:rsidRDefault="00000000">
            <w:pPr>
              <w:jc w:val="both"/>
            </w:pPr>
            <w:r>
              <w:rPr>
                <w:sz w:val="26"/>
              </w:rPr>
              <w:t>Hoàn vốn (dư 68,3)</w:t>
            </w:r>
          </w:p>
        </w:tc>
      </w:tr>
      <w:tr w:rsidR="009158D7" w14:paraId="2852CE7F" w14:textId="77777777">
        <w:trPr>
          <w:jc w:val="center"/>
        </w:trPr>
        <w:tc>
          <w:tcPr>
            <w:tcW w:w="3969" w:type="dxa"/>
            <w:tcMar>
              <w:top w:w="60" w:type="dxa"/>
              <w:left w:w="90" w:type="dxa"/>
              <w:bottom w:w="60" w:type="dxa"/>
              <w:right w:w="90" w:type="dxa"/>
            </w:tcMar>
          </w:tcPr>
          <w:p w14:paraId="0B0A6017" w14:textId="77777777" w:rsidR="009158D7" w:rsidRDefault="00000000">
            <w:pPr>
              <w:jc w:val="center"/>
            </w:pPr>
            <w:r>
              <w:rPr>
                <w:sz w:val="26"/>
              </w:rPr>
              <w:t>Vốn theo Bảng 10</w:t>
            </w:r>
          </w:p>
        </w:tc>
        <w:tc>
          <w:tcPr>
            <w:tcW w:w="3231" w:type="dxa"/>
            <w:tcMar>
              <w:top w:w="60" w:type="dxa"/>
              <w:left w:w="90" w:type="dxa"/>
              <w:bottom w:w="60" w:type="dxa"/>
              <w:right w:w="90" w:type="dxa"/>
            </w:tcMar>
          </w:tcPr>
          <w:p w14:paraId="2814F92C" w14:textId="77777777" w:rsidR="009158D7" w:rsidRDefault="00000000">
            <w:pPr>
              <w:jc w:val="both"/>
            </w:pPr>
            <w:r>
              <w:rPr>
                <w:sz w:val="26"/>
              </w:rPr>
              <w:t>1.730,2</w:t>
            </w:r>
          </w:p>
        </w:tc>
        <w:tc>
          <w:tcPr>
            <w:tcW w:w="3685" w:type="dxa"/>
            <w:tcMar>
              <w:top w:w="60" w:type="dxa"/>
              <w:left w:w="90" w:type="dxa"/>
              <w:bottom w:w="60" w:type="dxa"/>
              <w:right w:w="90" w:type="dxa"/>
            </w:tcMar>
          </w:tcPr>
          <w:p w14:paraId="47A7C3E8" w14:textId="77777777" w:rsidR="009158D7" w:rsidRDefault="00000000">
            <w:pPr>
              <w:jc w:val="both"/>
            </w:pPr>
            <w:r>
              <w:rPr>
                <w:sz w:val="26"/>
              </w:rPr>
              <w:t>Không hoàn vốn trong 5 năm</w:t>
            </w:r>
          </w:p>
        </w:tc>
        <w:tc>
          <w:tcPr>
            <w:tcW w:w="3685" w:type="dxa"/>
            <w:tcMar>
              <w:top w:w="60" w:type="dxa"/>
              <w:left w:w="90" w:type="dxa"/>
              <w:bottom w:w="60" w:type="dxa"/>
              <w:right w:w="90" w:type="dxa"/>
            </w:tcMar>
          </w:tcPr>
          <w:p w14:paraId="0A137A98" w14:textId="77777777" w:rsidR="009158D7" w:rsidRDefault="00000000">
            <w:pPr>
              <w:jc w:val="both"/>
            </w:pPr>
            <w:r>
              <w:rPr>
                <w:sz w:val="26"/>
              </w:rPr>
              <w:t>Thiếu 156,8</w:t>
            </w:r>
          </w:p>
        </w:tc>
      </w:tr>
      <w:tr w:rsidR="009158D7" w14:paraId="1CE8738D" w14:textId="77777777">
        <w:trPr>
          <w:jc w:val="center"/>
        </w:trPr>
        <w:tc>
          <w:tcPr>
            <w:tcW w:w="3969" w:type="dxa"/>
            <w:tcMar>
              <w:top w:w="60" w:type="dxa"/>
              <w:left w:w="90" w:type="dxa"/>
              <w:bottom w:w="60" w:type="dxa"/>
              <w:right w:w="90" w:type="dxa"/>
            </w:tcMar>
          </w:tcPr>
          <w:p w14:paraId="0BC8973C" w14:textId="77777777" w:rsidR="009158D7" w:rsidRDefault="00000000">
            <w:pPr>
              <w:jc w:val="center"/>
            </w:pPr>
            <w:r>
              <w:rPr>
                <w:sz w:val="26"/>
              </w:rPr>
              <w:t>Chi phí bổ sung 3% doanh thu</w:t>
            </w:r>
          </w:p>
        </w:tc>
        <w:tc>
          <w:tcPr>
            <w:tcW w:w="3231" w:type="dxa"/>
            <w:tcMar>
              <w:top w:w="60" w:type="dxa"/>
              <w:left w:w="90" w:type="dxa"/>
              <w:bottom w:w="60" w:type="dxa"/>
              <w:right w:w="90" w:type="dxa"/>
            </w:tcMar>
          </w:tcPr>
          <w:p w14:paraId="295E9C02" w14:textId="77777777" w:rsidR="009158D7" w:rsidRDefault="00000000">
            <w:pPr>
              <w:jc w:val="both"/>
            </w:pPr>
            <w:r>
              <w:rPr>
                <w:sz w:val="26"/>
              </w:rPr>
              <w:t>1.505,18 / 1.730,2</w:t>
            </w:r>
          </w:p>
        </w:tc>
        <w:tc>
          <w:tcPr>
            <w:tcW w:w="3685" w:type="dxa"/>
            <w:tcMar>
              <w:top w:w="60" w:type="dxa"/>
              <w:left w:w="90" w:type="dxa"/>
              <w:bottom w:w="60" w:type="dxa"/>
              <w:right w:w="90" w:type="dxa"/>
            </w:tcMar>
          </w:tcPr>
          <w:p w14:paraId="2D93CFF2" w14:textId="77777777" w:rsidR="009158D7" w:rsidRDefault="00000000">
            <w:pPr>
              <w:jc w:val="both"/>
            </w:pPr>
            <w:r>
              <w:rPr>
                <w:sz w:val="26"/>
              </w:rPr>
              <w:t>Không hoàn vốn</w:t>
            </w:r>
          </w:p>
        </w:tc>
        <w:tc>
          <w:tcPr>
            <w:tcW w:w="3685" w:type="dxa"/>
            <w:tcMar>
              <w:top w:w="60" w:type="dxa"/>
              <w:left w:w="90" w:type="dxa"/>
              <w:bottom w:w="60" w:type="dxa"/>
              <w:right w:w="90" w:type="dxa"/>
            </w:tcMar>
          </w:tcPr>
          <w:p w14:paraId="1A9D3AE0" w14:textId="77777777" w:rsidR="009158D7" w:rsidRDefault="00000000">
            <w:pPr>
              <w:jc w:val="both"/>
            </w:pPr>
            <w:r>
              <w:rPr>
                <w:sz w:val="26"/>
              </w:rPr>
              <w:t>Thiếu 149,1 / 374,1</w:t>
            </w:r>
          </w:p>
        </w:tc>
      </w:tr>
      <w:tr w:rsidR="009158D7" w14:paraId="73668DFD" w14:textId="77777777">
        <w:trPr>
          <w:jc w:val="center"/>
        </w:trPr>
        <w:tc>
          <w:tcPr>
            <w:tcW w:w="3969" w:type="dxa"/>
            <w:tcMar>
              <w:top w:w="60" w:type="dxa"/>
              <w:left w:w="90" w:type="dxa"/>
              <w:bottom w:w="60" w:type="dxa"/>
              <w:right w:w="90" w:type="dxa"/>
            </w:tcMar>
          </w:tcPr>
          <w:p w14:paraId="1CA5A956" w14:textId="77777777" w:rsidR="009158D7" w:rsidRDefault="00000000">
            <w:pPr>
              <w:jc w:val="center"/>
            </w:pPr>
            <w:r>
              <w:rPr>
                <w:sz w:val="26"/>
              </w:rPr>
              <w:t>Chi phí bổ sung 5% doanh thu</w:t>
            </w:r>
          </w:p>
        </w:tc>
        <w:tc>
          <w:tcPr>
            <w:tcW w:w="3231" w:type="dxa"/>
            <w:tcMar>
              <w:top w:w="60" w:type="dxa"/>
              <w:left w:w="90" w:type="dxa"/>
              <w:bottom w:w="60" w:type="dxa"/>
              <w:right w:w="90" w:type="dxa"/>
            </w:tcMar>
          </w:tcPr>
          <w:p w14:paraId="1A5E1C2A" w14:textId="77777777" w:rsidR="009158D7" w:rsidRDefault="00000000">
            <w:pPr>
              <w:jc w:val="both"/>
            </w:pPr>
            <w:r>
              <w:rPr>
                <w:sz w:val="26"/>
              </w:rPr>
              <w:t>1.505,18 / 1.730,2</w:t>
            </w:r>
          </w:p>
        </w:tc>
        <w:tc>
          <w:tcPr>
            <w:tcW w:w="3685" w:type="dxa"/>
            <w:tcMar>
              <w:top w:w="60" w:type="dxa"/>
              <w:left w:w="90" w:type="dxa"/>
              <w:bottom w:w="60" w:type="dxa"/>
              <w:right w:w="90" w:type="dxa"/>
            </w:tcMar>
          </w:tcPr>
          <w:p w14:paraId="276B3B85" w14:textId="77777777" w:rsidR="009158D7" w:rsidRDefault="00000000">
            <w:pPr>
              <w:jc w:val="both"/>
            </w:pPr>
            <w:r>
              <w:rPr>
                <w:sz w:val="26"/>
              </w:rPr>
              <w:t>Không hoàn vốn</w:t>
            </w:r>
          </w:p>
        </w:tc>
        <w:tc>
          <w:tcPr>
            <w:tcW w:w="3685" w:type="dxa"/>
            <w:tcMar>
              <w:top w:w="60" w:type="dxa"/>
              <w:left w:w="90" w:type="dxa"/>
              <w:bottom w:w="60" w:type="dxa"/>
              <w:right w:w="90" w:type="dxa"/>
            </w:tcMar>
          </w:tcPr>
          <w:p w14:paraId="57D72300" w14:textId="77777777" w:rsidR="009158D7" w:rsidRDefault="00000000">
            <w:pPr>
              <w:jc w:val="both"/>
            </w:pPr>
            <w:r>
              <w:rPr>
                <w:sz w:val="26"/>
              </w:rPr>
              <w:t>Thiếu 294,0 / 519,0</w:t>
            </w:r>
          </w:p>
        </w:tc>
      </w:tr>
    </w:tbl>
    <w:p w14:paraId="40621EB1" w14:textId="77777777" w:rsidR="009158D7" w:rsidRDefault="009158D7">
      <w:pPr>
        <w:spacing w:after="40"/>
      </w:pPr>
    </w:p>
    <w:p w14:paraId="0F4048D7" w14:textId="77777777" w:rsidR="009158D7" w:rsidRDefault="00000000">
      <w:pPr>
        <w:spacing w:after="60"/>
        <w:jc w:val="both"/>
      </w:pPr>
      <w:r>
        <w:rPr>
          <w:i/>
        </w:rPr>
        <w:t>Giả định kịch bản chi phí bổ sung: chi phí sau thuế bằng 80% mức quy ước (thuế TNDN 20%). Đây là giả định của em để minh họa độ nhạy, không phải số liệu của Trường. Kịch bản nhu cầu 70% và 50% chưa được em đưa vào kết luận vì cấu trúc chi phí cố định/biến đổi trong Excel chưa đủ rõ; số liệu 1.075 triệu đồng của Đề án cho kịch bản 70% là dòng tiền 5 năm, thấp hơn mọi mức vốn.</w:t>
      </w:r>
    </w:p>
    <w:p w14:paraId="30372018" w14:textId="77777777" w:rsidR="009158D7" w:rsidRDefault="00000000">
      <w:pPr>
        <w:spacing w:before="200" w:after="80"/>
      </w:pPr>
      <w:r>
        <w:rPr>
          <w:b/>
          <w:color w:val="7030A0"/>
        </w:rPr>
        <w:t>PHẦN VI. ĐÁNH GIÁ TỔNG THỂ</w:t>
      </w:r>
    </w:p>
    <w:p w14:paraId="4DD71734" w14:textId="77777777" w:rsidR="009158D7" w:rsidRDefault="00000000">
      <w:pPr>
        <w:spacing w:after="60"/>
        <w:jc w:val="both"/>
      </w:pPr>
      <w:r>
        <w:t>Hồ sơ có nền pháp lý chuyên ngành vững: các điều khoản NĐ 94, TT 107/QCVN, TT 17 và NĐ 334 viện dẫn đều khớp chính văn đã đọc. Rủi ro tập trung ở hai nơi: (1) phần tài chính, nơi kết luận hoàn vốn 4,9 năm phụ thuộc vào việc chọn vốn 1.505,18 thay vì 1.730,2; (2) điều kiện sân sát hạch, nơi biên diện tích rất mỏng và chưa có số đo. Hồ sơ CHƯA sẵn sàng trình ký: còn 02 vấn đề Mức 1. Có thể trình giao ban 26/10 để Lãnh đạo cho ý kiến về phương án và định hướng, với điều kiện đã thống nhất con số vốn và sửa kết luận hoàn vốn.</w:t>
      </w:r>
    </w:p>
    <w:p w14:paraId="4FA2019A" w14:textId="77777777" w:rsidR="009158D7" w:rsidRDefault="00000000">
      <w:pPr>
        <w:spacing w:before="200" w:after="80"/>
      </w:pPr>
      <w:r>
        <w:rPr>
          <w:b/>
          <w:color w:val="7030A0"/>
        </w:rPr>
        <w:t>PHẦN VII. KẾT LUẬN VÀ THỨ TỰ XỬ LÝ</w:t>
      </w:r>
    </w:p>
    <w:tbl>
      <w:tblPr>
        <w:tblStyle w:val="TableGrid"/>
        <w:tblW w:w="0" w:type="auto"/>
        <w:jc w:val="center"/>
        <w:tblLayout w:type="fixed"/>
        <w:tblLook w:val="04A0" w:firstRow="1" w:lastRow="0" w:firstColumn="1" w:lastColumn="0" w:noHBand="0" w:noVBand="1"/>
      </w:tblPr>
      <w:tblGrid>
        <w:gridCol w:w="1134"/>
        <w:gridCol w:w="7370"/>
        <w:gridCol w:w="3798"/>
        <w:gridCol w:w="2268"/>
      </w:tblGrid>
      <w:tr w:rsidR="009158D7" w14:paraId="6C3991C9" w14:textId="77777777">
        <w:trPr>
          <w:tblHeader/>
          <w:jc w:val="center"/>
        </w:trPr>
        <w:tc>
          <w:tcPr>
            <w:tcW w:w="1134" w:type="dxa"/>
            <w:shd w:val="clear" w:color="auto" w:fill="1F497D"/>
            <w:tcMar>
              <w:top w:w="60" w:type="dxa"/>
              <w:left w:w="90" w:type="dxa"/>
              <w:bottom w:w="60" w:type="dxa"/>
              <w:right w:w="90" w:type="dxa"/>
            </w:tcMar>
          </w:tcPr>
          <w:p w14:paraId="15245760" w14:textId="77777777" w:rsidR="009158D7" w:rsidRDefault="00000000">
            <w:pPr>
              <w:jc w:val="center"/>
            </w:pPr>
            <w:r>
              <w:rPr>
                <w:b/>
                <w:color w:val="FFFFFF"/>
              </w:rPr>
              <w:t>THỨ TỰ</w:t>
            </w:r>
          </w:p>
        </w:tc>
        <w:tc>
          <w:tcPr>
            <w:tcW w:w="7370" w:type="dxa"/>
            <w:shd w:val="clear" w:color="auto" w:fill="1F497D"/>
            <w:tcMar>
              <w:top w:w="60" w:type="dxa"/>
              <w:left w:w="90" w:type="dxa"/>
              <w:bottom w:w="60" w:type="dxa"/>
              <w:right w:w="90" w:type="dxa"/>
            </w:tcMar>
          </w:tcPr>
          <w:p w14:paraId="2E38BCF7" w14:textId="77777777" w:rsidR="009158D7" w:rsidRDefault="00000000">
            <w:pPr>
              <w:jc w:val="center"/>
            </w:pPr>
            <w:r>
              <w:rPr>
                <w:b/>
                <w:color w:val="FFFFFF"/>
              </w:rPr>
              <w:t>VIỆC CẦN LÀM</w:t>
            </w:r>
          </w:p>
        </w:tc>
        <w:tc>
          <w:tcPr>
            <w:tcW w:w="3798" w:type="dxa"/>
            <w:shd w:val="clear" w:color="auto" w:fill="1F497D"/>
            <w:tcMar>
              <w:top w:w="60" w:type="dxa"/>
              <w:left w:w="90" w:type="dxa"/>
              <w:bottom w:w="60" w:type="dxa"/>
              <w:right w:w="90" w:type="dxa"/>
            </w:tcMar>
          </w:tcPr>
          <w:p w14:paraId="51B62752" w14:textId="77777777" w:rsidR="009158D7" w:rsidRDefault="00000000">
            <w:pPr>
              <w:jc w:val="center"/>
            </w:pPr>
            <w:r>
              <w:rPr>
                <w:b/>
                <w:color w:val="FFFFFF"/>
              </w:rPr>
              <w:t>ĐƠN VỊ</w:t>
            </w:r>
          </w:p>
        </w:tc>
        <w:tc>
          <w:tcPr>
            <w:tcW w:w="2268" w:type="dxa"/>
            <w:shd w:val="clear" w:color="auto" w:fill="1F497D"/>
            <w:tcMar>
              <w:top w:w="60" w:type="dxa"/>
              <w:left w:w="90" w:type="dxa"/>
              <w:bottom w:w="60" w:type="dxa"/>
              <w:right w:w="90" w:type="dxa"/>
            </w:tcMar>
          </w:tcPr>
          <w:p w14:paraId="540F5B97" w14:textId="77777777" w:rsidR="009158D7" w:rsidRDefault="00000000">
            <w:pPr>
              <w:jc w:val="center"/>
            </w:pPr>
            <w:r>
              <w:rPr>
                <w:b/>
                <w:color w:val="FFFFFF"/>
              </w:rPr>
              <w:t>HẠN</w:t>
            </w:r>
          </w:p>
        </w:tc>
      </w:tr>
      <w:tr w:rsidR="009158D7" w14:paraId="18BE6AFD" w14:textId="77777777">
        <w:trPr>
          <w:jc w:val="center"/>
        </w:trPr>
        <w:tc>
          <w:tcPr>
            <w:tcW w:w="1134" w:type="dxa"/>
            <w:tcMar>
              <w:top w:w="60" w:type="dxa"/>
              <w:left w:w="90" w:type="dxa"/>
              <w:bottom w:w="60" w:type="dxa"/>
              <w:right w:w="90" w:type="dxa"/>
            </w:tcMar>
          </w:tcPr>
          <w:p w14:paraId="779AB55E" w14:textId="77777777" w:rsidR="009158D7" w:rsidRDefault="00000000">
            <w:pPr>
              <w:jc w:val="center"/>
            </w:pPr>
            <w:r>
              <w:rPr>
                <w:sz w:val="26"/>
              </w:rPr>
              <w:t>1</w:t>
            </w:r>
          </w:p>
        </w:tc>
        <w:tc>
          <w:tcPr>
            <w:tcW w:w="7370" w:type="dxa"/>
            <w:tcMar>
              <w:top w:w="60" w:type="dxa"/>
              <w:left w:w="90" w:type="dxa"/>
              <w:bottom w:w="60" w:type="dxa"/>
              <w:right w:w="90" w:type="dxa"/>
            </w:tcMar>
          </w:tcPr>
          <w:p w14:paraId="052CBFFA" w14:textId="77777777" w:rsidR="009158D7" w:rsidRDefault="00000000">
            <w:pPr>
              <w:jc w:val="both"/>
            </w:pPr>
            <w:r>
              <w:rPr>
                <w:sz w:val="26"/>
              </w:rPr>
              <w:t>Chốt một cơ sở vốn (1.505,18 / 1.730,2 / tổng mức 2,5–2,8 tỷ) và lập bảng đối soát (Mức 1, mục 1)</w:t>
            </w:r>
          </w:p>
        </w:tc>
        <w:tc>
          <w:tcPr>
            <w:tcW w:w="3798" w:type="dxa"/>
            <w:tcMar>
              <w:top w:w="60" w:type="dxa"/>
              <w:left w:w="90" w:type="dxa"/>
              <w:bottom w:w="60" w:type="dxa"/>
              <w:right w:w="90" w:type="dxa"/>
            </w:tcMar>
          </w:tcPr>
          <w:p w14:paraId="20CD91CB" w14:textId="77777777" w:rsidR="009158D7" w:rsidRDefault="00000000">
            <w:pPr>
              <w:jc w:val="both"/>
            </w:pPr>
            <w:r>
              <w:rPr>
                <w:sz w:val="26"/>
              </w:rPr>
              <w:t>Tổ xây dựng Đề án; Phòng Tài chính - Kế toán</w:t>
            </w:r>
          </w:p>
        </w:tc>
        <w:tc>
          <w:tcPr>
            <w:tcW w:w="2268" w:type="dxa"/>
            <w:tcMar>
              <w:top w:w="60" w:type="dxa"/>
              <w:left w:w="90" w:type="dxa"/>
              <w:bottom w:w="60" w:type="dxa"/>
              <w:right w:w="90" w:type="dxa"/>
            </w:tcMar>
          </w:tcPr>
          <w:p w14:paraId="095EE686" w14:textId="77777777" w:rsidR="009158D7" w:rsidRDefault="00000000">
            <w:pPr>
              <w:jc w:val="both"/>
            </w:pPr>
            <w:r>
              <w:rPr>
                <w:sz w:val="26"/>
              </w:rPr>
              <w:t>24/10/2026</w:t>
            </w:r>
          </w:p>
        </w:tc>
      </w:tr>
      <w:tr w:rsidR="009158D7" w14:paraId="6313C019" w14:textId="77777777">
        <w:trPr>
          <w:jc w:val="center"/>
        </w:trPr>
        <w:tc>
          <w:tcPr>
            <w:tcW w:w="1134" w:type="dxa"/>
            <w:tcMar>
              <w:top w:w="60" w:type="dxa"/>
              <w:left w:w="90" w:type="dxa"/>
              <w:bottom w:w="60" w:type="dxa"/>
              <w:right w:w="90" w:type="dxa"/>
            </w:tcMar>
          </w:tcPr>
          <w:p w14:paraId="5C1B2A40" w14:textId="77777777" w:rsidR="009158D7" w:rsidRDefault="00000000">
            <w:pPr>
              <w:jc w:val="center"/>
            </w:pPr>
            <w:r>
              <w:rPr>
                <w:sz w:val="26"/>
              </w:rPr>
              <w:t>2</w:t>
            </w:r>
          </w:p>
        </w:tc>
        <w:tc>
          <w:tcPr>
            <w:tcW w:w="7370" w:type="dxa"/>
            <w:tcMar>
              <w:top w:w="60" w:type="dxa"/>
              <w:left w:w="90" w:type="dxa"/>
              <w:bottom w:w="60" w:type="dxa"/>
              <w:right w:w="90" w:type="dxa"/>
            </w:tcMar>
          </w:tcPr>
          <w:p w14:paraId="1930B7E3" w14:textId="77777777" w:rsidR="009158D7" w:rsidRDefault="00000000">
            <w:pPr>
              <w:jc w:val="both"/>
            </w:pPr>
            <w:r>
              <w:rPr>
                <w:sz w:val="26"/>
              </w:rPr>
              <w:t>Tính lại hoàn vốn theo cơ sở vốn đã chốt; sửa kết luận “4,9 năm” và phần Độ nhạy (Mức 1, mục 2)</w:t>
            </w:r>
          </w:p>
        </w:tc>
        <w:tc>
          <w:tcPr>
            <w:tcW w:w="3798" w:type="dxa"/>
            <w:tcMar>
              <w:top w:w="60" w:type="dxa"/>
              <w:left w:w="90" w:type="dxa"/>
              <w:bottom w:w="60" w:type="dxa"/>
              <w:right w:w="90" w:type="dxa"/>
            </w:tcMar>
          </w:tcPr>
          <w:p w14:paraId="7D0B42BF" w14:textId="77777777" w:rsidR="009158D7" w:rsidRDefault="00000000">
            <w:pPr>
              <w:jc w:val="both"/>
            </w:pPr>
            <w:r>
              <w:rPr>
                <w:sz w:val="26"/>
              </w:rPr>
              <w:t>Tổ xây dựng Đề án</w:t>
            </w:r>
          </w:p>
        </w:tc>
        <w:tc>
          <w:tcPr>
            <w:tcW w:w="2268" w:type="dxa"/>
            <w:tcMar>
              <w:top w:w="60" w:type="dxa"/>
              <w:left w:w="90" w:type="dxa"/>
              <w:bottom w:w="60" w:type="dxa"/>
              <w:right w:w="90" w:type="dxa"/>
            </w:tcMar>
          </w:tcPr>
          <w:p w14:paraId="340C9DF0" w14:textId="77777777" w:rsidR="009158D7" w:rsidRDefault="00000000">
            <w:pPr>
              <w:jc w:val="both"/>
            </w:pPr>
            <w:r>
              <w:rPr>
                <w:sz w:val="26"/>
              </w:rPr>
              <w:t>24/10/2026</w:t>
            </w:r>
          </w:p>
        </w:tc>
      </w:tr>
      <w:tr w:rsidR="009158D7" w14:paraId="486583DB" w14:textId="77777777">
        <w:trPr>
          <w:jc w:val="center"/>
        </w:trPr>
        <w:tc>
          <w:tcPr>
            <w:tcW w:w="1134" w:type="dxa"/>
            <w:tcMar>
              <w:top w:w="60" w:type="dxa"/>
              <w:left w:w="90" w:type="dxa"/>
              <w:bottom w:w="60" w:type="dxa"/>
              <w:right w:w="90" w:type="dxa"/>
            </w:tcMar>
          </w:tcPr>
          <w:p w14:paraId="07BD7CF7" w14:textId="77777777" w:rsidR="009158D7" w:rsidRDefault="00000000">
            <w:pPr>
              <w:jc w:val="center"/>
            </w:pPr>
            <w:r>
              <w:rPr>
                <w:sz w:val="26"/>
              </w:rPr>
              <w:t>3</w:t>
            </w:r>
          </w:p>
        </w:tc>
        <w:tc>
          <w:tcPr>
            <w:tcW w:w="7370" w:type="dxa"/>
            <w:tcMar>
              <w:top w:w="60" w:type="dxa"/>
              <w:left w:w="90" w:type="dxa"/>
              <w:bottom w:w="60" w:type="dxa"/>
              <w:right w:w="90" w:type="dxa"/>
            </w:tcMar>
          </w:tcPr>
          <w:p w14:paraId="0B6FC934" w14:textId="77777777" w:rsidR="009158D7" w:rsidRDefault="00000000">
            <w:pPr>
              <w:jc w:val="both"/>
            </w:pPr>
            <w:r>
              <w:rPr>
                <w:sz w:val="26"/>
              </w:rPr>
              <w:t>Đo diện tích sân sát hạch hiện có; xác nhận 700 hay 1.000 m² (Mức 2, mục 6)</w:t>
            </w:r>
          </w:p>
        </w:tc>
        <w:tc>
          <w:tcPr>
            <w:tcW w:w="3798" w:type="dxa"/>
            <w:tcMar>
              <w:top w:w="60" w:type="dxa"/>
              <w:left w:w="90" w:type="dxa"/>
              <w:bottom w:w="60" w:type="dxa"/>
              <w:right w:w="90" w:type="dxa"/>
            </w:tcMar>
          </w:tcPr>
          <w:p w14:paraId="5A868F94" w14:textId="77777777" w:rsidR="009158D7" w:rsidRDefault="00000000">
            <w:pPr>
              <w:jc w:val="both"/>
            </w:pPr>
            <w:r>
              <w:rPr>
                <w:sz w:val="26"/>
              </w:rPr>
              <w:t>Khoa Đào tạo và Sát hạch lái xe</w:t>
            </w:r>
          </w:p>
        </w:tc>
        <w:tc>
          <w:tcPr>
            <w:tcW w:w="2268" w:type="dxa"/>
            <w:tcMar>
              <w:top w:w="60" w:type="dxa"/>
              <w:left w:w="90" w:type="dxa"/>
              <w:bottom w:w="60" w:type="dxa"/>
              <w:right w:w="90" w:type="dxa"/>
            </w:tcMar>
          </w:tcPr>
          <w:p w14:paraId="773F09BD" w14:textId="77777777" w:rsidR="009158D7" w:rsidRDefault="00000000">
            <w:pPr>
              <w:jc w:val="both"/>
            </w:pPr>
            <w:r>
              <w:rPr>
                <w:sz w:val="26"/>
              </w:rPr>
              <w:t>24/10/2026</w:t>
            </w:r>
          </w:p>
        </w:tc>
      </w:tr>
      <w:tr w:rsidR="009158D7" w14:paraId="2E0AE45E" w14:textId="77777777">
        <w:trPr>
          <w:jc w:val="center"/>
        </w:trPr>
        <w:tc>
          <w:tcPr>
            <w:tcW w:w="1134" w:type="dxa"/>
            <w:tcMar>
              <w:top w:w="60" w:type="dxa"/>
              <w:left w:w="90" w:type="dxa"/>
              <w:bottom w:w="60" w:type="dxa"/>
              <w:right w:w="90" w:type="dxa"/>
            </w:tcMar>
          </w:tcPr>
          <w:p w14:paraId="79804D7C" w14:textId="77777777" w:rsidR="009158D7" w:rsidRDefault="00000000">
            <w:pPr>
              <w:jc w:val="center"/>
            </w:pPr>
            <w:r>
              <w:rPr>
                <w:sz w:val="26"/>
              </w:rPr>
              <w:t>4</w:t>
            </w:r>
          </w:p>
        </w:tc>
        <w:tc>
          <w:tcPr>
            <w:tcW w:w="7370" w:type="dxa"/>
            <w:tcMar>
              <w:top w:w="60" w:type="dxa"/>
              <w:left w:w="90" w:type="dxa"/>
              <w:bottom w:w="60" w:type="dxa"/>
              <w:right w:w="90" w:type="dxa"/>
            </w:tcMar>
          </w:tcPr>
          <w:p w14:paraId="4A298196" w14:textId="77777777" w:rsidR="009158D7" w:rsidRDefault="00000000">
            <w:pPr>
              <w:jc w:val="both"/>
            </w:pPr>
            <w:r>
              <w:rPr>
                <w:sz w:val="26"/>
              </w:rPr>
              <w:t>Bổ sung khoản chủ trương đầu tư, tài sản công vào dự thảo QĐ; thống nhất đơn vị chủ trì hệ thống truyền dữ liệu (mục 4, 5)</w:t>
            </w:r>
          </w:p>
        </w:tc>
        <w:tc>
          <w:tcPr>
            <w:tcW w:w="3798" w:type="dxa"/>
            <w:tcMar>
              <w:top w:w="60" w:type="dxa"/>
              <w:left w:w="90" w:type="dxa"/>
              <w:bottom w:w="60" w:type="dxa"/>
              <w:right w:w="90" w:type="dxa"/>
            </w:tcMar>
          </w:tcPr>
          <w:p w14:paraId="355D34EE" w14:textId="77777777" w:rsidR="009158D7" w:rsidRDefault="00000000">
            <w:pPr>
              <w:jc w:val="both"/>
            </w:pPr>
            <w:r>
              <w:rPr>
                <w:sz w:val="26"/>
              </w:rPr>
              <w:t>Tổ xây dựng Đề án; Phòng TH-HC&amp;QT</w:t>
            </w:r>
          </w:p>
        </w:tc>
        <w:tc>
          <w:tcPr>
            <w:tcW w:w="2268" w:type="dxa"/>
            <w:tcMar>
              <w:top w:w="60" w:type="dxa"/>
              <w:left w:w="90" w:type="dxa"/>
              <w:bottom w:w="60" w:type="dxa"/>
              <w:right w:w="90" w:type="dxa"/>
            </w:tcMar>
          </w:tcPr>
          <w:p w14:paraId="53C45558" w14:textId="77777777" w:rsidR="009158D7" w:rsidRDefault="00000000">
            <w:pPr>
              <w:jc w:val="both"/>
            </w:pPr>
            <w:r>
              <w:rPr>
                <w:sz w:val="26"/>
              </w:rPr>
              <w:t>25/10/2026</w:t>
            </w:r>
          </w:p>
        </w:tc>
      </w:tr>
      <w:tr w:rsidR="009158D7" w14:paraId="45854A94" w14:textId="77777777">
        <w:trPr>
          <w:jc w:val="center"/>
        </w:trPr>
        <w:tc>
          <w:tcPr>
            <w:tcW w:w="1134" w:type="dxa"/>
            <w:tcMar>
              <w:top w:w="60" w:type="dxa"/>
              <w:left w:w="90" w:type="dxa"/>
              <w:bottom w:w="60" w:type="dxa"/>
              <w:right w:w="90" w:type="dxa"/>
            </w:tcMar>
          </w:tcPr>
          <w:p w14:paraId="72E7A3FE" w14:textId="77777777" w:rsidR="009158D7" w:rsidRDefault="00000000">
            <w:pPr>
              <w:jc w:val="center"/>
            </w:pPr>
            <w:r>
              <w:rPr>
                <w:sz w:val="26"/>
              </w:rPr>
              <w:t>5</w:t>
            </w:r>
          </w:p>
        </w:tc>
        <w:tc>
          <w:tcPr>
            <w:tcW w:w="7370" w:type="dxa"/>
            <w:tcMar>
              <w:top w:w="60" w:type="dxa"/>
              <w:left w:w="90" w:type="dxa"/>
              <w:bottom w:w="60" w:type="dxa"/>
              <w:right w:w="90" w:type="dxa"/>
            </w:tcMar>
          </w:tcPr>
          <w:p w14:paraId="3B8B29CE" w14:textId="77777777" w:rsidR="009158D7" w:rsidRDefault="00000000">
            <w:pPr>
              <w:jc w:val="both"/>
            </w:pPr>
            <w:r>
              <w:rPr>
                <w:sz w:val="26"/>
              </w:rPr>
              <w:t>Đính kèm Phụ lục V; các sửa Mức 3, 4</w:t>
            </w:r>
          </w:p>
        </w:tc>
        <w:tc>
          <w:tcPr>
            <w:tcW w:w="3798" w:type="dxa"/>
            <w:tcMar>
              <w:top w:w="60" w:type="dxa"/>
              <w:left w:w="90" w:type="dxa"/>
              <w:bottom w:w="60" w:type="dxa"/>
              <w:right w:w="90" w:type="dxa"/>
            </w:tcMar>
          </w:tcPr>
          <w:p w14:paraId="64CF9847" w14:textId="77777777" w:rsidR="009158D7" w:rsidRDefault="00000000">
            <w:pPr>
              <w:jc w:val="both"/>
            </w:pPr>
            <w:r>
              <w:rPr>
                <w:sz w:val="26"/>
              </w:rPr>
              <w:t>Tổ xây dựng Đề án</w:t>
            </w:r>
          </w:p>
        </w:tc>
        <w:tc>
          <w:tcPr>
            <w:tcW w:w="2268" w:type="dxa"/>
            <w:tcMar>
              <w:top w:w="60" w:type="dxa"/>
              <w:left w:w="90" w:type="dxa"/>
              <w:bottom w:w="60" w:type="dxa"/>
              <w:right w:w="90" w:type="dxa"/>
            </w:tcMar>
          </w:tcPr>
          <w:p w14:paraId="0B11D0D6" w14:textId="77777777" w:rsidR="009158D7" w:rsidRDefault="00000000">
            <w:pPr>
              <w:jc w:val="both"/>
            </w:pPr>
            <w:r>
              <w:rPr>
                <w:sz w:val="26"/>
              </w:rPr>
              <w:t>25/10/2026</w:t>
            </w:r>
          </w:p>
        </w:tc>
      </w:tr>
      <w:tr w:rsidR="009158D7" w14:paraId="1FB7DD23" w14:textId="77777777">
        <w:trPr>
          <w:jc w:val="center"/>
        </w:trPr>
        <w:tc>
          <w:tcPr>
            <w:tcW w:w="1134" w:type="dxa"/>
            <w:tcMar>
              <w:top w:w="60" w:type="dxa"/>
              <w:left w:w="90" w:type="dxa"/>
              <w:bottom w:w="60" w:type="dxa"/>
              <w:right w:w="90" w:type="dxa"/>
            </w:tcMar>
          </w:tcPr>
          <w:p w14:paraId="258AE962" w14:textId="77777777" w:rsidR="009158D7" w:rsidRDefault="00000000">
            <w:pPr>
              <w:jc w:val="center"/>
            </w:pPr>
            <w:r>
              <w:rPr>
                <w:sz w:val="26"/>
              </w:rPr>
              <w:t>6</w:t>
            </w:r>
          </w:p>
        </w:tc>
        <w:tc>
          <w:tcPr>
            <w:tcW w:w="7370" w:type="dxa"/>
            <w:tcMar>
              <w:top w:w="60" w:type="dxa"/>
              <w:left w:w="90" w:type="dxa"/>
              <w:bottom w:w="60" w:type="dxa"/>
              <w:right w:w="90" w:type="dxa"/>
            </w:tcMar>
          </w:tcPr>
          <w:p w14:paraId="5D28115E" w14:textId="77777777" w:rsidR="009158D7" w:rsidRDefault="00000000">
            <w:pPr>
              <w:jc w:val="both"/>
            </w:pPr>
            <w:r>
              <w:rPr>
                <w:sz w:val="26"/>
              </w:rPr>
              <w:t>Rà soát lại bản đã sửa trước khi đưa vào giao ban</w:t>
            </w:r>
          </w:p>
        </w:tc>
        <w:tc>
          <w:tcPr>
            <w:tcW w:w="3798" w:type="dxa"/>
            <w:tcMar>
              <w:top w:w="60" w:type="dxa"/>
              <w:left w:w="90" w:type="dxa"/>
              <w:bottom w:w="60" w:type="dxa"/>
              <w:right w:w="90" w:type="dxa"/>
            </w:tcMar>
          </w:tcPr>
          <w:p w14:paraId="652F28E6" w14:textId="77777777" w:rsidR="009158D7" w:rsidRDefault="00000000">
            <w:pPr>
              <w:jc w:val="both"/>
            </w:pPr>
            <w:r>
              <w:rPr>
                <w:sz w:val="26"/>
              </w:rPr>
              <w:t>Hệ KTC-Ra-Soat-897</w:t>
            </w:r>
          </w:p>
        </w:tc>
        <w:tc>
          <w:tcPr>
            <w:tcW w:w="2268" w:type="dxa"/>
            <w:tcMar>
              <w:top w:w="60" w:type="dxa"/>
              <w:left w:w="90" w:type="dxa"/>
              <w:bottom w:w="60" w:type="dxa"/>
              <w:right w:w="90" w:type="dxa"/>
            </w:tcMar>
          </w:tcPr>
          <w:p w14:paraId="5D40F305" w14:textId="77777777" w:rsidR="009158D7" w:rsidRDefault="00000000">
            <w:pPr>
              <w:jc w:val="both"/>
            </w:pPr>
            <w:r>
              <w:rPr>
                <w:sz w:val="26"/>
              </w:rPr>
              <w:t>Sáng 26/10/2026</w:t>
            </w:r>
          </w:p>
        </w:tc>
      </w:tr>
    </w:tbl>
    <w:p w14:paraId="6BAB44C7" w14:textId="77777777" w:rsidR="009158D7" w:rsidRDefault="009158D7">
      <w:pPr>
        <w:spacing w:after="40"/>
      </w:pPr>
    </w:p>
    <w:p w14:paraId="247A87EC" w14:textId="77777777" w:rsidR="009158D7" w:rsidRDefault="00000000">
      <w:pPr>
        <w:spacing w:before="200" w:after="80"/>
      </w:pPr>
      <w:r>
        <w:rPr>
          <w:b/>
          <w:color w:val="7030A0"/>
        </w:rPr>
        <w:t>PHẦN VIII. PHÂN TÍCH KHẢ THI VÀ RỦI RO</w:t>
      </w:r>
    </w:p>
    <w:tbl>
      <w:tblPr>
        <w:tblStyle w:val="TableGrid"/>
        <w:tblW w:w="0" w:type="auto"/>
        <w:jc w:val="center"/>
        <w:tblLayout w:type="fixed"/>
        <w:tblLook w:val="04A0" w:firstRow="1" w:lastRow="0" w:firstColumn="1" w:lastColumn="0" w:noHBand="0" w:noVBand="1"/>
      </w:tblPr>
      <w:tblGrid>
        <w:gridCol w:w="3231"/>
        <w:gridCol w:w="1304"/>
        <w:gridCol w:w="5102"/>
        <w:gridCol w:w="4932"/>
      </w:tblGrid>
      <w:tr w:rsidR="009158D7" w14:paraId="33BD4269" w14:textId="77777777">
        <w:trPr>
          <w:tblHeader/>
          <w:jc w:val="center"/>
        </w:trPr>
        <w:tc>
          <w:tcPr>
            <w:tcW w:w="3231" w:type="dxa"/>
            <w:shd w:val="clear" w:color="auto" w:fill="1F497D"/>
            <w:tcMar>
              <w:top w:w="60" w:type="dxa"/>
              <w:left w:w="90" w:type="dxa"/>
              <w:bottom w:w="60" w:type="dxa"/>
              <w:right w:w="90" w:type="dxa"/>
            </w:tcMar>
          </w:tcPr>
          <w:p w14:paraId="0BBD2581" w14:textId="77777777" w:rsidR="009158D7" w:rsidRDefault="00000000">
            <w:pPr>
              <w:jc w:val="center"/>
            </w:pPr>
            <w:r>
              <w:rPr>
                <w:b/>
                <w:color w:val="FFFFFF"/>
              </w:rPr>
              <w:t>RỦI RO</w:t>
            </w:r>
          </w:p>
        </w:tc>
        <w:tc>
          <w:tcPr>
            <w:tcW w:w="1304" w:type="dxa"/>
            <w:shd w:val="clear" w:color="auto" w:fill="1F497D"/>
            <w:tcMar>
              <w:top w:w="60" w:type="dxa"/>
              <w:left w:w="90" w:type="dxa"/>
              <w:bottom w:w="60" w:type="dxa"/>
              <w:right w:w="90" w:type="dxa"/>
            </w:tcMar>
          </w:tcPr>
          <w:p w14:paraId="72548540" w14:textId="77777777" w:rsidR="009158D7" w:rsidRDefault="00000000">
            <w:pPr>
              <w:jc w:val="center"/>
            </w:pPr>
            <w:r>
              <w:rPr>
                <w:b/>
                <w:color w:val="FFFFFF"/>
              </w:rPr>
              <w:t>MỨC ĐỘ</w:t>
            </w:r>
          </w:p>
        </w:tc>
        <w:tc>
          <w:tcPr>
            <w:tcW w:w="5102" w:type="dxa"/>
            <w:shd w:val="clear" w:color="auto" w:fill="1F497D"/>
            <w:tcMar>
              <w:top w:w="60" w:type="dxa"/>
              <w:left w:w="90" w:type="dxa"/>
              <w:bottom w:w="60" w:type="dxa"/>
              <w:right w:w="90" w:type="dxa"/>
            </w:tcMar>
          </w:tcPr>
          <w:p w14:paraId="2F88DBB7" w14:textId="77777777" w:rsidR="009158D7" w:rsidRDefault="00000000">
            <w:pPr>
              <w:jc w:val="center"/>
            </w:pPr>
            <w:r>
              <w:rPr>
                <w:b/>
                <w:color w:val="FFFFFF"/>
              </w:rPr>
              <w:t>PHÂN TÍCH</w:t>
            </w:r>
          </w:p>
        </w:tc>
        <w:tc>
          <w:tcPr>
            <w:tcW w:w="4932" w:type="dxa"/>
            <w:shd w:val="clear" w:color="auto" w:fill="1F497D"/>
            <w:tcMar>
              <w:top w:w="60" w:type="dxa"/>
              <w:left w:w="90" w:type="dxa"/>
              <w:bottom w:w="60" w:type="dxa"/>
              <w:right w:w="90" w:type="dxa"/>
            </w:tcMar>
          </w:tcPr>
          <w:p w14:paraId="3061D1E0" w14:textId="77777777" w:rsidR="009158D7" w:rsidRDefault="00000000">
            <w:pPr>
              <w:jc w:val="center"/>
            </w:pPr>
            <w:r>
              <w:rPr>
                <w:b/>
                <w:color w:val="FFFFFF"/>
              </w:rPr>
              <w:t>PHƯƠNG ÁN THAY THẾ</w:t>
            </w:r>
          </w:p>
        </w:tc>
      </w:tr>
      <w:tr w:rsidR="009158D7" w14:paraId="4D1FC9EE" w14:textId="77777777">
        <w:trPr>
          <w:jc w:val="center"/>
        </w:trPr>
        <w:tc>
          <w:tcPr>
            <w:tcW w:w="3231" w:type="dxa"/>
            <w:tcMar>
              <w:top w:w="60" w:type="dxa"/>
              <w:left w:w="90" w:type="dxa"/>
              <w:bottom w:w="60" w:type="dxa"/>
              <w:right w:w="90" w:type="dxa"/>
            </w:tcMar>
          </w:tcPr>
          <w:p w14:paraId="7EA98D48" w14:textId="77777777" w:rsidR="009158D7" w:rsidRDefault="00000000">
            <w:pPr>
              <w:jc w:val="center"/>
            </w:pPr>
            <w:r>
              <w:rPr>
                <w:sz w:val="26"/>
              </w:rPr>
              <w:t>Không hoàn vốn trong 5 năm nếu vốn thực tế 1.730,2 hoặc nhu cầu thấp</w:t>
            </w:r>
          </w:p>
        </w:tc>
        <w:tc>
          <w:tcPr>
            <w:tcW w:w="1304" w:type="dxa"/>
            <w:tcMar>
              <w:top w:w="60" w:type="dxa"/>
              <w:left w:w="90" w:type="dxa"/>
              <w:bottom w:w="60" w:type="dxa"/>
              <w:right w:w="90" w:type="dxa"/>
            </w:tcMar>
          </w:tcPr>
          <w:p w14:paraId="499E0CE0" w14:textId="77777777" w:rsidR="009158D7" w:rsidRDefault="00000000">
            <w:pPr>
              <w:jc w:val="both"/>
            </w:pPr>
            <w:r>
              <w:rPr>
                <w:sz w:val="26"/>
              </w:rPr>
              <w:t>Cao</w:t>
            </w:r>
          </w:p>
        </w:tc>
        <w:tc>
          <w:tcPr>
            <w:tcW w:w="5102" w:type="dxa"/>
            <w:tcMar>
              <w:top w:w="60" w:type="dxa"/>
              <w:left w:w="90" w:type="dxa"/>
              <w:bottom w:w="60" w:type="dxa"/>
              <w:right w:w="90" w:type="dxa"/>
            </w:tcMar>
          </w:tcPr>
          <w:p w14:paraId="4F60C1D2" w14:textId="77777777" w:rsidR="009158D7" w:rsidRDefault="00000000">
            <w:pPr>
              <w:jc w:val="both"/>
            </w:pPr>
            <w:r>
              <w:rPr>
                <w:sz w:val="26"/>
              </w:rPr>
              <w:t>Dòng tiền năm 1 chỉ 48,12 triệu; tổng 5 năm 1.573,44; mọi kịch bản chi phí bổ sung đều làm lùi thời gian hoàn vốn</w:t>
            </w:r>
          </w:p>
        </w:tc>
        <w:tc>
          <w:tcPr>
            <w:tcW w:w="4932" w:type="dxa"/>
            <w:tcMar>
              <w:top w:w="60" w:type="dxa"/>
              <w:left w:w="90" w:type="dxa"/>
              <w:bottom w:w="60" w:type="dxa"/>
              <w:right w:w="90" w:type="dxa"/>
            </w:tcMar>
          </w:tcPr>
          <w:p w14:paraId="4DF863F7" w14:textId="77777777" w:rsidR="009158D7" w:rsidRDefault="00000000">
            <w:pPr>
              <w:jc w:val="both"/>
            </w:pPr>
            <w:r>
              <w:rPr>
                <w:sz w:val="26"/>
              </w:rPr>
              <w:t>Giảm vốn (xe, nhà điều hành lắp ghép), hoặc xin Lãnh đạo chấp nhận mốc hoàn vốn dài hơn và ghi rõ trong Đề án</w:t>
            </w:r>
          </w:p>
        </w:tc>
      </w:tr>
      <w:tr w:rsidR="009158D7" w14:paraId="0871DB88" w14:textId="77777777">
        <w:trPr>
          <w:jc w:val="center"/>
        </w:trPr>
        <w:tc>
          <w:tcPr>
            <w:tcW w:w="3231" w:type="dxa"/>
            <w:tcMar>
              <w:top w:w="60" w:type="dxa"/>
              <w:left w:w="90" w:type="dxa"/>
              <w:bottom w:w="60" w:type="dxa"/>
              <w:right w:w="90" w:type="dxa"/>
            </w:tcMar>
          </w:tcPr>
          <w:p w14:paraId="57928913" w14:textId="77777777" w:rsidR="009158D7" w:rsidRDefault="00000000">
            <w:pPr>
              <w:jc w:val="center"/>
            </w:pPr>
            <w:r>
              <w:rPr>
                <w:sz w:val="26"/>
              </w:rPr>
              <w:t>Diện tích sân không đạt 3.600 m²</w:t>
            </w:r>
          </w:p>
        </w:tc>
        <w:tc>
          <w:tcPr>
            <w:tcW w:w="1304" w:type="dxa"/>
            <w:tcMar>
              <w:top w:w="60" w:type="dxa"/>
              <w:left w:w="90" w:type="dxa"/>
              <w:bottom w:w="60" w:type="dxa"/>
              <w:right w:w="90" w:type="dxa"/>
            </w:tcMar>
          </w:tcPr>
          <w:p w14:paraId="2BA18109" w14:textId="77777777" w:rsidR="009158D7" w:rsidRDefault="00000000">
            <w:pPr>
              <w:jc w:val="both"/>
            </w:pPr>
            <w:r>
              <w:rPr>
                <w:sz w:val="26"/>
              </w:rPr>
              <w:t>Cao</w:t>
            </w:r>
          </w:p>
        </w:tc>
        <w:tc>
          <w:tcPr>
            <w:tcW w:w="5102" w:type="dxa"/>
            <w:tcMar>
              <w:top w:w="60" w:type="dxa"/>
              <w:left w:w="90" w:type="dxa"/>
              <w:bottom w:w="60" w:type="dxa"/>
              <w:right w:w="90" w:type="dxa"/>
            </w:tcMar>
          </w:tcPr>
          <w:p w14:paraId="6DDFF5A8" w14:textId="77777777" w:rsidR="009158D7" w:rsidRDefault="00000000">
            <w:pPr>
              <w:jc w:val="both"/>
            </w:pPr>
            <w:r>
              <w:rPr>
                <w:sz w:val="26"/>
              </w:rPr>
              <w:t>Biên 117,5 m² nếu sân hiện có 1.000 m²; thiếu 182,5 m² nếu 700 m²; cấp lại giấy phép sát hạch bị từ chối</w:t>
            </w:r>
          </w:p>
        </w:tc>
        <w:tc>
          <w:tcPr>
            <w:tcW w:w="4932" w:type="dxa"/>
            <w:tcMar>
              <w:top w:w="60" w:type="dxa"/>
              <w:left w:w="90" w:type="dxa"/>
              <w:bottom w:w="60" w:type="dxa"/>
              <w:right w:w="90" w:type="dxa"/>
            </w:tcMar>
          </w:tcPr>
          <w:p w14:paraId="43E0217F" w14:textId="77777777" w:rsidR="009158D7" w:rsidRDefault="00000000">
            <w:pPr>
              <w:jc w:val="both"/>
            </w:pPr>
            <w:r>
              <w:rPr>
                <w:sz w:val="26"/>
              </w:rPr>
              <w:t>Mở rộng thêm; hoặc phương án dự phòng sân tập lái để sát hạch mô tô theo Điều 31 NĐ 94</w:t>
            </w:r>
          </w:p>
        </w:tc>
      </w:tr>
      <w:tr w:rsidR="009158D7" w14:paraId="5418B47E" w14:textId="77777777">
        <w:trPr>
          <w:jc w:val="center"/>
        </w:trPr>
        <w:tc>
          <w:tcPr>
            <w:tcW w:w="3231" w:type="dxa"/>
            <w:tcMar>
              <w:top w:w="60" w:type="dxa"/>
              <w:left w:w="90" w:type="dxa"/>
              <w:bottom w:w="60" w:type="dxa"/>
              <w:right w:w="90" w:type="dxa"/>
            </w:tcMar>
          </w:tcPr>
          <w:p w14:paraId="12FFB472" w14:textId="77777777" w:rsidR="009158D7" w:rsidRDefault="00000000">
            <w:pPr>
              <w:jc w:val="center"/>
            </w:pPr>
            <w:r>
              <w:rPr>
                <w:sz w:val="26"/>
              </w:rPr>
              <w:t>Trễ mốc 01/01/2027 về đường truyền, định danh</w:t>
            </w:r>
          </w:p>
        </w:tc>
        <w:tc>
          <w:tcPr>
            <w:tcW w:w="1304" w:type="dxa"/>
            <w:tcMar>
              <w:top w:w="60" w:type="dxa"/>
              <w:left w:w="90" w:type="dxa"/>
              <w:bottom w:w="60" w:type="dxa"/>
              <w:right w:w="90" w:type="dxa"/>
            </w:tcMar>
          </w:tcPr>
          <w:p w14:paraId="76BA2A30" w14:textId="77777777" w:rsidR="009158D7" w:rsidRDefault="00000000">
            <w:pPr>
              <w:jc w:val="both"/>
            </w:pPr>
            <w:r>
              <w:rPr>
                <w:sz w:val="26"/>
              </w:rPr>
              <w:t>Trung bình</w:t>
            </w:r>
          </w:p>
        </w:tc>
        <w:tc>
          <w:tcPr>
            <w:tcW w:w="5102" w:type="dxa"/>
            <w:tcMar>
              <w:top w:w="60" w:type="dxa"/>
              <w:left w:w="90" w:type="dxa"/>
              <w:bottom w:w="60" w:type="dxa"/>
              <w:right w:w="90" w:type="dxa"/>
            </w:tcMar>
          </w:tcPr>
          <w:p w14:paraId="5EF17D27" w14:textId="77777777" w:rsidR="009158D7" w:rsidRDefault="00000000">
            <w:pPr>
              <w:jc w:val="both"/>
            </w:pPr>
            <w:r>
              <w:rPr>
                <w:sz w:val="26"/>
              </w:rPr>
              <w:t>Điều kiện bắt buộc cho cả Hạng A1 hiện có; nguồn thu A1 khoảng 405 triệu đồng/năm bị ảnh hưởng</w:t>
            </w:r>
          </w:p>
        </w:tc>
        <w:tc>
          <w:tcPr>
            <w:tcW w:w="4932" w:type="dxa"/>
            <w:tcMar>
              <w:top w:w="60" w:type="dxa"/>
              <w:left w:w="90" w:type="dxa"/>
              <w:bottom w:w="60" w:type="dxa"/>
              <w:right w:w="90" w:type="dxa"/>
            </w:tcMar>
          </w:tcPr>
          <w:p w14:paraId="715B3BF9" w14:textId="77777777" w:rsidR="009158D7" w:rsidRDefault="00000000">
            <w:pPr>
              <w:jc w:val="both"/>
            </w:pPr>
            <w:r>
              <w:rPr>
                <w:sz w:val="26"/>
              </w:rPr>
              <w:t>Giao một đơn vị chủ trì, lập tiến độ tuần</w:t>
            </w:r>
          </w:p>
        </w:tc>
      </w:tr>
      <w:tr w:rsidR="009158D7" w14:paraId="7CA03E23" w14:textId="77777777">
        <w:trPr>
          <w:jc w:val="center"/>
        </w:trPr>
        <w:tc>
          <w:tcPr>
            <w:tcW w:w="3231" w:type="dxa"/>
            <w:tcMar>
              <w:top w:w="60" w:type="dxa"/>
              <w:left w:w="90" w:type="dxa"/>
              <w:bottom w:w="60" w:type="dxa"/>
              <w:right w:w="90" w:type="dxa"/>
            </w:tcMar>
          </w:tcPr>
          <w:p w14:paraId="52D13B7C" w14:textId="77777777" w:rsidR="009158D7" w:rsidRDefault="00000000">
            <w:pPr>
              <w:jc w:val="center"/>
            </w:pPr>
            <w:r>
              <w:rPr>
                <w:sz w:val="26"/>
              </w:rPr>
              <w:t>Nhà giáo thực hành Hạng A</w:t>
            </w:r>
          </w:p>
        </w:tc>
        <w:tc>
          <w:tcPr>
            <w:tcW w:w="1304" w:type="dxa"/>
            <w:tcMar>
              <w:top w:w="60" w:type="dxa"/>
              <w:left w:w="90" w:type="dxa"/>
              <w:bottom w:w="60" w:type="dxa"/>
              <w:right w:w="90" w:type="dxa"/>
            </w:tcMar>
          </w:tcPr>
          <w:p w14:paraId="3FE3EB99" w14:textId="77777777" w:rsidR="009158D7" w:rsidRDefault="00000000">
            <w:pPr>
              <w:jc w:val="both"/>
            </w:pPr>
            <w:r>
              <w:rPr>
                <w:sz w:val="26"/>
              </w:rPr>
              <w:t>Trung bình</w:t>
            </w:r>
          </w:p>
        </w:tc>
        <w:tc>
          <w:tcPr>
            <w:tcW w:w="5102" w:type="dxa"/>
            <w:tcMar>
              <w:top w:w="60" w:type="dxa"/>
              <w:left w:w="90" w:type="dxa"/>
              <w:bottom w:w="60" w:type="dxa"/>
              <w:right w:w="90" w:type="dxa"/>
            </w:tcMar>
          </w:tcPr>
          <w:p w14:paraId="25D22779" w14:textId="77777777" w:rsidR="009158D7" w:rsidRDefault="00000000">
            <w:pPr>
              <w:jc w:val="both"/>
            </w:pPr>
            <w:r>
              <w:rPr>
                <w:sz w:val="26"/>
              </w:rPr>
              <w:t>Hiện 06 người có giấy chứng nhận, 03 người hoàn thành tháng 10–11/2026; cần 09</w:t>
            </w:r>
          </w:p>
        </w:tc>
        <w:tc>
          <w:tcPr>
            <w:tcW w:w="4932" w:type="dxa"/>
            <w:tcMar>
              <w:top w:w="60" w:type="dxa"/>
              <w:left w:w="90" w:type="dxa"/>
              <w:bottom w:w="60" w:type="dxa"/>
              <w:right w:w="90" w:type="dxa"/>
            </w:tcMar>
          </w:tcPr>
          <w:p w14:paraId="0A410D19" w14:textId="77777777" w:rsidR="009158D7" w:rsidRDefault="00000000">
            <w:pPr>
              <w:jc w:val="both"/>
            </w:pPr>
            <w:r>
              <w:rPr>
                <w:sz w:val="26"/>
              </w:rPr>
              <w:t>Hợp đồng, thỉnh giảng như Đề án đã nêu</w:t>
            </w:r>
          </w:p>
        </w:tc>
      </w:tr>
      <w:tr w:rsidR="009158D7" w14:paraId="717CBD97" w14:textId="77777777">
        <w:trPr>
          <w:jc w:val="center"/>
        </w:trPr>
        <w:tc>
          <w:tcPr>
            <w:tcW w:w="3231" w:type="dxa"/>
            <w:tcMar>
              <w:top w:w="60" w:type="dxa"/>
              <w:left w:w="90" w:type="dxa"/>
              <w:bottom w:w="60" w:type="dxa"/>
              <w:right w:w="90" w:type="dxa"/>
            </w:tcMar>
          </w:tcPr>
          <w:p w14:paraId="2A7CBE8D" w14:textId="77777777" w:rsidR="009158D7" w:rsidRDefault="00000000">
            <w:pPr>
              <w:jc w:val="center"/>
            </w:pPr>
            <w:r>
              <w:rPr>
                <w:sz w:val="26"/>
              </w:rPr>
              <w:t>Tiến độ xây lắp Giai đoạn 1 trước 30/06/2027 và tuyển sinh tháng 8/2027</w:t>
            </w:r>
          </w:p>
        </w:tc>
        <w:tc>
          <w:tcPr>
            <w:tcW w:w="1304" w:type="dxa"/>
            <w:tcMar>
              <w:top w:w="60" w:type="dxa"/>
              <w:left w:w="90" w:type="dxa"/>
              <w:bottom w:w="60" w:type="dxa"/>
              <w:right w:w="90" w:type="dxa"/>
            </w:tcMar>
          </w:tcPr>
          <w:p w14:paraId="0EA6E830" w14:textId="77777777" w:rsidR="009158D7" w:rsidRDefault="00000000">
            <w:pPr>
              <w:jc w:val="both"/>
            </w:pPr>
            <w:r>
              <w:rPr>
                <w:sz w:val="26"/>
              </w:rPr>
              <w:t>Trung bình</w:t>
            </w:r>
          </w:p>
        </w:tc>
        <w:tc>
          <w:tcPr>
            <w:tcW w:w="5102" w:type="dxa"/>
            <w:tcMar>
              <w:top w:w="60" w:type="dxa"/>
              <w:left w:w="90" w:type="dxa"/>
              <w:bottom w:w="60" w:type="dxa"/>
              <w:right w:w="90" w:type="dxa"/>
            </w:tcMar>
          </w:tcPr>
          <w:p w14:paraId="34263F6C" w14:textId="77777777" w:rsidR="009158D7" w:rsidRDefault="00000000">
            <w:pPr>
              <w:jc w:val="both"/>
            </w:pPr>
            <w:r>
              <w:rPr>
                <w:sz w:val="26"/>
              </w:rPr>
              <w:t>Chuỗi: Báo cáo kinh tế - kỹ thuật, kế hoạch lựa chọn nhà thầu, thi công; thời gian ngắn</w:t>
            </w:r>
          </w:p>
        </w:tc>
        <w:tc>
          <w:tcPr>
            <w:tcW w:w="4932" w:type="dxa"/>
            <w:tcMar>
              <w:top w:w="60" w:type="dxa"/>
              <w:left w:w="90" w:type="dxa"/>
              <w:bottom w:w="60" w:type="dxa"/>
              <w:right w:w="90" w:type="dxa"/>
            </w:tcMar>
          </w:tcPr>
          <w:p w14:paraId="3A5BDEBD" w14:textId="77777777" w:rsidR="009158D7" w:rsidRDefault="00000000">
            <w:pPr>
              <w:jc w:val="both"/>
            </w:pPr>
            <w:r>
              <w:rPr>
                <w:sz w:val="26"/>
              </w:rPr>
              <w:t>Chuẩn bị hồ sơ song song, chốt dự toán ngay sau giao ban</w:t>
            </w:r>
          </w:p>
        </w:tc>
      </w:tr>
    </w:tbl>
    <w:p w14:paraId="59824E41" w14:textId="77777777" w:rsidR="009158D7" w:rsidRDefault="009158D7">
      <w:pPr>
        <w:spacing w:after="40"/>
      </w:pPr>
    </w:p>
    <w:p w14:paraId="7700EBF3" w14:textId="77777777" w:rsidR="009158D7" w:rsidRDefault="00000000">
      <w:pPr>
        <w:spacing w:before="200" w:after="80"/>
      </w:pPr>
      <w:r>
        <w:rPr>
          <w:b/>
          <w:color w:val="7030A0"/>
        </w:rPr>
        <w:t>KIỂM TRA CHẤT LƯỢNG CUỐI CÙNG</w:t>
      </w:r>
    </w:p>
    <w:tbl>
      <w:tblPr>
        <w:tblStyle w:val="TableGrid"/>
        <w:tblW w:w="0" w:type="auto"/>
        <w:jc w:val="center"/>
        <w:tblLayout w:type="fixed"/>
        <w:tblLook w:val="04A0" w:firstRow="1" w:lastRow="0" w:firstColumn="1" w:lastColumn="0" w:noHBand="0" w:noVBand="1"/>
      </w:tblPr>
      <w:tblGrid>
        <w:gridCol w:w="9638"/>
        <w:gridCol w:w="4535"/>
      </w:tblGrid>
      <w:tr w:rsidR="009158D7" w14:paraId="475FFAA0" w14:textId="77777777">
        <w:trPr>
          <w:tblHeader/>
          <w:jc w:val="center"/>
        </w:trPr>
        <w:tc>
          <w:tcPr>
            <w:tcW w:w="9638" w:type="dxa"/>
            <w:shd w:val="clear" w:color="auto" w:fill="1F497D"/>
            <w:tcMar>
              <w:top w:w="60" w:type="dxa"/>
              <w:left w:w="90" w:type="dxa"/>
              <w:bottom w:w="60" w:type="dxa"/>
              <w:right w:w="90" w:type="dxa"/>
            </w:tcMar>
          </w:tcPr>
          <w:p w14:paraId="7968CF65" w14:textId="77777777" w:rsidR="009158D7" w:rsidRDefault="00000000">
            <w:pPr>
              <w:jc w:val="center"/>
            </w:pPr>
            <w:r>
              <w:rPr>
                <w:b/>
                <w:color w:val="FFFFFF"/>
              </w:rPr>
              <w:t>HẠNG MỤC TỰ KIỂM</w:t>
            </w:r>
          </w:p>
        </w:tc>
        <w:tc>
          <w:tcPr>
            <w:tcW w:w="4535" w:type="dxa"/>
            <w:shd w:val="clear" w:color="auto" w:fill="1F497D"/>
            <w:tcMar>
              <w:top w:w="60" w:type="dxa"/>
              <w:left w:w="90" w:type="dxa"/>
              <w:bottom w:w="60" w:type="dxa"/>
              <w:right w:w="90" w:type="dxa"/>
            </w:tcMar>
          </w:tcPr>
          <w:p w14:paraId="44E95B4A" w14:textId="77777777" w:rsidR="009158D7" w:rsidRDefault="00000000">
            <w:pPr>
              <w:jc w:val="center"/>
            </w:pPr>
            <w:r>
              <w:rPr>
                <w:b/>
                <w:color w:val="FFFFFF"/>
              </w:rPr>
              <w:t>KẾT QUẢ</w:t>
            </w:r>
          </w:p>
        </w:tc>
      </w:tr>
      <w:tr w:rsidR="009158D7" w14:paraId="4C0B746D" w14:textId="77777777">
        <w:trPr>
          <w:jc w:val="center"/>
        </w:trPr>
        <w:tc>
          <w:tcPr>
            <w:tcW w:w="9638" w:type="dxa"/>
            <w:tcMar>
              <w:top w:w="60" w:type="dxa"/>
              <w:left w:w="90" w:type="dxa"/>
              <w:bottom w:w="60" w:type="dxa"/>
              <w:right w:w="90" w:type="dxa"/>
            </w:tcMar>
          </w:tcPr>
          <w:p w14:paraId="481EB6AC" w14:textId="77777777" w:rsidR="009158D7" w:rsidRDefault="00000000">
            <w:pPr>
              <w:jc w:val="center"/>
            </w:pPr>
            <w:r>
              <w:rPr>
                <w:sz w:val="26"/>
              </w:rPr>
              <w:t>Số liệu tài chính tính lại bằng Python, khớp bảng Excel từng năm</w:t>
            </w:r>
          </w:p>
        </w:tc>
        <w:tc>
          <w:tcPr>
            <w:tcW w:w="4535" w:type="dxa"/>
            <w:tcMar>
              <w:top w:w="60" w:type="dxa"/>
              <w:left w:w="90" w:type="dxa"/>
              <w:bottom w:w="60" w:type="dxa"/>
              <w:right w:w="90" w:type="dxa"/>
            </w:tcMar>
          </w:tcPr>
          <w:p w14:paraId="5D52C990" w14:textId="77777777" w:rsidR="009158D7" w:rsidRDefault="00000000">
            <w:pPr>
              <w:jc w:val="both"/>
            </w:pPr>
            <w:r>
              <w:rPr>
                <w:sz w:val="26"/>
              </w:rPr>
              <w:t>Đã thực hiện</w:t>
            </w:r>
          </w:p>
        </w:tc>
      </w:tr>
      <w:tr w:rsidR="009158D7" w14:paraId="399346F6" w14:textId="77777777">
        <w:trPr>
          <w:jc w:val="center"/>
        </w:trPr>
        <w:tc>
          <w:tcPr>
            <w:tcW w:w="9638" w:type="dxa"/>
            <w:tcMar>
              <w:top w:w="60" w:type="dxa"/>
              <w:left w:w="90" w:type="dxa"/>
              <w:bottom w:w="60" w:type="dxa"/>
              <w:right w:w="90" w:type="dxa"/>
            </w:tcMar>
          </w:tcPr>
          <w:p w14:paraId="6E7E4EA4" w14:textId="77777777" w:rsidR="009158D7" w:rsidRDefault="00000000">
            <w:pPr>
              <w:jc w:val="center"/>
            </w:pPr>
            <w:r>
              <w:rPr>
                <w:sz w:val="26"/>
              </w:rPr>
              <w:t>Điều, khoản NĐ 94, TT 107, NĐ 334 đối chiếu chính văn Drive</w:t>
            </w:r>
          </w:p>
        </w:tc>
        <w:tc>
          <w:tcPr>
            <w:tcW w:w="4535" w:type="dxa"/>
            <w:tcMar>
              <w:top w:w="60" w:type="dxa"/>
              <w:left w:w="90" w:type="dxa"/>
              <w:bottom w:w="60" w:type="dxa"/>
              <w:right w:w="90" w:type="dxa"/>
            </w:tcMar>
          </w:tcPr>
          <w:p w14:paraId="7E9BC9A2" w14:textId="77777777" w:rsidR="009158D7" w:rsidRDefault="00000000">
            <w:pPr>
              <w:jc w:val="both"/>
            </w:pPr>
            <w:r>
              <w:rPr>
                <w:sz w:val="26"/>
              </w:rPr>
              <w:t>Đã thực hiện</w:t>
            </w:r>
          </w:p>
        </w:tc>
      </w:tr>
      <w:tr w:rsidR="009158D7" w14:paraId="6F03C3F9" w14:textId="77777777">
        <w:trPr>
          <w:jc w:val="center"/>
        </w:trPr>
        <w:tc>
          <w:tcPr>
            <w:tcW w:w="9638" w:type="dxa"/>
            <w:tcMar>
              <w:top w:w="60" w:type="dxa"/>
              <w:left w:w="90" w:type="dxa"/>
              <w:bottom w:w="60" w:type="dxa"/>
              <w:right w:w="90" w:type="dxa"/>
            </w:tcMar>
          </w:tcPr>
          <w:p w14:paraId="62160FA0" w14:textId="77777777" w:rsidR="009158D7" w:rsidRDefault="00000000">
            <w:pPr>
              <w:jc w:val="center"/>
            </w:pPr>
            <w:r>
              <w:rPr>
                <w:sz w:val="26"/>
              </w:rPr>
              <w:t>Nguồn Internet ghi URL, ngày tra, hiệu lực</w:t>
            </w:r>
          </w:p>
        </w:tc>
        <w:tc>
          <w:tcPr>
            <w:tcW w:w="4535" w:type="dxa"/>
            <w:tcMar>
              <w:top w:w="60" w:type="dxa"/>
              <w:left w:w="90" w:type="dxa"/>
              <w:bottom w:w="60" w:type="dxa"/>
              <w:right w:w="90" w:type="dxa"/>
            </w:tcMar>
          </w:tcPr>
          <w:p w14:paraId="0362592D" w14:textId="77777777" w:rsidR="009158D7" w:rsidRDefault="00000000">
            <w:pPr>
              <w:jc w:val="both"/>
            </w:pPr>
            <w:r>
              <w:rPr>
                <w:sz w:val="26"/>
              </w:rPr>
              <w:t>Đã thực hiện</w:t>
            </w:r>
          </w:p>
        </w:tc>
      </w:tr>
      <w:tr w:rsidR="009158D7" w14:paraId="3B2A0E17" w14:textId="77777777">
        <w:trPr>
          <w:jc w:val="center"/>
        </w:trPr>
        <w:tc>
          <w:tcPr>
            <w:tcW w:w="9638" w:type="dxa"/>
            <w:tcMar>
              <w:top w:w="60" w:type="dxa"/>
              <w:left w:w="90" w:type="dxa"/>
              <w:bottom w:w="60" w:type="dxa"/>
              <w:right w:w="90" w:type="dxa"/>
            </w:tcMar>
          </w:tcPr>
          <w:p w14:paraId="7E82233C" w14:textId="77777777" w:rsidR="009158D7" w:rsidRDefault="00000000">
            <w:pPr>
              <w:jc w:val="center"/>
            </w:pPr>
            <w:r>
              <w:rPr>
                <w:sz w:val="26"/>
              </w:rPr>
              <w:t>Danh sách dương tính giả (dòng “Ban hành kèm theo…”, số và ngày của dự thảo, đánh số trang phụ lục)</w:t>
            </w:r>
          </w:p>
        </w:tc>
        <w:tc>
          <w:tcPr>
            <w:tcW w:w="4535" w:type="dxa"/>
            <w:tcMar>
              <w:top w:w="60" w:type="dxa"/>
              <w:left w:w="90" w:type="dxa"/>
              <w:bottom w:w="60" w:type="dxa"/>
              <w:right w:w="90" w:type="dxa"/>
            </w:tcMar>
          </w:tcPr>
          <w:p w14:paraId="618EB7B2" w14:textId="77777777" w:rsidR="009158D7" w:rsidRDefault="00000000">
            <w:pPr>
              <w:jc w:val="both"/>
            </w:pPr>
            <w:r>
              <w:rPr>
                <w:sz w:val="26"/>
              </w:rPr>
              <w:t>Không nêu lỗi</w:t>
            </w:r>
          </w:p>
        </w:tc>
      </w:tr>
      <w:tr w:rsidR="009158D7" w14:paraId="4293AD2F" w14:textId="77777777">
        <w:trPr>
          <w:jc w:val="center"/>
        </w:trPr>
        <w:tc>
          <w:tcPr>
            <w:tcW w:w="9638" w:type="dxa"/>
            <w:tcMar>
              <w:top w:w="60" w:type="dxa"/>
              <w:left w:w="90" w:type="dxa"/>
              <w:bottom w:w="60" w:type="dxa"/>
              <w:right w:w="90" w:type="dxa"/>
            </w:tcMar>
          </w:tcPr>
          <w:p w14:paraId="576B6DCF" w14:textId="77777777" w:rsidR="009158D7" w:rsidRDefault="00000000">
            <w:pPr>
              <w:jc w:val="center"/>
            </w:pPr>
            <w:r>
              <w:rPr>
                <w:sz w:val="26"/>
              </w:rPr>
              <w:t>Văn bản chưa đọc chính văn</w:t>
            </w:r>
          </w:p>
        </w:tc>
        <w:tc>
          <w:tcPr>
            <w:tcW w:w="4535" w:type="dxa"/>
            <w:tcMar>
              <w:top w:w="60" w:type="dxa"/>
              <w:left w:w="90" w:type="dxa"/>
              <w:bottom w:w="60" w:type="dxa"/>
              <w:right w:w="90" w:type="dxa"/>
            </w:tcMar>
          </w:tcPr>
          <w:p w14:paraId="4F6075CA" w14:textId="77777777" w:rsidR="009158D7" w:rsidRDefault="00000000">
            <w:pPr>
              <w:jc w:val="both"/>
            </w:pPr>
            <w:r>
              <w:rPr>
                <w:sz w:val="26"/>
              </w:rPr>
              <w:t>Đã khai báo ở Phần I; không kết luận Mức 1</w:t>
            </w:r>
          </w:p>
        </w:tc>
      </w:tr>
      <w:tr w:rsidR="009158D7" w14:paraId="6DC917CA" w14:textId="77777777">
        <w:trPr>
          <w:jc w:val="center"/>
        </w:trPr>
        <w:tc>
          <w:tcPr>
            <w:tcW w:w="9638" w:type="dxa"/>
            <w:tcMar>
              <w:top w:w="60" w:type="dxa"/>
              <w:left w:w="90" w:type="dxa"/>
              <w:bottom w:w="60" w:type="dxa"/>
              <w:right w:w="90" w:type="dxa"/>
            </w:tcMar>
          </w:tcPr>
          <w:p w14:paraId="3667C602" w14:textId="77777777" w:rsidR="009158D7" w:rsidRDefault="00000000">
            <w:pPr>
              <w:jc w:val="center"/>
            </w:pPr>
            <w:r>
              <w:rPr>
                <w:sz w:val="26"/>
              </w:rPr>
              <w:t>Phiếu lần 1 (30 vấn đề)</w:t>
            </w:r>
          </w:p>
        </w:tc>
        <w:tc>
          <w:tcPr>
            <w:tcW w:w="4535" w:type="dxa"/>
            <w:tcMar>
              <w:top w:w="60" w:type="dxa"/>
              <w:left w:w="90" w:type="dxa"/>
              <w:bottom w:w="60" w:type="dxa"/>
              <w:right w:w="90" w:type="dxa"/>
            </w:tcMar>
          </w:tcPr>
          <w:p w14:paraId="4623FDB6" w14:textId="77777777" w:rsidR="009158D7" w:rsidRDefault="00000000">
            <w:pPr>
              <w:jc w:val="both"/>
            </w:pPr>
            <w:r>
              <w:rPr>
                <w:sz w:val="26"/>
              </w:rPr>
              <w:t>Chưa đối chiếu từng mục — cần bảng phản hồi</w:t>
            </w:r>
          </w:p>
        </w:tc>
      </w:tr>
    </w:tbl>
    <w:p w14:paraId="56A29711" w14:textId="77777777" w:rsidR="009158D7" w:rsidRDefault="009158D7">
      <w:pPr>
        <w:spacing w:after="40"/>
      </w:pPr>
    </w:p>
    <w:p w14:paraId="368A5C97" w14:textId="77777777" w:rsidR="009158D7" w:rsidRDefault="00000000">
      <w:pPr>
        <w:spacing w:before="200" w:after="80"/>
      </w:pPr>
      <w:r>
        <w:rPr>
          <w:b/>
          <w:color w:val="7030A0"/>
        </w:rPr>
        <w:t>THÔNG TIN TRÁCH NHIỆM</w:t>
      </w:r>
    </w:p>
    <w:tbl>
      <w:tblPr>
        <w:tblStyle w:val="TableGrid"/>
        <w:tblW w:w="0" w:type="auto"/>
        <w:jc w:val="center"/>
        <w:tblLayout w:type="fixed"/>
        <w:tblLook w:val="04A0" w:firstRow="1" w:lastRow="0" w:firstColumn="1" w:lastColumn="0" w:noHBand="0" w:noVBand="1"/>
      </w:tblPr>
      <w:tblGrid>
        <w:gridCol w:w="2778"/>
        <w:gridCol w:w="11679"/>
      </w:tblGrid>
      <w:tr w:rsidR="009158D7" w14:paraId="6DAAEB5E" w14:textId="77777777">
        <w:trPr>
          <w:jc w:val="center"/>
        </w:trPr>
        <w:tc>
          <w:tcPr>
            <w:tcW w:w="2778" w:type="dxa"/>
            <w:tcMar>
              <w:top w:w="60" w:type="dxa"/>
              <w:left w:w="90" w:type="dxa"/>
              <w:bottom w:w="60" w:type="dxa"/>
              <w:right w:w="90" w:type="dxa"/>
            </w:tcMar>
          </w:tcPr>
          <w:p w14:paraId="750ED888" w14:textId="77777777" w:rsidR="009158D7" w:rsidRDefault="00000000">
            <w:pPr>
              <w:jc w:val="both"/>
            </w:pPr>
            <w:r>
              <w:rPr>
                <w:b/>
                <w:sz w:val="26"/>
              </w:rPr>
              <w:t>Nguồn dữ liệu đã dùng</w:t>
            </w:r>
          </w:p>
        </w:tc>
        <w:tc>
          <w:tcPr>
            <w:tcW w:w="11679" w:type="dxa"/>
            <w:tcMar>
              <w:top w:w="60" w:type="dxa"/>
              <w:left w:w="90" w:type="dxa"/>
              <w:bottom w:w="60" w:type="dxa"/>
              <w:right w:w="90" w:type="dxa"/>
            </w:tcMar>
          </w:tcPr>
          <w:p w14:paraId="5595C4C7" w14:textId="77777777" w:rsidR="009158D7" w:rsidRDefault="00000000">
            <w:pPr>
              <w:jc w:val="both"/>
            </w:pPr>
            <w:r>
              <w:rPr>
                <w:sz w:val="26"/>
              </w:rPr>
              <w:t>Drive KTC-Database (NĐ 334, NĐ 94, TT 107/QCVN 15); Internet (congbao.chinhphu.vn, vanban.chinhphu.vn, thuvienphapluat); 5 tệp hồ sơ do Anh Phục cung cấp · Công cụ hỗ trợ: Hệ KTC-Ra-Soat-897-v2-Cai-tien (Skill ktc-ra-soat-897, v2.25), chạy ngày 22/10/2026.</w:t>
            </w:r>
          </w:p>
        </w:tc>
      </w:tr>
      <w:tr w:rsidR="009158D7" w14:paraId="3C5B2AAE" w14:textId="77777777">
        <w:trPr>
          <w:jc w:val="center"/>
        </w:trPr>
        <w:tc>
          <w:tcPr>
            <w:tcW w:w="2778" w:type="dxa"/>
            <w:tcMar>
              <w:top w:w="60" w:type="dxa"/>
              <w:left w:w="90" w:type="dxa"/>
              <w:bottom w:w="60" w:type="dxa"/>
              <w:right w:w="90" w:type="dxa"/>
            </w:tcMar>
          </w:tcPr>
          <w:p w14:paraId="511476A0" w14:textId="77777777" w:rsidR="009158D7" w:rsidRDefault="00000000">
            <w:pPr>
              <w:jc w:val="both"/>
            </w:pPr>
            <w:r>
              <w:rPr>
                <w:b/>
                <w:sz w:val="26"/>
              </w:rPr>
              <w:t>Người kiểm tra</w:t>
            </w:r>
          </w:p>
        </w:tc>
        <w:tc>
          <w:tcPr>
            <w:tcW w:w="11679" w:type="dxa"/>
            <w:tcMar>
              <w:top w:w="60" w:type="dxa"/>
              <w:left w:w="90" w:type="dxa"/>
              <w:bottom w:w="60" w:type="dxa"/>
              <w:right w:w="90" w:type="dxa"/>
            </w:tcMar>
          </w:tcPr>
          <w:p w14:paraId="1917AD2C" w14:textId="77777777" w:rsidR="009158D7" w:rsidRDefault="00000000">
            <w:pPr>
              <w:jc w:val="both"/>
            </w:pPr>
            <w:r>
              <w:rPr>
                <w:sz w:val="26"/>
              </w:rPr>
              <w:t>Hệ KTC-Ra-Soat-897 (Claude Sonnet 5.5, 22/10/2026). Nguyễn Ngọc Quang Phục, Phó Trưởng phòng TH-HC&amp;QT chịu trách nhiệm xác nhận kết quả.</w:t>
            </w:r>
          </w:p>
        </w:tc>
      </w:tr>
      <w:tr w:rsidR="009158D7" w14:paraId="5F7122BC" w14:textId="77777777">
        <w:trPr>
          <w:jc w:val="center"/>
        </w:trPr>
        <w:tc>
          <w:tcPr>
            <w:tcW w:w="2778" w:type="dxa"/>
            <w:tcMar>
              <w:top w:w="60" w:type="dxa"/>
              <w:left w:w="90" w:type="dxa"/>
              <w:bottom w:w="60" w:type="dxa"/>
              <w:right w:w="90" w:type="dxa"/>
            </w:tcMar>
          </w:tcPr>
          <w:p w14:paraId="108129CF" w14:textId="77777777" w:rsidR="009158D7" w:rsidRDefault="00000000">
            <w:pPr>
              <w:jc w:val="both"/>
            </w:pPr>
            <w:r>
              <w:rPr>
                <w:b/>
                <w:sz w:val="26"/>
              </w:rPr>
              <w:t>Trạng thái phê duyệt</w:t>
            </w:r>
          </w:p>
        </w:tc>
        <w:tc>
          <w:tcPr>
            <w:tcW w:w="11679" w:type="dxa"/>
            <w:tcMar>
              <w:top w:w="60" w:type="dxa"/>
              <w:left w:w="90" w:type="dxa"/>
              <w:bottom w:w="60" w:type="dxa"/>
              <w:right w:w="90" w:type="dxa"/>
            </w:tcMar>
          </w:tcPr>
          <w:p w14:paraId="462DA072" w14:textId="77777777" w:rsidR="009158D7" w:rsidRDefault="00000000">
            <w:pPr>
              <w:jc w:val="both"/>
            </w:pPr>
            <w:r>
              <w:rPr>
                <w:b/>
                <w:color w:val="C00000"/>
                <w:sz w:val="26"/>
              </w:rPr>
              <w:t>BẢN NHÁP – Kết quả AI chỉ có giá trị tham khảo. Cần phê duyệt chính thức trước khi dùng.</w:t>
            </w:r>
          </w:p>
        </w:tc>
      </w:tr>
    </w:tbl>
    <w:p w14:paraId="124E60AA" w14:textId="77777777" w:rsidR="009158D7" w:rsidRDefault="009158D7">
      <w:pPr>
        <w:spacing w:after="40"/>
      </w:pPr>
    </w:p>
    <w:sectPr w:rsidR="009158D7" w:rsidSect="00034616">
      <w:footerReference w:type="default" r:id="rId8"/>
      <w:pgSz w:w="16838" w:h="11906" w:orient="landscape"/>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B6D21E" w14:textId="77777777" w:rsidR="00807B82" w:rsidRDefault="00807B82">
      <w:pPr>
        <w:spacing w:after="0" w:line="240" w:lineRule="auto"/>
      </w:pPr>
      <w:r>
        <w:separator/>
      </w:r>
    </w:p>
  </w:endnote>
  <w:endnote w:type="continuationSeparator" w:id="0">
    <w:p w14:paraId="1C4599DD" w14:textId="77777777" w:rsidR="00807B82" w:rsidRDefault="00807B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1E7FF" w14:textId="77777777" w:rsidR="009158D7" w:rsidRDefault="00000000">
    <w:pPr>
      <w:pStyle w:val="Footer"/>
      <w:jc w:val="center"/>
    </w:pPr>
    <w:r>
      <w:rPr>
        <w:color w:val="646464"/>
        <w:sz w:val="20"/>
      </w:rPr>
      <w:t xml:space="preserve">Hệ KTC-Ra-Soat-897-v2-Cai-tien (Skill ktc-ra-soat-897, phiên bản v2.25)  |  Trang </w:t>
    </w:r>
    <w:r>
      <w:fldChar w:fldCharType="begin"/>
    </w:r>
    <w:r>
      <w:instrText>PAGE</w:instrText>
    </w:r>
    <w:r>
      <w:fldChar w:fldCharType="separate"/>
    </w:r>
    <w:r w:rsidR="00455DD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566E1D" w14:textId="77777777" w:rsidR="00807B82" w:rsidRDefault="00807B82">
      <w:pPr>
        <w:spacing w:after="0" w:line="240" w:lineRule="auto"/>
      </w:pPr>
      <w:r>
        <w:separator/>
      </w:r>
    </w:p>
  </w:footnote>
  <w:footnote w:type="continuationSeparator" w:id="0">
    <w:p w14:paraId="68045D23" w14:textId="77777777" w:rsidR="00807B82" w:rsidRDefault="00807B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6853789">
    <w:abstractNumId w:val="8"/>
  </w:num>
  <w:num w:numId="2" w16cid:durableId="1898323391">
    <w:abstractNumId w:val="6"/>
  </w:num>
  <w:num w:numId="3" w16cid:durableId="1573808932">
    <w:abstractNumId w:val="5"/>
  </w:num>
  <w:num w:numId="4" w16cid:durableId="1213929257">
    <w:abstractNumId w:val="4"/>
  </w:num>
  <w:num w:numId="5" w16cid:durableId="1613710589">
    <w:abstractNumId w:val="7"/>
  </w:num>
  <w:num w:numId="6" w16cid:durableId="2079354466">
    <w:abstractNumId w:val="3"/>
  </w:num>
  <w:num w:numId="7" w16cid:durableId="1823887137">
    <w:abstractNumId w:val="2"/>
  </w:num>
  <w:num w:numId="8" w16cid:durableId="1703047618">
    <w:abstractNumId w:val="1"/>
  </w:num>
  <w:num w:numId="9" w16cid:durableId="775255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5DDB"/>
    <w:rsid w:val="00807B82"/>
    <w:rsid w:val="009158D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70E5C0"/>
  <w14:defaultImageDpi w14:val="300"/>
  <w15:docId w15:val="{6E5101F2-2EB1-48C7-84ED-BC64782AF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3139</Words>
  <Characters>17898</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Ngọc Quang Phục</cp:lastModifiedBy>
  <cp:revision>3</cp:revision>
  <dcterms:created xsi:type="dcterms:W3CDTF">2013-12-23T23:15:00Z</dcterms:created>
  <dcterms:modified xsi:type="dcterms:W3CDTF">2026-10-22T02:48:00Z</dcterms:modified>
  <cp:category/>
</cp:coreProperties>
</file>