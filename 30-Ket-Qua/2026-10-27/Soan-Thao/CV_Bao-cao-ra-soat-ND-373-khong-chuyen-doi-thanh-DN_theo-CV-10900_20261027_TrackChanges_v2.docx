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55" w:type="dxa"/>
        <w:jc w:val="center"/>
        <w:tblLayout w:type="fixed"/>
        <w:tblLook w:val="01E0" w:firstRow="1" w:lastRow="1" w:firstColumn="1" w:lastColumn="1" w:noHBand="0" w:noVBand="0"/>
      </w:tblPr>
      <w:tblGrid>
        <w:gridCol w:w="4537"/>
        <w:gridCol w:w="5418"/>
      </w:tblGrid>
      <w:tr w:rsidR="00C008A4" w:rsidRPr="00C008A4" w14:paraId="36A92C86" w14:textId="77777777" w:rsidTr="00095550">
        <w:trPr>
          <w:trHeight w:val="20"/>
          <w:jc w:val="center"/>
        </w:trPr>
        <w:tc>
          <w:tcPr>
            <w:tcW w:w="4537" w:type="dxa"/>
          </w:tcPr>
          <w:p w14:paraId="47B7EB6A" w14:textId="77777777" w:rsidR="00C3669C" w:rsidRPr="00C008A4" w:rsidRDefault="00C3669C" w:rsidP="00D26333">
            <w:pPr>
              <w:jc w:val="center"/>
              <w:rPr>
                <w:b/>
                <w:sz w:val="26"/>
                <w:lang w:val="nl-NL" w:eastAsia="vi-VN"/>
              </w:rPr>
            </w:pPr>
            <w:r w:rsidRPr="00C008A4">
              <w:rPr>
                <w:sz w:val="26"/>
                <w:lang w:val="nl-NL" w:eastAsia="vi-VN"/>
              </w:rPr>
              <w:t>UBND TỈNH QUẢNG NGÃI</w:t>
            </w:r>
          </w:p>
          <w:p w14:paraId="75CF2755" w14:textId="77777777" w:rsidR="00C3669C" w:rsidRPr="00C008A4" w:rsidRDefault="00C3669C" w:rsidP="00D26333">
            <w:pPr>
              <w:jc w:val="center"/>
              <w:rPr>
                <w:b/>
                <w:spacing w:val="-16"/>
                <w:sz w:val="26"/>
                <w:lang w:val="nl-NL" w:eastAsia="vi-VN"/>
              </w:rPr>
            </w:pPr>
            <w:r w:rsidRPr="00C008A4">
              <w:rPr>
                <w:b/>
                <w:sz w:val="26"/>
                <w:lang w:val="nl-NL" w:eastAsia="vi-VN"/>
              </w:rPr>
              <w:t>TRƯỜNG CAO ĐẲNG KON TUM</w:t>
            </w:r>
          </w:p>
        </w:tc>
        <w:tc>
          <w:tcPr>
            <w:tcW w:w="5418" w:type="dxa"/>
          </w:tcPr>
          <w:p w14:paraId="2724E250" w14:textId="77777777" w:rsidR="00C3669C" w:rsidRPr="00C008A4" w:rsidRDefault="00C3669C" w:rsidP="00673B83">
            <w:pPr>
              <w:jc w:val="center"/>
              <w:rPr>
                <w:b/>
                <w:spacing w:val="-10"/>
                <w:sz w:val="26"/>
                <w:lang w:val="nl-NL" w:eastAsia="vi-VN"/>
              </w:rPr>
            </w:pPr>
            <w:r w:rsidRPr="00C008A4">
              <w:rPr>
                <w:b/>
                <w:spacing w:val="-10"/>
                <w:sz w:val="26"/>
                <w:lang w:val="nl-NL" w:eastAsia="vi-VN"/>
              </w:rPr>
              <w:t>CỘNG HÒA XÃ HỘI CHỦ NGHĨA VIỆT NAM</w:t>
            </w:r>
          </w:p>
          <w:p w14:paraId="4D0AE969" w14:textId="77777777" w:rsidR="00C3669C" w:rsidRPr="00C008A4" w:rsidRDefault="00C3669C" w:rsidP="00673B83">
            <w:pPr>
              <w:jc w:val="center"/>
              <w:rPr>
                <w:b/>
                <w:sz w:val="26"/>
                <w:szCs w:val="26"/>
                <w:lang w:eastAsia="vi-VN"/>
              </w:rPr>
            </w:pPr>
            <w:r w:rsidRPr="00C008A4">
              <w:rPr>
                <w:b/>
                <w:sz w:val="28"/>
                <w:szCs w:val="26"/>
                <w:lang w:eastAsia="vi-VN"/>
              </w:rPr>
              <w:t>Độc lập - Tự do - Hạnh phúc</w:t>
            </w:r>
          </w:p>
        </w:tc>
      </w:tr>
      <w:tr w:rsidR="00C3669C" w:rsidRPr="00C008A4" w14:paraId="55767C4A" w14:textId="77777777" w:rsidTr="00095550">
        <w:trPr>
          <w:trHeight w:val="1340"/>
          <w:jc w:val="center"/>
        </w:trPr>
        <w:tc>
          <w:tcPr>
            <w:tcW w:w="4537" w:type="dxa"/>
            <w:vAlign w:val="center"/>
          </w:tcPr>
          <w:p w14:paraId="22B36605" w14:textId="78114CA4" w:rsidR="00C3669C" w:rsidRPr="007039CE" w:rsidRDefault="000B74BF" w:rsidP="00095550">
            <w:pPr>
              <w:spacing w:before="120" w:after="120"/>
              <w:jc w:val="center"/>
              <w:rPr>
                <w:sz w:val="26"/>
                <w:szCs w:val="26"/>
                <w:lang w:eastAsia="vi-VN"/>
              </w:rPr>
            </w:pPr>
            <w:r w:rsidRPr="007039CE">
              <w:rPr>
                <w:b/>
                <w:noProof/>
                <w:sz w:val="26"/>
                <w:szCs w:val="26"/>
              </w:rPr>
              <mc:AlternateContent>
                <mc:Choice Requires="wps">
                  <w:drawing>
                    <wp:anchor distT="0" distB="0" distL="114300" distR="114300" simplePos="0" relativeHeight="251659264" behindDoc="0" locked="0" layoutInCell="1" allowOverlap="1" wp14:anchorId="209926BF" wp14:editId="2E702C8D">
                      <wp:simplePos x="0" y="0"/>
                      <wp:positionH relativeFrom="column">
                        <wp:posOffset>900430</wp:posOffset>
                      </wp:positionH>
                      <wp:positionV relativeFrom="paragraph">
                        <wp:posOffset>3810</wp:posOffset>
                      </wp:positionV>
                      <wp:extent cx="857885" cy="0"/>
                      <wp:effectExtent l="0" t="0" r="0" b="0"/>
                      <wp:wrapNone/>
                      <wp:docPr id="788971409"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C95323B"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pt,.3pt" to="138.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"/>
                  </w:pict>
                </mc:Fallback>
              </mc:AlternateContent>
            </w:r>
            <w:r w:rsidR="00C3669C" w:rsidRPr="007039CE">
              <w:rPr>
                <w:sz w:val="26"/>
                <w:szCs w:val="26"/>
                <w:lang w:eastAsia="vi-VN"/>
              </w:rPr>
              <w:t xml:space="preserve">Số: </w:t>
            </w:r>
            <w:r w:rsidR="004B11B0" w:rsidRPr="007039CE">
              <w:rPr>
                <w:sz w:val="26"/>
                <w:szCs w:val="26"/>
                <w:lang w:eastAsia="vi-VN"/>
              </w:rPr>
              <w:t xml:space="preserve">       </w:t>
            </w:r>
            <w:r w:rsidR="007039CE">
              <w:rPr>
                <w:sz w:val="26"/>
                <w:szCs w:val="26"/>
                <w:lang w:eastAsia="vi-VN"/>
              </w:rPr>
              <w:t xml:space="preserve">   </w:t>
            </w:r>
            <w:r w:rsidR="004B11B0" w:rsidRPr="007039CE">
              <w:rPr>
                <w:sz w:val="26"/>
                <w:szCs w:val="26"/>
                <w:lang w:eastAsia="vi-VN"/>
              </w:rPr>
              <w:t xml:space="preserve"> </w:t>
            </w:r>
            <w:del w:id="1006" w:author="Nội dung điều chỉnh (Claude)" w:date="2026-10-27T15:00:48Z">
              <w:r w:rsidR="00C3669C" w:rsidRPr="007039CE">
                <w:rPr>
                  <w:sz w:val="26"/>
                  <w:szCs w:val="26"/>
                  <w:lang w:eastAsia="vi-VN"/>
                </w:rPr>
                <w:delText>/</w:delText>
              </w:r>
            </w:del>
            <w:del w:id="1007" w:author="Nội dung điều chỉnh (Claude)" w:date="2026-10-27T15:00:48Z">
              <w:r w:rsidR="0098368D" w:rsidRPr="007039CE">
                <w:rPr>
                  <w:sz w:val="26"/>
                  <w:szCs w:val="26"/>
                  <w:lang w:eastAsia="vi-VN"/>
                </w:rPr>
                <w:delText>BC-</w:delText>
              </w:r>
            </w:del>
            <w:del w:id="1008" w:author="Nội dung điều chỉnh (Claude)" w:date="2026-10-27T15:00:48Z">
              <w:r w:rsidR="00C3669C" w:rsidRPr="007039CE">
                <w:rPr>
                  <w:sz w:val="26"/>
                  <w:szCs w:val="26"/>
                  <w:lang w:eastAsia="vi-VN"/>
                </w:rPr>
                <w:delText>CĐKT</w:delText>
              </w:r>
            </w:del>
            <w:ins w:id="1009" w:author="Nội dung điều chỉnh (Claude)" w:date="2026-10-27T15:00:48Z">
              <w:r w:rsidR="00C3669C" w:rsidRPr="007039CE">
                <w:rPr>
                  <w:sz w:val="26"/>
                  <w:szCs w:val="26"/>
                  <w:lang w:eastAsia="vi-VN"/>
                </w:rPr>
                <w:t xml:space="preserve">/CĐKT-THHCQT</w:t>
              </w:r>
            </w:ins>
          </w:p>
          <w:p w14:paraId="7C2E13D5" w14:textId="47410DCB" w:rsidR="00095550" w:rsidRPr="007039CE" w:rsidRDefault="00095550" w:rsidP="00095550">
            <w:pPr>
              <w:spacing w:before="120" w:after="120"/>
              <w:jc w:val="center"/>
              <w:rPr>
                <w:sz w:val="26"/>
                <w:szCs w:val="26"/>
                <w:lang w:eastAsia="vi-VN"/>
              </w:rPr>
            </w:pPr>
            <w:r w:rsidRPr="007039CE">
              <w:rPr>
                <w:sz w:val="26"/>
                <w:szCs w:val="26"/>
              </w:rPr>
              <w:t>V/v báo cáo kết quả rà soát, đề xuất không chuyển đổi Trường Cao đẳng Kon Tum thành doanh nghiệp theo Nghị định số 373/2026/NĐ-CP</w:t>
            </w:r>
            <w:r w:rsidR="00C51315" w:rsidRPr="007039CE">
              <w:rPr>
                <w:sz w:val="26"/>
                <w:szCs w:val="26"/>
              </w:rPr>
              <w:t>.</w:t>
            </w:r>
          </w:p>
        </w:tc>
        <w:tc>
          <w:tcPr>
            <w:tcW w:w="5418" w:type="dxa"/>
          </w:tcPr>
          <w:p w14:paraId="0EBBCB64" w14:textId="5FAF1008" w:rsidR="00C3669C" w:rsidRPr="00C008A4" w:rsidRDefault="00C3669C" w:rsidP="00673B83">
            <w:pPr>
              <w:spacing w:before="120" w:after="120"/>
              <w:jc w:val="center"/>
              <w:rPr>
                <w:i/>
                <w:sz w:val="28"/>
                <w:szCs w:val="28"/>
                <w:lang w:eastAsia="vi-VN"/>
              </w:rPr>
            </w:pPr>
            <w:r w:rsidRPr="00C008A4">
              <w:rPr>
                <w:noProof/>
                <w:sz w:val="26"/>
                <w:szCs w:val="26"/>
              </w:rPr>
              <mc:AlternateContent>
                <mc:Choice Requires="wps">
                  <w:drawing>
                    <wp:anchor distT="0" distB="0" distL="114300" distR="114300" simplePos="0" relativeHeight="251660288" behindDoc="0" locked="0" layoutInCell="1" allowOverlap="1" wp14:anchorId="2069FBC9" wp14:editId="1CED0A57">
                      <wp:simplePos x="0" y="0"/>
                      <wp:positionH relativeFrom="column">
                        <wp:posOffset>571813</wp:posOffset>
                      </wp:positionH>
                      <wp:positionV relativeFrom="paragraph">
                        <wp:posOffset>17789</wp:posOffset>
                      </wp:positionV>
                      <wp:extent cx="2160270" cy="0"/>
                      <wp:effectExtent l="0" t="0" r="0" b="0"/>
                      <wp:wrapNone/>
                      <wp:docPr id="187464305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5045AE9" id="Line 1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4pt" to="215.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"/>
                  </w:pict>
                </mc:Fallback>
              </mc:AlternateContent>
            </w:r>
            <w:r w:rsidRPr="00C008A4">
              <w:rPr>
                <w:i/>
                <w:sz w:val="28"/>
                <w:szCs w:val="28"/>
                <w:lang w:eastAsia="vi-VN"/>
              </w:rPr>
              <w:t xml:space="preserve">Quảng Ngãi, ngày </w:t>
            </w:r>
            <w:r w:rsidR="00095550">
              <w:rPr>
                <w:i/>
                <w:sz w:val="28"/>
                <w:szCs w:val="28"/>
                <w:lang w:eastAsia="vi-VN"/>
              </w:rPr>
              <w:t>27</w:t>
            </w:r>
            <w:r w:rsidRPr="00C008A4">
              <w:rPr>
                <w:i/>
                <w:sz w:val="28"/>
                <w:szCs w:val="28"/>
                <w:lang w:eastAsia="vi-VN"/>
              </w:rPr>
              <w:t xml:space="preserve"> tháng </w:t>
            </w:r>
            <w:r w:rsidR="000B74BF">
              <w:rPr>
                <w:i/>
                <w:sz w:val="28"/>
                <w:szCs w:val="28"/>
                <w:lang w:eastAsia="vi-VN"/>
              </w:rPr>
              <w:t>10</w:t>
            </w:r>
            <w:r w:rsidR="00AA257D">
              <w:rPr>
                <w:i/>
                <w:sz w:val="28"/>
                <w:szCs w:val="28"/>
                <w:lang w:eastAsia="vi-VN"/>
              </w:rPr>
              <w:t xml:space="preserve"> </w:t>
            </w:r>
            <w:r w:rsidRPr="00C008A4">
              <w:rPr>
                <w:i/>
                <w:sz w:val="28"/>
                <w:szCs w:val="28"/>
                <w:lang w:eastAsia="vi-VN"/>
              </w:rPr>
              <w:t>năm 202</w:t>
            </w:r>
            <w:r w:rsidR="00D26333">
              <w:rPr>
                <w:i/>
                <w:sz w:val="28"/>
                <w:szCs w:val="28"/>
                <w:lang w:eastAsia="vi-VN"/>
              </w:rPr>
              <w:t>6</w:t>
            </w:r>
          </w:p>
        </w:tc>
      </w:tr>
    </w:tbl>
    <w:p w14:paraId="1AD416F0" w14:textId="32B4BFB7" w:rsidR="00C3669C" w:rsidRPr="00C008A4" w:rsidRDefault="00C3669C" w:rsidP="00BC7F08">
      <w:pPr>
        <w:widowControl w:val="0"/>
        <w:spacing w:before="360" w:after="480"/>
        <w:jc w:val="center"/>
        <w:rPr>
          <w:sz w:val="28"/>
          <w:szCs w:val="28"/>
        </w:rPr>
      </w:pPr>
      <w:del w:id="1010" w:author="Nội dung điều chỉnh (Claude)" w:date="2026-10-27T15:00:48Z">
        <w:r w:rsidRPr="00C008A4">
          <w:rPr>
            <w:sz w:val="28"/>
            <w:szCs w:val="28"/>
          </w:rPr>
          <w:delText xml:space="preserve">Kính gửi: </w:delText>
        </w:r>
      </w:del>
      <w:del w:id="1011" w:author="Nội dung điều chỉnh (Claude)" w:date="2026-10-27T15:00:48Z">
        <w:r w:rsidR="003C53DC">
          <w:rPr>
            <w:spacing w:val="-4"/>
            <w:sz w:val="28"/>
            <w:szCs w:val="28"/>
            <w:lang w:eastAsia="vi-VN"/>
          </w:rPr>
          <w:delText>Sở Tài chính</w:delText>
        </w:r>
      </w:del>
      <w:del w:id="1012" w:author="Nội dung điều chỉnh (Claude)" w:date="2026-10-27T15:00:48Z">
        <w:r w:rsidRPr="00C008A4">
          <w:rPr>
            <w:spacing w:val="-4"/>
            <w:sz w:val="28"/>
            <w:szCs w:val="28"/>
            <w:lang w:eastAsia="vi-VN"/>
          </w:rPr>
          <w:delText>.</w:delText>
        </w:r>
      </w:del>
      <w:ins w:id="1013" w:author="Nội dung điều chỉnh (Claude)" w:date="2026-10-27T15:00:48Z">
        <w:r w:rsidRPr="00C008A4">
          <w:rPr>
            <w:sz w:val="28"/>
            <w:szCs w:val="28"/>
          </w:rPr>
          <w:t xml:space="preserve">Kính gửi: Ủy ban nhân dân tỉnh (qua Sở Tài chính).</w:t>
        </w:r>
      </w:ins>
    </w:p>
    <w:p w14:paraId="26DC95DF" w14:textId="0E7B045F" w:rsidR="00095550" w:rsidRPr="00095550" w:rsidRDefault="00BA3DFD" w:rsidP="00E264E1">
      <w:pPr>
        <w:widowControl w:val="0"/>
        <w:spacing w:before="120" w:after="120"/>
        <w:ind w:firstLine="720"/>
        <w:jc w:val="both"/>
        <w:rPr>
          <w:rFonts w:eastAsia="MS Mincho"/>
          <w:sz w:val="28"/>
          <w:szCs w:val="28"/>
          <w:lang w:eastAsia="ja-JP"/>
        </w:rPr>
      </w:pPr>
      <w:r w:rsidRPr="00095550">
        <w:rPr>
          <w:rFonts w:eastAsia="MS Mincho"/>
          <w:sz w:val="28"/>
          <w:szCs w:val="28"/>
          <w:lang w:eastAsia="ja-JP"/>
        </w:rPr>
        <w:t xml:space="preserve">Thực hiện Công văn số </w:t>
      </w:r>
      <w:r w:rsidR="00095550" w:rsidRPr="00095550">
        <w:rPr>
          <w:rFonts w:eastAsia="MS Mincho"/>
          <w:sz w:val="28"/>
          <w:szCs w:val="28"/>
          <w:lang w:eastAsia="ja-JP"/>
        </w:rPr>
        <w:t>10900/UBND-KTTH ngày 20/10/2026 của Ủy ban nhân dân tỉnh về việc triển khai thực hiện Nghị định số 373/2026/NĐ-CP ngày 30</w:t>
      </w:r>
      <w:r w:rsidR="00D13832">
        <w:rPr>
          <w:rFonts w:eastAsia="MS Mincho"/>
          <w:sz w:val="28"/>
          <w:szCs w:val="28"/>
          <w:lang w:eastAsia="ja-JP"/>
        </w:rPr>
        <w:t>/</w:t>
      </w:r>
      <w:r w:rsidR="00095550" w:rsidRPr="00095550">
        <w:rPr>
          <w:rFonts w:eastAsia="MS Mincho"/>
          <w:sz w:val="28"/>
          <w:szCs w:val="28"/>
          <w:lang w:eastAsia="ja-JP"/>
        </w:rPr>
        <w:t>9</w:t>
      </w:r>
      <w:r w:rsidR="00D13832">
        <w:rPr>
          <w:rFonts w:eastAsia="MS Mincho"/>
          <w:sz w:val="28"/>
          <w:szCs w:val="28"/>
          <w:lang w:eastAsia="ja-JP"/>
        </w:rPr>
        <w:t>/</w:t>
      </w:r>
      <w:r w:rsidR="00095550" w:rsidRPr="00095550">
        <w:rPr>
          <w:rFonts w:eastAsia="MS Mincho"/>
          <w:sz w:val="28"/>
          <w:szCs w:val="28"/>
          <w:lang w:eastAsia="ja-JP"/>
        </w:rPr>
        <w:t>2026 của Chính phủ về chuyển đơn vị sự nghiệp công lập thành doanh nghiệp (sau đây gọi tắt là Nghị định số 373/2026/NĐ-CP)</w:t>
      </w:r>
      <w:r w:rsidR="000914BE" w:rsidRPr="00095550">
        <w:rPr>
          <w:rFonts w:eastAsia="MS Mincho"/>
          <w:sz w:val="28"/>
          <w:szCs w:val="28"/>
          <w:lang w:eastAsia="ja-JP"/>
        </w:rPr>
        <w:t>.</w:t>
      </w:r>
    </w:p>
    <w:p w14:paraId="249FFAAD" w14:textId="56B00F37" w:rsidR="00095550" w:rsidRPr="00095550" w:rsidRDefault="00095550" w:rsidP="00E264E1">
      <w:pPr>
        <w:widowControl w:val="0"/>
        <w:spacing w:before="120" w:after="120"/>
        <w:ind w:firstLine="720"/>
        <w:jc w:val="both"/>
        <w:rPr>
          <w:rFonts w:eastAsia="MS Mincho"/>
          <w:sz w:val="28"/>
          <w:szCs w:val="28"/>
          <w:lang w:eastAsia="ja-JP"/>
        </w:rPr>
      </w:pPr>
      <w:r w:rsidRPr="00095550">
        <w:rPr>
          <w:rFonts w:eastAsia="MS Mincho"/>
          <w:sz w:val="28"/>
          <w:szCs w:val="28"/>
          <w:lang w:eastAsia="ja-JP"/>
        </w:rPr>
        <w:t>Trường Cao đẳng Kon Tum (sau đây gọi tắt là Trường) đã tiến hành rà soát, nghiên cứu và triển khai thực hiện các quy định của Nghị định</w:t>
      </w:r>
      <w:r w:rsidR="00D13832">
        <w:rPr>
          <w:rFonts w:eastAsia="MS Mincho"/>
          <w:sz w:val="28"/>
          <w:szCs w:val="28"/>
          <w:lang w:eastAsia="ja-JP"/>
        </w:rPr>
        <w:t xml:space="preserve"> </w:t>
      </w:r>
      <w:r w:rsidR="00D13832" w:rsidRPr="00095550">
        <w:rPr>
          <w:rFonts w:eastAsia="MS Mincho"/>
          <w:sz w:val="28"/>
          <w:szCs w:val="28"/>
          <w:lang w:eastAsia="ja-JP"/>
        </w:rPr>
        <w:t>số 373/2026/NĐ-CP</w:t>
      </w:r>
      <w:r w:rsidRPr="00095550">
        <w:rPr>
          <w:rFonts w:eastAsia="MS Mincho"/>
          <w:sz w:val="28"/>
          <w:szCs w:val="28"/>
          <w:lang w:eastAsia="ja-JP"/>
        </w:rPr>
        <w:t xml:space="preserve">; đối chiếu với </w:t>
      </w:r>
      <w:del w:id="1014" w:author="Nội dung điều chỉnh (Claude)" w:date="2026-10-27T15:00:48Z">
        <w:r w:rsidRPr="00095550">
          <w:rPr>
            <w:rFonts w:eastAsia="MS Mincho"/>
            <w:sz w:val="28"/>
            <w:szCs w:val="28"/>
            <w:lang w:eastAsia="ja-JP"/>
          </w:rPr>
          <w:delText xml:space="preserve">Luật Giáo dục nghề nghiệp số</w:delText>
        </w:r>
      </w:del>
      <w:del w:id="1015" w:author="Nội dung điều chỉnh (Claude)" w:date="2026-10-27T15:00:48Z">
        <w:r w:rsidR="0053181E">
          <w:rPr>
            <w:rFonts w:eastAsia="MS Mincho"/>
            <w:sz w:val="28"/>
            <w:szCs w:val="28"/>
            <w:lang w:eastAsia="ja-JP"/>
          </w:rPr>
          <w:delText xml:space="preserve"> </w:delText>
        </w:r>
      </w:del>
      <w:del w:id="1016" w:author="Nội dung điều chỉnh (Claude)" w:date="2026-10-27T15:00:48Z">
        <w:r w:rsidRPr="00095550">
          <w:rPr>
            <w:rFonts w:eastAsia="MS Mincho"/>
            <w:sz w:val="28"/>
            <w:szCs w:val="28"/>
            <w:lang w:eastAsia="ja-JP"/>
          </w:rPr>
          <w:delText>124/2025/QH15</w:delText>
        </w:r>
      </w:del>
      <w:ins w:id="1017" w:author="Nội dung điều chỉnh (Claude)" w:date="2026-10-27T15:00:48Z">
        <w:r w:rsidRPr="00095550">
          <w:rPr>
            <w:rFonts w:eastAsia="MS Mincho"/>
            <w:sz w:val="28"/>
            <w:szCs w:val="28"/>
            <w:lang w:eastAsia="ja-JP"/>
          </w:rPr>
          <w:t xml:space="preserve">Luật Giáo dục nghề nghiệp ngày 10 tháng 12 năm 2025</w:t>
        </w:r>
      </w:ins>
      <w:r w:rsidR="00A90B60">
        <w:rPr>
          <w:rFonts w:eastAsia="MS Mincho"/>
          <w:sz w:val="28"/>
          <w:szCs w:val="28"/>
          <w:lang w:eastAsia="ja-JP"/>
        </w:rPr>
        <w:t xml:space="preserve"> và căn cứ</w:t>
      </w:r>
      <w:r w:rsidRPr="00095550">
        <w:rPr>
          <w:rFonts w:eastAsia="MS Mincho"/>
          <w:sz w:val="28"/>
          <w:szCs w:val="28"/>
          <w:lang w:eastAsia="ja-JP"/>
        </w:rPr>
        <w:t xml:space="preserve"> chức năng, nhiệm vụ của Trường. </w:t>
      </w:r>
      <w:r w:rsidR="00B97CCF">
        <w:rPr>
          <w:rFonts w:eastAsia="MS Mincho"/>
          <w:sz w:val="28"/>
          <w:szCs w:val="28"/>
          <w:lang w:eastAsia="ja-JP"/>
        </w:rPr>
        <w:t>Nhà t</w:t>
      </w:r>
      <w:r w:rsidRPr="00095550">
        <w:rPr>
          <w:rFonts w:eastAsia="MS Mincho"/>
          <w:sz w:val="28"/>
          <w:szCs w:val="28"/>
          <w:lang w:eastAsia="ja-JP"/>
        </w:rPr>
        <w:t>rường báo cáo kết quả rà soát như sau:</w:t>
      </w:r>
    </w:p>
    <w:p w14:paraId="1DB32ECD" w14:textId="1EA129E9" w:rsidR="00527E08" w:rsidRPr="00527E08" w:rsidRDefault="00527E08" w:rsidP="00E264E1">
      <w:pPr>
        <w:keepNext/>
        <w:spacing w:before="120" w:after="120"/>
        <w:ind w:firstLine="720"/>
        <w:rPr>
          <w:b/>
          <w:sz w:val="28"/>
          <w:szCs w:val="28"/>
        </w:rPr>
      </w:pPr>
      <w:r w:rsidRPr="00527E08">
        <w:rPr>
          <w:b/>
          <w:sz w:val="28"/>
          <w:szCs w:val="28"/>
        </w:rPr>
        <w:t>1. Khái quát về Trường Cao đẳng Kon Tum</w:t>
      </w:r>
    </w:p>
    <w:p w14:paraId="7E1720F9" w14:textId="110F6C51" w:rsidR="00527E08" w:rsidRPr="00527E08" w:rsidRDefault="00527E08" w:rsidP="00E264E1">
      <w:pPr>
        <w:spacing w:before="120" w:after="120"/>
        <w:ind w:firstLine="720"/>
        <w:jc w:val="both"/>
        <w:rPr>
          <w:sz w:val="28"/>
          <w:szCs w:val="28"/>
        </w:rPr>
      </w:pPr>
      <w:r>
        <w:rPr>
          <w:sz w:val="28"/>
          <w:szCs w:val="28"/>
        </w:rPr>
        <w:t>Nhà t</w:t>
      </w:r>
      <w:r w:rsidRPr="00527E08">
        <w:rPr>
          <w:sz w:val="28"/>
          <w:szCs w:val="28"/>
        </w:rPr>
        <w:t>rường là cơ sở giáo dục nghề nghiệp công lập, đơn vị sự nghiệp công lập trực thuộc Ủy ban nhân dân tỉnh Quảng Ngãi, chịu sự quản lý nhà nước về giáo dục nghề nghiệp của Bộ Giáo dục và Đào tạo; hoạt động theo Điều lệ trường cao đẳng và Luật Giáo dục nghề nghiệp; thực hiện cơ chế tự chủ một phần chi thường xuyên.</w:t>
      </w:r>
    </w:p>
    <w:p w14:paraId="63C83B29" w14:textId="3A1A9CBB" w:rsidR="00527E08" w:rsidRDefault="00527E08" w:rsidP="00E264E1">
      <w:pPr>
        <w:spacing w:before="120" w:after="120"/>
        <w:ind w:firstLine="720"/>
        <w:jc w:val="both"/>
        <w:rPr>
          <w:sz w:val="28"/>
          <w:szCs w:val="28"/>
        </w:rPr>
      </w:pPr>
      <w:r>
        <w:rPr>
          <w:sz w:val="28"/>
          <w:szCs w:val="28"/>
        </w:rPr>
        <w:t>Nhà t</w:t>
      </w:r>
      <w:r w:rsidRPr="00527E08">
        <w:rPr>
          <w:sz w:val="28"/>
          <w:szCs w:val="28"/>
        </w:rPr>
        <w:t>rường có chức năng, nhiệm vụ đào tạo các trình độ cao đẳng, trung cấp, sơ cấp và đào tạo dưới 03 tháng; bồi dưỡng nâng cao kỹ năng nghề cho người lao động; nghiên cứu, ứng dụng khoa học, công nghệ; hợp tác, liên kết đào tạo; tổ chức sản xuất, kinh doanh, dịch vụ theo quy định của pháp luật. Theo Giấy chứng nhận đăng ký hoạt động giáo dục nghề nghiệp số 37/2025/GCNĐKHĐ-GDNNGDTX ngày 04</w:t>
      </w:r>
      <w:r w:rsidR="00774C07">
        <w:rPr>
          <w:sz w:val="28"/>
          <w:szCs w:val="28"/>
        </w:rPr>
        <w:t>/</w:t>
      </w:r>
      <w:r w:rsidRPr="00527E08">
        <w:rPr>
          <w:sz w:val="28"/>
          <w:szCs w:val="28"/>
        </w:rPr>
        <w:t>6</w:t>
      </w:r>
      <w:r w:rsidR="00774C07">
        <w:rPr>
          <w:sz w:val="28"/>
          <w:szCs w:val="28"/>
        </w:rPr>
        <w:t>/</w:t>
      </w:r>
      <w:r w:rsidRPr="00527E08">
        <w:rPr>
          <w:sz w:val="28"/>
          <w:szCs w:val="28"/>
        </w:rPr>
        <w:t xml:space="preserve">2025, </w:t>
      </w:r>
      <w:r w:rsidR="00774C07">
        <w:rPr>
          <w:sz w:val="28"/>
          <w:szCs w:val="28"/>
        </w:rPr>
        <w:t>nhà t</w:t>
      </w:r>
      <w:r w:rsidRPr="00527E08">
        <w:rPr>
          <w:sz w:val="28"/>
          <w:szCs w:val="28"/>
        </w:rPr>
        <w:t>rường được đào tạo 48 mã ngành, nghề với tổng chỉ tiêu tuyển sinh 2.785 chỉ tiêu/năm; năm 2025, quy mô đào tạo đạt 2.707 học sinh, sinh viên quy đổi, trong đó học sinh, sinh viên là người dân tộc thiểu số hằng năm chiếm trên 80% tổng quy mô tuyển sinh.</w:t>
      </w:r>
      <w:r w:rsidR="007039CE">
        <w:rPr>
          <w:sz w:val="28"/>
          <w:szCs w:val="28"/>
        </w:rPr>
        <w:t xml:space="preserve"> </w:t>
      </w:r>
      <w:r w:rsidRPr="00C91CB9">
        <w:rPr>
          <w:sz w:val="28"/>
          <w:szCs w:val="28"/>
        </w:rPr>
        <w:t xml:space="preserve">Tính đến hết tháng </w:t>
      </w:r>
      <w:r w:rsidR="00C76D11" w:rsidRPr="00C91CB9">
        <w:rPr>
          <w:sz w:val="28"/>
          <w:szCs w:val="28"/>
        </w:rPr>
        <w:t>9</w:t>
      </w:r>
      <w:r w:rsidRPr="00C91CB9">
        <w:rPr>
          <w:sz w:val="28"/>
          <w:szCs w:val="28"/>
        </w:rPr>
        <w:t xml:space="preserve"> năm 202</w:t>
      </w:r>
      <w:r w:rsidR="00C76D11" w:rsidRPr="00C91CB9">
        <w:rPr>
          <w:sz w:val="28"/>
          <w:szCs w:val="28"/>
        </w:rPr>
        <w:t>6</w:t>
      </w:r>
      <w:r w:rsidRPr="00C91CB9">
        <w:rPr>
          <w:sz w:val="28"/>
          <w:szCs w:val="28"/>
        </w:rPr>
        <w:t xml:space="preserve">, </w:t>
      </w:r>
      <w:r w:rsidR="00C76D11" w:rsidRPr="00C91CB9">
        <w:rPr>
          <w:sz w:val="28"/>
          <w:szCs w:val="28"/>
        </w:rPr>
        <w:t xml:space="preserve">Trường có: 241 người gồm: 216 biên chế và 25 hợp đồng lao động. Đội ngũ nhà giáo cơ hữu có 201 người (gồm cả 39 viên chức quản lý tham gia giảng dạy); về trình độ: </w:t>
      </w:r>
      <w:del w:id="1025" w:author="Nội dung điều chỉnh (Claude)" w:date="2026-10-27T15:00:48Z">
        <w:r w:rsidR="00C76D11" w:rsidRPr="00C91CB9">
          <w:rPr>
            <w:sz w:val="28"/>
            <w:szCs w:val="28"/>
          </w:rPr>
          <w:delText xml:space="preserve">Tiến sĩ 3 người (tỷ lệ 1,50%)</w:delText>
        </w:r>
      </w:del>
      <w:ins w:id="1026" w:author="Nội dung điều chỉnh (Claude)" w:date="2026-10-27T15:00:48Z">
        <w:r w:rsidR="00C76D11" w:rsidRPr="00C91CB9">
          <w:rPr>
            <w:sz w:val="28"/>
            <w:szCs w:val="28"/>
          </w:rPr>
          <w:t xml:space="preserve">Tiến sĩ 3 người (tỷ lệ 1,49%)</w:t>
        </w:r>
      </w:ins>
      <w:r w:rsidR="00C76D11" w:rsidRPr="00C91CB9">
        <w:rPr>
          <w:sz w:val="28"/>
          <w:szCs w:val="28"/>
        </w:rPr>
        <w:t xml:space="preserve">, thạc sĩ 119 người (tỷ lệ 59,2%), đại học 76 người (tỷ lệ 37,81%), cao đẳng 1 người (tỷ lệ 0,50%) và trung cấp 2 người (tỷ lệ 0,99%)</w:t>
      </w:r>
      <w:r w:rsidRPr="00C91CB9">
        <w:rPr>
          <w:sz w:val="28"/>
          <w:szCs w:val="28"/>
        </w:rPr>
        <w:t xml:space="preserve">; đang quản lý, sử dụng khoảng </w:t>
      </w:r>
      <w:r w:rsidR="007A3955" w:rsidRPr="00C91CB9">
        <w:rPr>
          <w:sz w:val="28"/>
          <w:szCs w:val="28"/>
        </w:rPr>
        <w:t xml:space="preserve">313.518,8 m² </w:t>
      </w:r>
      <w:r w:rsidRPr="00C91CB9">
        <w:rPr>
          <w:sz w:val="28"/>
          <w:szCs w:val="28"/>
        </w:rPr>
        <w:t>đất tại 05 cơ sở, địa điểm đào tạo.</w:t>
      </w:r>
    </w:p>
    <w:p w14:paraId="78E7FAB8" w14:textId="77777777" w:rsidR="004C2F61" w:rsidRPr="004C2F61" w:rsidRDefault="004C2F61" w:rsidP="007039CE">
      <w:pPr>
        <w:widowControl w:val="0"/>
        <w:spacing w:before="120" w:after="120"/>
        <w:ind w:firstLine="720"/>
        <w:jc w:val="both"/>
        <w:rPr>
          <w:b/>
          <w:sz w:val="28"/>
          <w:szCs w:val="28"/>
        </w:rPr>
      </w:pPr>
      <w:r w:rsidRPr="004C2F61">
        <w:rPr>
          <w:b/>
          <w:sz w:val="28"/>
          <w:szCs w:val="28"/>
        </w:rPr>
        <w:t>2. Kết quả đối chiếu với các nguyên tắc tại Điều 4 Nghị định số 373/2026/NĐ-CP</w:t>
      </w:r>
    </w:p>
    <w:p w14:paraId="768A5BFA" w14:textId="3BEB6A41" w:rsidR="004C2F61" w:rsidRPr="004C2F61" w:rsidRDefault="004C2F61" w:rsidP="00E264E1">
      <w:pPr>
        <w:spacing w:before="120" w:after="120"/>
        <w:ind w:firstLine="720"/>
        <w:jc w:val="both"/>
        <w:rPr>
          <w:sz w:val="28"/>
          <w:szCs w:val="28"/>
        </w:rPr>
      </w:pPr>
      <w:r>
        <w:rPr>
          <w:b/>
          <w:sz w:val="28"/>
          <w:szCs w:val="28"/>
        </w:rPr>
        <w:lastRenderedPageBreak/>
        <w:t>Nhà t</w:t>
      </w:r>
      <w:r w:rsidRPr="004C2F61">
        <w:rPr>
          <w:b/>
          <w:sz w:val="28"/>
          <w:szCs w:val="28"/>
        </w:rPr>
        <w:t>rường thuộc trường hợp không thực hiện chuyển đổi thành doanh nghiệp</w:t>
      </w:r>
      <w:r>
        <w:rPr>
          <w:b/>
          <w:sz w:val="28"/>
          <w:szCs w:val="28"/>
        </w:rPr>
        <w:t xml:space="preserve">, </w:t>
      </w:r>
      <w:del w:id="1018" w:author="Nội dung điều chỉnh (Claude)" w:date="2026-10-27T15:00:48Z">
        <w:r>
          <w:rPr>
            <w:b/>
            <w:sz w:val="28"/>
            <w:szCs w:val="28"/>
          </w:rPr>
          <w:delText xml:space="preserve">cụ thể:</w:delText>
        </w:r>
      </w:del>
      <w:del w:id="1019" w:author="Nội dung điều chỉnh (Claude)" w:date="2026-10-27T15:00:48Z">
        <w:r w:rsidR="007039CE">
          <w:rPr>
            <w:b/>
            <w:sz w:val="28"/>
            <w:szCs w:val="28"/>
          </w:rPr>
          <w:delText xml:space="preserve"> </w:delText>
        </w:r>
      </w:del>
      <w:del w:id="1020" w:author="Nội dung điều chỉnh (Claude)" w:date="2026-10-27T15:00:48Z">
        <w:r>
          <w:rPr>
            <w:sz w:val="28"/>
            <w:szCs w:val="28"/>
          </w:rPr>
          <w:delText xml:space="preserve">Tại </w:delText>
        </w:r>
      </w:del>
      <w:del w:id="1021" w:author="Nội dung điều chỉnh (Claude)" w:date="2026-10-27T15:00:48Z">
        <w:r w:rsidRPr="004C2F61">
          <w:rPr>
            <w:sz w:val="28"/>
            <w:szCs w:val="28"/>
          </w:rPr>
          <w:delText xml:space="preserve">Khoản 3 Điều 4</w:delText>
        </w:r>
      </w:del>
      <w:ins w:id="1022" w:author="Nội dung điều chỉnh (Claude)" w:date="2026-10-27T15:00:48Z">
        <w:r>
          <w:rPr>
            <w:b/>
            <w:sz w:val="28"/>
            <w:szCs w:val="28"/>
          </w:rPr>
          <w:t xml:space="preserve">cụ thể: Tại khoản 3 Điều 4</w:t>
        </w:r>
      </w:ins>
      <w:r w:rsidRPr="004C2F61">
        <w:rPr>
          <w:sz w:val="28"/>
          <w:szCs w:val="28"/>
        </w:rPr>
        <w:t xml:space="preserve"> Nghị định quy định không thực hiện chuyển đổi đơn vị sự nghiệp công lập thành doanh nghiệp đối với cơ sở giáo dục, đào tạo và cơ sở giáo dục khác theo quy định của Luật Giáo dục, Luật Giáo dục đại học, Luật Giáo dục nghề nghiệp. Trường Cao đẳng Kon Tum là cơ sở giáo dục nghề nghiệp công lập, hoạt động theo Luật Giáo dục nghề nghiệp nên thuộc trường hợp này. Đây là nguyên tắc chung, áp dụng đối với cả hai hình thức chuyển đổi (công ty cổ phần và công ty trách nhiệm hữu hạn một thành viên do Nhà nước nắm giữ 100% vốn điều lệ).</w:t>
      </w:r>
    </w:p>
    <w:p w14:paraId="17750E57" w14:textId="77777777" w:rsidR="00F91BDD" w:rsidRPr="00F91BDD" w:rsidRDefault="00F91BDD" w:rsidP="00E264E1">
      <w:pPr>
        <w:keepNext/>
        <w:spacing w:before="120" w:after="120"/>
        <w:ind w:firstLine="720"/>
        <w:jc w:val="both"/>
        <w:rPr>
          <w:b/>
          <w:sz w:val="28"/>
          <w:szCs w:val="28"/>
        </w:rPr>
      </w:pPr>
      <w:r w:rsidRPr="00F91BDD">
        <w:rPr>
          <w:b/>
          <w:sz w:val="28"/>
          <w:szCs w:val="28"/>
        </w:rPr>
        <w:t>3. Kết quả đối chiếu với các tiêu chí tại Điều 5 Nghị định số 373/2026/NĐ-CP</w:t>
      </w:r>
    </w:p>
    <w:p w14:paraId="00B3D4A9" w14:textId="1F4749E8" w:rsidR="00F91BDD" w:rsidRPr="00F91BDD" w:rsidRDefault="00F91BDD" w:rsidP="00E264E1">
      <w:pPr>
        <w:spacing w:before="120" w:after="120"/>
        <w:ind w:firstLine="720"/>
        <w:jc w:val="both"/>
        <w:rPr>
          <w:sz w:val="28"/>
          <w:szCs w:val="28"/>
        </w:rPr>
      </w:pPr>
      <w:r w:rsidRPr="00F91BDD">
        <w:rPr>
          <w:sz w:val="28"/>
          <w:szCs w:val="28"/>
        </w:rPr>
        <w:t xml:space="preserve">Đối với chuyển đổi thành công ty cổ phần </w:t>
      </w:r>
      <w:del w:id="1023" w:author="Nội dung điều chỉnh (Claude)" w:date="2026-10-27T15:00:48Z">
        <w:r w:rsidRPr="00F91BDD">
          <w:rPr>
            <w:sz w:val="28"/>
            <w:szCs w:val="28"/>
          </w:rPr>
          <w:delText xml:space="preserve">(khoản 1 Điều 5): ngoài việc</w:delText>
        </w:r>
      </w:del>
      <w:ins w:id="1024" w:author="Nội dung điều chỉnh (Claude)" w:date="2026-10-27T15:00:48Z">
        <w:r w:rsidRPr="00F91BDD">
          <w:rPr>
            <w:sz w:val="28"/>
            <w:szCs w:val="28"/>
          </w:rPr>
          <w:t xml:space="preserve">(khoản 1 Điều 5): Ngoài việc</w:t>
        </w:r>
      </w:ins>
      <w:r w:rsidRPr="00F91BDD">
        <w:rPr>
          <w:sz w:val="28"/>
          <w:szCs w:val="28"/>
        </w:rPr>
        <w:t xml:space="preserve"> phải đáp ứng các nguyên tắc tại Điều 4, đơn vị phải tự bảo đảm chi thường xuyên (</w:t>
      </w:r>
      <w:r w:rsidRPr="00F91BDD">
        <w:rPr>
          <w:i/>
          <w:iCs/>
          <w:sz w:val="28"/>
          <w:szCs w:val="28"/>
        </w:rPr>
        <w:t>hoặc tự bảo đảm chi thường xuyên và chi đầu tư</w:t>
      </w:r>
      <w:r w:rsidRPr="00F91BDD">
        <w:rPr>
          <w:sz w:val="28"/>
          <w:szCs w:val="28"/>
        </w:rPr>
        <w:t>) trong 02 năm gần nhất. Trường thực hiện cơ chế tự chủ một phần chi thường xuyên; theo Quyết định số 295/QĐ-UBND ngày 05</w:t>
      </w:r>
      <w:r w:rsidR="0073677D">
        <w:rPr>
          <w:sz w:val="28"/>
          <w:szCs w:val="28"/>
        </w:rPr>
        <w:t>/</w:t>
      </w:r>
      <w:r w:rsidRPr="00F91BDD">
        <w:rPr>
          <w:sz w:val="28"/>
          <w:szCs w:val="28"/>
        </w:rPr>
        <w:t>5</w:t>
      </w:r>
      <w:r w:rsidR="0073677D">
        <w:rPr>
          <w:sz w:val="28"/>
          <w:szCs w:val="28"/>
        </w:rPr>
        <w:t>/</w:t>
      </w:r>
      <w:r w:rsidRPr="00F91BDD">
        <w:rPr>
          <w:sz w:val="28"/>
          <w:szCs w:val="28"/>
        </w:rPr>
        <w:t>2026 của Ủy ban nhân dân tỉnh giao quyền tự chủ tài chính giai đoạn 2026–2030, mức tự bảo đảm chi thường xuyên năm 2026 của Trường là 23%, ngân sách nhà nước hỗ trợ chi thường xuyên năm 2026 là 40.085 triệu đồng. Dự toán năm 2027, nguồn thu học phí và dịch vụ cân đối được 15.661 triệu đồng trên tổng chi thường xuyên 62.334 triệu đồng (25,1%), ngân sách nhà nước cấp 46.673 triệu đồng; giai đoạn 2023–2025, ngân sách nhà nước cấp chi thường xuyên từ 25 đến 38 tỷ đồng/năm. Do đó, Trường chưa đáp ứng tiêu chí tự bảo đảm chi thường xuyên.</w:t>
      </w:r>
    </w:p>
    <w:p w14:paraId="0DF1FB97" w14:textId="0E11921F" w:rsidR="00F91BDD" w:rsidRPr="00F91BDD" w:rsidRDefault="00F91BDD" w:rsidP="00E264E1">
      <w:pPr>
        <w:spacing w:before="120" w:after="120"/>
        <w:ind w:firstLine="720"/>
        <w:jc w:val="both"/>
        <w:rPr>
          <w:sz w:val="28"/>
          <w:szCs w:val="28"/>
        </w:rPr>
      </w:pPr>
      <w:r w:rsidRPr="00F91BDD">
        <w:rPr>
          <w:sz w:val="28"/>
          <w:szCs w:val="28"/>
        </w:rPr>
        <w:t xml:space="preserve">Đối với chuyển đổi thành công ty trách nhiệm hữu hạn một thành viên do Nhà nước nắm giữ 100% vốn điều lệ (khoản 2 Điều 5): </w:t>
      </w:r>
      <w:r w:rsidR="0073677D">
        <w:rPr>
          <w:sz w:val="28"/>
          <w:szCs w:val="28"/>
        </w:rPr>
        <w:t>Đ</w:t>
      </w:r>
      <w:r w:rsidRPr="00F91BDD">
        <w:rPr>
          <w:sz w:val="28"/>
          <w:szCs w:val="28"/>
        </w:rPr>
        <w:t>ơn vị phải đồng thời hoạt động trong ngành, lĩnh vực mà pháp luật quy định Nhà nước nắm giữ 100% vốn điều lệ (</w:t>
      </w:r>
      <w:r w:rsidRPr="0073677D">
        <w:rPr>
          <w:i/>
          <w:iCs/>
          <w:sz w:val="28"/>
          <w:szCs w:val="28"/>
        </w:rPr>
        <w:t>hoặc lĩnh vực xuất bản, thông tin điện tử, thông tin cơ sở, thông tin đối ngoại, hoặc đang độc quyền cung ứng dịch vụ sự nghiệp công</w:t>
      </w:r>
      <w:r w:rsidRPr="00F91BDD">
        <w:rPr>
          <w:sz w:val="28"/>
          <w:szCs w:val="28"/>
        </w:rPr>
        <w:t>) và tự bảo đảm chi thường xuyên. Giáo dục nghề nghiệp không thuộc các lĩnh vực nêu trên; trên địa bàn tỉnh còn có các cơ sở giáo dục nghề nghiệp khác nên Trường không ở vị trí độc quyền cung ứng dịch vụ; đồng thời Trường chưa tự bảo đảm chi thường xuyên. Do đó, Trường không đáp ứng các tiêu chí này.</w:t>
      </w:r>
    </w:p>
    <w:p w14:paraId="174D7912" w14:textId="77777777" w:rsidR="00F91BDD" w:rsidRPr="00F91BDD" w:rsidRDefault="00F91BDD" w:rsidP="00E264E1">
      <w:pPr>
        <w:spacing w:before="120" w:after="120"/>
        <w:ind w:firstLine="720"/>
        <w:jc w:val="both"/>
        <w:rPr>
          <w:sz w:val="28"/>
          <w:szCs w:val="28"/>
        </w:rPr>
      </w:pPr>
      <w:r w:rsidRPr="001D410D">
        <w:rPr>
          <w:b/>
          <w:bCs/>
          <w:i/>
          <w:iCs/>
          <w:sz w:val="28"/>
          <w:szCs w:val="28"/>
        </w:rPr>
        <w:t>Kết quả đối chiếu chi tiết nêu tại Phụ lục kèm theo Công văn này</w:t>
      </w:r>
      <w:r w:rsidRPr="001D410D">
        <w:rPr>
          <w:sz w:val="28"/>
          <w:szCs w:val="28"/>
        </w:rPr>
        <w:t>.</w:t>
      </w:r>
    </w:p>
    <w:p w14:paraId="334716C8" w14:textId="77777777" w:rsidR="0073677D" w:rsidRPr="0073677D" w:rsidRDefault="0073677D" w:rsidP="00E264E1">
      <w:pPr>
        <w:keepNext/>
        <w:spacing w:before="120" w:after="120"/>
        <w:ind w:firstLine="720"/>
        <w:jc w:val="both"/>
        <w:rPr>
          <w:b/>
          <w:sz w:val="28"/>
          <w:szCs w:val="28"/>
        </w:rPr>
      </w:pPr>
      <w:r w:rsidRPr="0073677D">
        <w:rPr>
          <w:b/>
          <w:sz w:val="28"/>
          <w:szCs w:val="28"/>
        </w:rPr>
        <w:t>4. Khó khăn, vướng mắc nếu thực hiện chuyển đổi</w:t>
      </w:r>
    </w:p>
    <w:p w14:paraId="4941B9F1" w14:textId="77777777" w:rsidR="0073677D" w:rsidRPr="0073677D" w:rsidRDefault="0073677D" w:rsidP="00E264E1">
      <w:pPr>
        <w:spacing w:before="120" w:after="120"/>
        <w:ind w:firstLine="720"/>
        <w:jc w:val="both"/>
        <w:rPr>
          <w:sz w:val="28"/>
          <w:szCs w:val="28"/>
        </w:rPr>
      </w:pPr>
      <w:r w:rsidRPr="0073677D">
        <w:rPr>
          <w:sz w:val="28"/>
          <w:szCs w:val="28"/>
        </w:rPr>
        <w:t>Theo yêu cầu của Ủy ban nhân dân tỉnh về bảo đảm tính khả thi, Trường nhận thấy nếu thực hiện chuyển đổi sẽ phát sinh khó khăn, vướng mắc lớn, khó xử lý dứt điểm trong thời hạn yêu cầu, cụ thể:</w:t>
      </w:r>
    </w:p>
    <w:p w14:paraId="798730BC" w14:textId="77777777" w:rsidR="0073677D" w:rsidRPr="0073677D" w:rsidRDefault="0073677D" w:rsidP="00E264E1">
      <w:pPr>
        <w:spacing w:before="120" w:after="120"/>
        <w:ind w:firstLine="720"/>
        <w:jc w:val="both"/>
        <w:rPr>
          <w:sz w:val="28"/>
          <w:szCs w:val="28"/>
        </w:rPr>
      </w:pPr>
      <w:r w:rsidRPr="0073677D">
        <w:rPr>
          <w:sz w:val="28"/>
          <w:szCs w:val="28"/>
        </w:rPr>
        <w:t xml:space="preserve">- </w:t>
      </w:r>
      <w:r w:rsidRPr="0073677D">
        <w:rPr>
          <w:b/>
          <w:bCs/>
          <w:sz w:val="28"/>
          <w:szCs w:val="28"/>
        </w:rPr>
        <w:t>Về pháp lý</w:t>
      </w:r>
      <w:r w:rsidRPr="0073677D">
        <w:rPr>
          <w:sz w:val="28"/>
          <w:szCs w:val="28"/>
        </w:rPr>
        <w:t>: Luật Giáo dục nghề nghiệp quy định trường cao đẳng công lập hoạt động theo Điều lệ trường, Hiệu trưởng do cơ quan quản lý trực tiếp bổ nhiệm (Điều 12); nguồn tài chính gắn với ngân sách nhà nước, mức thu học phí không vượt trần do Chính phủ quy định (Điều 37, Điều 39). Các quy định này không tương thích với mô hình doanh nghiệp hoạt động theo Luật Doanh nghiệp.</w:t>
      </w:r>
    </w:p>
    <w:p w14:paraId="52658280" w14:textId="3CD272D8" w:rsidR="0073677D" w:rsidRPr="0073677D" w:rsidRDefault="0073677D" w:rsidP="00E264E1">
      <w:pPr>
        <w:spacing w:before="120" w:after="120"/>
        <w:ind w:firstLine="720"/>
        <w:jc w:val="both"/>
        <w:rPr>
          <w:sz w:val="28"/>
          <w:szCs w:val="28"/>
        </w:rPr>
      </w:pPr>
      <w:r w:rsidRPr="0073677D">
        <w:rPr>
          <w:sz w:val="28"/>
          <w:szCs w:val="28"/>
        </w:rPr>
        <w:t xml:space="preserve">- </w:t>
      </w:r>
      <w:r w:rsidRPr="0073677D">
        <w:rPr>
          <w:b/>
          <w:bCs/>
          <w:sz w:val="28"/>
          <w:szCs w:val="28"/>
        </w:rPr>
        <w:t>Về tài sản, nhân sự</w:t>
      </w:r>
      <w:r w:rsidRPr="0073677D">
        <w:rPr>
          <w:sz w:val="28"/>
          <w:szCs w:val="28"/>
        </w:rPr>
        <w:t>: Trường đang quản lý, sử dụng khoảng 31,351 ha đất tại 05 cơ sở đã được Ủy ban nhân dân tỉnh phê duyệt giữ lại tiếp tục sử dụng cho hoạt động đào tạo (Quyết định số 393/QĐ-UBND ngày 04</w:t>
      </w:r>
      <w:r>
        <w:rPr>
          <w:sz w:val="28"/>
          <w:szCs w:val="28"/>
        </w:rPr>
        <w:t>/</w:t>
      </w:r>
      <w:r w:rsidRPr="0073677D">
        <w:rPr>
          <w:sz w:val="28"/>
          <w:szCs w:val="28"/>
        </w:rPr>
        <w:t>02</w:t>
      </w:r>
      <w:r>
        <w:rPr>
          <w:sz w:val="28"/>
          <w:szCs w:val="28"/>
        </w:rPr>
        <w:t>/</w:t>
      </w:r>
      <w:r w:rsidRPr="0073677D">
        <w:rPr>
          <w:sz w:val="28"/>
          <w:szCs w:val="28"/>
        </w:rPr>
        <w:t>2026, Quyết định số 1510/QĐ-UBND ngày 02</w:t>
      </w:r>
      <w:r>
        <w:rPr>
          <w:sz w:val="28"/>
          <w:szCs w:val="28"/>
        </w:rPr>
        <w:t>/</w:t>
      </w:r>
      <w:r w:rsidRPr="0073677D">
        <w:rPr>
          <w:sz w:val="28"/>
          <w:szCs w:val="28"/>
        </w:rPr>
        <w:t>6</w:t>
      </w:r>
      <w:r>
        <w:rPr>
          <w:sz w:val="28"/>
          <w:szCs w:val="28"/>
        </w:rPr>
        <w:t>/</w:t>
      </w:r>
      <w:r w:rsidRPr="0073677D">
        <w:rPr>
          <w:sz w:val="28"/>
          <w:szCs w:val="28"/>
        </w:rPr>
        <w:t xml:space="preserve">2026); việc xác định giá trị đơn vị, xử lý tài sản công, đất đai, vốn nhà </w:t>
      </w:r>
      <w:r w:rsidRPr="00C91CB9">
        <w:rPr>
          <w:sz w:val="28"/>
          <w:szCs w:val="28"/>
        </w:rPr>
        <w:t xml:space="preserve">nước và bố trí </w:t>
      </w:r>
      <w:r w:rsidR="00C91CB9" w:rsidRPr="00C91CB9">
        <w:rPr>
          <w:sz w:val="28"/>
          <w:szCs w:val="28"/>
        </w:rPr>
        <w:t xml:space="preserve">241 </w:t>
      </w:r>
      <w:r w:rsidRPr="00C91CB9">
        <w:rPr>
          <w:sz w:val="28"/>
          <w:szCs w:val="28"/>
        </w:rPr>
        <w:t>viên chức</w:t>
      </w:r>
      <w:r w:rsidR="00C91CB9" w:rsidRPr="00C91CB9">
        <w:rPr>
          <w:sz w:val="28"/>
          <w:szCs w:val="28"/>
        </w:rPr>
        <w:t>, người lao động</w:t>
      </w:r>
      <w:r w:rsidRPr="00C91CB9">
        <w:rPr>
          <w:sz w:val="28"/>
          <w:szCs w:val="28"/>
        </w:rPr>
        <w:t xml:space="preserve"> trong biên chế sẽ rất phức tạp, tiềm ẩn nguy cơ khiếu kiện, thất thoát vốn, tài sản</w:t>
      </w:r>
      <w:r w:rsidRPr="0073677D">
        <w:rPr>
          <w:sz w:val="28"/>
          <w:szCs w:val="28"/>
        </w:rPr>
        <w:t xml:space="preserve"> nhà nước.</w:t>
      </w:r>
    </w:p>
    <w:p w14:paraId="1B4C390D" w14:textId="77777777" w:rsidR="0073677D" w:rsidRPr="0073677D" w:rsidRDefault="0073677D" w:rsidP="00E264E1">
      <w:pPr>
        <w:spacing w:before="120" w:after="120"/>
        <w:ind w:firstLine="720"/>
        <w:jc w:val="both"/>
        <w:rPr>
          <w:sz w:val="28"/>
          <w:szCs w:val="28"/>
        </w:rPr>
      </w:pPr>
      <w:r w:rsidRPr="0073677D">
        <w:rPr>
          <w:sz w:val="28"/>
          <w:szCs w:val="28"/>
        </w:rPr>
        <w:t xml:space="preserve">- </w:t>
      </w:r>
      <w:r w:rsidRPr="0073677D">
        <w:rPr>
          <w:b/>
          <w:bCs/>
          <w:sz w:val="28"/>
          <w:szCs w:val="28"/>
        </w:rPr>
        <w:t>Về nhiệm vụ đang triển khai</w:t>
      </w:r>
      <w:r w:rsidRPr="0073677D">
        <w:rPr>
          <w:sz w:val="28"/>
          <w:szCs w:val="28"/>
        </w:rPr>
        <w:t>: Trường đang chuẩn bị triển khai Đề án xây dựng trường cao đẳng chất lượng cao giai đoạn 2026–2030 và chuẩn bị tham gia Chương trình mục tiêu quốc gia hiện đại hóa giáo dục và đào tạo (quy mô tối thiểu 2.000 học sinh, sinh viên quy đổi, trong đó tối thiểu 1.000 sinh viên cao đẳng; đầu tư trang thiết bị, chuẩn hóa đội ngũ nhà giáo); việc chuyển đổi sẽ làm gián đoạn mục tiêu, lộ trình của Đề án.</w:t>
      </w:r>
    </w:p>
    <w:p w14:paraId="1B4C390D" w14:textId="77777777" w:rsidR="0073677D" w:rsidRPr="0073677D" w:rsidRDefault="0073677D" w:rsidP="00E264E1">
      <w:pPr>
        <w:keepNext/>
        <w:spacing w:before="120" w:after="120"/>
        <w:ind w:firstLine="720"/>
        <w:jc w:val="both"/>
        <w:rPr>
          <w:b/>
          <w:sz w:val="28"/>
          <w:szCs w:val="28"/>
        </w:rPr>
      </w:pPr>
      <w:ins w:id="1028" w:author="Nội dung bổ sung (Claude)" w:date="2026-10-27T15:00:48Z">
        <w:r w:rsidRPr="0073677D">
          <w:rPr>
            <w:sz w:val="28"/>
            <w:szCs w:val="28"/>
            <w:b/>
          </w:rPr>
          <w:t xml:space="preserve">5. Về Đề án thành lập Trung tâm Đăng kiểm xe cơ giới trực thuộc Trường</w:t>
        </w:r>
      </w:ins>
    </w:p>
    <w:p w14:paraId="1B4C390D" w14:textId="77777777" w:rsidR="0073677D" w:rsidRPr="0073677D" w:rsidRDefault="0073677D" w:rsidP="00E264E1">
      <w:pPr>
        <w:spacing w:before="120" w:after="120"/>
        <w:ind w:firstLine="720"/>
        <w:jc w:val="both"/>
        <w:rPr>
          <w:sz w:val="28"/>
          <w:szCs w:val="28"/>
        </w:rPr>
      </w:pPr>
      <w:ins w:id="1027" w:author="Nội dung bổ sung (Claude)" w:date="2026-10-27T15:00:48Z">
        <w:r w:rsidRPr="0073677D">
          <w:rPr>
            <w:sz w:val="28"/>
            <w:szCs w:val="28"/>
          </w:rPr>
          <w:t xml:space="preserve">Đề án thành lập Trung tâm Đăng kiểm xe cơ giới trực thuộc Trường không phải là việc chuyển đổi đơn vị sự nghiệp công lập thành doanh nghiệp theo Nghị định số 373/2026/NĐ-CP. Theo Đề án, Trường góp vốn bằng tiền cùng nhà đầu tư thành lập công ty trách nhiệm hữu hạn hai thành viên trở lên để đầu tư, vận hành Trung tâm; Trường vẫn giữ nguyên mô hình đơn vị sự nghiệp công lập. Ngày 27/10/2026, Trường đã có Báo cáo số 498/BC-CĐKT và Công văn số 775/CĐKT-THHCQT đề nghị Ủy ban nhân dân tỉnh xin ý kiến hướng dẫn của Bộ Tài chính, Bộ Nội vụ về cơ chế đơn vị sự nghiệp công lập góp vốn thành lập doanh nghiệp; nhà trường sẽ triển khai theo hướng dẫn của các Bộ và chỉ đạo của Ủy ban nhân dân tỉnh.</w:t>
        </w:r>
      </w:ins>
    </w:p>
    <w:p w14:paraId="1B3CA629" w14:textId="1BB30507" w:rsidR="0073677D" w:rsidRPr="0073677D" w:rsidRDefault="000A1E8C" w:rsidP="00E264E1">
      <w:pPr>
        <w:keepNext/>
        <w:spacing w:before="120" w:after="120"/>
        <w:ind w:firstLine="720"/>
        <w:jc w:val="both"/>
        <w:rPr>
          <w:b/>
          <w:sz w:val="28"/>
          <w:szCs w:val="28"/>
        </w:rPr>
      </w:pPr>
      <w:del w:id="1029" w:author="Nội dung điều chỉnh (Claude)" w:date="2026-10-27T15:00:48Z">
        <w:r>
          <w:rPr>
            <w:b/>
            <w:sz w:val="28"/>
            <w:szCs w:val="28"/>
          </w:rPr>
          <w:delText>5</w:delText>
        </w:r>
      </w:del>
      <w:del w:id="1030" w:author="Nội dung điều chỉnh (Claude)" w:date="2026-10-27T15:00:48Z">
        <w:r w:rsidR="0073677D" w:rsidRPr="0073677D">
          <w:rPr>
            <w:b/>
            <w:sz w:val="28"/>
            <w:szCs w:val="28"/>
          </w:rPr>
          <w:delText>. Đề xuất, kiến nghị</w:delText>
        </w:r>
      </w:del>
      <w:ins w:id="1031" w:author="Nội dung điều chỉnh (Claude)" w:date="2026-10-27T15:00:48Z">
        <w:r>
          <w:rPr>
            <w:b/>
            <w:sz w:val="28"/>
            <w:szCs w:val="28"/>
          </w:rPr>
          <w:t xml:space="preserve">6. Đề xuất, kiến nghị</w:t>
        </w:r>
      </w:ins>
    </w:p>
    <w:p w14:paraId="00BF26F9" w14:textId="0EF780C0" w:rsidR="0073677D" w:rsidRPr="0073677D" w:rsidRDefault="0073677D" w:rsidP="00E264E1">
      <w:pPr>
        <w:spacing w:before="120" w:after="120"/>
        <w:ind w:firstLine="720"/>
        <w:jc w:val="both"/>
        <w:rPr>
          <w:sz w:val="28"/>
          <w:szCs w:val="28"/>
        </w:rPr>
      </w:pPr>
      <w:r w:rsidRPr="0073677D">
        <w:rPr>
          <w:sz w:val="28"/>
          <w:szCs w:val="28"/>
        </w:rPr>
        <w:t xml:space="preserve">Từ những căn cứ trên, Trường Cao đẳng Kon Tum </w:t>
      </w:r>
      <w:del w:id="1032" w:author="Nội dung điều chỉnh (Claude)" w:date="2026-10-27T15:00:49Z">
        <w:r w:rsidRPr="0073677D">
          <w:rPr>
            <w:sz w:val="28"/>
            <w:szCs w:val="28"/>
          </w:rPr>
          <w:delText xml:space="preserve">kính đề nghị Ủy ban nhân dân tỉnh</w:delText>
        </w:r>
      </w:del>
      <w:ins w:id="1033" w:author="Nội dung điều chỉnh (Claude)" w:date="2026-10-27T15:00:49Z">
        <w:r w:rsidRPr="0073677D">
          <w:rPr>
            <w:sz w:val="28"/>
            <w:szCs w:val="28"/>
          </w:rPr>
          <w:t xml:space="preserve">kính đề nghị Ủy ban nhân dân tỉnh:</w:t>
        </w:r>
      </w:ins>
    </w:p>
    <w:p w14:paraId="4046DB26" w14:textId="77777777" w:rsidR="0073677D" w:rsidRPr="0073677D" w:rsidRDefault="0073677D" w:rsidP="00E264E1">
      <w:pPr>
        <w:spacing w:before="120" w:after="120"/>
        <w:ind w:firstLine="720"/>
        <w:jc w:val="both"/>
        <w:rPr>
          <w:sz w:val="28"/>
          <w:szCs w:val="28"/>
        </w:rPr>
      </w:pPr>
      <w:del w:id="1034" w:author="Nội dung điều chỉnh (Claude)" w:date="2026-10-27T15:00:49Z">
        <w:r w:rsidRPr="0073677D">
          <w:rPr>
            <w:sz w:val="28"/>
            <w:szCs w:val="28"/>
          </w:rPr>
          <w:delText xml:space="preserve">1. Xem xét, quyết định không chuyển đổi</w:delText>
        </w:r>
      </w:del>
      <w:ins w:id="1035" w:author="Nội dung điều chỉnh (Claude)" w:date="2026-10-27T15:00:49Z">
        <w:r w:rsidRPr="0073677D">
          <w:rPr>
            <w:sz w:val="28"/>
            <w:szCs w:val="28"/>
          </w:rPr>
          <w:t xml:space="preserve">a) Xem xét, quyết định không chuyển đổi</w:t>
        </w:r>
      </w:ins>
      <w:r w:rsidRPr="0073677D">
        <w:rPr>
          <w:sz w:val="28"/>
          <w:szCs w:val="28"/>
        </w:rPr>
        <w:t xml:space="preserve"> Trường Cao đẳng Kon Tum trực thuộc Ủy ban nhân dân tỉnh thành doanh nghiệp (</w:t>
      </w:r>
      <w:r w:rsidRPr="000A1E8C">
        <w:rPr>
          <w:i/>
          <w:iCs/>
          <w:sz w:val="28"/>
          <w:szCs w:val="28"/>
        </w:rPr>
        <w:t>công ty cổ phần hoặc công ty trách nhiệm hữu hạn một thành viên do Nhà nước nắm giữ 100% vốn điều lệ</w:t>
      </w:r>
      <w:r w:rsidRPr="0073677D">
        <w:rPr>
          <w:sz w:val="28"/>
          <w:szCs w:val="28"/>
        </w:rPr>
        <w:t>); tiếp tục duy trì mô hình đơn vị sự nghiệp công lập, thực hiện cơ chế tự chủ theo quy định để bảo đảm thực hiện nhiệm vụ giáo dục nghề nghiệp của tỉnh.</w:t>
      </w:r>
    </w:p>
    <w:p w14:paraId="79521F96" w14:textId="3DD48C4C" w:rsidR="0073677D" w:rsidRPr="0073677D" w:rsidRDefault="0073677D" w:rsidP="00E264E1">
      <w:pPr>
        <w:spacing w:before="120" w:after="120"/>
        <w:ind w:firstLine="720"/>
        <w:jc w:val="both"/>
        <w:rPr>
          <w:sz w:val="28"/>
          <w:szCs w:val="28"/>
        </w:rPr>
      </w:pPr>
      <w:del w:id="1036" w:author="Nội dung điều chỉnh (Claude)" w:date="2026-10-27T15:00:49Z">
        <w:r w:rsidRPr="0073677D">
          <w:rPr>
            <w:sz w:val="28"/>
            <w:szCs w:val="28"/>
          </w:rPr>
          <w:delText xml:space="preserve">2. Tổng hợp, báo cáo kết quả rà soát của Trường theo quy định; tiếp tục quan tâm chỉ đạo</w:delText>
        </w:r>
      </w:del>
      <w:ins w:id="1037" w:author="Nội dung điều chỉnh (Claude)" w:date="2026-10-27T15:00:49Z">
        <w:r w:rsidRPr="0073677D">
          <w:rPr>
            <w:sz w:val="28"/>
            <w:szCs w:val="28"/>
          </w:rPr>
          <w:t xml:space="preserve">b) Tiếp tục quan tâm chỉ đạo</w:t>
        </w:r>
      </w:ins>
      <w:r w:rsidRPr="0073677D">
        <w:rPr>
          <w:sz w:val="28"/>
          <w:szCs w:val="28"/>
        </w:rPr>
        <w:t xml:space="preserve">, xem xét phê duyệt để Trường triển khai Đề án xây dựng trường cao đẳng chất lượng cao giai đoạn 2026–2030.</w:t>
      </w:r>
    </w:p>
    <w:p w14:paraId="1AE905BB" w14:textId="77777777" w:rsidR="00C3669C" w:rsidRDefault="003C53DC" w:rsidP="00E264E1">
      <w:pPr>
        <w:widowControl w:val="0"/>
        <w:spacing w:before="120" w:after="120"/>
        <w:ind w:firstLine="720"/>
        <w:jc w:val="both"/>
        <w:rPr>
          <w:rFonts w:eastAsia="MS Mincho"/>
          <w:sz w:val="28"/>
          <w:szCs w:val="28"/>
          <w:lang w:eastAsia="ja-JP"/>
        </w:rPr>
      </w:pPr>
      <w:del w:id="1038" w:author="Nội dung điều chỉnh (Claude)" w:date="2026-10-27T15:00:49Z">
        <w:r>
          <w:rPr>
            <w:rFonts w:eastAsia="MS Mincho"/>
            <w:sz w:val="28"/>
            <w:szCs w:val="28"/>
            <w:lang w:eastAsia="ja-JP"/>
          </w:rPr>
          <w:delText>Trường Cao đẳng Kon Tum kính đề nghị Quý Sở xem xét, tổng hợp./.</w:delText>
        </w:r>
      </w:del>
      <w:ins w:id="1039" w:author="Nội dung điều chỉnh (Claude)" w:date="2026-10-27T15:00:49Z">
        <w:r>
          <w:rPr>
            <w:rFonts w:eastAsia="MS Mincho"/>
            <w:sz w:val="28"/>
            <w:szCs w:val="28"/>
            <w:lang w:eastAsia="ja-JP"/>
          </w:rPr>
          <w:t xml:space="preserve">Trường Cao đẳng Kon Tum kính báo cáo, đề nghị Ủy ban nhân dân tỉnh xem xét, quyết định./.</w:t>
        </w:r>
      </w:ins>
    </w:p>
    <w:tbl>
      <w:tblPr>
        <w:tblW w:w="9295" w:type="dxa"/>
        <w:jc w:val="center"/>
        <w:tblLook w:val="01E0" w:firstRow="1" w:lastRow="1" w:firstColumn="1" w:lastColumn="1" w:noHBand="0" w:noVBand="0"/>
      </w:tblPr>
      <w:tblGrid>
        <w:gridCol w:w="4820"/>
        <w:gridCol w:w="4475"/>
      </w:tblGrid>
      <w:tr w:rsidR="00C3669C" w:rsidRPr="00C008A4" w14:paraId="347A950F" w14:textId="77777777" w:rsidTr="00673B83">
        <w:trPr>
          <w:cantSplit/>
          <w:trHeight w:val="426"/>
          <w:jc w:val="center"/>
        </w:trPr>
        <w:tc>
          <w:tcPr>
            <w:tcW w:w="4820" w:type="dxa"/>
          </w:tcPr>
          <w:p w14:paraId="788DA4EE" w14:textId="77777777" w:rsidR="00C3669C" w:rsidRPr="00C008A4" w:rsidRDefault="00C3669C" w:rsidP="00673B83">
            <w:pPr>
              <w:rPr>
                <w:b/>
                <w:i/>
                <w:lang w:val="de-DE"/>
              </w:rPr>
            </w:pPr>
            <w:r w:rsidRPr="00C008A4">
              <w:rPr>
                <w:b/>
                <w:i/>
                <w:lang w:val="de-DE"/>
              </w:rPr>
              <w:t>Nơi nhận:</w:t>
            </w:r>
          </w:p>
          <w:p w14:paraId="6CFD4208" w14:textId="77777777" w:rsidR="00C3669C" w:rsidRDefault="00C3669C" w:rsidP="00673B83">
            <w:pPr>
              <w:rPr>
                <w:sz w:val="22"/>
                <w:szCs w:val="22"/>
                <w:lang w:val="de-DE"/>
              </w:rPr>
            </w:pPr>
            <w:r w:rsidRPr="00C008A4">
              <w:rPr>
                <w:sz w:val="22"/>
                <w:szCs w:val="22"/>
                <w:lang w:val="de-DE"/>
              </w:rPr>
              <w:t>- Như trên;</w:t>
            </w:r>
          </w:p>
          <w:p w14:paraId="4ADB2B9C" w14:textId="77777777" w:rsidR="00C3669C" w:rsidRPr="00C008A4" w:rsidRDefault="00C3669C" w:rsidP="00673B83">
            <w:pPr>
              <w:rPr>
                <w:sz w:val="22"/>
                <w:szCs w:val="22"/>
                <w:lang w:val="de-DE"/>
              </w:rPr>
            </w:pPr>
            <w:r w:rsidRPr="00C008A4">
              <w:rPr>
                <w:sz w:val="22"/>
                <w:szCs w:val="22"/>
                <w:lang w:val="de-DE"/>
              </w:rPr>
              <w:t>- Đảng ủy Trường;</w:t>
            </w:r>
          </w:p>
          <w:p w14:paraId="5524DF81" w14:textId="77777777" w:rsidR="00C3669C" w:rsidRPr="00C008A4" w:rsidRDefault="00C3669C" w:rsidP="00673B83">
            <w:pPr>
              <w:rPr>
                <w:sz w:val="22"/>
                <w:szCs w:val="22"/>
                <w:lang w:val="de-DE"/>
              </w:rPr>
            </w:pPr>
            <w:r w:rsidRPr="00C008A4">
              <w:rPr>
                <w:sz w:val="22"/>
                <w:szCs w:val="22"/>
                <w:lang w:val="de-DE"/>
              </w:rPr>
              <w:t>- Lãnh đạo Trường;</w:t>
            </w:r>
          </w:p>
          <w:p w14:paraId="029F3DEB" w14:textId="77777777" w:rsidR="00C3669C" w:rsidRPr="00C008A4" w:rsidRDefault="00C3669C" w:rsidP="00673B83">
            <w:pPr>
              <w:rPr>
                <w:sz w:val="28"/>
                <w:szCs w:val="28"/>
              </w:rPr>
            </w:pPr>
            <w:r w:rsidRPr="00C008A4">
              <w:rPr>
                <w:sz w:val="22"/>
                <w:szCs w:val="22"/>
              </w:rPr>
              <w:t xml:space="preserve">- </w:t>
            </w:r>
            <w:r w:rsidR="00812F97">
              <w:rPr>
                <w:sz w:val="22"/>
                <w:szCs w:val="22"/>
              </w:rPr>
              <w:t>Các đơn vị thuộc Trường</w:t>
            </w:r>
            <w:r w:rsidRPr="00C008A4">
              <w:rPr>
                <w:sz w:val="22"/>
                <w:szCs w:val="22"/>
              </w:rPr>
              <w:t>;</w:t>
            </w:r>
          </w:p>
          <w:p w14:paraId="321722FC" w14:textId="77777777" w:rsidR="00C3669C" w:rsidRPr="00C008A4" w:rsidRDefault="00C3669C" w:rsidP="00673B83">
            <w:pPr>
              <w:rPr>
                <w:sz w:val="28"/>
                <w:szCs w:val="28"/>
              </w:rPr>
            </w:pPr>
            <w:r w:rsidRPr="00C008A4">
              <w:rPr>
                <w:sz w:val="22"/>
                <w:szCs w:val="22"/>
              </w:rPr>
              <w:t>- Lưu: VT, THHCQT.</w:t>
            </w:r>
          </w:p>
        </w:tc>
        <w:tc>
          <w:tcPr>
            <w:tcW w:w="4475" w:type="dxa"/>
          </w:tcPr>
          <w:p w14:paraId="3CA5E362" w14:textId="77777777" w:rsidR="00C3669C" w:rsidRPr="00C008A4" w:rsidRDefault="00C3669C" w:rsidP="00673B83">
            <w:pPr>
              <w:jc w:val="center"/>
              <w:rPr>
                <w:b/>
                <w:sz w:val="28"/>
                <w:szCs w:val="28"/>
              </w:rPr>
            </w:pPr>
            <w:r w:rsidRPr="00C008A4">
              <w:rPr>
                <w:b/>
                <w:sz w:val="28"/>
                <w:szCs w:val="28"/>
              </w:rPr>
              <w:t>HIỆU TRƯỞNG</w:t>
            </w:r>
          </w:p>
          <w:p w14:paraId="4310FC2B" w14:textId="77777777" w:rsidR="00C3669C" w:rsidRPr="00C008A4" w:rsidRDefault="00C3669C" w:rsidP="00673B83">
            <w:pPr>
              <w:jc w:val="center"/>
              <w:rPr>
                <w:b/>
                <w:sz w:val="28"/>
                <w:szCs w:val="28"/>
              </w:rPr>
            </w:pPr>
          </w:p>
          <w:p w14:paraId="7DA6E817" w14:textId="77777777" w:rsidR="00C3669C" w:rsidRPr="00C008A4" w:rsidRDefault="00C3669C" w:rsidP="00673B83">
            <w:pPr>
              <w:jc w:val="center"/>
              <w:rPr>
                <w:b/>
                <w:sz w:val="28"/>
                <w:szCs w:val="28"/>
              </w:rPr>
            </w:pPr>
          </w:p>
          <w:p w14:paraId="0722BED5" w14:textId="77777777" w:rsidR="00C3669C" w:rsidRPr="00C008A4" w:rsidRDefault="00C3669C" w:rsidP="00673B83">
            <w:pPr>
              <w:jc w:val="center"/>
              <w:rPr>
                <w:b/>
                <w:sz w:val="28"/>
                <w:szCs w:val="28"/>
              </w:rPr>
            </w:pPr>
          </w:p>
          <w:p w14:paraId="5AFFAA40" w14:textId="77777777" w:rsidR="00C3669C" w:rsidRPr="00C008A4" w:rsidRDefault="00C3669C" w:rsidP="00673B83">
            <w:pPr>
              <w:jc w:val="center"/>
              <w:rPr>
                <w:b/>
                <w:sz w:val="28"/>
                <w:szCs w:val="28"/>
              </w:rPr>
            </w:pPr>
          </w:p>
          <w:p w14:paraId="1D332DEC" w14:textId="77777777" w:rsidR="00C3669C" w:rsidRDefault="00C3669C" w:rsidP="00673B83">
            <w:pPr>
              <w:jc w:val="center"/>
              <w:rPr>
                <w:b/>
                <w:sz w:val="28"/>
                <w:szCs w:val="28"/>
              </w:rPr>
            </w:pPr>
          </w:p>
          <w:p w14:paraId="4F7573F3" w14:textId="77777777" w:rsidR="00B40B46" w:rsidRPr="00C008A4" w:rsidRDefault="00B40B46" w:rsidP="00673B83">
            <w:pPr>
              <w:jc w:val="center"/>
              <w:rPr>
                <w:b/>
                <w:sz w:val="28"/>
                <w:szCs w:val="28"/>
              </w:rPr>
            </w:pPr>
          </w:p>
          <w:p w14:paraId="67EE1A79" w14:textId="77777777" w:rsidR="00C3669C" w:rsidRPr="00C008A4" w:rsidRDefault="00C3669C" w:rsidP="00673B83">
            <w:pPr>
              <w:jc w:val="center"/>
              <w:rPr>
                <w:b/>
                <w:sz w:val="28"/>
                <w:szCs w:val="28"/>
              </w:rPr>
            </w:pPr>
            <w:r w:rsidRPr="00C008A4">
              <w:rPr>
                <w:b/>
                <w:sz w:val="28"/>
                <w:szCs w:val="28"/>
              </w:rPr>
              <w:t>Lê Trí Khải</w:t>
            </w:r>
          </w:p>
        </w:tc>
      </w:tr>
    </w:tbl>
    <w:p w14:paraId="5DB53903" w14:textId="77777777" w:rsidR="00C3669C" w:rsidRPr="00C008A4" w:rsidRDefault="00C3669C" w:rsidP="00C3669C">
      <w:pPr>
        <w:rPr>
          <w:sz w:val="4"/>
        </w:rPr>
      </w:pPr>
    </w:p>
    <w:p w14:paraId="4BD855D5" w14:textId="4912C00F" w:rsidR="00F1236C" w:rsidRDefault="00F1236C">
      <w:r>
        <w:br/>
      </w:r>
      <w:r>
        <w:br w:type="page"/>
      </w:r>
    </w:p>
    <w:p w14:paraId="70542F1E" w14:textId="77777777" w:rsidR="00F1236C" w:rsidRDefault="00F1236C" w:rsidP="00F1236C">
      <w:pPr>
        <w:pageBreakBefore/>
        <w:spacing w:line="280" w:lineRule="auto"/>
        <w:jc w:val="center"/>
        <w:rPr>
          <w:b/>
          <w:sz w:val="28"/>
          <w:szCs w:val="28"/>
        </w:rPr>
        <w:sectPr w:rsidR="00F1236C" w:rsidSect="00F1236C">
          <w:headerReference w:type="default" r:id="rId8"/>
          <w:pgSz w:w="11907" w:h="16840" w:code="9"/>
          <w:pgMar w:top="1134" w:right="1134" w:bottom="1134" w:left="1701" w:header="720" w:footer="720" w:gutter="0"/>
          <w:cols w:space="708"/>
          <w:titlePg/>
          <w:docGrid w:linePitch="360"/>
        </w:sectPr>
      </w:pPr>
    </w:p>
    <w:p w14:paraId="48A565A0" w14:textId="335CB0BD" w:rsidR="00F1236C" w:rsidRPr="00F1236C" w:rsidRDefault="00EC3026" w:rsidP="00F1236C">
      <w:pPr>
        <w:pageBreakBefore/>
        <w:spacing w:line="280" w:lineRule="auto"/>
        <w:jc w:val="center"/>
        <w:rPr>
          <w:b/>
          <w:sz w:val="28"/>
          <w:szCs w:val="28"/>
        </w:rPr>
      </w:pPr>
      <w:r>
        <w:rPr>
          <w:b/>
          <w:sz w:val="28"/>
          <w:szCs w:val="28"/>
        </w:rPr>
        <w:t>Phụ lục</w:t>
      </w:r>
    </w:p>
    <w:p w14:paraId="0C388232" w14:textId="77777777" w:rsidR="00F1236C" w:rsidRPr="00F1236C" w:rsidRDefault="00F1236C" w:rsidP="00F1236C">
      <w:pPr>
        <w:spacing w:line="280" w:lineRule="auto"/>
        <w:jc w:val="center"/>
        <w:rPr>
          <w:b/>
          <w:sz w:val="28"/>
          <w:szCs w:val="28"/>
        </w:rPr>
      </w:pPr>
      <w:r w:rsidRPr="00F1236C">
        <w:rPr>
          <w:b/>
          <w:sz w:val="28"/>
          <w:szCs w:val="28"/>
        </w:rPr>
        <w:t>KẾT QUẢ ĐỐI CHIẾU VỚI CÁC NGUYÊN TẮC, TIÊU CHÍ TẠI ĐIỀU 4, ĐIỀU 5 NGHỊ ĐỊNH SỐ 373/2026/NĐ-CP</w:t>
      </w:r>
    </w:p>
    <w:p w14:paraId="6EE76E2F" w14:textId="1C3ED2D2" w:rsidR="00F1236C" w:rsidRDefault="00F1236C" w:rsidP="00F1236C">
      <w:pPr>
        <w:spacing w:line="280" w:lineRule="auto"/>
        <w:jc w:val="center"/>
        <w:rPr>
          <w:i/>
          <w:sz w:val="28"/>
          <w:szCs w:val="28"/>
        </w:rPr>
      </w:pPr>
      <w:del w:id="1001" w:author="Nội dung điều chỉnh (Claude)" w:date="2026-10-27T15:00:48Z">
        <w:r w:rsidRPr="00F1236C">
          <w:rPr>
            <w:i/>
            <w:sz w:val="28"/>
            <w:szCs w:val="28"/>
          </w:rPr>
          <w:delText>(Kèm theo Công văn số       /</w:delText>
        </w:r>
      </w:del>
      <w:del w:id="1002" w:author="Nội dung điều chỉnh (Claude)" w:date="2026-10-27T15:00:48Z">
        <w:r w:rsidR="00F245C6">
          <w:rPr>
            <w:i/>
            <w:sz w:val="28"/>
            <w:szCs w:val="28"/>
          </w:rPr>
          <w:delText>BC-</w:delText>
        </w:r>
      </w:del>
      <w:del w:id="1003" w:author="Nội dung điều chỉnh (Claude)" w:date="2026-10-27T15:00:48Z">
        <w:r w:rsidRPr="00F1236C">
          <w:rPr>
            <w:i/>
            <w:sz w:val="28"/>
            <w:szCs w:val="28"/>
          </w:rPr>
          <w:delText>CĐKT ngày</w:delText>
        </w:r>
      </w:del>
      <w:del w:id="1004" w:author="Nội dung điều chỉnh (Claude)" w:date="2026-10-27T15:00:48Z">
        <w:r w:rsidR="00B706C1">
          <w:rPr>
            <w:i/>
            <w:sz w:val="28"/>
            <w:szCs w:val="28"/>
          </w:rPr>
          <w:delText xml:space="preserve"> 27 </w:delText>
        </w:r>
      </w:del>
      <w:del w:id="1005" w:author="Nội dung điều chỉnh (Claude)" w:date="2026-10-27T15:00:48Z">
        <w:r w:rsidRPr="00F1236C">
          <w:rPr>
            <w:i/>
            <w:sz w:val="28"/>
            <w:szCs w:val="28"/>
          </w:rPr>
          <w:delText>tháng 10 năm 2026 của Trường Cao đẳng Kon Tum)</w:delText>
        </w:r>
      </w:del>
    </w:p>
    <w:p w14:paraId="3718A8CA" w14:textId="77777777" w:rsidR="00F1236C" w:rsidRPr="00F1236C" w:rsidRDefault="00F1236C" w:rsidP="00F1236C">
      <w:pPr>
        <w:spacing w:line="280" w:lineRule="auto"/>
        <w:jc w:val="center"/>
        <w:rPr>
          <w:i/>
          <w:sz w:val="28"/>
          <w:szCs w:val="28"/>
        </w:rPr>
      </w:pPr>
    </w:p>
    <w:tbl>
      <w:tblPr>
        <w:tblW w:w="149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65"/>
        <w:gridCol w:w="4140"/>
        <w:gridCol w:w="5339"/>
        <w:gridCol w:w="2520"/>
      </w:tblGrid>
      <w:tr w:rsidR="00F1236C" w:rsidRPr="00F1236C" w14:paraId="54D93CDF" w14:textId="77777777" w:rsidTr="00DF608A">
        <w:trPr>
          <w:cantSplit/>
          <w:tblHeader/>
          <w:jc w:val="center"/>
        </w:trPr>
        <w:tc>
          <w:tcPr>
            <w:tcW w:w="2965" w:type="dxa"/>
            <w:vAlign w:val="center"/>
          </w:tcPr>
          <w:p w14:paraId="33F2DBFB" w14:textId="77777777" w:rsidR="00F1236C" w:rsidRPr="00F1236C" w:rsidRDefault="00F1236C" w:rsidP="00F1236C">
            <w:pPr>
              <w:spacing w:before="40" w:after="40" w:line="280" w:lineRule="auto"/>
              <w:jc w:val="center"/>
              <w:rPr>
                <w:b/>
                <w:sz w:val="28"/>
                <w:szCs w:val="28"/>
              </w:rPr>
            </w:pPr>
            <w:r w:rsidRPr="00F1236C">
              <w:rPr>
                <w:b/>
                <w:sz w:val="28"/>
                <w:szCs w:val="28"/>
              </w:rPr>
              <w:t>Nội dung đối chiếu</w:t>
            </w:r>
          </w:p>
        </w:tc>
        <w:tc>
          <w:tcPr>
            <w:tcW w:w="4140" w:type="dxa"/>
            <w:vAlign w:val="center"/>
          </w:tcPr>
          <w:p w14:paraId="06EDFB50" w14:textId="77777777" w:rsidR="00F1236C" w:rsidRPr="00F1236C" w:rsidRDefault="00F1236C" w:rsidP="00F1236C">
            <w:pPr>
              <w:spacing w:before="40" w:after="40" w:line="280" w:lineRule="auto"/>
              <w:jc w:val="center"/>
              <w:rPr>
                <w:b/>
                <w:sz w:val="28"/>
                <w:szCs w:val="28"/>
              </w:rPr>
            </w:pPr>
            <w:r w:rsidRPr="00F1236C">
              <w:rPr>
                <w:b/>
                <w:sz w:val="28"/>
                <w:szCs w:val="28"/>
              </w:rPr>
              <w:t>Quy định của Nghị định số 373/2026/NĐ-CP</w:t>
            </w:r>
          </w:p>
        </w:tc>
        <w:tc>
          <w:tcPr>
            <w:tcW w:w="5339" w:type="dxa"/>
            <w:vAlign w:val="center"/>
          </w:tcPr>
          <w:p w14:paraId="070C3D52" w14:textId="77777777" w:rsidR="003028EE" w:rsidRDefault="00F1236C" w:rsidP="00F1236C">
            <w:pPr>
              <w:spacing w:before="40" w:after="40" w:line="280" w:lineRule="auto"/>
              <w:jc w:val="center"/>
              <w:rPr>
                <w:b/>
                <w:sz w:val="28"/>
                <w:szCs w:val="28"/>
              </w:rPr>
            </w:pPr>
            <w:r w:rsidRPr="00F1236C">
              <w:rPr>
                <w:b/>
                <w:sz w:val="28"/>
                <w:szCs w:val="28"/>
              </w:rPr>
              <w:t>Thực tế của</w:t>
            </w:r>
          </w:p>
          <w:p w14:paraId="72CED858" w14:textId="629847ED" w:rsidR="00F1236C" w:rsidRPr="00F1236C" w:rsidRDefault="00F1236C" w:rsidP="00F1236C">
            <w:pPr>
              <w:spacing w:before="40" w:after="40" w:line="280" w:lineRule="auto"/>
              <w:jc w:val="center"/>
              <w:rPr>
                <w:b/>
                <w:sz w:val="28"/>
                <w:szCs w:val="28"/>
              </w:rPr>
            </w:pPr>
            <w:r w:rsidRPr="00F1236C">
              <w:rPr>
                <w:b/>
                <w:sz w:val="28"/>
                <w:szCs w:val="28"/>
              </w:rPr>
              <w:t>Trường Cao đẳng Kon Tum</w:t>
            </w:r>
          </w:p>
        </w:tc>
        <w:tc>
          <w:tcPr>
            <w:tcW w:w="2520" w:type="dxa"/>
            <w:vAlign w:val="center"/>
          </w:tcPr>
          <w:p w14:paraId="044E8F39" w14:textId="77777777" w:rsidR="00F1236C" w:rsidRPr="00F1236C" w:rsidRDefault="00F1236C" w:rsidP="00F1236C">
            <w:pPr>
              <w:spacing w:before="40" w:after="40" w:line="280" w:lineRule="auto"/>
              <w:jc w:val="center"/>
              <w:rPr>
                <w:b/>
                <w:sz w:val="28"/>
                <w:szCs w:val="28"/>
              </w:rPr>
            </w:pPr>
            <w:r w:rsidRPr="00F1236C">
              <w:rPr>
                <w:b/>
                <w:sz w:val="28"/>
                <w:szCs w:val="28"/>
              </w:rPr>
              <w:t>Kết quả</w:t>
            </w:r>
          </w:p>
        </w:tc>
      </w:tr>
      <w:tr w:rsidR="00F1236C" w:rsidRPr="00F1236C" w14:paraId="65CFC6FE" w14:textId="77777777" w:rsidTr="00DF608A">
        <w:trPr>
          <w:cantSplit/>
          <w:jc w:val="center"/>
        </w:trPr>
        <w:tc>
          <w:tcPr>
            <w:tcW w:w="2965" w:type="dxa"/>
            <w:vAlign w:val="center"/>
          </w:tcPr>
          <w:p w14:paraId="2D011593" w14:textId="3F486C50" w:rsidR="00F1236C" w:rsidRPr="00F1236C" w:rsidRDefault="00F1236C" w:rsidP="00F1236C">
            <w:pPr>
              <w:spacing w:before="40" w:after="40" w:line="280" w:lineRule="auto"/>
              <w:jc w:val="center"/>
              <w:rPr>
                <w:b/>
                <w:sz w:val="28"/>
                <w:szCs w:val="28"/>
              </w:rPr>
            </w:pPr>
            <w:r w:rsidRPr="00F1236C">
              <w:rPr>
                <w:b/>
                <w:sz w:val="28"/>
                <w:szCs w:val="28"/>
              </w:rPr>
              <w:t xml:space="preserve">Khoản 1 Điều 4: </w:t>
            </w:r>
            <w:r w:rsidR="00DF608A">
              <w:rPr>
                <w:b/>
                <w:sz w:val="28"/>
                <w:szCs w:val="28"/>
              </w:rPr>
              <w:t>S</w:t>
            </w:r>
            <w:r w:rsidRPr="00F1236C">
              <w:rPr>
                <w:b/>
                <w:sz w:val="28"/>
                <w:szCs w:val="28"/>
              </w:rPr>
              <w:t>ự phù hợp với chủ trương</w:t>
            </w:r>
          </w:p>
        </w:tc>
        <w:tc>
          <w:tcPr>
            <w:tcW w:w="4140" w:type="dxa"/>
            <w:vAlign w:val="center"/>
          </w:tcPr>
          <w:p w14:paraId="1DA564B9" w14:textId="77777777" w:rsidR="00F1236C" w:rsidRPr="00F1236C" w:rsidRDefault="00F1236C" w:rsidP="00DF608A">
            <w:pPr>
              <w:spacing w:before="40" w:after="40" w:line="280" w:lineRule="auto"/>
              <w:jc w:val="both"/>
              <w:rPr>
                <w:sz w:val="28"/>
                <w:szCs w:val="28"/>
              </w:rPr>
            </w:pPr>
            <w:r w:rsidRPr="00F1236C">
              <w:rPr>
                <w:sz w:val="28"/>
                <w:szCs w:val="28"/>
              </w:rPr>
              <w:t>Chuyển đổi phải phù hợp chủ trương, đường lối của Đảng, Chính phủ về nâng cao hiệu quả hoạt động của đơn vị sự nghiệp công lập.</w:t>
            </w:r>
          </w:p>
        </w:tc>
        <w:tc>
          <w:tcPr>
            <w:tcW w:w="5339" w:type="dxa"/>
            <w:vAlign w:val="center"/>
          </w:tcPr>
          <w:p w14:paraId="6D15C926" w14:textId="77777777" w:rsidR="00F1236C" w:rsidRPr="00F1236C" w:rsidRDefault="00F1236C" w:rsidP="00DF608A">
            <w:pPr>
              <w:spacing w:before="40" w:after="40" w:line="280" w:lineRule="auto"/>
              <w:jc w:val="both"/>
              <w:rPr>
                <w:sz w:val="28"/>
                <w:szCs w:val="28"/>
              </w:rPr>
            </w:pPr>
            <w:r w:rsidRPr="00F1236C">
              <w:rPr>
                <w:sz w:val="28"/>
                <w:szCs w:val="28"/>
              </w:rPr>
              <w:t>UBND tỉnh định hướng Trường giữ nguyên trạng (Kế hoạch số 62/KH-UBND); Trường đã hoàn thiện, trình thẩm định Đề án xây dựng trường cao đẳng chất lượng cao giai đoạn 2026–2030.</w:t>
            </w:r>
          </w:p>
        </w:tc>
        <w:tc>
          <w:tcPr>
            <w:tcW w:w="2520" w:type="dxa"/>
            <w:vAlign w:val="center"/>
          </w:tcPr>
          <w:p w14:paraId="77D29CA1" w14:textId="77777777" w:rsidR="00F1236C" w:rsidRPr="00F1236C" w:rsidRDefault="00F1236C" w:rsidP="00F1236C">
            <w:pPr>
              <w:spacing w:before="40" w:after="40" w:line="280" w:lineRule="auto"/>
              <w:jc w:val="center"/>
              <w:rPr>
                <w:b/>
                <w:sz w:val="28"/>
                <w:szCs w:val="28"/>
              </w:rPr>
            </w:pPr>
            <w:del w:id="1040" w:author="Nội dung điều chỉnh (Claude)" w:date="2026-10-27T15:00:49Z">
              <w:r w:rsidRPr="00F1236C">
                <w:rPr>
                  <w:b/>
                  <w:sz w:val="28"/>
                  <w:szCs w:val="28"/>
                </w:rPr>
                <w:delText>Không phù hợp</w:delText>
              </w:r>
            </w:del>
            <w:ins w:id="1041" w:author="Nội dung điều chỉnh (Claude)" w:date="2026-10-27T15:00:49Z">
              <w:r w:rsidRPr="00F1236C">
                <w:rPr>
                  <w:b/>
                  <w:sz w:val="28"/>
                  <w:szCs w:val="28"/>
                </w:rPr>
                <w:t xml:space="preserve">Chưa phù hợp với định hướng của tỉnh đối với Trường</w:t>
              </w:r>
            </w:ins>
          </w:p>
        </w:tc>
      </w:tr>
      <w:tr w:rsidR="00F1236C" w:rsidRPr="00F1236C" w14:paraId="2F2E3F21" w14:textId="77777777" w:rsidTr="00DF608A">
        <w:trPr>
          <w:cantSplit/>
          <w:jc w:val="center"/>
        </w:trPr>
        <w:tc>
          <w:tcPr>
            <w:tcW w:w="2965" w:type="dxa"/>
            <w:vAlign w:val="center"/>
          </w:tcPr>
          <w:p w14:paraId="6F11FDE0" w14:textId="5F11E3CC" w:rsidR="00F1236C" w:rsidRPr="00F1236C" w:rsidRDefault="00F1236C" w:rsidP="00F1236C">
            <w:pPr>
              <w:spacing w:before="40" w:after="40" w:line="280" w:lineRule="auto"/>
              <w:jc w:val="center"/>
              <w:rPr>
                <w:b/>
                <w:sz w:val="28"/>
                <w:szCs w:val="28"/>
              </w:rPr>
            </w:pPr>
            <w:r w:rsidRPr="00F1236C">
              <w:rPr>
                <w:b/>
                <w:sz w:val="28"/>
                <w:szCs w:val="28"/>
              </w:rPr>
              <w:t xml:space="preserve">Khoản 2 Điều 4: </w:t>
            </w:r>
            <w:r w:rsidR="00DF608A">
              <w:rPr>
                <w:b/>
                <w:sz w:val="28"/>
                <w:szCs w:val="28"/>
              </w:rPr>
              <w:t>T</w:t>
            </w:r>
            <w:r w:rsidRPr="00F1236C">
              <w:rPr>
                <w:b/>
                <w:sz w:val="28"/>
                <w:szCs w:val="28"/>
              </w:rPr>
              <w:t>rường hợp giải thể, chuyển giao, tổ chức lại</w:t>
            </w:r>
          </w:p>
        </w:tc>
        <w:tc>
          <w:tcPr>
            <w:tcW w:w="4140" w:type="dxa"/>
            <w:vAlign w:val="center"/>
          </w:tcPr>
          <w:p w14:paraId="20456107" w14:textId="77777777" w:rsidR="00F1236C" w:rsidRPr="00F1236C" w:rsidRDefault="00F1236C" w:rsidP="00DF608A">
            <w:pPr>
              <w:spacing w:before="40" w:after="40" w:line="280" w:lineRule="auto"/>
              <w:jc w:val="both"/>
              <w:rPr>
                <w:sz w:val="28"/>
                <w:szCs w:val="28"/>
              </w:rPr>
            </w:pPr>
            <w:r w:rsidRPr="00F1236C">
              <w:rPr>
                <w:sz w:val="28"/>
                <w:szCs w:val="28"/>
              </w:rPr>
              <w:t>Không chuyển đổi đối với đơn vị thuộc trường hợp giải thể, chuyển giao, tổ chức lại theo quy định của Chính phủ.</w:t>
            </w:r>
          </w:p>
        </w:tc>
        <w:tc>
          <w:tcPr>
            <w:tcW w:w="5339" w:type="dxa"/>
            <w:vAlign w:val="center"/>
          </w:tcPr>
          <w:p w14:paraId="20A81DB1" w14:textId="77777777" w:rsidR="00F1236C" w:rsidRPr="00F1236C" w:rsidRDefault="00F1236C" w:rsidP="00DF608A">
            <w:pPr>
              <w:spacing w:before="40" w:after="40" w:line="280" w:lineRule="auto"/>
              <w:jc w:val="both"/>
              <w:rPr>
                <w:sz w:val="28"/>
                <w:szCs w:val="28"/>
              </w:rPr>
            </w:pPr>
            <w:r w:rsidRPr="00F1236C">
              <w:rPr>
                <w:sz w:val="28"/>
                <w:szCs w:val="28"/>
              </w:rPr>
              <w:t>Trường giữ nguyên trạng; Đề án sắp xếp tổ chức bên trong đã được phê duyệt tại Quyết định số 287/QĐ-UBND ngày 29/4/2026.</w:t>
            </w:r>
          </w:p>
        </w:tc>
        <w:tc>
          <w:tcPr>
            <w:tcW w:w="2520" w:type="dxa"/>
            <w:vAlign w:val="center"/>
          </w:tcPr>
          <w:p w14:paraId="6C87C21A" w14:textId="77777777" w:rsidR="00F1236C" w:rsidRPr="00F1236C" w:rsidRDefault="00F1236C" w:rsidP="00F1236C">
            <w:pPr>
              <w:spacing w:before="40" w:after="40" w:line="280" w:lineRule="auto"/>
              <w:jc w:val="center"/>
              <w:rPr>
                <w:b/>
                <w:sz w:val="28"/>
                <w:szCs w:val="28"/>
              </w:rPr>
            </w:pPr>
            <w:r w:rsidRPr="00F1236C">
              <w:rPr>
                <w:b/>
                <w:sz w:val="28"/>
                <w:szCs w:val="28"/>
              </w:rPr>
              <w:t>Không thuộc diện loại trừ này</w:t>
            </w:r>
          </w:p>
        </w:tc>
      </w:tr>
      <w:tr w:rsidR="00F1236C" w:rsidRPr="00F1236C" w14:paraId="0B9FD3D0" w14:textId="77777777" w:rsidTr="00DF608A">
        <w:trPr>
          <w:cantSplit/>
          <w:jc w:val="center"/>
        </w:trPr>
        <w:tc>
          <w:tcPr>
            <w:tcW w:w="2965" w:type="dxa"/>
            <w:vAlign w:val="center"/>
          </w:tcPr>
          <w:p w14:paraId="1C38AD2E" w14:textId="2327CE31" w:rsidR="00F1236C" w:rsidRPr="00F1236C" w:rsidRDefault="00F1236C" w:rsidP="00F1236C">
            <w:pPr>
              <w:spacing w:before="40" w:after="40" w:line="280" w:lineRule="auto"/>
              <w:jc w:val="center"/>
              <w:rPr>
                <w:b/>
                <w:sz w:val="28"/>
                <w:szCs w:val="28"/>
              </w:rPr>
            </w:pPr>
            <w:r w:rsidRPr="00F1236C">
              <w:rPr>
                <w:b/>
                <w:sz w:val="28"/>
                <w:szCs w:val="28"/>
              </w:rPr>
              <w:t xml:space="preserve">Khoản 3 Điều 4: </w:t>
            </w:r>
            <w:r w:rsidR="00DF608A">
              <w:rPr>
                <w:b/>
                <w:sz w:val="28"/>
                <w:szCs w:val="28"/>
              </w:rPr>
              <w:t>L</w:t>
            </w:r>
            <w:r w:rsidRPr="00F1236C">
              <w:rPr>
                <w:b/>
                <w:sz w:val="28"/>
                <w:szCs w:val="28"/>
              </w:rPr>
              <w:t>ĩnh vực không chuyển đổi</w:t>
            </w:r>
          </w:p>
        </w:tc>
        <w:tc>
          <w:tcPr>
            <w:tcW w:w="4140" w:type="dxa"/>
            <w:vAlign w:val="center"/>
          </w:tcPr>
          <w:p w14:paraId="45588F88" w14:textId="77777777" w:rsidR="00F1236C" w:rsidRPr="00F1236C" w:rsidRDefault="00F1236C" w:rsidP="00DF608A">
            <w:pPr>
              <w:spacing w:before="40" w:after="40" w:line="280" w:lineRule="auto"/>
              <w:jc w:val="both"/>
              <w:rPr>
                <w:sz w:val="28"/>
                <w:szCs w:val="28"/>
              </w:rPr>
            </w:pPr>
            <w:r w:rsidRPr="00F1236C">
              <w:rPr>
                <w:sz w:val="28"/>
                <w:szCs w:val="28"/>
              </w:rPr>
              <w:t>Không chuyển đổi đối với cơ sở giáo dục, đào tạo và cơ sở giáo dục khác theo Luật Giáo dục, Luật Giáo dục đại học, Luật Giáo dục nghề nghiệp.</w:t>
            </w:r>
          </w:p>
        </w:tc>
        <w:tc>
          <w:tcPr>
            <w:tcW w:w="5339" w:type="dxa"/>
            <w:vAlign w:val="center"/>
          </w:tcPr>
          <w:p w14:paraId="71873BBB" w14:textId="77777777" w:rsidR="00F1236C" w:rsidRPr="00F1236C" w:rsidRDefault="00F1236C" w:rsidP="00DF608A">
            <w:pPr>
              <w:spacing w:before="40" w:after="40" w:line="280" w:lineRule="auto"/>
              <w:jc w:val="both"/>
              <w:rPr>
                <w:sz w:val="28"/>
                <w:szCs w:val="28"/>
              </w:rPr>
            </w:pPr>
            <w:r w:rsidRPr="00F1236C">
              <w:rPr>
                <w:sz w:val="28"/>
                <w:szCs w:val="28"/>
              </w:rPr>
              <w:t>Trường là cơ sở giáo dục nghề nghiệp công lập (cao đẳng, trung cấp, sơ cấp), hoạt động theo Luật Giáo dục nghề nghiệp.</w:t>
            </w:r>
          </w:p>
        </w:tc>
        <w:tc>
          <w:tcPr>
            <w:tcW w:w="2520" w:type="dxa"/>
            <w:vAlign w:val="center"/>
          </w:tcPr>
          <w:p w14:paraId="6C0B6147" w14:textId="77777777" w:rsidR="00F1236C" w:rsidRPr="00F1236C" w:rsidRDefault="00F1236C" w:rsidP="00F1236C">
            <w:pPr>
              <w:spacing w:before="40" w:after="40" w:line="280" w:lineRule="auto"/>
              <w:jc w:val="center"/>
              <w:rPr>
                <w:b/>
                <w:sz w:val="28"/>
                <w:szCs w:val="28"/>
              </w:rPr>
            </w:pPr>
            <w:r w:rsidRPr="00F1236C">
              <w:rPr>
                <w:b/>
                <w:sz w:val="28"/>
                <w:szCs w:val="28"/>
              </w:rPr>
              <w:t>Thuộc trường hợp không chuyển đổi</w:t>
            </w:r>
          </w:p>
        </w:tc>
      </w:tr>
      <w:tr w:rsidR="00F1236C" w:rsidRPr="00F1236C" w14:paraId="763F5CE9" w14:textId="77777777" w:rsidTr="00DF608A">
        <w:trPr>
          <w:cantSplit/>
          <w:jc w:val="center"/>
        </w:trPr>
        <w:tc>
          <w:tcPr>
            <w:tcW w:w="2965" w:type="dxa"/>
            <w:vAlign w:val="center"/>
          </w:tcPr>
          <w:p w14:paraId="0D8D7F26" w14:textId="1AF74AD4" w:rsidR="00F1236C" w:rsidRPr="00F1236C" w:rsidRDefault="00F1236C" w:rsidP="00F1236C">
            <w:pPr>
              <w:spacing w:before="40" w:after="40" w:line="280" w:lineRule="auto"/>
              <w:jc w:val="center"/>
              <w:rPr>
                <w:b/>
                <w:sz w:val="28"/>
                <w:szCs w:val="28"/>
              </w:rPr>
            </w:pPr>
            <w:r w:rsidRPr="00F1236C">
              <w:rPr>
                <w:b/>
                <w:sz w:val="28"/>
                <w:szCs w:val="28"/>
              </w:rPr>
              <w:t xml:space="preserve">Khoản 4 Điều 4: </w:t>
            </w:r>
            <w:r w:rsidR="004C2431">
              <w:rPr>
                <w:b/>
                <w:sz w:val="28"/>
                <w:szCs w:val="28"/>
              </w:rPr>
              <w:t>Đ</w:t>
            </w:r>
            <w:r w:rsidRPr="00F1236C">
              <w:rPr>
                <w:b/>
                <w:sz w:val="28"/>
                <w:szCs w:val="28"/>
              </w:rPr>
              <w:t>ơn vị độc quyền</w:t>
            </w:r>
          </w:p>
        </w:tc>
        <w:tc>
          <w:tcPr>
            <w:tcW w:w="4140" w:type="dxa"/>
            <w:vAlign w:val="center"/>
          </w:tcPr>
          <w:p w14:paraId="08538B35" w14:textId="77777777" w:rsidR="00F1236C" w:rsidRPr="00F1236C" w:rsidRDefault="00F1236C" w:rsidP="00DF608A">
            <w:pPr>
              <w:spacing w:before="40" w:after="40" w:line="280" w:lineRule="auto"/>
              <w:jc w:val="both"/>
              <w:rPr>
                <w:sz w:val="28"/>
                <w:szCs w:val="28"/>
              </w:rPr>
            </w:pPr>
            <w:r w:rsidRPr="00F1236C">
              <w:rPr>
                <w:sz w:val="28"/>
                <w:szCs w:val="28"/>
              </w:rPr>
              <w:t>Việc chuyển đổi đơn vị sự nghiệp công lập độc quyền thực hiện theo nguyên tắc riêng (không chuyển thành công ty cổ phần).</w:t>
            </w:r>
          </w:p>
        </w:tc>
        <w:tc>
          <w:tcPr>
            <w:tcW w:w="5339" w:type="dxa"/>
            <w:vAlign w:val="center"/>
          </w:tcPr>
          <w:p w14:paraId="08101ECA" w14:textId="77777777" w:rsidR="00F1236C" w:rsidRPr="00F1236C" w:rsidRDefault="00F1236C" w:rsidP="00DF608A">
            <w:pPr>
              <w:spacing w:before="40" w:after="40" w:line="280" w:lineRule="auto"/>
              <w:jc w:val="both"/>
              <w:rPr>
                <w:sz w:val="28"/>
                <w:szCs w:val="28"/>
              </w:rPr>
            </w:pPr>
            <w:r w:rsidRPr="00F1236C">
              <w:rPr>
                <w:sz w:val="28"/>
                <w:szCs w:val="28"/>
              </w:rPr>
              <w:t>Trên địa bàn tỉnh còn có các cơ sở giáo dục nghề nghiệp khác; Trường không phải tổ chức duy nhất cung ứng dịch vụ giáo dục nghề nghiệp của tỉnh.</w:t>
            </w:r>
          </w:p>
        </w:tc>
        <w:tc>
          <w:tcPr>
            <w:tcW w:w="2520" w:type="dxa"/>
            <w:vAlign w:val="center"/>
          </w:tcPr>
          <w:p w14:paraId="6D79D723" w14:textId="77777777" w:rsidR="00F1236C" w:rsidRPr="00F1236C" w:rsidRDefault="00F1236C" w:rsidP="00F1236C">
            <w:pPr>
              <w:spacing w:before="40" w:after="40" w:line="280" w:lineRule="auto"/>
              <w:jc w:val="center"/>
              <w:rPr>
                <w:b/>
                <w:sz w:val="28"/>
                <w:szCs w:val="28"/>
              </w:rPr>
            </w:pPr>
            <w:r w:rsidRPr="00F1236C">
              <w:rPr>
                <w:b/>
                <w:sz w:val="28"/>
                <w:szCs w:val="28"/>
              </w:rPr>
              <w:t>Không thuộc diện độc quyền</w:t>
            </w:r>
          </w:p>
        </w:tc>
      </w:tr>
      <w:tr w:rsidR="00F1236C" w:rsidRPr="00F1236C" w14:paraId="6CF2CD48" w14:textId="77777777" w:rsidTr="00DF608A">
        <w:trPr>
          <w:cantSplit/>
          <w:jc w:val="center"/>
        </w:trPr>
        <w:tc>
          <w:tcPr>
            <w:tcW w:w="2965" w:type="dxa"/>
            <w:vAlign w:val="center"/>
          </w:tcPr>
          <w:p w14:paraId="77DC58F1" w14:textId="07CB667C" w:rsidR="00F1236C" w:rsidRPr="00F1236C" w:rsidRDefault="00F1236C" w:rsidP="00F1236C">
            <w:pPr>
              <w:spacing w:before="40" w:after="40" w:line="280" w:lineRule="auto"/>
              <w:jc w:val="center"/>
              <w:rPr>
                <w:b/>
                <w:sz w:val="28"/>
                <w:szCs w:val="28"/>
              </w:rPr>
            </w:pPr>
            <w:r w:rsidRPr="00F1236C">
              <w:rPr>
                <w:b/>
                <w:sz w:val="28"/>
                <w:szCs w:val="28"/>
              </w:rPr>
              <w:t xml:space="preserve">Khoản 6 Điều 4: </w:t>
            </w:r>
            <w:r w:rsidR="004C2431">
              <w:rPr>
                <w:b/>
                <w:sz w:val="28"/>
                <w:szCs w:val="28"/>
              </w:rPr>
              <w:t>K</w:t>
            </w:r>
            <w:r w:rsidRPr="00F1236C">
              <w:rPr>
                <w:b/>
                <w:sz w:val="28"/>
                <w:szCs w:val="28"/>
              </w:rPr>
              <w:t>hông làm gián đoạn dịch vụ sự nghiệp công</w:t>
            </w:r>
          </w:p>
        </w:tc>
        <w:tc>
          <w:tcPr>
            <w:tcW w:w="4140" w:type="dxa"/>
            <w:vAlign w:val="center"/>
          </w:tcPr>
          <w:p w14:paraId="5B4D10F5" w14:textId="77777777" w:rsidR="00F1236C" w:rsidRPr="00F1236C" w:rsidRDefault="00F1236C" w:rsidP="00DF608A">
            <w:pPr>
              <w:spacing w:before="40" w:after="40" w:line="280" w:lineRule="auto"/>
              <w:jc w:val="both"/>
              <w:rPr>
                <w:sz w:val="28"/>
                <w:szCs w:val="28"/>
              </w:rPr>
            </w:pPr>
            <w:r w:rsidRPr="00F1236C">
              <w:rPr>
                <w:sz w:val="28"/>
                <w:szCs w:val="28"/>
              </w:rPr>
              <w:t>Quá trình chuyển đổi không làm gián đoạn việc cung ứng dịch vụ sự nghiệp công.</w:t>
            </w:r>
          </w:p>
        </w:tc>
        <w:tc>
          <w:tcPr>
            <w:tcW w:w="5339" w:type="dxa"/>
            <w:vAlign w:val="center"/>
          </w:tcPr>
          <w:p w14:paraId="36906723" w14:textId="77777777" w:rsidR="00F1236C" w:rsidRPr="00F1236C" w:rsidRDefault="00F1236C" w:rsidP="00DF608A">
            <w:pPr>
              <w:spacing w:before="40" w:after="40" w:line="280" w:lineRule="auto"/>
              <w:jc w:val="both"/>
              <w:rPr>
                <w:sz w:val="28"/>
                <w:szCs w:val="28"/>
              </w:rPr>
            </w:pPr>
            <w:r w:rsidRPr="00F1236C">
              <w:rPr>
                <w:sz w:val="28"/>
                <w:szCs w:val="28"/>
              </w:rPr>
              <w:t>Trường là cơ sở giáo dục nghề nghiệp duy nhất ở khu vực phía Tây của tỉnh đào tạo trình độ trung cấp, cao đẳng; học sinh, sinh viên dân tộc thiểu số trên 80%; chỉ tiêu 2.785/năm.</w:t>
            </w:r>
          </w:p>
        </w:tc>
        <w:tc>
          <w:tcPr>
            <w:tcW w:w="2520" w:type="dxa"/>
            <w:vAlign w:val="center"/>
          </w:tcPr>
          <w:p w14:paraId="5CD18547" w14:textId="77777777" w:rsidR="00F1236C" w:rsidRPr="00F1236C" w:rsidRDefault="00F1236C" w:rsidP="00F1236C">
            <w:pPr>
              <w:spacing w:before="40" w:after="40" w:line="280" w:lineRule="auto"/>
              <w:jc w:val="center"/>
              <w:rPr>
                <w:b/>
                <w:sz w:val="28"/>
                <w:szCs w:val="28"/>
              </w:rPr>
            </w:pPr>
            <w:r w:rsidRPr="00F1236C">
              <w:rPr>
                <w:b/>
                <w:sz w:val="28"/>
                <w:szCs w:val="28"/>
              </w:rPr>
              <w:t>Có nguy cơ gián đoạn</w:t>
            </w:r>
          </w:p>
        </w:tc>
      </w:tr>
      <w:tr w:rsidR="00F1236C" w:rsidRPr="00F1236C" w14:paraId="06CF84AB" w14:textId="77777777" w:rsidTr="00DF608A">
        <w:trPr>
          <w:cantSplit/>
          <w:jc w:val="center"/>
        </w:trPr>
        <w:tc>
          <w:tcPr>
            <w:tcW w:w="2965" w:type="dxa"/>
            <w:vAlign w:val="center"/>
          </w:tcPr>
          <w:p w14:paraId="39BA30DA" w14:textId="0D4A4138" w:rsidR="00F1236C" w:rsidRPr="00F1236C" w:rsidRDefault="00F1236C" w:rsidP="00F1236C">
            <w:pPr>
              <w:spacing w:before="40" w:after="40" w:line="280" w:lineRule="auto"/>
              <w:jc w:val="center"/>
              <w:rPr>
                <w:b/>
                <w:sz w:val="28"/>
                <w:szCs w:val="28"/>
              </w:rPr>
            </w:pPr>
            <w:r w:rsidRPr="00F1236C">
              <w:rPr>
                <w:b/>
                <w:sz w:val="28"/>
                <w:szCs w:val="28"/>
              </w:rPr>
              <w:t xml:space="preserve">Khoản 1 Điều 5: </w:t>
            </w:r>
            <w:r w:rsidR="000E1B0C">
              <w:rPr>
                <w:b/>
                <w:sz w:val="28"/>
                <w:szCs w:val="28"/>
              </w:rPr>
              <w:t>T</w:t>
            </w:r>
            <w:r w:rsidRPr="00F1236C">
              <w:rPr>
                <w:b/>
                <w:sz w:val="28"/>
                <w:szCs w:val="28"/>
              </w:rPr>
              <w:t>iêu chí chuyển thành công ty cổ phần</w:t>
            </w:r>
          </w:p>
        </w:tc>
        <w:tc>
          <w:tcPr>
            <w:tcW w:w="4140" w:type="dxa"/>
            <w:vAlign w:val="center"/>
          </w:tcPr>
          <w:p w14:paraId="36F0F20A" w14:textId="77777777" w:rsidR="00F1236C" w:rsidRPr="00F1236C" w:rsidRDefault="00F1236C" w:rsidP="00DF608A">
            <w:pPr>
              <w:spacing w:before="40" w:after="40" w:line="280" w:lineRule="auto"/>
              <w:jc w:val="both"/>
              <w:rPr>
                <w:sz w:val="28"/>
                <w:szCs w:val="28"/>
              </w:rPr>
            </w:pPr>
            <w:r w:rsidRPr="00F1236C">
              <w:rPr>
                <w:sz w:val="28"/>
                <w:szCs w:val="28"/>
              </w:rPr>
              <w:t>Đáp ứng các nguyên tắc Điều 4; tự bảo đảm chi thường xuyên (hoặc chi thường xuyên và đầu tư) trong 02 năm gần nhất.</w:t>
            </w:r>
          </w:p>
        </w:tc>
        <w:tc>
          <w:tcPr>
            <w:tcW w:w="5339" w:type="dxa"/>
            <w:vAlign w:val="center"/>
          </w:tcPr>
          <w:p w14:paraId="5482311D" w14:textId="77777777" w:rsidR="00F1236C" w:rsidRPr="00F1236C" w:rsidRDefault="00F1236C" w:rsidP="00DF608A">
            <w:pPr>
              <w:spacing w:before="40" w:after="40" w:line="280" w:lineRule="auto"/>
              <w:jc w:val="both"/>
              <w:rPr>
                <w:sz w:val="28"/>
                <w:szCs w:val="28"/>
              </w:rPr>
            </w:pPr>
            <w:r w:rsidRPr="00F1236C">
              <w:rPr>
                <w:sz w:val="28"/>
                <w:szCs w:val="28"/>
              </w:rPr>
              <w:t>Tự chủ một phần chi thường xuyên (Quyết định số 295/QĐ-UBND ngày 05/5/2026): mức tự bảo đảm năm 2026 là 23%; ngân sách hỗ trợ chi thường xuyên năm 2026 là 40.085 triệu đồng; dự toán 2027 tự cân đối 25,1%.</w:t>
            </w:r>
          </w:p>
        </w:tc>
        <w:tc>
          <w:tcPr>
            <w:tcW w:w="2520" w:type="dxa"/>
            <w:vAlign w:val="center"/>
          </w:tcPr>
          <w:p w14:paraId="21A30A51" w14:textId="77777777" w:rsidR="00F1236C" w:rsidRPr="00F1236C" w:rsidRDefault="00F1236C" w:rsidP="00F1236C">
            <w:pPr>
              <w:spacing w:before="40" w:after="40" w:line="280" w:lineRule="auto"/>
              <w:jc w:val="center"/>
              <w:rPr>
                <w:b/>
                <w:sz w:val="28"/>
                <w:szCs w:val="28"/>
              </w:rPr>
            </w:pPr>
            <w:r w:rsidRPr="00F1236C">
              <w:rPr>
                <w:b/>
                <w:sz w:val="28"/>
                <w:szCs w:val="28"/>
              </w:rPr>
              <w:t>Không đáp ứng</w:t>
            </w:r>
          </w:p>
        </w:tc>
      </w:tr>
      <w:tr w:rsidR="00F1236C" w:rsidRPr="00F1236C" w14:paraId="42F18F2C" w14:textId="77777777" w:rsidTr="00DF608A">
        <w:trPr>
          <w:cantSplit/>
          <w:jc w:val="center"/>
        </w:trPr>
        <w:tc>
          <w:tcPr>
            <w:tcW w:w="2965" w:type="dxa"/>
            <w:vAlign w:val="center"/>
          </w:tcPr>
          <w:p w14:paraId="62215349" w14:textId="5580B754" w:rsidR="00F1236C" w:rsidRPr="00F1236C" w:rsidRDefault="00F1236C" w:rsidP="00F1236C">
            <w:pPr>
              <w:spacing w:before="40" w:after="40" w:line="280" w:lineRule="auto"/>
              <w:jc w:val="center"/>
              <w:rPr>
                <w:b/>
                <w:sz w:val="28"/>
                <w:szCs w:val="28"/>
              </w:rPr>
            </w:pPr>
            <w:r w:rsidRPr="00F1236C">
              <w:rPr>
                <w:b/>
                <w:sz w:val="28"/>
                <w:szCs w:val="28"/>
              </w:rPr>
              <w:t xml:space="preserve">Khoản 2 Điều 5: </w:t>
            </w:r>
            <w:r w:rsidR="000E1B0C">
              <w:rPr>
                <w:b/>
                <w:sz w:val="28"/>
                <w:szCs w:val="28"/>
              </w:rPr>
              <w:t>T</w:t>
            </w:r>
            <w:r w:rsidRPr="00F1236C">
              <w:rPr>
                <w:b/>
                <w:sz w:val="28"/>
                <w:szCs w:val="28"/>
              </w:rPr>
              <w:t>iêu chí chuyển thành công ty TNHH một thành viên do Nhà nước nắm giữ 100% vốn</w:t>
            </w:r>
          </w:p>
        </w:tc>
        <w:tc>
          <w:tcPr>
            <w:tcW w:w="4140" w:type="dxa"/>
            <w:vAlign w:val="center"/>
          </w:tcPr>
          <w:p w14:paraId="3384F615" w14:textId="77777777" w:rsidR="00F1236C" w:rsidRPr="00F1236C" w:rsidRDefault="00F1236C" w:rsidP="00DF608A">
            <w:pPr>
              <w:spacing w:before="40" w:after="40" w:line="280" w:lineRule="auto"/>
              <w:jc w:val="both"/>
              <w:rPr>
                <w:sz w:val="28"/>
                <w:szCs w:val="28"/>
              </w:rPr>
            </w:pPr>
            <w:r w:rsidRPr="00F1236C">
              <w:rPr>
                <w:sz w:val="28"/>
                <w:szCs w:val="28"/>
              </w:rPr>
              <w:t>Thuộc ngành, lĩnh vực Nhà nước nắm giữ 100% vốn (hoặc xuất bản, thông tin điện tử, thông tin cơ sở, thông tin đối ngoại, hoặc độc quyền dịch vụ sự nghiệp công) và tự bảo đảm chi thường xuyên.</w:t>
            </w:r>
          </w:p>
        </w:tc>
        <w:tc>
          <w:tcPr>
            <w:tcW w:w="5339" w:type="dxa"/>
            <w:vAlign w:val="center"/>
          </w:tcPr>
          <w:p w14:paraId="0EE13FF3" w14:textId="77777777" w:rsidR="00F1236C" w:rsidRPr="00F1236C" w:rsidRDefault="00F1236C" w:rsidP="00DF608A">
            <w:pPr>
              <w:spacing w:before="40" w:after="40" w:line="280" w:lineRule="auto"/>
              <w:jc w:val="both"/>
              <w:rPr>
                <w:sz w:val="28"/>
                <w:szCs w:val="28"/>
              </w:rPr>
            </w:pPr>
            <w:r w:rsidRPr="00F1236C">
              <w:rPr>
                <w:sz w:val="28"/>
                <w:szCs w:val="28"/>
              </w:rPr>
              <w:t>Lĩnh vực giáo dục nghề nghiệp không thuộc các lĩnh vực nêu trên; Trường không độc quyền; chưa tự bảo đảm chi thường xuyên.</w:t>
            </w:r>
          </w:p>
        </w:tc>
        <w:tc>
          <w:tcPr>
            <w:tcW w:w="2520" w:type="dxa"/>
            <w:vAlign w:val="center"/>
          </w:tcPr>
          <w:p w14:paraId="725F0938" w14:textId="77777777" w:rsidR="00F1236C" w:rsidRPr="00F1236C" w:rsidRDefault="00F1236C" w:rsidP="00F1236C">
            <w:pPr>
              <w:spacing w:before="40" w:after="40" w:line="280" w:lineRule="auto"/>
              <w:jc w:val="center"/>
              <w:rPr>
                <w:b/>
                <w:sz w:val="28"/>
                <w:szCs w:val="28"/>
              </w:rPr>
            </w:pPr>
            <w:r w:rsidRPr="00F1236C">
              <w:rPr>
                <w:b/>
                <w:sz w:val="28"/>
                <w:szCs w:val="28"/>
              </w:rPr>
              <w:t>Không đáp ứng</w:t>
            </w:r>
          </w:p>
        </w:tc>
      </w:tr>
    </w:tbl>
    <w:p w14:paraId="037BADD9" w14:textId="77777777" w:rsidR="0016722E" w:rsidRPr="00C008A4" w:rsidRDefault="0016722E" w:rsidP="00C3669C"/>
    <w:sectPr w:rsidR="0016722E" w:rsidRPr="00C008A4" w:rsidSect="001A3B44">
      <w:pgSz w:w="16840" w:h="11907" w:orient="landscape" w:code="9"/>
      <w:pgMar w:top="1701" w:right="1134" w:bottom="1134" w:left="1134"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B8086" w14:textId="77777777" w:rsidR="00F923C0" w:rsidRDefault="00F923C0">
      <w:r>
        <w:separator/>
      </w:r>
    </w:p>
  </w:endnote>
  <w:endnote w:type="continuationSeparator" w:id="0">
    <w:p w14:paraId="1B90122F" w14:textId="77777777" w:rsidR="00F923C0" w:rsidRDefault="00F92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57ABB" w14:textId="77777777" w:rsidR="00F923C0" w:rsidRDefault="00F923C0">
      <w:r>
        <w:separator/>
      </w:r>
    </w:p>
  </w:footnote>
  <w:footnote w:type="continuationSeparator" w:id="0">
    <w:p w14:paraId="5602615D" w14:textId="77777777" w:rsidR="00F923C0" w:rsidRDefault="00F923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433258"/>
      <w:docPartObj>
        <w:docPartGallery w:val="Page Numbers (Top of Page)"/>
        <w:docPartUnique/>
      </w:docPartObj>
    </w:sdtPr>
    <w:sdtEndPr>
      <w:rPr>
        <w:noProof/>
      </w:rPr>
    </w:sdtEndPr>
    <w:sdtContent>
      <w:p w14:paraId="7662154B" w14:textId="37F9C9A0" w:rsidR="00F1236C" w:rsidRDefault="00F1236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B4488D2" w14:textId="77777777" w:rsidR="00F1236C" w:rsidRDefault="00F123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43E2C"/>
    <w:multiLevelType w:val="hybridMultilevel"/>
    <w:tmpl w:val="AE00B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B70B7A"/>
    <w:multiLevelType w:val="hybridMultilevel"/>
    <w:tmpl w:val="EA069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DC507D"/>
    <w:multiLevelType w:val="hybridMultilevel"/>
    <w:tmpl w:val="F714851E"/>
    <w:lvl w:ilvl="0" w:tplc="59D0D258">
      <w:numFmt w:val="bullet"/>
      <w:lvlText w:val="-"/>
      <w:lvlJc w:val="left"/>
      <w:pPr>
        <w:ind w:left="1335" w:hanging="360"/>
      </w:pPr>
      <w:rPr>
        <w:rFonts w:ascii="Times New Roman" w:eastAsia="Times New Roman" w:hAnsi="Times New Roman" w:cs="Times New Roman"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3" w15:restartNumberingAfterBreak="0">
    <w:nsid w:val="1E8B0148"/>
    <w:multiLevelType w:val="hybridMultilevel"/>
    <w:tmpl w:val="78FCB7FA"/>
    <w:lvl w:ilvl="0" w:tplc="AF9ECE6A">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4" w15:restartNumberingAfterBreak="0">
    <w:nsid w:val="20854133"/>
    <w:multiLevelType w:val="hybridMultilevel"/>
    <w:tmpl w:val="7F8A7028"/>
    <w:lvl w:ilvl="0" w:tplc="1BAABFCC">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390E0EF5"/>
    <w:multiLevelType w:val="hybridMultilevel"/>
    <w:tmpl w:val="5A4695EC"/>
    <w:lvl w:ilvl="0" w:tplc="DA662B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A423076"/>
    <w:multiLevelType w:val="hybridMultilevel"/>
    <w:tmpl w:val="A22030CA"/>
    <w:lvl w:ilvl="0" w:tplc="271A52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5726270"/>
    <w:multiLevelType w:val="hybridMultilevel"/>
    <w:tmpl w:val="7B6669D4"/>
    <w:lvl w:ilvl="0" w:tplc="378E8B6E">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5024393C"/>
    <w:multiLevelType w:val="hybridMultilevel"/>
    <w:tmpl w:val="019C0C6A"/>
    <w:lvl w:ilvl="0" w:tplc="647AF552">
      <w:start w:val="1"/>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54132C83"/>
    <w:multiLevelType w:val="hybridMultilevel"/>
    <w:tmpl w:val="B360E282"/>
    <w:lvl w:ilvl="0" w:tplc="1D5A5524">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0" w15:restartNumberingAfterBreak="0">
    <w:nsid w:val="61BE024D"/>
    <w:multiLevelType w:val="hybridMultilevel"/>
    <w:tmpl w:val="16C4BFB0"/>
    <w:lvl w:ilvl="0" w:tplc="7A56B1B6">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76FA31D3"/>
    <w:multiLevelType w:val="hybridMultilevel"/>
    <w:tmpl w:val="B360E282"/>
    <w:lvl w:ilvl="0" w:tplc="1D5A5524">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2" w15:restartNumberingAfterBreak="0">
    <w:nsid w:val="78D55233"/>
    <w:multiLevelType w:val="hybridMultilevel"/>
    <w:tmpl w:val="423A2754"/>
    <w:lvl w:ilvl="0" w:tplc="6D2223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860702805">
    <w:abstractNumId w:val="6"/>
  </w:num>
  <w:num w:numId="2" w16cid:durableId="864254185">
    <w:abstractNumId w:val="3"/>
  </w:num>
  <w:num w:numId="3" w16cid:durableId="1008169713">
    <w:abstractNumId w:val="9"/>
  </w:num>
  <w:num w:numId="4" w16cid:durableId="1217278921">
    <w:abstractNumId w:val="11"/>
  </w:num>
  <w:num w:numId="5" w16cid:durableId="1515530214">
    <w:abstractNumId w:val="4"/>
  </w:num>
  <w:num w:numId="6" w16cid:durableId="805199016">
    <w:abstractNumId w:val="2"/>
  </w:num>
  <w:num w:numId="7" w16cid:durableId="621620204">
    <w:abstractNumId w:val="7"/>
  </w:num>
  <w:num w:numId="8" w16cid:durableId="261769518">
    <w:abstractNumId w:val="10"/>
  </w:num>
  <w:num w:numId="9" w16cid:durableId="1309163839">
    <w:abstractNumId w:val="8"/>
  </w:num>
  <w:num w:numId="10" w16cid:durableId="1513109492">
    <w:abstractNumId w:val="12"/>
  </w:num>
  <w:num w:numId="11" w16cid:durableId="603729954">
    <w:abstractNumId w:val="0"/>
  </w:num>
  <w:num w:numId="12" w16cid:durableId="331224606">
    <w:abstractNumId w:val="5"/>
  </w:num>
  <w:num w:numId="13" w16cid:durableId="380522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4EF"/>
    <w:rsid w:val="0001455F"/>
    <w:rsid w:val="00015C0D"/>
    <w:rsid w:val="0001680B"/>
    <w:rsid w:val="000229CE"/>
    <w:rsid w:val="00030AA4"/>
    <w:rsid w:val="0004283B"/>
    <w:rsid w:val="00047758"/>
    <w:rsid w:val="00047A26"/>
    <w:rsid w:val="0005014B"/>
    <w:rsid w:val="00054522"/>
    <w:rsid w:val="00061E69"/>
    <w:rsid w:val="00062ADE"/>
    <w:rsid w:val="00071D37"/>
    <w:rsid w:val="0007255A"/>
    <w:rsid w:val="000725C9"/>
    <w:rsid w:val="00073945"/>
    <w:rsid w:val="000774D7"/>
    <w:rsid w:val="000808BA"/>
    <w:rsid w:val="00081533"/>
    <w:rsid w:val="00086051"/>
    <w:rsid w:val="000914BE"/>
    <w:rsid w:val="00091FE8"/>
    <w:rsid w:val="00095550"/>
    <w:rsid w:val="000A0497"/>
    <w:rsid w:val="000A15E7"/>
    <w:rsid w:val="000A1E8C"/>
    <w:rsid w:val="000A5671"/>
    <w:rsid w:val="000A681A"/>
    <w:rsid w:val="000B2B07"/>
    <w:rsid w:val="000B4C2C"/>
    <w:rsid w:val="000B6CBF"/>
    <w:rsid w:val="000B74BF"/>
    <w:rsid w:val="000C50B7"/>
    <w:rsid w:val="000D1E98"/>
    <w:rsid w:val="000D26CF"/>
    <w:rsid w:val="000D5538"/>
    <w:rsid w:val="000E1B0C"/>
    <w:rsid w:val="000E4E64"/>
    <w:rsid w:val="000F2BFA"/>
    <w:rsid w:val="000F3042"/>
    <w:rsid w:val="000F3C6F"/>
    <w:rsid w:val="000F61BE"/>
    <w:rsid w:val="001007BF"/>
    <w:rsid w:val="00101244"/>
    <w:rsid w:val="001070FA"/>
    <w:rsid w:val="00110349"/>
    <w:rsid w:val="001108BA"/>
    <w:rsid w:val="00111CC7"/>
    <w:rsid w:val="00122ECB"/>
    <w:rsid w:val="0012748B"/>
    <w:rsid w:val="00131BD6"/>
    <w:rsid w:val="00132FF8"/>
    <w:rsid w:val="001367AB"/>
    <w:rsid w:val="00140958"/>
    <w:rsid w:val="00142E05"/>
    <w:rsid w:val="00146C37"/>
    <w:rsid w:val="00153B55"/>
    <w:rsid w:val="00160921"/>
    <w:rsid w:val="001641A4"/>
    <w:rsid w:val="0016555C"/>
    <w:rsid w:val="0016655B"/>
    <w:rsid w:val="00166695"/>
    <w:rsid w:val="0016722E"/>
    <w:rsid w:val="00167BF1"/>
    <w:rsid w:val="00171129"/>
    <w:rsid w:val="00172208"/>
    <w:rsid w:val="00175D85"/>
    <w:rsid w:val="001805BD"/>
    <w:rsid w:val="00182E50"/>
    <w:rsid w:val="00186F56"/>
    <w:rsid w:val="001875B7"/>
    <w:rsid w:val="00191476"/>
    <w:rsid w:val="00196C5B"/>
    <w:rsid w:val="00197CD5"/>
    <w:rsid w:val="001A180C"/>
    <w:rsid w:val="001A3B44"/>
    <w:rsid w:val="001A4EAB"/>
    <w:rsid w:val="001B1F38"/>
    <w:rsid w:val="001B5D85"/>
    <w:rsid w:val="001B6626"/>
    <w:rsid w:val="001C37F8"/>
    <w:rsid w:val="001C3C4C"/>
    <w:rsid w:val="001C585F"/>
    <w:rsid w:val="001C5B8B"/>
    <w:rsid w:val="001C6C79"/>
    <w:rsid w:val="001D013C"/>
    <w:rsid w:val="001D04F8"/>
    <w:rsid w:val="001D410D"/>
    <w:rsid w:val="001D6627"/>
    <w:rsid w:val="001D7672"/>
    <w:rsid w:val="001F03B3"/>
    <w:rsid w:val="001F097E"/>
    <w:rsid w:val="001F5C6E"/>
    <w:rsid w:val="001F68D6"/>
    <w:rsid w:val="00200281"/>
    <w:rsid w:val="00201834"/>
    <w:rsid w:val="002023D9"/>
    <w:rsid w:val="002116CC"/>
    <w:rsid w:val="0021706A"/>
    <w:rsid w:val="002201E4"/>
    <w:rsid w:val="00222F0B"/>
    <w:rsid w:val="00226D3B"/>
    <w:rsid w:val="00233075"/>
    <w:rsid w:val="0023599F"/>
    <w:rsid w:val="00240FBD"/>
    <w:rsid w:val="00241209"/>
    <w:rsid w:val="002449BE"/>
    <w:rsid w:val="002453A6"/>
    <w:rsid w:val="00250C8C"/>
    <w:rsid w:val="00251C25"/>
    <w:rsid w:val="00252463"/>
    <w:rsid w:val="00253950"/>
    <w:rsid w:val="002545AA"/>
    <w:rsid w:val="0025586D"/>
    <w:rsid w:val="002628B0"/>
    <w:rsid w:val="00265AEA"/>
    <w:rsid w:val="0026626A"/>
    <w:rsid w:val="00270D0B"/>
    <w:rsid w:val="00277056"/>
    <w:rsid w:val="00280E5A"/>
    <w:rsid w:val="00282AEE"/>
    <w:rsid w:val="00283CC9"/>
    <w:rsid w:val="00290DD4"/>
    <w:rsid w:val="00291ADE"/>
    <w:rsid w:val="0029336F"/>
    <w:rsid w:val="002935FD"/>
    <w:rsid w:val="002A0916"/>
    <w:rsid w:val="002A25F7"/>
    <w:rsid w:val="002A63EB"/>
    <w:rsid w:val="002A6D3B"/>
    <w:rsid w:val="002B002E"/>
    <w:rsid w:val="002B1031"/>
    <w:rsid w:val="002B683E"/>
    <w:rsid w:val="002B6C8E"/>
    <w:rsid w:val="002C209A"/>
    <w:rsid w:val="002C45AB"/>
    <w:rsid w:val="002D6FE2"/>
    <w:rsid w:val="002E09F2"/>
    <w:rsid w:val="002E45F7"/>
    <w:rsid w:val="002E6462"/>
    <w:rsid w:val="002E6779"/>
    <w:rsid w:val="002F380D"/>
    <w:rsid w:val="003028EE"/>
    <w:rsid w:val="00314285"/>
    <w:rsid w:val="0032452F"/>
    <w:rsid w:val="003247AC"/>
    <w:rsid w:val="00341838"/>
    <w:rsid w:val="00345258"/>
    <w:rsid w:val="00345735"/>
    <w:rsid w:val="00345950"/>
    <w:rsid w:val="00357E7B"/>
    <w:rsid w:val="00363291"/>
    <w:rsid w:val="00371958"/>
    <w:rsid w:val="00373AD3"/>
    <w:rsid w:val="00377FEB"/>
    <w:rsid w:val="00384507"/>
    <w:rsid w:val="00385321"/>
    <w:rsid w:val="0038635C"/>
    <w:rsid w:val="003874C4"/>
    <w:rsid w:val="00393797"/>
    <w:rsid w:val="003945D0"/>
    <w:rsid w:val="00395AA9"/>
    <w:rsid w:val="00396B30"/>
    <w:rsid w:val="003A40D7"/>
    <w:rsid w:val="003B16D4"/>
    <w:rsid w:val="003B17A4"/>
    <w:rsid w:val="003B535D"/>
    <w:rsid w:val="003B75A5"/>
    <w:rsid w:val="003C2A66"/>
    <w:rsid w:val="003C53DC"/>
    <w:rsid w:val="003D2617"/>
    <w:rsid w:val="003D6EE9"/>
    <w:rsid w:val="003D7158"/>
    <w:rsid w:val="003E33AF"/>
    <w:rsid w:val="003E6B5E"/>
    <w:rsid w:val="003F21EB"/>
    <w:rsid w:val="003F6367"/>
    <w:rsid w:val="0040001C"/>
    <w:rsid w:val="0040124F"/>
    <w:rsid w:val="00402508"/>
    <w:rsid w:val="00404799"/>
    <w:rsid w:val="004058B6"/>
    <w:rsid w:val="004074D5"/>
    <w:rsid w:val="00411AEE"/>
    <w:rsid w:val="00417419"/>
    <w:rsid w:val="00420D44"/>
    <w:rsid w:val="00423175"/>
    <w:rsid w:val="00423889"/>
    <w:rsid w:val="00423E7E"/>
    <w:rsid w:val="004258FC"/>
    <w:rsid w:val="00425938"/>
    <w:rsid w:val="004328B9"/>
    <w:rsid w:val="004340F0"/>
    <w:rsid w:val="00436E5E"/>
    <w:rsid w:val="0044474C"/>
    <w:rsid w:val="00446BFF"/>
    <w:rsid w:val="00446D4A"/>
    <w:rsid w:val="00450449"/>
    <w:rsid w:val="0045048E"/>
    <w:rsid w:val="00460783"/>
    <w:rsid w:val="00461BC8"/>
    <w:rsid w:val="00461FF8"/>
    <w:rsid w:val="004649FF"/>
    <w:rsid w:val="00482B7B"/>
    <w:rsid w:val="00485DC1"/>
    <w:rsid w:val="00496713"/>
    <w:rsid w:val="004B11B0"/>
    <w:rsid w:val="004B502E"/>
    <w:rsid w:val="004C0DDE"/>
    <w:rsid w:val="004C1808"/>
    <w:rsid w:val="004C1ECB"/>
    <w:rsid w:val="004C2431"/>
    <w:rsid w:val="004C2F61"/>
    <w:rsid w:val="004C79E0"/>
    <w:rsid w:val="004C7F3F"/>
    <w:rsid w:val="004D176E"/>
    <w:rsid w:val="004D2D75"/>
    <w:rsid w:val="004D3919"/>
    <w:rsid w:val="004D70E6"/>
    <w:rsid w:val="004E2B73"/>
    <w:rsid w:val="004E3FCA"/>
    <w:rsid w:val="004E7351"/>
    <w:rsid w:val="004E7C61"/>
    <w:rsid w:val="004F2DF7"/>
    <w:rsid w:val="004F4AD2"/>
    <w:rsid w:val="004F6515"/>
    <w:rsid w:val="005054CA"/>
    <w:rsid w:val="00505B40"/>
    <w:rsid w:val="00507FD9"/>
    <w:rsid w:val="005150E3"/>
    <w:rsid w:val="00517196"/>
    <w:rsid w:val="00523D3D"/>
    <w:rsid w:val="00524A33"/>
    <w:rsid w:val="00526EB9"/>
    <w:rsid w:val="00527E08"/>
    <w:rsid w:val="0053181E"/>
    <w:rsid w:val="005354FF"/>
    <w:rsid w:val="00540C57"/>
    <w:rsid w:val="0054229D"/>
    <w:rsid w:val="0054233F"/>
    <w:rsid w:val="00546A13"/>
    <w:rsid w:val="00547A87"/>
    <w:rsid w:val="005514FD"/>
    <w:rsid w:val="0055666B"/>
    <w:rsid w:val="00556C45"/>
    <w:rsid w:val="005614CE"/>
    <w:rsid w:val="00561942"/>
    <w:rsid w:val="0056268D"/>
    <w:rsid w:val="00562AF4"/>
    <w:rsid w:val="00562B4F"/>
    <w:rsid w:val="005643FC"/>
    <w:rsid w:val="00564417"/>
    <w:rsid w:val="00564805"/>
    <w:rsid w:val="00565084"/>
    <w:rsid w:val="0056581D"/>
    <w:rsid w:val="00567AD1"/>
    <w:rsid w:val="00572E51"/>
    <w:rsid w:val="0057375E"/>
    <w:rsid w:val="005759D7"/>
    <w:rsid w:val="005832D6"/>
    <w:rsid w:val="00583BD5"/>
    <w:rsid w:val="00591622"/>
    <w:rsid w:val="00592A39"/>
    <w:rsid w:val="0059387E"/>
    <w:rsid w:val="00594BD2"/>
    <w:rsid w:val="0059555D"/>
    <w:rsid w:val="00596529"/>
    <w:rsid w:val="005A0826"/>
    <w:rsid w:val="005A6F6C"/>
    <w:rsid w:val="005B3CDE"/>
    <w:rsid w:val="005B5A54"/>
    <w:rsid w:val="005B5D57"/>
    <w:rsid w:val="005C09C7"/>
    <w:rsid w:val="005C2A3F"/>
    <w:rsid w:val="005C306B"/>
    <w:rsid w:val="005C4AB5"/>
    <w:rsid w:val="005D032F"/>
    <w:rsid w:val="005D10FF"/>
    <w:rsid w:val="005D3947"/>
    <w:rsid w:val="005E4EAC"/>
    <w:rsid w:val="005E7557"/>
    <w:rsid w:val="005E7D3C"/>
    <w:rsid w:val="005F1419"/>
    <w:rsid w:val="005F2FFD"/>
    <w:rsid w:val="005F70DC"/>
    <w:rsid w:val="0060673E"/>
    <w:rsid w:val="006075D0"/>
    <w:rsid w:val="006177BA"/>
    <w:rsid w:val="00620EC5"/>
    <w:rsid w:val="00621F35"/>
    <w:rsid w:val="00624CD1"/>
    <w:rsid w:val="0063476F"/>
    <w:rsid w:val="00637697"/>
    <w:rsid w:val="00637B4E"/>
    <w:rsid w:val="00642E24"/>
    <w:rsid w:val="00646046"/>
    <w:rsid w:val="006503CB"/>
    <w:rsid w:val="00652993"/>
    <w:rsid w:val="006540DD"/>
    <w:rsid w:val="0066155A"/>
    <w:rsid w:val="0066365E"/>
    <w:rsid w:val="00667E74"/>
    <w:rsid w:val="0067143A"/>
    <w:rsid w:val="00672EC7"/>
    <w:rsid w:val="00673B90"/>
    <w:rsid w:val="00682321"/>
    <w:rsid w:val="00682341"/>
    <w:rsid w:val="00682737"/>
    <w:rsid w:val="00684578"/>
    <w:rsid w:val="00685612"/>
    <w:rsid w:val="00686C86"/>
    <w:rsid w:val="0069360B"/>
    <w:rsid w:val="00696ED3"/>
    <w:rsid w:val="006A1F62"/>
    <w:rsid w:val="006A5E16"/>
    <w:rsid w:val="006B1D4C"/>
    <w:rsid w:val="006B4CE6"/>
    <w:rsid w:val="006C4EAB"/>
    <w:rsid w:val="006C650C"/>
    <w:rsid w:val="006C6969"/>
    <w:rsid w:val="006C7357"/>
    <w:rsid w:val="006C7DB9"/>
    <w:rsid w:val="006D070E"/>
    <w:rsid w:val="006D7039"/>
    <w:rsid w:val="006E11AB"/>
    <w:rsid w:val="006E387F"/>
    <w:rsid w:val="006E5BC9"/>
    <w:rsid w:val="006E5EA5"/>
    <w:rsid w:val="006F2BBA"/>
    <w:rsid w:val="0070101B"/>
    <w:rsid w:val="0070162F"/>
    <w:rsid w:val="007039CE"/>
    <w:rsid w:val="007074AA"/>
    <w:rsid w:val="00711677"/>
    <w:rsid w:val="007338A2"/>
    <w:rsid w:val="00733E40"/>
    <w:rsid w:val="007364D5"/>
    <w:rsid w:val="0073677D"/>
    <w:rsid w:val="00736E87"/>
    <w:rsid w:val="007372DE"/>
    <w:rsid w:val="007431BC"/>
    <w:rsid w:val="00743FC4"/>
    <w:rsid w:val="00746717"/>
    <w:rsid w:val="00747380"/>
    <w:rsid w:val="00751697"/>
    <w:rsid w:val="00753BF5"/>
    <w:rsid w:val="00754FC5"/>
    <w:rsid w:val="00763194"/>
    <w:rsid w:val="007634F6"/>
    <w:rsid w:val="00772D12"/>
    <w:rsid w:val="0077318B"/>
    <w:rsid w:val="00773F38"/>
    <w:rsid w:val="00774930"/>
    <w:rsid w:val="00774C07"/>
    <w:rsid w:val="00775478"/>
    <w:rsid w:val="007810C7"/>
    <w:rsid w:val="0078201A"/>
    <w:rsid w:val="00782642"/>
    <w:rsid w:val="0078328C"/>
    <w:rsid w:val="00783A25"/>
    <w:rsid w:val="00791048"/>
    <w:rsid w:val="00794BF6"/>
    <w:rsid w:val="0079597A"/>
    <w:rsid w:val="007A3955"/>
    <w:rsid w:val="007A3DB3"/>
    <w:rsid w:val="007A4191"/>
    <w:rsid w:val="007B6A9E"/>
    <w:rsid w:val="007D1700"/>
    <w:rsid w:val="007E37F7"/>
    <w:rsid w:val="007E5944"/>
    <w:rsid w:val="007E6E0C"/>
    <w:rsid w:val="007E7BE3"/>
    <w:rsid w:val="007F0FE9"/>
    <w:rsid w:val="007F15A5"/>
    <w:rsid w:val="007F208C"/>
    <w:rsid w:val="00800972"/>
    <w:rsid w:val="00803016"/>
    <w:rsid w:val="008031E4"/>
    <w:rsid w:val="00804945"/>
    <w:rsid w:val="00812F97"/>
    <w:rsid w:val="0081398A"/>
    <w:rsid w:val="00813E7B"/>
    <w:rsid w:val="0082029F"/>
    <w:rsid w:val="008230E2"/>
    <w:rsid w:val="00825E77"/>
    <w:rsid w:val="00831DB5"/>
    <w:rsid w:val="0083396F"/>
    <w:rsid w:val="00835B89"/>
    <w:rsid w:val="00842191"/>
    <w:rsid w:val="0084256F"/>
    <w:rsid w:val="00843700"/>
    <w:rsid w:val="00845C8D"/>
    <w:rsid w:val="008478E5"/>
    <w:rsid w:val="00851161"/>
    <w:rsid w:val="008517B1"/>
    <w:rsid w:val="0086188D"/>
    <w:rsid w:val="00865C29"/>
    <w:rsid w:val="0087240A"/>
    <w:rsid w:val="008805C0"/>
    <w:rsid w:val="00881049"/>
    <w:rsid w:val="00893664"/>
    <w:rsid w:val="00896FD3"/>
    <w:rsid w:val="008A4806"/>
    <w:rsid w:val="008B007D"/>
    <w:rsid w:val="008B0F0D"/>
    <w:rsid w:val="008B4086"/>
    <w:rsid w:val="008B46E9"/>
    <w:rsid w:val="008B58C3"/>
    <w:rsid w:val="008B6E61"/>
    <w:rsid w:val="008B7876"/>
    <w:rsid w:val="008C417A"/>
    <w:rsid w:val="008C7B5E"/>
    <w:rsid w:val="008D03CD"/>
    <w:rsid w:val="008D0471"/>
    <w:rsid w:val="008D0A77"/>
    <w:rsid w:val="008E1283"/>
    <w:rsid w:val="008E519E"/>
    <w:rsid w:val="008E55DC"/>
    <w:rsid w:val="0090368C"/>
    <w:rsid w:val="00904D58"/>
    <w:rsid w:val="00905434"/>
    <w:rsid w:val="0091628B"/>
    <w:rsid w:val="00917D8E"/>
    <w:rsid w:val="009205E4"/>
    <w:rsid w:val="00922FD2"/>
    <w:rsid w:val="00925F14"/>
    <w:rsid w:val="00926D0D"/>
    <w:rsid w:val="00934BDE"/>
    <w:rsid w:val="00945C15"/>
    <w:rsid w:val="00961E9E"/>
    <w:rsid w:val="00966BF0"/>
    <w:rsid w:val="00967DC1"/>
    <w:rsid w:val="00972A45"/>
    <w:rsid w:val="00972BC0"/>
    <w:rsid w:val="00973807"/>
    <w:rsid w:val="0097468D"/>
    <w:rsid w:val="00975D26"/>
    <w:rsid w:val="00976F83"/>
    <w:rsid w:val="009800E5"/>
    <w:rsid w:val="0098368D"/>
    <w:rsid w:val="00992F8C"/>
    <w:rsid w:val="00997540"/>
    <w:rsid w:val="009B279F"/>
    <w:rsid w:val="009B5A23"/>
    <w:rsid w:val="009C425B"/>
    <w:rsid w:val="009D29F3"/>
    <w:rsid w:val="009D3402"/>
    <w:rsid w:val="009E6C18"/>
    <w:rsid w:val="009F237E"/>
    <w:rsid w:val="009F26D0"/>
    <w:rsid w:val="009F314D"/>
    <w:rsid w:val="00A03782"/>
    <w:rsid w:val="00A0534C"/>
    <w:rsid w:val="00A0692B"/>
    <w:rsid w:val="00A11D52"/>
    <w:rsid w:val="00A12599"/>
    <w:rsid w:val="00A15E6A"/>
    <w:rsid w:val="00A23F16"/>
    <w:rsid w:val="00A24260"/>
    <w:rsid w:val="00A2680D"/>
    <w:rsid w:val="00A311E4"/>
    <w:rsid w:val="00A36952"/>
    <w:rsid w:val="00A36A2B"/>
    <w:rsid w:val="00A43B8D"/>
    <w:rsid w:val="00A44E93"/>
    <w:rsid w:val="00A5108F"/>
    <w:rsid w:val="00A53AFB"/>
    <w:rsid w:val="00A53D46"/>
    <w:rsid w:val="00A562FA"/>
    <w:rsid w:val="00A56BC6"/>
    <w:rsid w:val="00A60643"/>
    <w:rsid w:val="00A62DEE"/>
    <w:rsid w:val="00A74CF0"/>
    <w:rsid w:val="00A77075"/>
    <w:rsid w:val="00A837F9"/>
    <w:rsid w:val="00A84C7E"/>
    <w:rsid w:val="00A858AE"/>
    <w:rsid w:val="00A86E75"/>
    <w:rsid w:val="00A90B60"/>
    <w:rsid w:val="00A93C36"/>
    <w:rsid w:val="00A964AE"/>
    <w:rsid w:val="00AA0705"/>
    <w:rsid w:val="00AA244E"/>
    <w:rsid w:val="00AA257D"/>
    <w:rsid w:val="00AA7B66"/>
    <w:rsid w:val="00AB02CF"/>
    <w:rsid w:val="00AB0518"/>
    <w:rsid w:val="00AB1150"/>
    <w:rsid w:val="00AB5FB0"/>
    <w:rsid w:val="00AB6E3D"/>
    <w:rsid w:val="00AB7083"/>
    <w:rsid w:val="00AC144E"/>
    <w:rsid w:val="00AC21EC"/>
    <w:rsid w:val="00AC4140"/>
    <w:rsid w:val="00AC44EF"/>
    <w:rsid w:val="00AC4A65"/>
    <w:rsid w:val="00AC538A"/>
    <w:rsid w:val="00AD0D0C"/>
    <w:rsid w:val="00AD223C"/>
    <w:rsid w:val="00AE13E5"/>
    <w:rsid w:val="00AE236B"/>
    <w:rsid w:val="00AE6457"/>
    <w:rsid w:val="00AF239B"/>
    <w:rsid w:val="00AF2B07"/>
    <w:rsid w:val="00AF3062"/>
    <w:rsid w:val="00AF7466"/>
    <w:rsid w:val="00B067BE"/>
    <w:rsid w:val="00B12A3B"/>
    <w:rsid w:val="00B14187"/>
    <w:rsid w:val="00B24374"/>
    <w:rsid w:val="00B24388"/>
    <w:rsid w:val="00B3144B"/>
    <w:rsid w:val="00B32000"/>
    <w:rsid w:val="00B348FD"/>
    <w:rsid w:val="00B40B46"/>
    <w:rsid w:val="00B42069"/>
    <w:rsid w:val="00B469F8"/>
    <w:rsid w:val="00B46BC5"/>
    <w:rsid w:val="00B5011C"/>
    <w:rsid w:val="00B51F5D"/>
    <w:rsid w:val="00B52A5D"/>
    <w:rsid w:val="00B56760"/>
    <w:rsid w:val="00B61F94"/>
    <w:rsid w:val="00B706C1"/>
    <w:rsid w:val="00B75497"/>
    <w:rsid w:val="00B8319C"/>
    <w:rsid w:val="00B86EEF"/>
    <w:rsid w:val="00B876C1"/>
    <w:rsid w:val="00B97CCF"/>
    <w:rsid w:val="00BA05BF"/>
    <w:rsid w:val="00BA0F49"/>
    <w:rsid w:val="00BA240B"/>
    <w:rsid w:val="00BA2997"/>
    <w:rsid w:val="00BA3DFD"/>
    <w:rsid w:val="00BA54A7"/>
    <w:rsid w:val="00BB0554"/>
    <w:rsid w:val="00BB13A0"/>
    <w:rsid w:val="00BB15CC"/>
    <w:rsid w:val="00BB2110"/>
    <w:rsid w:val="00BC1DE7"/>
    <w:rsid w:val="00BC3C7F"/>
    <w:rsid w:val="00BC41DC"/>
    <w:rsid w:val="00BC49F2"/>
    <w:rsid w:val="00BC750F"/>
    <w:rsid w:val="00BC7F08"/>
    <w:rsid w:val="00BD12C8"/>
    <w:rsid w:val="00BE59E6"/>
    <w:rsid w:val="00BE77EE"/>
    <w:rsid w:val="00BF1157"/>
    <w:rsid w:val="00BF394B"/>
    <w:rsid w:val="00BF423A"/>
    <w:rsid w:val="00BF4B2B"/>
    <w:rsid w:val="00BF59FB"/>
    <w:rsid w:val="00C008A4"/>
    <w:rsid w:val="00C03932"/>
    <w:rsid w:val="00C07DC8"/>
    <w:rsid w:val="00C10B7A"/>
    <w:rsid w:val="00C1210A"/>
    <w:rsid w:val="00C15F9B"/>
    <w:rsid w:val="00C24E9E"/>
    <w:rsid w:val="00C2795F"/>
    <w:rsid w:val="00C27EF7"/>
    <w:rsid w:val="00C31CCA"/>
    <w:rsid w:val="00C343B2"/>
    <w:rsid w:val="00C3651A"/>
    <w:rsid w:val="00C3669C"/>
    <w:rsid w:val="00C43A04"/>
    <w:rsid w:val="00C44BFD"/>
    <w:rsid w:val="00C44E6B"/>
    <w:rsid w:val="00C47AC4"/>
    <w:rsid w:val="00C51315"/>
    <w:rsid w:val="00C56D3A"/>
    <w:rsid w:val="00C60B90"/>
    <w:rsid w:val="00C61E77"/>
    <w:rsid w:val="00C67131"/>
    <w:rsid w:val="00C76D11"/>
    <w:rsid w:val="00C82C65"/>
    <w:rsid w:val="00C8477F"/>
    <w:rsid w:val="00C91CB9"/>
    <w:rsid w:val="00CA0222"/>
    <w:rsid w:val="00CA2BE2"/>
    <w:rsid w:val="00CA3F5A"/>
    <w:rsid w:val="00CA5D0A"/>
    <w:rsid w:val="00CB7B86"/>
    <w:rsid w:val="00CC46AF"/>
    <w:rsid w:val="00CE4611"/>
    <w:rsid w:val="00CE51CB"/>
    <w:rsid w:val="00CF0957"/>
    <w:rsid w:val="00CF0EF9"/>
    <w:rsid w:val="00CF4CB2"/>
    <w:rsid w:val="00CF68CB"/>
    <w:rsid w:val="00CF74E8"/>
    <w:rsid w:val="00D0000D"/>
    <w:rsid w:val="00D00561"/>
    <w:rsid w:val="00D05FE2"/>
    <w:rsid w:val="00D1039F"/>
    <w:rsid w:val="00D13832"/>
    <w:rsid w:val="00D14A82"/>
    <w:rsid w:val="00D16CC2"/>
    <w:rsid w:val="00D17253"/>
    <w:rsid w:val="00D26333"/>
    <w:rsid w:val="00D27BC4"/>
    <w:rsid w:val="00D30FA1"/>
    <w:rsid w:val="00D317E8"/>
    <w:rsid w:val="00D326C5"/>
    <w:rsid w:val="00D335E6"/>
    <w:rsid w:val="00D364C5"/>
    <w:rsid w:val="00D40857"/>
    <w:rsid w:val="00D4085E"/>
    <w:rsid w:val="00D43550"/>
    <w:rsid w:val="00D44BF6"/>
    <w:rsid w:val="00D52AE4"/>
    <w:rsid w:val="00D57333"/>
    <w:rsid w:val="00D60549"/>
    <w:rsid w:val="00D6225C"/>
    <w:rsid w:val="00D66FBF"/>
    <w:rsid w:val="00D70149"/>
    <w:rsid w:val="00D7121D"/>
    <w:rsid w:val="00D76AFE"/>
    <w:rsid w:val="00D77EB8"/>
    <w:rsid w:val="00D85C28"/>
    <w:rsid w:val="00D8717F"/>
    <w:rsid w:val="00D924D9"/>
    <w:rsid w:val="00D947A0"/>
    <w:rsid w:val="00D9586A"/>
    <w:rsid w:val="00DA096A"/>
    <w:rsid w:val="00DA1863"/>
    <w:rsid w:val="00DA3441"/>
    <w:rsid w:val="00DC1081"/>
    <w:rsid w:val="00DC1ED6"/>
    <w:rsid w:val="00DC2262"/>
    <w:rsid w:val="00DD2386"/>
    <w:rsid w:val="00DD57A7"/>
    <w:rsid w:val="00DD6FBF"/>
    <w:rsid w:val="00DE1645"/>
    <w:rsid w:val="00DE1951"/>
    <w:rsid w:val="00DF3C39"/>
    <w:rsid w:val="00DF608A"/>
    <w:rsid w:val="00E00875"/>
    <w:rsid w:val="00E068F2"/>
    <w:rsid w:val="00E06B15"/>
    <w:rsid w:val="00E108E2"/>
    <w:rsid w:val="00E1259A"/>
    <w:rsid w:val="00E178E8"/>
    <w:rsid w:val="00E2004E"/>
    <w:rsid w:val="00E215E0"/>
    <w:rsid w:val="00E225BD"/>
    <w:rsid w:val="00E264E1"/>
    <w:rsid w:val="00E30055"/>
    <w:rsid w:val="00E30764"/>
    <w:rsid w:val="00E40570"/>
    <w:rsid w:val="00E40BBA"/>
    <w:rsid w:val="00E442D6"/>
    <w:rsid w:val="00E53FE2"/>
    <w:rsid w:val="00E54F31"/>
    <w:rsid w:val="00E67894"/>
    <w:rsid w:val="00E71A2B"/>
    <w:rsid w:val="00E74D75"/>
    <w:rsid w:val="00E76487"/>
    <w:rsid w:val="00E81730"/>
    <w:rsid w:val="00E8272B"/>
    <w:rsid w:val="00E970E7"/>
    <w:rsid w:val="00EA114C"/>
    <w:rsid w:val="00EA66FA"/>
    <w:rsid w:val="00EB35FD"/>
    <w:rsid w:val="00EB43B3"/>
    <w:rsid w:val="00EB4BB2"/>
    <w:rsid w:val="00EB770C"/>
    <w:rsid w:val="00EC3026"/>
    <w:rsid w:val="00ED2E6F"/>
    <w:rsid w:val="00ED487D"/>
    <w:rsid w:val="00EE0397"/>
    <w:rsid w:val="00EE1950"/>
    <w:rsid w:val="00EE731F"/>
    <w:rsid w:val="00EF39AF"/>
    <w:rsid w:val="00F00DA3"/>
    <w:rsid w:val="00F01F38"/>
    <w:rsid w:val="00F1236C"/>
    <w:rsid w:val="00F218AA"/>
    <w:rsid w:val="00F22778"/>
    <w:rsid w:val="00F245C6"/>
    <w:rsid w:val="00F271F8"/>
    <w:rsid w:val="00F300F4"/>
    <w:rsid w:val="00F34D4E"/>
    <w:rsid w:val="00F40262"/>
    <w:rsid w:val="00F40E18"/>
    <w:rsid w:val="00F426C9"/>
    <w:rsid w:val="00F44759"/>
    <w:rsid w:val="00F45C39"/>
    <w:rsid w:val="00F46221"/>
    <w:rsid w:val="00F47BA3"/>
    <w:rsid w:val="00F616DF"/>
    <w:rsid w:val="00F630D2"/>
    <w:rsid w:val="00F639C0"/>
    <w:rsid w:val="00F66858"/>
    <w:rsid w:val="00F71036"/>
    <w:rsid w:val="00F737AA"/>
    <w:rsid w:val="00F754DB"/>
    <w:rsid w:val="00F80538"/>
    <w:rsid w:val="00F84A79"/>
    <w:rsid w:val="00F851F0"/>
    <w:rsid w:val="00F85D87"/>
    <w:rsid w:val="00F8656F"/>
    <w:rsid w:val="00F91BDD"/>
    <w:rsid w:val="00F923C0"/>
    <w:rsid w:val="00FA0B2A"/>
    <w:rsid w:val="00FA5EF7"/>
    <w:rsid w:val="00FA678B"/>
    <w:rsid w:val="00FB0CDB"/>
    <w:rsid w:val="00FB3E40"/>
    <w:rsid w:val="00FB4F52"/>
    <w:rsid w:val="00FB56BF"/>
    <w:rsid w:val="00FD0D72"/>
    <w:rsid w:val="00FD179F"/>
    <w:rsid w:val="00FD39A9"/>
    <w:rsid w:val="00FD5650"/>
    <w:rsid w:val="00FD5C8C"/>
    <w:rsid w:val="00FD78B2"/>
    <w:rsid w:val="00FE0660"/>
    <w:rsid w:val="00FE2C3D"/>
    <w:rsid w:val="00FE5917"/>
    <w:rsid w:val="00FF35BD"/>
    <w:rsid w:val="00FF5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089F8F"/>
  <w15:chartTrackingRefBased/>
  <w15:docId w15:val="{D229E531-F84E-42E1-9863-F83CF52D7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001C"/>
    <w:rPr>
      <w:sz w:val="24"/>
      <w:szCs w:val="24"/>
    </w:rPr>
  </w:style>
  <w:style w:type="paragraph" w:styleId="Heading1">
    <w:name w:val="heading 1"/>
    <w:basedOn w:val="Normal"/>
    <w:link w:val="Heading1Char"/>
    <w:uiPriority w:val="9"/>
    <w:qFormat/>
    <w:rsid w:val="002023D9"/>
    <w:pPr>
      <w:spacing w:before="100" w:beforeAutospacing="1" w:after="100" w:afterAutospacing="1"/>
      <w:outlineLvl w:val="0"/>
    </w:pPr>
    <w:rPr>
      <w:rFonts w:cs="Arial Unicode MS"/>
      <w:b/>
      <w:bCs/>
      <w:kern w:val="36"/>
      <w:sz w:val="48"/>
      <w:szCs w:val="48"/>
      <w:lang w:val="x-none" w:eastAsia="x-none" w:bidi="lo-LA"/>
    </w:rPr>
  </w:style>
  <w:style w:type="paragraph" w:styleId="Heading3">
    <w:name w:val="heading 3"/>
    <w:basedOn w:val="Normal"/>
    <w:next w:val="Normal"/>
    <w:link w:val="Heading3Char"/>
    <w:semiHidden/>
    <w:unhideWhenUsed/>
    <w:qFormat/>
    <w:rsid w:val="0055666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C44EF"/>
    <w:pPr>
      <w:tabs>
        <w:tab w:val="center" w:pos="4320"/>
        <w:tab w:val="right" w:pos="8640"/>
      </w:tabs>
    </w:pPr>
  </w:style>
  <w:style w:type="character" w:styleId="PageNumber">
    <w:name w:val="page number"/>
    <w:basedOn w:val="DefaultParagraphFont"/>
    <w:rsid w:val="00AC44EF"/>
  </w:style>
  <w:style w:type="paragraph" w:styleId="Footer">
    <w:name w:val="footer"/>
    <w:basedOn w:val="Normal"/>
    <w:rsid w:val="00AC44EF"/>
    <w:pPr>
      <w:tabs>
        <w:tab w:val="center" w:pos="4320"/>
        <w:tab w:val="right" w:pos="8640"/>
      </w:tabs>
    </w:pPr>
  </w:style>
  <w:style w:type="paragraph" w:customStyle="1" w:styleId="Normal1">
    <w:name w:val="Normal1"/>
    <w:rsid w:val="001805BD"/>
    <w:rPr>
      <w:sz w:val="24"/>
      <w:szCs w:val="24"/>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1,fn,f"/>
    <w:basedOn w:val="Normal"/>
    <w:link w:val="FootnoteTextChar"/>
    <w:uiPriority w:val="99"/>
    <w:unhideWhenUsed/>
    <w:qFormat/>
    <w:rsid w:val="006A5E16"/>
    <w:pPr>
      <w:widowControl w:val="0"/>
      <w:suppressLineNumbers/>
      <w:suppressAutoHyphens/>
      <w:ind w:left="283" w:hanging="283"/>
    </w:pPr>
    <w:rPr>
      <w:rFonts w:eastAsia="Lucida Sans Unicode" w:cs="Arial Unicode MS"/>
      <w:kern w:val="2"/>
      <w:sz w:val="20"/>
      <w:szCs w:val="20"/>
      <w:lang w:val="vi-VN" w:eastAsia="x-none" w:bidi="lo-LA"/>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1 Char,fn Char,f Char"/>
    <w:link w:val="FootnoteText"/>
    <w:uiPriority w:val="99"/>
    <w:rsid w:val="006A5E16"/>
    <w:rPr>
      <w:rFonts w:eastAsia="Lucida Sans Unicode"/>
      <w:kern w:val="2"/>
      <w:lang w:val="vi-VN" w:eastAsia="x-none"/>
    </w:rPr>
  </w:style>
  <w:style w:type="character" w:styleId="FootnoteReference">
    <w:name w:val="footnote reference"/>
    <w:aliases w:val="Footnote,Footnote text,ftref,BearingPoint,16 Point,Superscript 6 Point,fr,Ref,de nota al pie,Footnote Text1,Footnote + Arial,10 pt,Black,Footnote Text11,BVI fnr,(NECG) Footnote Reference,footnote ref,Footnote text + 13 pt, BVI fnr,R"/>
    <w:uiPriority w:val="99"/>
    <w:unhideWhenUsed/>
    <w:qFormat/>
    <w:rsid w:val="006A5E16"/>
    <w:rPr>
      <w:vertAlign w:val="superscript"/>
    </w:rPr>
  </w:style>
  <w:style w:type="paragraph" w:customStyle="1" w:styleId="Normal10">
    <w:name w:val="Normal1"/>
    <w:rsid w:val="00BA240B"/>
    <w:rPr>
      <w:sz w:val="26"/>
      <w:szCs w:val="26"/>
      <w:lang w:val="it-IT"/>
    </w:rPr>
  </w:style>
  <w:style w:type="paragraph" w:styleId="ListParagraph">
    <w:name w:val="List Paragraph"/>
    <w:basedOn w:val="Normal"/>
    <w:uiPriority w:val="34"/>
    <w:qFormat/>
    <w:rsid w:val="00BE59E6"/>
    <w:pPr>
      <w:ind w:left="720"/>
    </w:pPr>
  </w:style>
  <w:style w:type="character" w:customStyle="1" w:styleId="Heading1Char">
    <w:name w:val="Heading 1 Char"/>
    <w:link w:val="Heading1"/>
    <w:uiPriority w:val="9"/>
    <w:rsid w:val="002023D9"/>
    <w:rPr>
      <w:b/>
      <w:bCs/>
      <w:kern w:val="36"/>
      <w:sz w:val="48"/>
      <w:szCs w:val="48"/>
    </w:rPr>
  </w:style>
  <w:style w:type="paragraph" w:styleId="NormalWeb">
    <w:name w:val="Normal (Web)"/>
    <w:basedOn w:val="Normal"/>
    <w:uiPriority w:val="99"/>
    <w:unhideWhenUsed/>
    <w:rsid w:val="002023D9"/>
    <w:pPr>
      <w:spacing w:before="100" w:beforeAutospacing="1" w:after="100" w:afterAutospacing="1"/>
    </w:pPr>
  </w:style>
  <w:style w:type="character" w:styleId="Hyperlink">
    <w:name w:val="Hyperlink"/>
    <w:uiPriority w:val="99"/>
    <w:unhideWhenUsed/>
    <w:rsid w:val="002023D9"/>
    <w:rPr>
      <w:color w:val="0000FF"/>
      <w:u w:val="single"/>
    </w:rPr>
  </w:style>
  <w:style w:type="paragraph" w:styleId="EndnoteText">
    <w:name w:val="endnote text"/>
    <w:basedOn w:val="Normal"/>
    <w:link w:val="EndnoteTextChar"/>
    <w:rsid w:val="00E1259A"/>
    <w:rPr>
      <w:sz w:val="20"/>
      <w:szCs w:val="20"/>
    </w:rPr>
  </w:style>
  <w:style w:type="character" w:customStyle="1" w:styleId="EndnoteTextChar">
    <w:name w:val="Endnote Text Char"/>
    <w:basedOn w:val="DefaultParagraphFont"/>
    <w:link w:val="EndnoteText"/>
    <w:rsid w:val="00E1259A"/>
  </w:style>
  <w:style w:type="character" w:styleId="EndnoteReference">
    <w:name w:val="endnote reference"/>
    <w:rsid w:val="00E1259A"/>
    <w:rPr>
      <w:vertAlign w:val="superscript"/>
    </w:rPr>
  </w:style>
  <w:style w:type="character" w:customStyle="1" w:styleId="Bodytext4NotBold">
    <w:name w:val="Body text (4) + Not Bold"/>
    <w:aliases w:val="Not Italic"/>
    <w:rsid w:val="00881049"/>
    <w:rPr>
      <w:rFonts w:ascii="Times New Roman" w:eastAsia="Times New Roman" w:hAnsi="Times New Roman" w:cs="Times New Roman"/>
      <w:b/>
      <w:bCs/>
      <w:i/>
      <w:iCs/>
      <w:smallCaps w:val="0"/>
      <w:strike w:val="0"/>
      <w:color w:val="000000"/>
      <w:spacing w:val="0"/>
      <w:w w:val="100"/>
      <w:position w:val="0"/>
      <w:sz w:val="26"/>
      <w:szCs w:val="26"/>
      <w:u w:val="none"/>
      <w:lang w:val="vi-VN"/>
    </w:rPr>
  </w:style>
  <w:style w:type="table" w:styleId="TableGrid">
    <w:name w:val="Table Grid"/>
    <w:basedOn w:val="TableNormal"/>
    <w:rsid w:val="00992F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semiHidden/>
    <w:rsid w:val="0055666B"/>
    <w:rPr>
      <w:rFonts w:asciiTheme="majorHAnsi" w:eastAsiaTheme="majorEastAsia" w:hAnsiTheme="majorHAnsi" w:cstheme="majorBidi"/>
      <w:color w:val="1F3763" w:themeColor="accent1" w:themeShade="7F"/>
      <w:sz w:val="24"/>
      <w:szCs w:val="24"/>
    </w:rPr>
  </w:style>
  <w:style w:type="character" w:customStyle="1" w:styleId="go">
    <w:name w:val="go"/>
    <w:basedOn w:val="DefaultParagraphFont"/>
    <w:rsid w:val="0055666B"/>
  </w:style>
  <w:style w:type="character" w:customStyle="1" w:styleId="HeaderChar">
    <w:name w:val="Header Char"/>
    <w:basedOn w:val="DefaultParagraphFont"/>
    <w:link w:val="Header"/>
    <w:uiPriority w:val="99"/>
    <w:rsid w:val="00A03782"/>
    <w:rPr>
      <w:sz w:val="24"/>
      <w:szCs w:val="24"/>
    </w:rPr>
  </w:style>
  <w:style w:type="character" w:customStyle="1" w:styleId="UnresolvedMention1">
    <w:name w:val="Unresolved Mention1"/>
    <w:basedOn w:val="DefaultParagraphFont"/>
    <w:uiPriority w:val="99"/>
    <w:semiHidden/>
    <w:unhideWhenUsed/>
    <w:rsid w:val="006F2BBA"/>
    <w:rPr>
      <w:color w:val="605E5C"/>
      <w:shd w:val="clear" w:color="auto" w:fill="E1DFDD"/>
    </w:rPr>
  </w:style>
  <w:style w:type="character" w:styleId="UnresolvedMention">
    <w:name w:val="Unresolved Mention"/>
    <w:basedOn w:val="DefaultParagraphFont"/>
    <w:uiPriority w:val="99"/>
    <w:semiHidden/>
    <w:unhideWhenUsed/>
    <w:rsid w:val="00D60549"/>
    <w:rPr>
      <w:color w:val="605E5C"/>
      <w:shd w:val="clear" w:color="auto" w:fill="E1DFDD"/>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customStyle="1" w:styleId="c">
    <w:name w:val="c"/>
    <w:basedOn w:val="Normal"/>
    <w:rsid w:val="0098368D"/>
    <w:pPr>
      <w:spacing w:line="312" w:lineRule="auto"/>
      <w:jc w:val="center"/>
    </w:pPr>
    <w:rPr>
      <w:rFonts w:eastAsiaTheme="minorEastAsia"/>
      <w:sz w:val="28"/>
      <w:szCs w:val="28"/>
    </w:rPr>
  </w:style>
  <w:style w:type="paragraph" w:customStyle="1" w:styleId="h1">
    <w:name w:val="h1"/>
    <w:basedOn w:val="Normal"/>
    <w:rsid w:val="000914BE"/>
    <w:pPr>
      <w:spacing w:before="200" w:after="60" w:line="312" w:lineRule="auto"/>
    </w:pPr>
    <w:rPr>
      <w:rFonts w:eastAsiaTheme="minorEastAsia"/>
      <w:b/>
      <w:bCs/>
      <w:sz w:val="28"/>
      <w:szCs w:val="28"/>
    </w:rPr>
  </w:style>
  <w:style w:type="paragraph" w:customStyle="1" w:styleId="h2">
    <w:name w:val="h2"/>
    <w:basedOn w:val="Normal"/>
    <w:rsid w:val="000914BE"/>
    <w:pPr>
      <w:spacing w:before="120" w:after="60" w:line="312" w:lineRule="auto"/>
    </w:pPr>
    <w:rPr>
      <w:rFonts w:eastAsiaTheme="minorEastAsia"/>
      <w:b/>
      <w:bCs/>
      <w:sz w:val="28"/>
      <w:szCs w:val="28"/>
    </w:rPr>
  </w:style>
  <w:style w:type="paragraph" w:customStyle="1" w:styleId="i">
    <w:name w:val="i"/>
    <w:basedOn w:val="Normal"/>
    <w:rsid w:val="000914BE"/>
    <w:pPr>
      <w:spacing w:before="60" w:after="60" w:line="312" w:lineRule="auto"/>
      <w:ind w:firstLine="567"/>
      <w:jc w:val="both"/>
    </w:pPr>
    <w:rPr>
      <w:rFonts w:eastAsiaTheme="minorEastAsia"/>
      <w:sz w:val="28"/>
      <w:szCs w:val="28"/>
    </w:rPr>
  </w:style>
  <w:style w:type="character" w:customStyle="1" w:styleId="ph1">
    <w:name w:val="ph1"/>
    <w:basedOn w:val="DefaultParagraphFont"/>
    <w:rsid w:val="00F66858"/>
    <w:rPr>
      <w:b/>
      <w:bCs/>
      <w:shd w:val="clear" w:color="auto" w:fill="FFFF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368507">
      <w:bodyDiv w:val="1"/>
      <w:marLeft w:val="0"/>
      <w:marRight w:val="0"/>
      <w:marTop w:val="0"/>
      <w:marBottom w:val="0"/>
      <w:divBdr>
        <w:top w:val="none" w:sz="0" w:space="0" w:color="auto"/>
        <w:left w:val="none" w:sz="0" w:space="0" w:color="auto"/>
        <w:bottom w:val="none" w:sz="0" w:space="0" w:color="auto"/>
        <w:right w:val="none" w:sz="0" w:space="0" w:color="auto"/>
      </w:divBdr>
      <w:divsChild>
        <w:div w:id="1279406608">
          <w:marLeft w:val="0"/>
          <w:marRight w:val="0"/>
          <w:marTop w:val="0"/>
          <w:marBottom w:val="0"/>
          <w:divBdr>
            <w:top w:val="none" w:sz="0" w:space="0" w:color="auto"/>
            <w:left w:val="none" w:sz="0" w:space="0" w:color="auto"/>
            <w:bottom w:val="none" w:sz="0" w:space="0" w:color="auto"/>
            <w:right w:val="none" w:sz="0" w:space="0" w:color="auto"/>
          </w:divBdr>
        </w:div>
      </w:divsChild>
    </w:div>
    <w:div w:id="692076745">
      <w:bodyDiv w:val="1"/>
      <w:marLeft w:val="0"/>
      <w:marRight w:val="0"/>
      <w:marTop w:val="0"/>
      <w:marBottom w:val="0"/>
      <w:divBdr>
        <w:top w:val="none" w:sz="0" w:space="0" w:color="auto"/>
        <w:left w:val="none" w:sz="0" w:space="0" w:color="auto"/>
        <w:bottom w:val="none" w:sz="0" w:space="0" w:color="auto"/>
        <w:right w:val="none" w:sz="0" w:space="0" w:color="auto"/>
      </w:divBdr>
    </w:div>
    <w:div w:id="1588802973">
      <w:bodyDiv w:val="1"/>
      <w:marLeft w:val="0"/>
      <w:marRight w:val="0"/>
      <w:marTop w:val="0"/>
      <w:marBottom w:val="0"/>
      <w:divBdr>
        <w:top w:val="none" w:sz="0" w:space="0" w:color="auto"/>
        <w:left w:val="none" w:sz="0" w:space="0" w:color="auto"/>
        <w:bottom w:val="none" w:sz="0" w:space="0" w:color="auto"/>
        <w:right w:val="none" w:sz="0" w:space="0" w:color="auto"/>
      </w:divBdr>
    </w:div>
    <w:div w:id="1868371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424B00-8B52-43D9-B9F9-D855D42A5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1482</Words>
  <Characters>8449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Đánh số trang</vt:lpstr>
    </vt:vector>
  </TitlesOfParts>
  <Company/>
  <LinksUpToDate>false</LinksUpToDate>
  <CharactersWithSpaces>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số trang</dc:title>
  <dc:subject/>
  <dc:creator>MyPC</dc:creator>
  <cp:keywords/>
  <cp:lastModifiedBy>Nguyễn Ngọc Quang Phục</cp:lastModifiedBy>
  <cp:revision>2</cp:revision>
  <dcterms:created xsi:type="dcterms:W3CDTF">2026-10-27T07:53:00Z</dcterms:created>
  <dcterms:modified xsi:type="dcterms:W3CDTF">2026-10-27T07:53:00Z</dcterms:modified>
</cp:coreProperties>
</file>