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del w:id="1002" w:author="Nội dung bỏ (Claude)" w:date="2026-09-18T20:26:31Z"/>
        </w:rPr>
      </w:pPr>
      <w:del w:id="1001" w:author="Nội dung bỏ (Claude)" w:date="2026-09-18T20:26:31Z">
        <w:r>
          <w:rPr>
            <w:b/>
            <w:i/>
          </w:rPr>
          <w:delText>[BẢN DỰ THẢO — CHƯA BAN HÀNH. Đề nghị Phòng Tổng hợp - Hành chính và Quản trị kiểm tra, bổ sung số hiệu/ngày tháng và trình Hiệu trưởng trước khi gửi.]</w:delText>
        </w:r>
      </w:del>
    </w:p>
    <w:tbl>
      <w:tblPr>
        <w:tblW w:w="10206" w:type="dxa"/>
        <w:jc w:val="center"/>
        <w:tblLook w:val="0000" w:firstRow="0" w:lastRow="0" w:firstColumn="0" w:lastColumn="0" w:noHBand="0" w:noVBand="0"/>
      </w:tblPr>
      <w:tblGrid>
        <w:gridCol w:w="4536"/>
        <w:gridCol w:w="5670"/>
      </w:tblGrid>
      <w:tr w:rsidR="00D000FD" w:rsidRPr="00A96DB3" w14:paraId="0311E626" w14:textId="77777777" w:rsidTr="002B4CA5">
        <w:trPr>
          <w:trHeight w:val="255"/>
          <w:jc w:val="center"/>
        </w:trPr>
        <w:tc>
          <w:tcPr>
            <w:tcW w:w="4536" w:type="dxa"/>
          </w:tcPr>
          <w:p w14:paraId="2066A70A" w14:textId="1D45318C" w:rsidR="00D000FD" w:rsidRDefault="00D000FD">
            <w:pPr>
              <w:jc w:val="center"/>
              <w:rPr>
                <w:sz w:val="26"/>
                <w:szCs w:val="26"/>
                <w:lang w:val="nl-NL"/>
              </w:rPr>
            </w:pPr>
            <w:r>
              <w:rPr>
                <w:sz w:val="26"/>
                <w:szCs w:val="26"/>
                <w:lang w:val="nl-NL"/>
              </w:rPr>
              <w:t xml:space="preserve">UBND TỈNH </w:t>
            </w:r>
            <w:r w:rsidR="008E2406">
              <w:rPr>
                <w:sz w:val="26"/>
                <w:szCs w:val="26"/>
                <w:lang w:val="nl-NL"/>
              </w:rPr>
              <w:t>QUẢNG NGÃI</w:t>
            </w:r>
          </w:p>
          <w:p w14:paraId="1D22F963" w14:textId="77777777" w:rsidR="00D000FD" w:rsidRDefault="00D000FD">
            <w:pPr>
              <w:jc w:val="center"/>
              <w:rPr>
                <w:b/>
                <w:sz w:val="26"/>
                <w:szCs w:val="26"/>
                <w:lang w:val="nl-NL"/>
              </w:rPr>
            </w:pPr>
            <w:r>
              <w:rPr>
                <w:b/>
                <w:sz w:val="26"/>
                <w:szCs w:val="26"/>
                <w:lang w:val="nl-NL"/>
              </w:rPr>
              <w:t>TRƯỜNG CAO ĐẲNG KON TUM</w:t>
            </w:r>
          </w:p>
          <w:p w14:paraId="03322D10" w14:textId="25C3B23C" w:rsidR="00D000FD" w:rsidRPr="00E16829" w:rsidRDefault="00D000FD" w:rsidP="00E16829">
            <w:pPr>
              <w:jc w:val="center"/>
              <w:rPr>
                <w:b/>
                <w:sz w:val="16"/>
                <w:szCs w:val="16"/>
                <w:lang w:val="nl-NL"/>
              </w:rPr>
            </w:pPr>
          </w:p>
        </w:tc>
        <w:tc>
          <w:tcPr>
            <w:tcW w:w="5670" w:type="dxa"/>
          </w:tcPr>
          <w:p w14:paraId="36F77BF4" w14:textId="77777777" w:rsidR="00783017" w:rsidRDefault="00D000FD">
            <w:pPr>
              <w:jc w:val="center"/>
              <w:rPr>
                <w:b/>
                <w:bCs/>
                <w:sz w:val="26"/>
              </w:rPr>
            </w:pPr>
            <w:r>
              <w:rPr>
                <w:b/>
                <w:bCs/>
                <w:sz w:val="26"/>
              </w:rPr>
              <w:t>CỘNG HÒA XÃ HỘI CHỦ NGHĨA VIỆT NAM</w:t>
            </w:r>
          </w:p>
          <w:p w14:paraId="4F5B21E0" w14:textId="77777777" w:rsidR="00D000FD" w:rsidRDefault="00D000FD">
            <w:pPr>
              <w:jc w:val="center"/>
              <w:rPr>
                <w:i/>
                <w:noProof/>
                <w:sz w:val="26"/>
                <w:szCs w:val="26"/>
              </w:rPr>
            </w:pPr>
            <w:r>
              <w:rPr>
                <w:rFonts w:hint="eastAsia"/>
                <w:b/>
                <w:bCs/>
              </w:rPr>
              <w:t>Đ</w:t>
            </w:r>
            <w:r>
              <w:rPr>
                <w:b/>
                <w:bCs/>
              </w:rPr>
              <w:t>ộc lập - Tự do - Hạnh phúc</w:t>
            </w:r>
          </w:p>
          <w:p w14:paraId="12312981" w14:textId="4802D49B" w:rsidR="00D000FD" w:rsidRPr="00E16829" w:rsidRDefault="00E16829" w:rsidP="00E16829">
            <w:pPr>
              <w:jc w:val="center"/>
              <w:rPr>
                <w:i/>
                <w:noProof/>
                <w:sz w:val="16"/>
                <w:szCs w:val="16"/>
              </w:rPr>
            </w:pPr>
            <w:r>
              <w:rPr>
                <w:noProof/>
              </w:rPr>
              <mc:AlternateContent>
                <mc:Choice Requires="wps">
                  <w:drawing>
                    <wp:anchor distT="4294967295" distB="4294967295" distL="114300" distR="114300" simplePos="0" relativeHeight="251658240" behindDoc="0" locked="0" layoutInCell="1" allowOverlap="1" wp14:anchorId="01134CC0" wp14:editId="3F1832E5">
                      <wp:simplePos x="0" y="0"/>
                      <wp:positionH relativeFrom="column">
                        <wp:posOffset>634365</wp:posOffset>
                      </wp:positionH>
                      <wp:positionV relativeFrom="paragraph">
                        <wp:posOffset>45085</wp:posOffset>
                      </wp:positionV>
                      <wp:extent cx="2130724"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7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6ECBD"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95pt,3.55pt" to="217.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"/>
                  </w:pict>
                </mc:Fallback>
              </mc:AlternateContent>
            </w:r>
          </w:p>
        </w:tc>
      </w:tr>
      <w:tr w:rsidR="00E16829" w:rsidRPr="00A96DB3" w14:paraId="75F963D3" w14:textId="77777777" w:rsidTr="002B4CA5">
        <w:trPr>
          <w:trHeight w:val="454"/>
          <w:jc w:val="center"/>
        </w:trPr>
        <w:tc>
          <w:tcPr>
            <w:tcW w:w="4536" w:type="dxa"/>
            <w:vAlign w:val="center"/>
          </w:tcPr>
          <w:p w14:paraId="3BC4D82F" w14:textId="65FD7FBC" w:rsidR="00E16829" w:rsidRDefault="009530D8" w:rsidP="00823360">
            <w:pPr>
              <w:jc w:val="center"/>
              <w:rPr>
                <w:sz w:val="26"/>
                <w:szCs w:val="26"/>
              </w:rPr>
            </w:pPr>
            <w:r>
              <w:rPr>
                <w:sz w:val="26"/>
                <w:rPrChange w:id="9001" w:author="KTC-Ra-Soat-897 (dieu chinh)" w:date="2026-09-18T20:26:31Z">
                  <w:rPr/>
                </w:rPrChange>
              </w:rPr>
              <w:t>Số:       /CĐKT-THHCQT</w:t>
            </w:r>
          </w:p>
          <w:p>
            <w:pPr>
              <w:jc w:val="center"/>
            </w:pPr>
            <w:r>
              <w:rPr>
                <w:sz w:val="26"/>
                <w:rPrChange w:id="9002" w:author="KTC-Ra-Soat-897 (dieu chinh)" w:date="2026-09-18T20:26:31Z">
                  <w:rPr/>
                </w:rPrChange>
              </w:rPr>
              <w:t>V/v bổ sung, chỉnh sửa hồ sơ kế hoạch,</w:t>
            </w:r>
          </w:p>
          <w:p>
            <w:pPr>
              <w:jc w:val="center"/>
            </w:pPr>
            <w:r>
              <w:rPr>
                <w:sz w:val="26"/>
                <w:rPrChange w:id="9003" w:author="KTC-Ra-Soat-897 (dieu chinh)" w:date="2026-09-18T20:26:31Z">
                  <w:rPr/>
                </w:rPrChange>
              </w:rPr>
              <w:t>báo cáo công tác tháng 8-9/2026</w:t>
            </w:r>
          </w:p>
        </w:tc>
        <w:tc>
          <w:tcPr>
            <w:tcW w:w="5670" w:type="dxa"/>
          </w:tcPr>
          <w:p w14:paraId="0E5BE1FD" w14:textId="55ABF774" w:rsidR="00E16829" w:rsidRDefault="00E16829" w:rsidP="00E16829">
            <w:pPr>
              <w:jc w:val="center"/>
              <w:rPr>
                <w:b/>
                <w:bCs/>
                <w:sz w:val="26"/>
              </w:rPr>
            </w:pPr>
            <w:r>
              <w:rPr>
                <w:i/>
              </w:rPr>
              <w:t>Quảng Ngãi, ngày       tháng 9 năm 2026</w:t>
            </w:r>
          </w:p>
        </w:tc>
      </w:tr>
    </w:tbl>
    <w:p w14:paraId="78590529" w14:textId="77777777" w:rsidR="00D000FD" w:rsidRPr="00D24726" w:rsidRDefault="00D000FD" w:rsidP="0033543F">
      <w:pPr>
        <w:widowControl w:val="0"/>
        <w:rPr>
          <w:spacing w:val="-2"/>
          <w:sz w:val="12"/>
          <w:szCs w:val="12"/>
        </w:rPr>
      </w:pPr>
    </w:p>
    <w:p w14:paraId="0A27EC36" w14:textId="77777777" w:rsidR="001662DA" w:rsidRDefault="00D000FD" w:rsidP="007418D1">
      <w:pPr>
        <w:widowControl w:val="0"/>
        <w:spacing w:before="140"/>
        <w:ind w:firstLine="2268"/>
        <w:rPr>
          <w:spacing w:val="-2"/>
        </w:rPr>
      </w:pPr>
      <w:r w:rsidRPr="00A96DB3">
        <w:rPr>
          <w:spacing w:val="-2"/>
        </w:rPr>
        <w:t>Kính gửi:</w:t>
      </w:r>
      <w:bookmarkStart w:id="0" w:name="_Hlk181627943"/>
    </w:p>
    <w:p w14:paraId="6863FD26" w14:textId="77777777" w:rsidR="00E16829" w:rsidRPr="00E16829" w:rsidRDefault="00E16829" w:rsidP="00E16829">
      <w:pPr>
        <w:widowControl w:val="0"/>
        <w:ind w:firstLine="3402"/>
        <w:rPr>
          <w:spacing w:val="-2"/>
        </w:rPr>
      </w:pPr>
      <w:r>
        <w:t>- Phòng Tổng hợp - Hành chính và Quản trị;</w:t>
      </w:r>
    </w:p>
    <w:p w14:paraId="6863FD26" w14:textId="77777777" w:rsidR="00E16829" w:rsidRPr="00E16829" w:rsidRDefault="00E16829" w:rsidP="00E16829">
      <w:pPr>
        <w:widowControl w:val="0"/>
        <w:ind w:firstLine="3402"/>
        <w:rPr>
          <w:spacing w:val="-2"/>
        </w:rPr>
      </w:pPr>
      <w:r>
        <w:t>- Phòng Tổ chức cán bộ và Công tác học sinh – sinh viên;</w:t>
      </w:r>
    </w:p>
    <w:p w14:paraId="6863FD26" w14:textId="77777777" w:rsidR="00E16829" w:rsidRPr="00E16829" w:rsidRDefault="00E16829" w:rsidP="00E16829">
      <w:pPr>
        <w:widowControl w:val="0"/>
        <w:ind w:firstLine="3402"/>
        <w:rPr>
          <w:spacing w:val="-2"/>
        </w:rPr>
      </w:pPr>
      <w:r>
        <w:t>- Khoa Kỹ thuật và Công nghệ;</w:t>
      </w:r>
    </w:p>
    <w:p w14:paraId="6863FD26" w14:textId="77777777" w:rsidR="00E16829" w:rsidRPr="00E16829" w:rsidRDefault="00E16829" w:rsidP="00E16829">
      <w:pPr>
        <w:widowControl w:val="0"/>
        <w:ind w:firstLine="3402"/>
        <w:rPr>
          <w:spacing w:val="-2"/>
        </w:rPr>
      </w:pPr>
      <w:r>
        <w:t>- Khoa Sư phạm;</w:t>
      </w:r>
    </w:p>
    <w:p w14:paraId="6863FD26" w14:textId="77777777" w:rsidR="00E16829" w:rsidRPr="00E16829" w:rsidRDefault="00E16829" w:rsidP="00E16829">
      <w:pPr>
        <w:widowControl w:val="0"/>
        <w:ind w:firstLine="3402"/>
        <w:rPr>
          <w:spacing w:val="-2"/>
        </w:rPr>
      </w:pPr>
      <w:r>
        <w:t>- Khoa các Khoa học cơ bản;</w:t>
      </w:r>
    </w:p>
    <w:p w14:paraId="6863FD26" w14:textId="77777777" w:rsidR="00E16829" w:rsidRPr="00E16829" w:rsidRDefault="00E16829" w:rsidP="00E16829">
      <w:pPr>
        <w:widowControl w:val="0"/>
        <w:ind w:firstLine="3402"/>
        <w:rPr>
          <w:spacing w:val="-2"/>
        </w:rPr>
      </w:pPr>
      <w:r>
        <w:t>- Khoa Kinh tế và Nông Lâm.</w:t>
      </w:r>
    </w:p>
    <w:bookmarkEnd w:id="0"/>
    <w:p w14:paraId="05E4103A" w14:textId="77777777" w:rsidR="004C702C" w:rsidRPr="00D24726" w:rsidRDefault="004C702C" w:rsidP="004D55D6">
      <w:pPr>
        <w:spacing w:before="120" w:after="120" w:line="276" w:lineRule="auto"/>
        <w:ind w:firstLine="720"/>
        <w:jc w:val="both"/>
        <w:rPr>
          <w:sz w:val="14"/>
          <w:szCs w:val="14"/>
        </w:rPr>
      </w:pPr>
    </w:p>
    <w:p>
      <w:pPr>
        <w:spacing w:after="120"/>
        <w:ind w:firstLine="720"/>
        <w:jc w:val="both"/>
      </w:pPr>
      <w:r>
        <w:rPr/>
        <w:t>Thực hiện Thông báo số 736/TB-CĐKT ngày 25/6/2026 của Trường Cao đẳng Kon Tum hướng dẫn xây dựng kế hoạch và báo cáo kết quả công tác định kỳ, qua rà soát hồ sơ kế hoạch, báo cáo kỳ tháng 8-9/2026 do các đơn vị nộp, Nhà trường nhận thấy một số hồ sơ chưa đúng yêu cầu về biểu mẫu và nội dung theo Thông báo số 736/TB-CĐKT, cụ thể như sau:</w:t>
      </w:r>
    </w:p>
    <w:p>
      <w:pPr>
        <w:spacing w:after="120"/>
        <w:ind w:firstLine="720"/>
        <w:jc w:val="both"/>
      </w:pPr>
      <w:r>
        <w:rPr>
          <w:b/>
        </w:rPr>
        <w:t xml:space="preserve">1. Phòng Tổng hợp - Hành chính và Quản trị: </w:t>
      </w:r>
      <w:r>
        <w:rPr/>
        <w:t>Hồ sơ đã nộp mới có báo cáo kết quả công tác của Ban Truyền thông (mảng truyền thông); chưa có báo cáo của Phòng với tư cách đơn vị đối với các mảng văn thư, hành chính, quản trị, cơ sở vật chất theo chức năng, nhiệm vụ của Phòng.</w:t>
      </w:r>
    </w:p>
    <w:p>
      <w:pPr>
        <w:spacing w:after="120"/>
        <w:ind w:firstLine="720"/>
        <w:jc w:val="both"/>
      </w:pPr>
      <w:r>
        <w:rPr>
          <w:b/>
        </w:rPr>
        <w:t xml:space="preserve">2. Phòng Tổ chức cán bộ và Công tác học sinh – sinh viên: </w:t>
      </w:r>
      <w:r>
        <w:rPr/>
        <w:t>Hồ sơ đã nộp là Báo cáo kết quả công tác tháng 9 (theo mẫu Phụ lục IIb), trong khi theo yêu cầu kỳ này Phòng phải nộp Kế hoạch công tác tháng 9 (theo mẫu Phụ lục Ib).</w:t>
      </w:r>
    </w:p>
    <w:p>
      <w:pPr>
        <w:spacing w:after="120"/>
        <w:ind w:firstLine="720"/>
        <w:jc w:val="both"/>
      </w:pPr>
      <w:r>
        <w:rPr>
          <w:b/>
        </w:rPr>
        <w:t xml:space="preserve">3. Khoa Kỹ thuật và Công nghệ: </w:t>
      </w:r>
      <w:r>
        <w:rPr/>
        <w:t>Hồ sơ đã nộp sai cấu trúc cột theo mẫu Phụ lục Ia/Ib/IIb — cột (8) hiện ghi “Thời gian hoàn thành”, trong khi theo mẫu phải là “Điểm chấm công việc”.</w:t>
      </w:r>
    </w:p>
    <w:p>
      <w:pPr>
        <w:spacing w:after="120"/>
        <w:ind w:firstLine="720"/>
        <w:jc w:val="both"/>
      </w:pPr>
      <w:r>
        <w:rPr>
          <w:b/>
        </w:rPr>
        <w:t xml:space="preserve">4. Khoa Sư phạm: </w:t>
      </w:r>
      <w:r>
        <w:rPr/>
        <w:t>Hồ sơ đã nộp tự đặt tiêu đề khác mẫu quy định và chỉ liệt kê 7 nhiệm vụ, trong khi các đơn vị khác cùng kỳ liệt kê trung bình khoảng 25 nhiệm vụ; đề nghị Khoa rà soát, bổ sung đầy đủ các công việc thuộc chức năng, nhiệm vụ của Khoa và công việc theo chỉ đạo của cấp trên trong kỳ.</w:t>
      </w:r>
    </w:p>
    <w:p>
      <w:pPr>
        <w:spacing w:after="120"/>
        <w:ind w:firstLine="720"/>
        <w:jc w:val="both"/>
      </w:pPr>
      <w:r>
        <w:rPr>
          <w:b/>
        </w:rPr>
        <w:t xml:space="preserve">5. Khoa các Khoa học </w:t>
      </w:r>
      <w:del w:id="1008" w:author="Nội dung điều chỉnh (Claude)" w:date="2026-09-18T20:26:31Z">
        <w:r>
          <w:rPr>
            <w:b/>
          </w:rPr>
          <w:delText xml:space="preserve">cơ bản, Khoa Kinh tế</w:delText>
        </w:r>
      </w:del>
      <w:ins w:id="1009" w:author="Nội dung điều chỉnh (Claude)" w:date="2026-09-18T20:26:31Z">
        <w:r>
          <w:rPr>
            <w:b/>
          </w:rPr>
          <w:t xml:space="preserve">cơ bản, khoa Kinh tế</w:t>
        </w:r>
      </w:ins>
      <w:r>
        <w:rPr>
          <w:b/>
        </w:rPr>
        <w:t xml:space="preserve"> và Nông Lâm: </w:t>
      </w:r>
      <w:r>
        <w:rPr/>
        <w:t>Hồ sơ đã nộp còn thiếu nội dung thuộc Trục 2 và Trục 5 theo phân loại 6 Trục kết quả trọng tâm (Thông báo số 817/TB-CĐKT ngày 14/7/2026).</w:t>
      </w:r>
    </w:p>
    <w:p>
      <w:pPr>
        <w:spacing w:after="120"/>
        <w:ind w:firstLine="720"/>
        <w:jc w:val="both"/>
      </w:pPr>
      <w:r>
        <w:rPr/>
        <w:t xml:space="preserve">Nhà trường đề nghị các đơn vị nêu trên rà soát, bổ sung, chỉnh sửa hồ sơ theo đúng nội dung nêu tại các mục tương ứng ở trên và đúng mẫu tại Phụ lục kèm theo Thông báo số 736/TB-CĐKT, </w:t>
      </w:r>
      <w:del w:id="1004" w:author="Nội dung điều chỉnh (Claude)" w:date="2026-09-18T20:26:31Z">
        <w:r>
          <w:rPr/>
          <w:delText xml:space="preserve">gửi lại về Phòng Tổng hợp</w:delText>
        </w:r>
      </w:del>
      <w:ins w:id="1005" w:author="Nội dung điều chỉnh (Claude)" w:date="2026-09-18T20:26:31Z">
        <w:r>
          <w:rPr/>
          <w:t xml:space="preserve">gửi lại về phòng Tổng hợp</w:t>
        </w:r>
      </w:ins>
      <w:r>
        <w:rPr/>
        <w:t xml:space="preserve"> - Hành chính và Quản trị trước ngày 24/9/2026</w:t>
      </w:r>
      <w:del w:id="1003" w:author="Nội dung bỏ (Claude)" w:date="2026-09-18T20:26:31Z">
        <w:r>
          <w:rPr/>
          <w:delText xml:space="preserve"> (đề xuất, điều chỉnh nếu cần)</w:delText>
        </w:r>
      </w:del>
      <w:r>
        <w:rPr/>
        <w:t xml:space="preserve"> để tổng hợp, báo cáo Lãnh đạo Trường.</w:t>
      </w:r>
    </w:p>
    <w:p>
      <w:pPr>
        <w:spacing w:after="120"/>
        <w:ind w:firstLine="720"/>
        <w:jc w:val="both"/>
      </w:pPr>
      <w:r>
        <w:rPr/>
        <w:t>Ngoài ra, đề nghị tất cả các đơn vị khi lập hồ sơ các kỳ tiếp theo kiểm tra kỹ, không để sót lại các sheet, dòng mẫu trống trong tệp Excel trước khi nộp.</w:t>
      </w:r>
    </w:p>
    <w:p>
      <w:pPr>
        <w:spacing w:after="120"/>
        <w:ind w:firstLine="720"/>
        <w:jc w:val="both"/>
      </w:pPr>
      <w:r>
        <w:rPr/>
        <w:t xml:space="preserve">Trong quá trình thực hiện, nếu có vướng mắc, đề nghị các đơn vị </w:t>
      </w:r>
      <w:del w:id="1006" w:author="Nội dung điều chỉnh (Claude)" w:date="2026-09-18T20:26:31Z">
        <w:r>
          <w:rPr/>
          <w:delText xml:space="preserve">liên hệ Phòng Tổng hợp</w:delText>
        </w:r>
      </w:del>
      <w:ins w:id="1007" w:author="Nội dung điều chỉnh (Claude)" w:date="2026-09-18T20:26:31Z">
        <w:r>
          <w:rPr/>
          <w:t xml:space="preserve">liên hệ phòng Tổng hợp</w:t>
        </w:r>
      </w:ins>
      <w:r>
        <w:rPr/>
        <w:t xml:space="preserve"> - Hành chính và Quản trị để được hướng dẫn./.</w:t>
      </w:r>
    </w:p>
    <w:tbl>
      <w:tblPr>
        <w:tblW w:w="9072" w:type="dxa"/>
        <w:tblBorders>
          <w:insideH w:val="single" w:sz="4" w:space="0" w:color="auto"/>
        </w:tblBorders>
        <w:tblLook w:val="01E0" w:firstRow="1" w:lastRow="1" w:firstColumn="1" w:lastColumn="1" w:noHBand="0" w:noVBand="0"/>
      </w:tblPr>
      <w:tblGrid>
        <w:gridCol w:w="4253"/>
        <w:gridCol w:w="4819"/>
      </w:tblGrid>
      <w:tr w:rsidR="00D000FD" w14:paraId="4DDB8EEB" w14:textId="77777777" w:rsidTr="00E16829">
        <w:trPr>
          <w:trHeight w:val="652"/>
        </w:trPr>
        <w:tc>
          <w:tcPr>
            <w:tcW w:w="4253" w:type="dxa"/>
          </w:tcPr>
          <w:p w14:paraId="433AA92D" w14:textId="77777777" w:rsidR="00D000FD" w:rsidRDefault="00D000FD" w:rsidP="00E16829">
            <w:pPr>
              <w:rPr>
                <w:b/>
                <w:i/>
                <w:sz w:val="24"/>
                <w:szCs w:val="26"/>
                <w:lang w:val="da-DK"/>
              </w:rPr>
            </w:pPr>
            <w:r>
              <w:rPr>
                <w:b/>
                <w:i/>
                <w:sz w:val="24"/>
              </w:rPr>
              <w:t>Nơi nhận:</w:t>
            </w:r>
          </w:p>
          <w:p>
            <w:pPr/>
            <w:r>
              <w:rPr>
                <w:b w:val="0"/>
                <w:i w:val="0"/>
                <w:sz w:val="22"/>
                <w:rPrChange w:id="9004" w:author="KTC-Ra-Soat-897 (dieu chinh)" w:date="2026-09-18T20:26:31Z">
                  <w:rPr>
                    <w:b/>
                    <w:i/>
                    <w:sz w:val="24"/>
                  </w:rPr>
                </w:rPrChange>
              </w:rPr>
              <w:t>- Như trên (t/h);</w:t>
            </w:r>
          </w:p>
          <w:p>
            <w:pPr/>
            <w:r>
              <w:rPr>
                <w:b w:val="0"/>
                <w:i w:val="0"/>
                <w:sz w:val="22"/>
                <w:rPrChange w:id="9005" w:author="KTC-Ra-Soat-897 (dieu chinh)" w:date="2026-09-18T20:26:31Z">
                  <w:rPr>
                    <w:b/>
                    <w:i/>
                    <w:sz w:val="24"/>
                  </w:rPr>
                </w:rPrChange>
              </w:rPr>
              <w:t>- Lãnh đạo Trường (để b/c);</w:t>
            </w:r>
          </w:p>
          <w:p>
            <w:pPr/>
            <w:r>
              <w:rPr>
                <w:b w:val="0"/>
                <w:i w:val="0"/>
                <w:sz w:val="22"/>
                <w:rPrChange w:id="9006" w:author="KTC-Ra-Soat-897 (dieu chinh)" w:date="2026-09-18T20:26:31Z">
                  <w:rPr>
                    <w:b/>
                    <w:i/>
                    <w:sz w:val="24"/>
                  </w:rPr>
                </w:rPrChange>
              </w:rPr>
              <w:t>- Lưu: VT, THHCQT.</w:t>
            </w:r>
          </w:p>
        </w:tc>
        <w:tc>
          <w:tcPr>
            <w:tcW w:w="4819" w:type="dxa"/>
          </w:tcPr>
          <w:p w14:paraId="6E1354CC" w14:textId="77777777" w:rsidR="00D000FD" w:rsidRDefault="00D000FD" w:rsidP="00E16829">
            <w:pPr>
              <w:jc w:val="center"/>
              <w:rPr>
                <w:b/>
              </w:rPr>
            </w:pPr>
            <w:r>
              <w:rPr>
                <w:b/>
              </w:rPr>
              <w:t>HIỆU TRƯỞNG</w:t>
            </w:r>
          </w:p>
          <w:p w14:paraId="76A9145C" w14:textId="77777777" w:rsidR="00D000FD" w:rsidRDefault="00D000FD" w:rsidP="00E16829">
            <w:pPr>
              <w:jc w:val="center"/>
              <w:rPr>
                <w:b/>
              </w:rPr>
            </w:pPr>
          </w:p>
          <w:p w14:paraId="4F7F102C" w14:textId="77777777" w:rsidR="00D000FD" w:rsidRDefault="00D000FD" w:rsidP="00E16829">
            <w:pPr>
              <w:jc w:val="center"/>
              <w:rPr>
                <w:b/>
              </w:rPr>
            </w:pPr>
          </w:p>
          <w:p w14:paraId="589C4079" w14:textId="77777777" w:rsidR="00D000FD" w:rsidRDefault="00D000FD" w:rsidP="00E16829">
            <w:pPr>
              <w:jc w:val="center"/>
              <w:rPr>
                <w:b/>
              </w:rPr>
            </w:pPr>
          </w:p>
          <w:p w14:paraId="7D624FA6" w14:textId="77777777" w:rsidR="00D000FD" w:rsidRDefault="00D000FD" w:rsidP="00E16829">
            <w:pPr>
              <w:jc w:val="center"/>
              <w:rPr>
                <w:b/>
              </w:rPr>
            </w:pPr>
          </w:p>
          <w:p w14:paraId="3F969083" w14:textId="77777777" w:rsidR="00D000FD" w:rsidRDefault="00D000FD" w:rsidP="00E16829">
            <w:pPr>
              <w:jc w:val="center"/>
              <w:rPr>
                <w:b/>
              </w:rPr>
            </w:pPr>
          </w:p>
          <w:p w14:paraId="0E32B926" w14:textId="77777777" w:rsidR="005C3A45" w:rsidRDefault="005C3A45" w:rsidP="00E16829">
            <w:pPr>
              <w:jc w:val="center"/>
              <w:rPr>
                <w:b/>
              </w:rPr>
            </w:pPr>
          </w:p>
          <w:p w14:paraId="4AF5AC30" w14:textId="77777777" w:rsidR="00103679" w:rsidRDefault="00007213" w:rsidP="00E16829">
            <w:pPr>
              <w:jc w:val="center"/>
              <w:rPr>
                <w:b/>
              </w:rPr>
            </w:pPr>
            <w:r>
              <w:rPr>
                <w:b/>
              </w:rPr>
              <w:t>Lê Trí Khải</w:t>
            </w:r>
          </w:p>
        </w:tc>
      </w:tr>
    </w:tbl>
    <w:p w14:paraId="7B06B345" w14:textId="77777777" w:rsidR="00116C6A" w:rsidRDefault="00116C6A" w:rsidP="00E16829">
      <w:pPr>
        <w:jc w:val="center"/>
        <w:rPr>
          <w:b/>
          <w:sz w:val="2"/>
          <w:szCs w:val="2"/>
        </w:rPr>
      </w:pPr>
    </w:p>
    <w:sectPr w:rsidR="00116C6A" w:rsidSect="00E16829">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54EB5" w14:textId="77777777" w:rsidR="002C3FE1" w:rsidRDefault="002C3FE1">
      <w:r>
        <w:separator/>
      </w:r>
    </w:p>
  </w:endnote>
  <w:endnote w:type="continuationSeparator" w:id="0">
    <w:p w14:paraId="6A79BDCF" w14:textId="77777777" w:rsidR="002C3FE1" w:rsidRDefault="002C3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D502" w14:textId="77777777" w:rsidR="002C3FE1" w:rsidRDefault="002C3FE1">
      <w:r>
        <w:separator/>
      </w:r>
    </w:p>
  </w:footnote>
  <w:footnote w:type="continuationSeparator" w:id="0">
    <w:p w14:paraId="2FF953FD" w14:textId="77777777" w:rsidR="002C3FE1" w:rsidRDefault="002C3FE1">
      <w:r>
        <w:continuationSeparator/>
      </w:r>
    </w:p>
  </w:footnote>
  <w:footnote w:id="1">
    <w:p w14:paraId="4C41AB61" w14:textId="5271D372" w:rsidR="00236960" w:rsidRDefault="00236960">
      <w:pPr>
        <w:pStyle w:val="FootnoteText"/>
      </w:pPr>
      <w:r>
        <w:rPr>
          <w:rStyle w:val="FootnoteReference"/>
        </w:rPr>
        <w:footnoteRef/>
      </w:r>
      <w:r w:rsidRPr="00236960">
        <w:rPr>
          <w:sz w:val="16"/>
          <w:szCs w:val="16"/>
        </w:rPr>
        <w:t xml:space="preserve"> Tại Vă</w:t>
      </w:r>
      <w:r w:rsidRPr="002A1516">
        <w:rPr>
          <w:sz w:val="16"/>
          <w:szCs w:val="16"/>
        </w:rPr>
        <w:t xml:space="preserve">n bản số </w:t>
      </w:r>
      <w:r w:rsidR="002A1516" w:rsidRPr="002A1516">
        <w:rPr>
          <w:sz w:val="16"/>
          <w:szCs w:val="16"/>
        </w:rPr>
        <w:t>6767/UBND-NC ngày 11/7/2026 của UBND tỉnh Quảng Ngãi</w:t>
      </w:r>
    </w:p>
  </w:footnote>
  <w:footnote w:id="2">
    <w:p w14:paraId="74C5AC0E" w14:textId="35D5D988" w:rsidR="007622FC" w:rsidRDefault="000E1EF8" w:rsidP="0033543F">
      <w:pPr>
        <w:pStyle w:val="FootnoteText"/>
        <w:jc w:val="both"/>
      </w:pPr>
      <w:r w:rsidRPr="00414FAB">
        <w:rPr>
          <w:rStyle w:val="FootnoteReference"/>
          <w:sz w:val="16"/>
          <w:szCs w:val="16"/>
        </w:rPr>
        <w:footnoteRef/>
      </w:r>
      <w:r w:rsidRPr="00414FAB">
        <w:rPr>
          <w:sz w:val="16"/>
          <w:szCs w:val="16"/>
        </w:rPr>
        <w:t xml:space="preserve"> Báo cáo số</w:t>
      </w:r>
      <w:r w:rsidR="00DA721B" w:rsidRPr="00414FAB">
        <w:rPr>
          <w:sz w:val="16"/>
          <w:szCs w:val="16"/>
        </w:rPr>
        <w:t xml:space="preserve"> </w:t>
      </w:r>
      <w:r w:rsidR="005827B0">
        <w:rPr>
          <w:sz w:val="16"/>
          <w:szCs w:val="16"/>
        </w:rPr>
        <w:t>344</w:t>
      </w:r>
      <w:r w:rsidRPr="00414FAB">
        <w:rPr>
          <w:sz w:val="16"/>
          <w:szCs w:val="16"/>
        </w:rPr>
        <w:t xml:space="preserve">/BC-CĐKT ngày </w:t>
      </w:r>
      <w:r w:rsidR="005827B0">
        <w:rPr>
          <w:sz w:val="16"/>
          <w:szCs w:val="16"/>
        </w:rPr>
        <w:t>23</w:t>
      </w:r>
      <w:r w:rsidR="000447A8" w:rsidRPr="00414FAB">
        <w:rPr>
          <w:sz w:val="16"/>
          <w:szCs w:val="16"/>
        </w:rPr>
        <w:t xml:space="preserve">/7/2026 của Trường </w:t>
      </w:r>
      <w:r w:rsidR="00E74EC3" w:rsidRPr="00E74EC3">
        <w:rPr>
          <w:sz w:val="16"/>
          <w:szCs w:val="16"/>
        </w:rPr>
        <w:t>tiếp thu, giải trình ý kiến của các sở, ngành, địa phương về Dự thảo Đề án thành lập Trung tâm Đăng kiểm xe cơ giới trực thuộc Trường Cao đẳng Kon Tum (lần 3) và dự thảo Tờ trình của Trường, Quyết định của UBND tỉnh phê duyệt Đề án (lần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E103" w14:textId="77777777" w:rsidR="00D000FD" w:rsidRDefault="00D000FD">
    <w:pPr>
      <w:pStyle w:val="Header"/>
      <w:jc w:val="center"/>
    </w:pPr>
    <w:r>
      <w:fldChar w:fldCharType="begin"/>
    </w:r>
    <w:r>
      <w:instrText xml:space="preserve"> PAGE   \* MERGEFORMAT </w:instrText>
    </w:r>
    <w:r>
      <w:fldChar w:fldCharType="separate"/>
    </w:r>
    <w:r>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4407133">
    <w:abstractNumId w:val="7"/>
  </w:num>
  <w:num w:numId="2" w16cid:durableId="975069609">
    <w:abstractNumId w:val="9"/>
  </w:num>
  <w:num w:numId="3" w16cid:durableId="1223103699">
    <w:abstractNumId w:val="2"/>
  </w:num>
  <w:num w:numId="4" w16cid:durableId="395251365">
    <w:abstractNumId w:val="6"/>
  </w:num>
  <w:num w:numId="5" w16cid:durableId="1927690414">
    <w:abstractNumId w:val="0"/>
  </w:num>
  <w:num w:numId="6" w16cid:durableId="826097638">
    <w:abstractNumId w:val="4"/>
  </w:num>
  <w:num w:numId="7" w16cid:durableId="557210625">
    <w:abstractNumId w:val="8"/>
  </w:num>
  <w:num w:numId="8" w16cid:durableId="1619331986">
    <w:abstractNumId w:val="3"/>
  </w:num>
  <w:num w:numId="9" w16cid:durableId="321281454">
    <w:abstractNumId w:val="1"/>
  </w:num>
  <w:num w:numId="10" w16cid:durableId="384917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9F4"/>
    <w:rsid w:val="00007213"/>
    <w:rsid w:val="00010212"/>
    <w:rsid w:val="000151A4"/>
    <w:rsid w:val="00017D1D"/>
    <w:rsid w:val="00024C3B"/>
    <w:rsid w:val="00034C70"/>
    <w:rsid w:val="000447A8"/>
    <w:rsid w:val="00061E78"/>
    <w:rsid w:val="00075BBD"/>
    <w:rsid w:val="00094209"/>
    <w:rsid w:val="000962FF"/>
    <w:rsid w:val="000A13E4"/>
    <w:rsid w:val="000A1973"/>
    <w:rsid w:val="000B1E5E"/>
    <w:rsid w:val="000B4614"/>
    <w:rsid w:val="000B71E3"/>
    <w:rsid w:val="000C06D3"/>
    <w:rsid w:val="000C3912"/>
    <w:rsid w:val="000D172F"/>
    <w:rsid w:val="000E1EF8"/>
    <w:rsid w:val="000E5DA3"/>
    <w:rsid w:val="00103118"/>
    <w:rsid w:val="00103679"/>
    <w:rsid w:val="001046BF"/>
    <w:rsid w:val="0010551A"/>
    <w:rsid w:val="00115F77"/>
    <w:rsid w:val="00116C6A"/>
    <w:rsid w:val="00117E10"/>
    <w:rsid w:val="0012553D"/>
    <w:rsid w:val="00144F57"/>
    <w:rsid w:val="00152DC5"/>
    <w:rsid w:val="001662DA"/>
    <w:rsid w:val="001729D8"/>
    <w:rsid w:val="00174336"/>
    <w:rsid w:val="00176650"/>
    <w:rsid w:val="001857F1"/>
    <w:rsid w:val="00192727"/>
    <w:rsid w:val="00197F76"/>
    <w:rsid w:val="001B6CCB"/>
    <w:rsid w:val="001C2797"/>
    <w:rsid w:val="001D7184"/>
    <w:rsid w:val="001E60A1"/>
    <w:rsid w:val="001F777C"/>
    <w:rsid w:val="0020086C"/>
    <w:rsid w:val="0020547A"/>
    <w:rsid w:val="00211DFB"/>
    <w:rsid w:val="002327F0"/>
    <w:rsid w:val="0023671F"/>
    <w:rsid w:val="00236960"/>
    <w:rsid w:val="00236DF6"/>
    <w:rsid w:val="002413B5"/>
    <w:rsid w:val="00270376"/>
    <w:rsid w:val="00280718"/>
    <w:rsid w:val="0029083D"/>
    <w:rsid w:val="002A1039"/>
    <w:rsid w:val="002A1516"/>
    <w:rsid w:val="002A158B"/>
    <w:rsid w:val="002B10D7"/>
    <w:rsid w:val="002B4CA5"/>
    <w:rsid w:val="002C3FE1"/>
    <w:rsid w:val="002D13E9"/>
    <w:rsid w:val="002D4EA8"/>
    <w:rsid w:val="002E2A67"/>
    <w:rsid w:val="002F0DDB"/>
    <w:rsid w:val="00306C92"/>
    <w:rsid w:val="00324CC0"/>
    <w:rsid w:val="00331627"/>
    <w:rsid w:val="0033543F"/>
    <w:rsid w:val="003362C8"/>
    <w:rsid w:val="00357734"/>
    <w:rsid w:val="0037404C"/>
    <w:rsid w:val="0037649A"/>
    <w:rsid w:val="00377F70"/>
    <w:rsid w:val="003843A5"/>
    <w:rsid w:val="00390BF5"/>
    <w:rsid w:val="00390EDC"/>
    <w:rsid w:val="00395D1D"/>
    <w:rsid w:val="003A19DE"/>
    <w:rsid w:val="003A591B"/>
    <w:rsid w:val="003A6519"/>
    <w:rsid w:val="003B6466"/>
    <w:rsid w:val="003C6AE5"/>
    <w:rsid w:val="003C6CEE"/>
    <w:rsid w:val="003E49CF"/>
    <w:rsid w:val="003F04F0"/>
    <w:rsid w:val="003F06EB"/>
    <w:rsid w:val="003F5CA2"/>
    <w:rsid w:val="00404091"/>
    <w:rsid w:val="00414FAB"/>
    <w:rsid w:val="00427E6B"/>
    <w:rsid w:val="00433D9B"/>
    <w:rsid w:val="00451643"/>
    <w:rsid w:val="00454648"/>
    <w:rsid w:val="00461E55"/>
    <w:rsid w:val="0046224B"/>
    <w:rsid w:val="00465C0A"/>
    <w:rsid w:val="00470240"/>
    <w:rsid w:val="00474A6C"/>
    <w:rsid w:val="00475989"/>
    <w:rsid w:val="00482DE3"/>
    <w:rsid w:val="00483D35"/>
    <w:rsid w:val="00486EFD"/>
    <w:rsid w:val="004B0F1B"/>
    <w:rsid w:val="004B1955"/>
    <w:rsid w:val="004B48CA"/>
    <w:rsid w:val="004B738D"/>
    <w:rsid w:val="004C3E18"/>
    <w:rsid w:val="004C5DFE"/>
    <w:rsid w:val="004C702C"/>
    <w:rsid w:val="004C7182"/>
    <w:rsid w:val="004D5115"/>
    <w:rsid w:val="004D55D6"/>
    <w:rsid w:val="004E3D7A"/>
    <w:rsid w:val="004E6631"/>
    <w:rsid w:val="004F0131"/>
    <w:rsid w:val="004F0D06"/>
    <w:rsid w:val="004F2253"/>
    <w:rsid w:val="005000F0"/>
    <w:rsid w:val="00502645"/>
    <w:rsid w:val="00506814"/>
    <w:rsid w:val="00515B60"/>
    <w:rsid w:val="00521503"/>
    <w:rsid w:val="00530438"/>
    <w:rsid w:val="00532342"/>
    <w:rsid w:val="00542108"/>
    <w:rsid w:val="00543567"/>
    <w:rsid w:val="00557319"/>
    <w:rsid w:val="005579E6"/>
    <w:rsid w:val="00561865"/>
    <w:rsid w:val="00567E3D"/>
    <w:rsid w:val="005827B0"/>
    <w:rsid w:val="00582B72"/>
    <w:rsid w:val="00585885"/>
    <w:rsid w:val="00592B87"/>
    <w:rsid w:val="00597878"/>
    <w:rsid w:val="005A30F2"/>
    <w:rsid w:val="005B2885"/>
    <w:rsid w:val="005B61FE"/>
    <w:rsid w:val="005C3A45"/>
    <w:rsid w:val="005D0AD0"/>
    <w:rsid w:val="005D4E1D"/>
    <w:rsid w:val="005D64A0"/>
    <w:rsid w:val="005E217E"/>
    <w:rsid w:val="005E43AE"/>
    <w:rsid w:val="005F3141"/>
    <w:rsid w:val="005F6914"/>
    <w:rsid w:val="005F71A0"/>
    <w:rsid w:val="00600E8C"/>
    <w:rsid w:val="00602C18"/>
    <w:rsid w:val="0061724B"/>
    <w:rsid w:val="00625DAD"/>
    <w:rsid w:val="00643838"/>
    <w:rsid w:val="0065432C"/>
    <w:rsid w:val="006711F6"/>
    <w:rsid w:val="006738DB"/>
    <w:rsid w:val="0067509F"/>
    <w:rsid w:val="0067735B"/>
    <w:rsid w:val="00685484"/>
    <w:rsid w:val="0068784C"/>
    <w:rsid w:val="00693152"/>
    <w:rsid w:val="0069367A"/>
    <w:rsid w:val="006A5AF3"/>
    <w:rsid w:val="006B3BCF"/>
    <w:rsid w:val="006C5339"/>
    <w:rsid w:val="006D0638"/>
    <w:rsid w:val="006D0B67"/>
    <w:rsid w:val="006E4457"/>
    <w:rsid w:val="006E67DC"/>
    <w:rsid w:val="006F1C66"/>
    <w:rsid w:val="007119B4"/>
    <w:rsid w:val="00715EE2"/>
    <w:rsid w:val="00720DDE"/>
    <w:rsid w:val="00726D7A"/>
    <w:rsid w:val="00731FF0"/>
    <w:rsid w:val="007337C6"/>
    <w:rsid w:val="00733F4B"/>
    <w:rsid w:val="00735182"/>
    <w:rsid w:val="00740744"/>
    <w:rsid w:val="007418D1"/>
    <w:rsid w:val="007622FC"/>
    <w:rsid w:val="007657F1"/>
    <w:rsid w:val="00775839"/>
    <w:rsid w:val="00783017"/>
    <w:rsid w:val="0078386A"/>
    <w:rsid w:val="00784F9D"/>
    <w:rsid w:val="007A2B60"/>
    <w:rsid w:val="007A7C5B"/>
    <w:rsid w:val="007B6566"/>
    <w:rsid w:val="007E1609"/>
    <w:rsid w:val="007E42D2"/>
    <w:rsid w:val="007F1FE5"/>
    <w:rsid w:val="007F5E74"/>
    <w:rsid w:val="00801686"/>
    <w:rsid w:val="00803ADA"/>
    <w:rsid w:val="0081356B"/>
    <w:rsid w:val="00815619"/>
    <w:rsid w:val="00817685"/>
    <w:rsid w:val="00823360"/>
    <w:rsid w:val="00843EAC"/>
    <w:rsid w:val="008446CC"/>
    <w:rsid w:val="00845EB7"/>
    <w:rsid w:val="0087190D"/>
    <w:rsid w:val="008744F8"/>
    <w:rsid w:val="008803AD"/>
    <w:rsid w:val="00880BB4"/>
    <w:rsid w:val="00882D37"/>
    <w:rsid w:val="00882ECD"/>
    <w:rsid w:val="00890AF9"/>
    <w:rsid w:val="008A219C"/>
    <w:rsid w:val="008A2C8E"/>
    <w:rsid w:val="008A4AE3"/>
    <w:rsid w:val="008C3A40"/>
    <w:rsid w:val="008D1409"/>
    <w:rsid w:val="008D3B4C"/>
    <w:rsid w:val="008E2406"/>
    <w:rsid w:val="008F29BA"/>
    <w:rsid w:val="008F5C00"/>
    <w:rsid w:val="00915A10"/>
    <w:rsid w:val="00917F72"/>
    <w:rsid w:val="009201E7"/>
    <w:rsid w:val="009210F0"/>
    <w:rsid w:val="00922131"/>
    <w:rsid w:val="00924112"/>
    <w:rsid w:val="00925EA7"/>
    <w:rsid w:val="00930240"/>
    <w:rsid w:val="0095223E"/>
    <w:rsid w:val="009530D8"/>
    <w:rsid w:val="0095557B"/>
    <w:rsid w:val="00956C32"/>
    <w:rsid w:val="0095715A"/>
    <w:rsid w:val="00972FD3"/>
    <w:rsid w:val="00975035"/>
    <w:rsid w:val="00977CD0"/>
    <w:rsid w:val="00987E00"/>
    <w:rsid w:val="00993FC4"/>
    <w:rsid w:val="009C005C"/>
    <w:rsid w:val="009C4502"/>
    <w:rsid w:val="009D60CC"/>
    <w:rsid w:val="00A042E2"/>
    <w:rsid w:val="00A10769"/>
    <w:rsid w:val="00A15623"/>
    <w:rsid w:val="00A25E36"/>
    <w:rsid w:val="00A270C9"/>
    <w:rsid w:val="00A65FA9"/>
    <w:rsid w:val="00A74081"/>
    <w:rsid w:val="00A81BCD"/>
    <w:rsid w:val="00A902B6"/>
    <w:rsid w:val="00A92B15"/>
    <w:rsid w:val="00A9355B"/>
    <w:rsid w:val="00A94801"/>
    <w:rsid w:val="00A96230"/>
    <w:rsid w:val="00A96DB3"/>
    <w:rsid w:val="00AA609A"/>
    <w:rsid w:val="00AB7201"/>
    <w:rsid w:val="00AE279D"/>
    <w:rsid w:val="00B1154F"/>
    <w:rsid w:val="00B11F79"/>
    <w:rsid w:val="00B14C48"/>
    <w:rsid w:val="00B16D09"/>
    <w:rsid w:val="00B1792F"/>
    <w:rsid w:val="00B22CCE"/>
    <w:rsid w:val="00B3629E"/>
    <w:rsid w:val="00B4368E"/>
    <w:rsid w:val="00B43A58"/>
    <w:rsid w:val="00B44190"/>
    <w:rsid w:val="00B44EC9"/>
    <w:rsid w:val="00B46A93"/>
    <w:rsid w:val="00B5617A"/>
    <w:rsid w:val="00B613B8"/>
    <w:rsid w:val="00B645A3"/>
    <w:rsid w:val="00B661BF"/>
    <w:rsid w:val="00B75C4F"/>
    <w:rsid w:val="00B75CAE"/>
    <w:rsid w:val="00B84289"/>
    <w:rsid w:val="00B94E20"/>
    <w:rsid w:val="00B96C30"/>
    <w:rsid w:val="00BA3B13"/>
    <w:rsid w:val="00BC4527"/>
    <w:rsid w:val="00BC5DD4"/>
    <w:rsid w:val="00BD1FAA"/>
    <w:rsid w:val="00BE52D2"/>
    <w:rsid w:val="00BF0B9F"/>
    <w:rsid w:val="00BF122C"/>
    <w:rsid w:val="00BF4FB3"/>
    <w:rsid w:val="00C025F4"/>
    <w:rsid w:val="00C074B0"/>
    <w:rsid w:val="00C113CB"/>
    <w:rsid w:val="00C16AA3"/>
    <w:rsid w:val="00C17959"/>
    <w:rsid w:val="00C35121"/>
    <w:rsid w:val="00C4085B"/>
    <w:rsid w:val="00C4214F"/>
    <w:rsid w:val="00C45F27"/>
    <w:rsid w:val="00C523AF"/>
    <w:rsid w:val="00C53539"/>
    <w:rsid w:val="00C700FA"/>
    <w:rsid w:val="00C70D6C"/>
    <w:rsid w:val="00C727E9"/>
    <w:rsid w:val="00C73744"/>
    <w:rsid w:val="00C8181A"/>
    <w:rsid w:val="00C835E9"/>
    <w:rsid w:val="00C84CEA"/>
    <w:rsid w:val="00C878FE"/>
    <w:rsid w:val="00C97A2D"/>
    <w:rsid w:val="00CA29B5"/>
    <w:rsid w:val="00CC1B3D"/>
    <w:rsid w:val="00CC5D84"/>
    <w:rsid w:val="00CD136D"/>
    <w:rsid w:val="00CD574C"/>
    <w:rsid w:val="00CE055D"/>
    <w:rsid w:val="00CE3074"/>
    <w:rsid w:val="00CF202A"/>
    <w:rsid w:val="00CF2F0C"/>
    <w:rsid w:val="00CF6C37"/>
    <w:rsid w:val="00D000FD"/>
    <w:rsid w:val="00D01A59"/>
    <w:rsid w:val="00D24726"/>
    <w:rsid w:val="00D37D9C"/>
    <w:rsid w:val="00DA4CC4"/>
    <w:rsid w:val="00DA721B"/>
    <w:rsid w:val="00DB5D74"/>
    <w:rsid w:val="00DD77AF"/>
    <w:rsid w:val="00DE7F18"/>
    <w:rsid w:val="00DF097B"/>
    <w:rsid w:val="00DF386A"/>
    <w:rsid w:val="00DF3C6C"/>
    <w:rsid w:val="00DF636A"/>
    <w:rsid w:val="00E02131"/>
    <w:rsid w:val="00E022DA"/>
    <w:rsid w:val="00E11CF4"/>
    <w:rsid w:val="00E12B46"/>
    <w:rsid w:val="00E16829"/>
    <w:rsid w:val="00E1707A"/>
    <w:rsid w:val="00E21F38"/>
    <w:rsid w:val="00E2256B"/>
    <w:rsid w:val="00E2607F"/>
    <w:rsid w:val="00E533FE"/>
    <w:rsid w:val="00E6215F"/>
    <w:rsid w:val="00E74EC3"/>
    <w:rsid w:val="00E809BA"/>
    <w:rsid w:val="00E937C3"/>
    <w:rsid w:val="00E956A6"/>
    <w:rsid w:val="00EC3AE7"/>
    <w:rsid w:val="00EF460D"/>
    <w:rsid w:val="00F4437A"/>
    <w:rsid w:val="00F46D75"/>
    <w:rsid w:val="00F4755A"/>
    <w:rsid w:val="00F526CB"/>
    <w:rsid w:val="00F61E35"/>
    <w:rsid w:val="00F67FB9"/>
    <w:rsid w:val="00F7220C"/>
    <w:rsid w:val="00F774FD"/>
    <w:rsid w:val="00F8206A"/>
    <w:rsid w:val="00F92191"/>
    <w:rsid w:val="00FC39B6"/>
    <w:rsid w:val="00FC428E"/>
    <w:rsid w:val="00FD179F"/>
    <w:rsid w:val="00FE34CC"/>
    <w:rsid w:val="00FF219F"/>
    <w:rsid w:val="00FF5A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17516"/>
  <w15:chartTrackingRefBased/>
  <w15:docId w15:val="{0DC438C6-C219-44BD-B5C8-AC9310509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Pages>
  <Words>609</Words>
  <Characters>3476</Characters>
  <Application>Microsoft Office Word</Application>
  <DocSecurity>0</DocSecurity>
  <Lines>28</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76</cp:revision>
  <cp:lastPrinted>2025-06-02T02:27:00Z</cp:lastPrinted>
  <dcterms:created xsi:type="dcterms:W3CDTF">2026-05-21T08:57:00Z</dcterms:created>
  <dcterms:modified xsi:type="dcterms:W3CDTF">2026-08-03T08:35:00Z</dcterms:modified>
</cp:coreProperties>
</file>