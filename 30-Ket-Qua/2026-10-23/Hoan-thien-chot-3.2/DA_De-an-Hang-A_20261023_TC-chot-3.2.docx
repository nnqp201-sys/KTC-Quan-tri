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BB942" w14:textId="77777777" w:rsidR="00197D5A" w:rsidRPr="00171262" w:rsidRDefault="00197D5A" w:rsidP="00197D5A">
      <w:pPr>
        <w:pStyle w:val="TOCHeading"/>
        <w:spacing w:after="0"/>
        <w:ind w:firstLine="0"/>
        <w:jc w:val="center"/>
        <w:rPr>
          <w:rFonts w:ascii="Times New Roman" w:hAnsi="Times New Roman"/>
          <w:b w:val="0"/>
          <w:color w:val="auto"/>
          <w:szCs w:val="28"/>
        </w:rPr>
      </w:pPr>
      <w:r w:rsidRPr="00171262">
        <w:rPr>
          <w:rFonts w:ascii="Times New Roman" w:hAnsi="Times New Roman"/>
          <w:b w:val="0"/>
          <w:color w:val="auto"/>
          <w:szCs w:val="28"/>
        </w:rPr>
        <w:t>ỦY BAN NHÂN DÂN TỈNH QUẢNG NGÃI</w:t>
      </w:r>
    </w:p>
    <w:p w14:paraId="03CF0122" w14:textId="77777777" w:rsidR="00197D5A" w:rsidRPr="00171262" w:rsidRDefault="00197D5A" w:rsidP="00197D5A">
      <w:pPr>
        <w:pStyle w:val="TOCHeading"/>
        <w:spacing w:before="0" w:after="0"/>
        <w:ind w:firstLine="0"/>
        <w:jc w:val="center"/>
        <w:rPr>
          <w:rFonts w:ascii="Times New Roman" w:hAnsi="Times New Roman"/>
          <w:bCs w:val="0"/>
          <w:color w:val="auto"/>
          <w:szCs w:val="28"/>
        </w:rPr>
      </w:pPr>
      <w:r w:rsidRPr="00171262">
        <w:rPr>
          <w:rFonts w:ascii="Times New Roman" w:hAnsi="Times New Roman"/>
          <w:bCs w:val="0"/>
          <w:color w:val="auto"/>
          <w:szCs w:val="28"/>
        </w:rPr>
        <w:t>TRƯỜNG CAO ĐẲNG KON TUM</w:t>
      </w:r>
    </w:p>
    <w:p w14:paraId="376B14E6" w14:textId="77777777" w:rsidR="00197D5A" w:rsidRPr="00171262" w:rsidRDefault="00197D5A" w:rsidP="00197D5A">
      <w:pPr>
        <w:ind w:firstLine="0"/>
      </w:pPr>
      <w:r w:rsidRPr="00171262">
        <w:rPr>
          <w:b/>
          <w:noProof/>
          <w:szCs w:val="28"/>
        </w:rPr>
        <mc:AlternateContent>
          <mc:Choice Requires="wps">
            <w:drawing>
              <wp:anchor distT="0" distB="0" distL="114300" distR="114300" simplePos="0" relativeHeight="251661312" behindDoc="0" locked="0" layoutInCell="1" allowOverlap="1" wp14:anchorId="32847DDC" wp14:editId="1FDD3E6F">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220D8117" w14:textId="77777777" w:rsidR="00197D5A" w:rsidRPr="00171262" w:rsidRDefault="008E0E3B" w:rsidP="00197D5A">
      <w:pPr>
        <w:spacing w:line="360" w:lineRule="auto"/>
        <w:ind w:firstLine="0"/>
      </w:pPr>
      <w:r w:rsidRPr="00171262">
        <w:rPr>
          <w:noProof/>
        </w:rPr>
        <mc:AlternateContent>
          <mc:Choice Requires="wps">
            <w:drawing>
              <wp:anchor distT="0" distB="0" distL="114300" distR="114300" simplePos="0" relativeHeight="251672576" behindDoc="0" locked="0" layoutInCell="1" allowOverlap="1" wp14:anchorId="05B0F62E" wp14:editId="70E0EB9E">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B0F62E"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v:textbox>
              </v:rect>
            </w:pict>
          </mc:Fallback>
        </mc:AlternateContent>
      </w:r>
    </w:p>
    <w:p w14:paraId="7B1E1868" w14:textId="77777777" w:rsidR="00197D5A" w:rsidRPr="00171262" w:rsidRDefault="00197D5A" w:rsidP="00197D5A">
      <w:pPr>
        <w:spacing w:line="360" w:lineRule="auto"/>
        <w:ind w:firstLine="0"/>
      </w:pPr>
    </w:p>
    <w:p w14:paraId="4C9B51CE" w14:textId="77777777" w:rsidR="00197D5A" w:rsidRPr="00171262" w:rsidRDefault="00197D5A" w:rsidP="00197D5A">
      <w:pPr>
        <w:spacing w:line="360" w:lineRule="auto"/>
        <w:ind w:firstLine="0"/>
        <w:rPr>
          <w:sz w:val="72"/>
        </w:rPr>
      </w:pPr>
    </w:p>
    <w:p w14:paraId="7D9E27C5" w14:textId="77777777" w:rsidR="00197D5A" w:rsidRPr="00171262" w:rsidRDefault="00197D5A" w:rsidP="00197D5A">
      <w:pPr>
        <w:spacing w:line="360" w:lineRule="auto"/>
        <w:ind w:firstLine="0"/>
        <w:rPr>
          <w:sz w:val="58"/>
          <w:szCs w:val="10"/>
        </w:rPr>
      </w:pPr>
    </w:p>
    <w:p w14:paraId="3768ABE6" w14:textId="77777777" w:rsidR="00197D5A" w:rsidRPr="00171262" w:rsidRDefault="00197D5A" w:rsidP="00197D5A">
      <w:pPr>
        <w:spacing w:line="360" w:lineRule="auto"/>
        <w:ind w:firstLine="0"/>
        <w:rPr>
          <w:sz w:val="58"/>
          <w:szCs w:val="10"/>
        </w:rPr>
      </w:pPr>
    </w:p>
    <w:p w14:paraId="45976FCB" w14:textId="77777777" w:rsidR="00197D5A" w:rsidRPr="00171262" w:rsidRDefault="00197D5A" w:rsidP="00197D5A">
      <w:pPr>
        <w:spacing w:before="0" w:after="0"/>
        <w:ind w:firstLine="0"/>
        <w:jc w:val="center"/>
        <w:rPr>
          <w:b/>
          <w:sz w:val="72"/>
          <w:szCs w:val="72"/>
        </w:rPr>
      </w:pPr>
      <w:r w:rsidRPr="00171262">
        <w:rPr>
          <w:b/>
          <w:sz w:val="72"/>
          <w:szCs w:val="72"/>
        </w:rPr>
        <w:t>ĐỀ ÁN</w:t>
      </w:r>
    </w:p>
    <w:p w14:paraId="5DA8A565" w14:textId="77777777" w:rsidR="00197D5A" w:rsidRPr="00171262" w:rsidRDefault="00197D5A" w:rsidP="00197D5A">
      <w:pPr>
        <w:spacing w:before="0" w:after="0"/>
        <w:ind w:firstLine="0"/>
        <w:jc w:val="center"/>
        <w:rPr>
          <w:b/>
        </w:rPr>
      </w:pPr>
      <w:r w:rsidRPr="00171262">
        <w:rPr>
          <w:b/>
        </w:rPr>
        <w:t>TRIỂN KHAI ĐÀO TẠO VÀ SÁT HẠCH LÁI XE MÔ TÔ HẠNG A</w:t>
      </w:r>
    </w:p>
    <w:p w14:paraId="29DE0E0D" w14:textId="77777777" w:rsidR="00197D5A" w:rsidRPr="00171262" w:rsidRDefault="00197D5A" w:rsidP="00197D5A">
      <w:pPr>
        <w:spacing w:before="0" w:after="0"/>
        <w:ind w:firstLine="0"/>
        <w:jc w:val="center"/>
        <w:rPr>
          <w:b/>
        </w:rPr>
      </w:pPr>
      <w:r w:rsidRPr="00171262">
        <w:rPr>
          <w:b/>
        </w:rPr>
        <w:t>TẠI TRƯỜNG CAO ĐẲNG KON TUM</w:t>
      </w:r>
    </w:p>
    <w:p w14:paraId="46CDD3F3" w14:textId="77777777" w:rsidR="00197D5A" w:rsidRPr="00171262" w:rsidRDefault="00197D5A" w:rsidP="00197D5A">
      <w:pPr>
        <w:ind w:firstLine="0"/>
        <w:jc w:val="center"/>
        <w:rPr>
          <w:b/>
        </w:rPr>
      </w:pPr>
    </w:p>
    <w:p w14:paraId="6148F934" w14:textId="77777777" w:rsidR="00197D5A" w:rsidRPr="00171262" w:rsidRDefault="00197D5A" w:rsidP="00197D5A">
      <w:pPr>
        <w:ind w:firstLine="0"/>
        <w:jc w:val="center"/>
        <w:rPr>
          <w:b/>
        </w:rPr>
      </w:pPr>
    </w:p>
    <w:p w14:paraId="478D1742" w14:textId="77777777" w:rsidR="00197D5A" w:rsidRPr="00171262" w:rsidRDefault="00197D5A" w:rsidP="00197D5A">
      <w:pPr>
        <w:ind w:firstLine="0"/>
        <w:jc w:val="center"/>
        <w:rPr>
          <w:b/>
          <w:sz w:val="32"/>
          <w:szCs w:val="28"/>
        </w:rPr>
      </w:pPr>
    </w:p>
    <w:p w14:paraId="0AC210E0" w14:textId="77777777" w:rsidR="00197D5A" w:rsidRPr="00171262" w:rsidRDefault="00197D5A" w:rsidP="00197D5A">
      <w:pPr>
        <w:ind w:firstLine="0"/>
        <w:jc w:val="center"/>
        <w:rPr>
          <w:b/>
        </w:rPr>
      </w:pPr>
    </w:p>
    <w:p w14:paraId="520E294E" w14:textId="77777777" w:rsidR="00197D5A" w:rsidRPr="00171262" w:rsidRDefault="00197D5A" w:rsidP="00197D5A">
      <w:pPr>
        <w:ind w:firstLine="0"/>
        <w:jc w:val="center"/>
        <w:rPr>
          <w:b/>
        </w:rPr>
      </w:pPr>
    </w:p>
    <w:p w14:paraId="04537D91" w14:textId="77777777" w:rsidR="00197D5A" w:rsidRPr="00171262" w:rsidRDefault="00197D5A" w:rsidP="00197D5A">
      <w:pPr>
        <w:ind w:firstLine="0"/>
        <w:jc w:val="center"/>
        <w:rPr>
          <w:b/>
        </w:rPr>
      </w:pPr>
    </w:p>
    <w:p w14:paraId="1204CA31" w14:textId="77777777" w:rsidR="00197D5A" w:rsidRPr="00171262" w:rsidRDefault="00197D5A" w:rsidP="00197D5A">
      <w:pPr>
        <w:ind w:firstLine="0"/>
        <w:jc w:val="center"/>
        <w:rPr>
          <w:b/>
        </w:rPr>
      </w:pPr>
    </w:p>
    <w:p w14:paraId="5CCD7B36" w14:textId="77777777" w:rsidR="00197D5A" w:rsidRPr="00171262" w:rsidRDefault="00197D5A" w:rsidP="00197D5A">
      <w:pPr>
        <w:ind w:firstLine="0"/>
        <w:jc w:val="center"/>
        <w:rPr>
          <w:b/>
          <w:sz w:val="66"/>
          <w:szCs w:val="66"/>
        </w:rPr>
      </w:pPr>
    </w:p>
    <w:p w14:paraId="51FCB669" w14:textId="77777777" w:rsidR="00197D5A" w:rsidRPr="00171262" w:rsidRDefault="00197D5A" w:rsidP="00197D5A">
      <w:pPr>
        <w:ind w:firstLine="0"/>
        <w:jc w:val="center"/>
        <w:rPr>
          <w:b/>
          <w:szCs w:val="28"/>
        </w:rPr>
      </w:pPr>
    </w:p>
    <w:p w14:paraId="66EEB448" w14:textId="77777777" w:rsidR="00197D5A" w:rsidRPr="00171262" w:rsidRDefault="00197D5A" w:rsidP="00197D5A">
      <w:pPr>
        <w:ind w:firstLine="0"/>
        <w:jc w:val="center"/>
        <w:rPr>
          <w:b/>
          <w:szCs w:val="28"/>
        </w:rPr>
      </w:pPr>
    </w:p>
    <w:p w14:paraId="6E871BB3" w14:textId="77777777" w:rsidR="00197D5A" w:rsidRPr="00171262" w:rsidRDefault="00197D5A" w:rsidP="00197D5A">
      <w:pPr>
        <w:ind w:firstLine="0"/>
        <w:jc w:val="center"/>
        <w:rPr>
          <w:b/>
          <w:sz w:val="12"/>
          <w:szCs w:val="12"/>
        </w:rPr>
      </w:pPr>
    </w:p>
    <w:p w14:paraId="503E914C" w14:textId="77777777" w:rsidR="00197D5A" w:rsidRPr="00171262" w:rsidRDefault="00197D5A" w:rsidP="00197D5A">
      <w:pPr>
        <w:ind w:firstLine="0"/>
        <w:jc w:val="center"/>
        <w:rPr>
          <w:b/>
          <w:sz w:val="52"/>
          <w:szCs w:val="28"/>
        </w:rPr>
      </w:pPr>
    </w:p>
    <w:p w14:paraId="0B58E069" w14:textId="77777777" w:rsidR="00197D5A" w:rsidRPr="00171262" w:rsidRDefault="00197D5A" w:rsidP="00197D5A">
      <w:pPr>
        <w:ind w:firstLine="0"/>
        <w:jc w:val="center"/>
        <w:rPr>
          <w:b/>
          <w:szCs w:val="28"/>
        </w:rPr>
      </w:pPr>
      <w:r w:rsidRPr="00171262">
        <w:rPr>
          <w:b/>
          <w:szCs w:val="28"/>
        </w:rPr>
        <w:t>Quảng Ngãi, tháng 10 năm 2026</w:t>
      </w:r>
    </w:p>
    <w:p w14:paraId="6BA5E0C7" w14:textId="77777777" w:rsidR="00197D5A" w:rsidRPr="00171262" w:rsidRDefault="00197D5A" w:rsidP="00197D5A">
      <w:pPr>
        <w:ind w:firstLine="0"/>
        <w:jc w:val="center"/>
        <w:rPr>
          <w:b/>
          <w:szCs w:val="28"/>
        </w:rPr>
        <w:sectPr w:rsidR="00197D5A" w:rsidRPr="00171262"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55AD1AD1" w14:textId="77777777" w:rsidR="005C2626" w:rsidRPr="00171262" w:rsidRDefault="00A27C38" w:rsidP="00B0238A">
      <w:pPr>
        <w:pStyle w:val="TOCHeading"/>
        <w:ind w:firstLine="0"/>
        <w:jc w:val="center"/>
        <w:rPr>
          <w:color w:val="auto"/>
        </w:rPr>
      </w:pPr>
      <w:r w:rsidRPr="00171262">
        <w:rPr>
          <w:color w:val="auto"/>
        </w:rPr>
        <w:lastRenderedPageBreak/>
        <w:t>MỤC LỤC</w:t>
      </w:r>
    </w:p>
    <w:p w14:paraId="6CEAACBF" w14:textId="77777777" w:rsidR="00B0238A" w:rsidRPr="00171262" w:rsidRDefault="00B0238A" w:rsidP="00B0238A">
      <w:pPr>
        <w:jc w:val="right"/>
      </w:pPr>
      <w:r w:rsidRPr="00171262">
        <w:t>Trang</w:t>
      </w:r>
    </w:p>
    <w:p w14:paraId="7C7B5774" w14:textId="44F1B3CF" w:rsidR="00D17E3E" w:rsidRPr="00171262" w:rsidRDefault="00C43A2E">
      <w:pPr>
        <w:pStyle w:val="TOC1"/>
        <w:rPr>
          <w:rFonts w:asciiTheme="minorHAnsi" w:eastAsiaTheme="minorEastAsia" w:hAnsiTheme="minorHAnsi" w:cstheme="minorBidi"/>
          <w:b w:val="0"/>
          <w:noProof/>
          <w:color w:val="auto"/>
          <w:kern w:val="2"/>
          <w:sz w:val="22"/>
          <w:szCs w:val="22"/>
          <w14:ligatures w14:val="standardContextual"/>
        </w:rPr>
      </w:pPr>
      <w:r w:rsidRPr="00171262">
        <w:rPr>
          <w:b w:val="0"/>
          <w:color w:val="auto"/>
        </w:rPr>
        <w:fldChar w:fldCharType="begin"/>
      </w:r>
      <w:r w:rsidRPr="00171262">
        <w:rPr>
          <w:b w:val="0"/>
          <w:color w:val="auto"/>
        </w:rPr>
        <w:instrText xml:space="preserve"> TOC \o "1-3" \h \z \u \t "Heading 4,1" </w:instrText>
      </w:r>
      <w:r w:rsidRPr="00171262">
        <w:rPr>
          <w:b w:val="0"/>
          <w:color w:val="auto"/>
        </w:rPr>
        <w:fldChar w:fldCharType="separate"/>
      </w:r>
      <w:hyperlink w:anchor="_Toc243571116" w:history="1">
        <w:r w:rsidR="00D17E3E" w:rsidRPr="00171262">
          <w:rPr>
            <w:rStyle w:val="Hyperlink"/>
            <w:rFonts w:ascii="Times New Roman" w:hAnsi="Times New Roman"/>
            <w:noProof/>
            <w:color w:val="auto"/>
          </w:rPr>
          <w:t>Phần 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w:t>
        </w:r>
        <w:r w:rsidR="00D17E3E" w:rsidRPr="00171262">
          <w:rPr>
            <w:noProof/>
            <w:webHidden/>
            <w:color w:val="auto"/>
          </w:rPr>
          <w:fldChar w:fldCharType="end"/>
        </w:r>
      </w:hyperlink>
    </w:p>
    <w:p w14:paraId="22D6FBC6" w14:textId="4935C01E"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17" w:history="1">
        <w:r w:rsidR="00D17E3E" w:rsidRPr="00171262">
          <w:rPr>
            <w:rStyle w:val="Hyperlink"/>
            <w:rFonts w:ascii="Times New Roman" w:hAnsi="Times New Roman"/>
            <w:noProof/>
            <w:color w:val="auto"/>
          </w:rPr>
          <w:t>SỰ CẦN THIẾT, CƠ SỞ XÂY DỰNG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w:t>
        </w:r>
        <w:r w:rsidR="00D17E3E" w:rsidRPr="00171262">
          <w:rPr>
            <w:noProof/>
            <w:webHidden/>
            <w:color w:val="auto"/>
          </w:rPr>
          <w:fldChar w:fldCharType="end"/>
        </w:r>
      </w:hyperlink>
    </w:p>
    <w:p w14:paraId="2C858D82" w14:textId="2DF9CCD8"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18" w:history="1">
        <w:r w:rsidR="00D17E3E" w:rsidRPr="00171262">
          <w:rPr>
            <w:rStyle w:val="Hyperlink"/>
            <w:noProof/>
            <w:color w:val="auto"/>
          </w:rPr>
          <w:t>I. SỰ CẦN THIẾT</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w:t>
        </w:r>
        <w:r w:rsidR="00D17E3E" w:rsidRPr="00171262">
          <w:rPr>
            <w:noProof/>
            <w:webHidden/>
            <w:color w:val="auto"/>
          </w:rPr>
          <w:fldChar w:fldCharType="end"/>
        </w:r>
      </w:hyperlink>
    </w:p>
    <w:p w14:paraId="1A927F02" w14:textId="497B78B3"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19" w:history="1">
        <w:r w:rsidR="00D17E3E" w:rsidRPr="00171262">
          <w:rPr>
            <w:rStyle w:val="Hyperlink"/>
            <w:noProof/>
            <w:color w:val="auto"/>
          </w:rPr>
          <w:t>II. CƠ SỞ XÂY DỰNG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w:t>
        </w:r>
        <w:r w:rsidR="00D17E3E" w:rsidRPr="00171262">
          <w:rPr>
            <w:noProof/>
            <w:webHidden/>
            <w:color w:val="auto"/>
          </w:rPr>
          <w:fldChar w:fldCharType="end"/>
        </w:r>
      </w:hyperlink>
    </w:p>
    <w:p w14:paraId="011F2DD9" w14:textId="07F36532"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20" w:history="1">
        <w:r w:rsidR="00D17E3E" w:rsidRPr="00171262">
          <w:rPr>
            <w:rStyle w:val="Hyperlink"/>
            <w:rFonts w:ascii="Times New Roman" w:hAnsi="Times New Roman"/>
            <w:noProof/>
            <w:color w:val="auto"/>
          </w:rPr>
          <w:t>Phần II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42E8133" w14:textId="017B1D03"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21" w:history="1">
        <w:r w:rsidR="00D17E3E" w:rsidRPr="00171262">
          <w:rPr>
            <w:rStyle w:val="Hyperlink"/>
            <w:rFonts w:ascii="Times New Roman" w:hAnsi="Times New Roman"/>
            <w:noProof/>
            <w:color w:val="auto"/>
          </w:rPr>
          <w:t>THỰC TRẠNG CÔNG TÁC ĐÀO TẠO LÁI XE MÔ TÔ</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71F512E" w14:textId="0AB5258E"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22" w:history="1">
        <w:r w:rsidR="00D17E3E" w:rsidRPr="00171262">
          <w:rPr>
            <w:rStyle w:val="Hyperlink"/>
            <w:rFonts w:ascii="Times New Roman" w:hAnsi="Times New Roman"/>
            <w:noProof/>
            <w:color w:val="auto"/>
          </w:rPr>
          <w:t>VÀ CÁC ĐIỀU KIỆN BẢO ĐẢM</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777A13E8" w14:textId="26EE241E"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23" w:history="1">
        <w:r w:rsidR="00D17E3E" w:rsidRPr="00171262">
          <w:rPr>
            <w:rStyle w:val="Hyperlink"/>
            <w:noProof/>
            <w:color w:val="auto"/>
          </w:rPr>
          <w:t>I. THỰC TRẠNG VÀ KẾT QUẢ ĐÀO TẠO, SÁT HẠCH LÁI XE CỦA TRƯỜNG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15AAAB3" w14:textId="0A49DC5D"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24" w:history="1">
        <w:r w:rsidR="00D17E3E" w:rsidRPr="00171262">
          <w:rPr>
            <w:rStyle w:val="Hyperlink"/>
            <w:noProof/>
            <w:color w:val="auto"/>
          </w:rPr>
          <w:t>1. Khái quát về khoa ĐT&amp;SHLX</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E535731" w14:textId="32A1BAAD"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25" w:history="1">
        <w:r w:rsidR="00D17E3E" w:rsidRPr="00171262">
          <w:rPr>
            <w:rStyle w:val="Hyperlink"/>
            <w:noProof/>
            <w:color w:val="auto"/>
          </w:rPr>
          <w:t>2. Bộ môn ĐT&amp;SHLX mô tô</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9</w:t>
        </w:r>
        <w:r w:rsidR="00D17E3E" w:rsidRPr="00171262">
          <w:rPr>
            <w:noProof/>
            <w:webHidden/>
            <w:color w:val="auto"/>
          </w:rPr>
          <w:fldChar w:fldCharType="end"/>
        </w:r>
      </w:hyperlink>
    </w:p>
    <w:p w14:paraId="4E44B530" w14:textId="2229D041"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26" w:history="1">
        <w:r w:rsidR="00D17E3E" w:rsidRPr="00171262">
          <w:rPr>
            <w:rStyle w:val="Hyperlink"/>
            <w:noProof/>
            <w:color w:val="auto"/>
          </w:rPr>
          <w:t>3. Kết quả tuyển sinh, đào tạo, sát hạch lái xe</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10</w:t>
        </w:r>
        <w:r w:rsidR="00D17E3E" w:rsidRPr="00171262">
          <w:rPr>
            <w:noProof/>
            <w:webHidden/>
            <w:color w:val="auto"/>
          </w:rPr>
          <w:fldChar w:fldCharType="end"/>
        </w:r>
      </w:hyperlink>
    </w:p>
    <w:p w14:paraId="3CE7C9BB" w14:textId="0AB039F5"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27" w:history="1">
        <w:r w:rsidR="00D17E3E" w:rsidRPr="00171262">
          <w:rPr>
            <w:rStyle w:val="Hyperlink"/>
            <w:noProof/>
            <w:color w:val="auto"/>
          </w:rPr>
          <w:t>4. Kết quả thu, chi hoạt động lái xe của Trường giai đoạn 2023-2025</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11</w:t>
        </w:r>
        <w:r w:rsidR="00D17E3E" w:rsidRPr="00171262">
          <w:rPr>
            <w:noProof/>
            <w:webHidden/>
            <w:color w:val="auto"/>
          </w:rPr>
          <w:fldChar w:fldCharType="end"/>
        </w:r>
      </w:hyperlink>
    </w:p>
    <w:p w14:paraId="2332D5DD" w14:textId="4B67E19C"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28" w:history="1">
        <w:r w:rsidR="00D17E3E" w:rsidRPr="00171262">
          <w:rPr>
            <w:rStyle w:val="Hyperlink"/>
            <w:noProof/>
            <w:color w:val="auto"/>
          </w:rPr>
          <w:t>II. CƠ SỞ VẬT CHẤT, PHƯƠNG TIỆN, TRANG THIẾT BỊ HIỆN CÓ CỦA TRƯỜNG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12</w:t>
        </w:r>
        <w:r w:rsidR="00D17E3E" w:rsidRPr="00171262">
          <w:rPr>
            <w:noProof/>
            <w:webHidden/>
            <w:color w:val="auto"/>
          </w:rPr>
          <w:fldChar w:fldCharType="end"/>
        </w:r>
      </w:hyperlink>
    </w:p>
    <w:p w14:paraId="70434B56" w14:textId="60779E22"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29" w:history="1">
        <w:r w:rsidR="00D17E3E" w:rsidRPr="00171262">
          <w:rPr>
            <w:rStyle w:val="Hyperlink"/>
            <w:noProof/>
            <w:color w:val="auto"/>
          </w:rPr>
          <w:t>1. Về sân tập, sân sát hạch</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12</w:t>
        </w:r>
        <w:r w:rsidR="00D17E3E" w:rsidRPr="00171262">
          <w:rPr>
            <w:noProof/>
            <w:webHidden/>
            <w:color w:val="auto"/>
          </w:rPr>
          <w:fldChar w:fldCharType="end"/>
        </w:r>
      </w:hyperlink>
    </w:p>
    <w:p w14:paraId="60AE0A17" w14:textId="3A3EC7FD"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30" w:history="1">
        <w:r w:rsidR="00D17E3E" w:rsidRPr="00171262">
          <w:rPr>
            <w:rStyle w:val="Hyperlink"/>
            <w:noProof/>
            <w:color w:val="auto"/>
          </w:rPr>
          <w:t>2. Về phương tiện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13</w:t>
        </w:r>
        <w:r w:rsidR="00D17E3E" w:rsidRPr="00171262">
          <w:rPr>
            <w:noProof/>
            <w:webHidden/>
            <w:color w:val="auto"/>
          </w:rPr>
          <w:fldChar w:fldCharType="end"/>
        </w:r>
      </w:hyperlink>
    </w:p>
    <w:p w14:paraId="0FC60B45" w14:textId="26F7CFD2"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31" w:history="1">
        <w:r w:rsidR="00D17E3E" w:rsidRPr="00171262">
          <w:rPr>
            <w:rStyle w:val="Hyperlink"/>
            <w:noProof/>
            <w:color w:val="auto"/>
          </w:rPr>
          <w:t>3. Về phòng học, trang thiết bị giảng dạy lý thuyết</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13</w:t>
        </w:r>
        <w:r w:rsidR="00D17E3E" w:rsidRPr="00171262">
          <w:rPr>
            <w:noProof/>
            <w:webHidden/>
            <w:color w:val="auto"/>
          </w:rPr>
          <w:fldChar w:fldCharType="end"/>
        </w:r>
      </w:hyperlink>
    </w:p>
    <w:p w14:paraId="3BAB13A8" w14:textId="3FBB4F75"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32" w:history="1">
        <w:r w:rsidR="00D17E3E" w:rsidRPr="00171262">
          <w:rPr>
            <w:rStyle w:val="Hyperlink"/>
            <w:noProof/>
            <w:color w:val="auto"/>
          </w:rPr>
          <w:t>III. THỰC TRẠNG NHU CẦU ĐÀO TẠO VÀ SÁT HẠCH LÁI XE MÔ TÔ HẠNG A</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15</w:t>
        </w:r>
        <w:r w:rsidR="00D17E3E" w:rsidRPr="00171262">
          <w:rPr>
            <w:noProof/>
            <w:webHidden/>
            <w:color w:val="auto"/>
          </w:rPr>
          <w:fldChar w:fldCharType="end"/>
        </w:r>
      </w:hyperlink>
    </w:p>
    <w:p w14:paraId="2D1DF9B6" w14:textId="3AC25958"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33" w:history="1">
        <w:r w:rsidR="00D17E3E" w:rsidRPr="00171262">
          <w:rPr>
            <w:rStyle w:val="Hyperlink"/>
            <w:noProof/>
            <w:color w:val="auto"/>
          </w:rPr>
          <w:t>IV. ĐÁNH GIÁ CHUNG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17</w:t>
        </w:r>
        <w:r w:rsidR="00D17E3E" w:rsidRPr="00171262">
          <w:rPr>
            <w:noProof/>
            <w:webHidden/>
            <w:color w:val="auto"/>
          </w:rPr>
          <w:fldChar w:fldCharType="end"/>
        </w:r>
      </w:hyperlink>
    </w:p>
    <w:p w14:paraId="7201813F" w14:textId="0A50DA8D"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34" w:history="1">
        <w:r w:rsidR="00D17E3E" w:rsidRPr="00171262">
          <w:rPr>
            <w:rStyle w:val="Hyperlink"/>
            <w:noProof/>
            <w:color w:val="auto"/>
          </w:rPr>
          <w:t>1. Ưu điểm, kết quả và những thuận lợi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17</w:t>
        </w:r>
        <w:r w:rsidR="00D17E3E" w:rsidRPr="00171262">
          <w:rPr>
            <w:noProof/>
            <w:webHidden/>
            <w:color w:val="auto"/>
          </w:rPr>
          <w:fldChar w:fldCharType="end"/>
        </w:r>
      </w:hyperlink>
    </w:p>
    <w:p w14:paraId="3EC84EB0" w14:textId="277D9CD7"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35" w:history="1">
        <w:r w:rsidR="00D17E3E" w:rsidRPr="00171262">
          <w:rPr>
            <w:rStyle w:val="Hyperlink"/>
            <w:noProof/>
            <w:color w:val="auto"/>
          </w:rPr>
          <w:t>2. Những hạn chế, khó khăn và nguyên nhân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17</w:t>
        </w:r>
        <w:r w:rsidR="00D17E3E" w:rsidRPr="00171262">
          <w:rPr>
            <w:noProof/>
            <w:webHidden/>
            <w:color w:val="auto"/>
          </w:rPr>
          <w:fldChar w:fldCharType="end"/>
        </w:r>
      </w:hyperlink>
    </w:p>
    <w:p w14:paraId="257F9912" w14:textId="5EEABFAF"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36" w:history="1">
        <w:r w:rsidR="00D17E3E" w:rsidRPr="00171262">
          <w:rPr>
            <w:rStyle w:val="Hyperlink"/>
            <w:rFonts w:ascii="Times New Roman" w:hAnsi="Times New Roman"/>
            <w:noProof/>
            <w:color w:val="auto"/>
          </w:rPr>
          <w:t>Phần III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2B2006EE" w14:textId="437A8BD1"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37" w:history="1">
        <w:r w:rsidR="00D17E3E" w:rsidRPr="00171262">
          <w:rPr>
            <w:rStyle w:val="Hyperlink"/>
            <w:rFonts w:ascii="Times New Roman" w:hAnsi="Times New Roman"/>
            <w:noProof/>
            <w:color w:val="auto"/>
          </w:rPr>
          <w:t>NỘI DUNG, GIẢI PHÁP CỦA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06B6A591" w14:textId="36BBFDA2"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38" w:history="1">
        <w:r w:rsidR="00D17E3E" w:rsidRPr="00171262">
          <w:rPr>
            <w:rStyle w:val="Hyperlink"/>
            <w:noProof/>
            <w:color w:val="auto"/>
          </w:rPr>
          <w:t>I. MỤC TIÊU, QUAN ĐIỂM</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27FA5BA2" w14:textId="0FC3ECCC"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39" w:history="1">
        <w:r w:rsidR="00D17E3E" w:rsidRPr="00171262">
          <w:rPr>
            <w:rStyle w:val="Hyperlink"/>
            <w:noProof/>
            <w:color w:val="auto"/>
          </w:rPr>
          <w:t>1. Mục tiêu chung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4A9A12EB" w14:textId="5E046436"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40" w:history="1">
        <w:r w:rsidR="00D17E3E" w:rsidRPr="00171262">
          <w:rPr>
            <w:rStyle w:val="Hyperlink"/>
            <w:noProof/>
            <w:color w:val="auto"/>
          </w:rPr>
          <w:t>2. Mục tiêu cụ thể</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13D49CA3" w14:textId="0DD6132F"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41" w:history="1">
        <w:r w:rsidR="00D17E3E" w:rsidRPr="00171262">
          <w:rPr>
            <w:rStyle w:val="Hyperlink"/>
            <w:noProof/>
            <w:color w:val="auto"/>
          </w:rPr>
          <w:t>3. Quan điểm xây dựng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20</w:t>
        </w:r>
        <w:r w:rsidR="00D17E3E" w:rsidRPr="00171262">
          <w:rPr>
            <w:noProof/>
            <w:webHidden/>
            <w:color w:val="auto"/>
          </w:rPr>
          <w:fldChar w:fldCharType="end"/>
        </w:r>
      </w:hyperlink>
    </w:p>
    <w:p w14:paraId="5E89D5D5" w14:textId="15C3E43E"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42" w:history="1">
        <w:r w:rsidR="00D17E3E" w:rsidRPr="00171262">
          <w:rPr>
            <w:rStyle w:val="Hyperlink"/>
            <w:noProof/>
            <w:color w:val="auto"/>
          </w:rPr>
          <w:t>4. Mục tiêu tuyển sinh, quy mô đào tạo dự kiến theo năm (từ 2027)</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20</w:t>
        </w:r>
        <w:r w:rsidR="00D17E3E" w:rsidRPr="00171262">
          <w:rPr>
            <w:noProof/>
            <w:webHidden/>
            <w:color w:val="auto"/>
          </w:rPr>
          <w:fldChar w:fldCharType="end"/>
        </w:r>
      </w:hyperlink>
    </w:p>
    <w:p w14:paraId="68DD2431" w14:textId="27D4D80E"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43" w:history="1">
        <w:r w:rsidR="00D17E3E" w:rsidRPr="00171262">
          <w:rPr>
            <w:rStyle w:val="Hyperlink"/>
            <w:noProof/>
            <w:color w:val="auto"/>
          </w:rPr>
          <w:t>II. HOÀN THIỆN CHỨC NĂNG, NHIỆM VỤ, TỔ CHỨC NHÂN SỰ</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06C26783" w14:textId="4A912F9C"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44" w:history="1">
        <w:r w:rsidR="00D17E3E" w:rsidRPr="00171262">
          <w:rPr>
            <w:rStyle w:val="Hyperlink"/>
            <w:noProof/>
            <w:color w:val="auto"/>
          </w:rPr>
          <w:t>1. Đơn vị chủ trì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6B09BBCB" w14:textId="6F348225"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45" w:history="1">
        <w:r w:rsidR="00D17E3E" w:rsidRPr="00171262">
          <w:rPr>
            <w:rStyle w:val="Hyperlink"/>
            <w:noProof/>
            <w:color w:val="auto"/>
          </w:rPr>
          <w:t>2. Về nhân sự</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6F764537" w14:textId="51AF93BD"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46" w:history="1">
        <w:r w:rsidR="00D17E3E" w:rsidRPr="00171262">
          <w:rPr>
            <w:rStyle w:val="Hyperlink"/>
            <w:noProof/>
            <w:color w:val="auto"/>
          </w:rPr>
          <w:t>III. ĐỊA ĐIỂM ĐẦU TƯ</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274A5388" w14:textId="23E1A7B4"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47" w:history="1">
        <w:r w:rsidR="00D17E3E" w:rsidRPr="00171262">
          <w:rPr>
            <w:rStyle w:val="Hyperlink"/>
            <w:noProof/>
            <w:color w:val="auto"/>
          </w:rPr>
          <w:t>IV. NHU CẦU ĐẦU TƯ CƠ SỞ VẬT CHẤT, PHƯƠNG TIỆN, THIẾT BỊ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22</w:t>
        </w:r>
        <w:r w:rsidR="00D17E3E" w:rsidRPr="00171262">
          <w:rPr>
            <w:noProof/>
            <w:webHidden/>
            <w:color w:val="auto"/>
          </w:rPr>
          <w:fldChar w:fldCharType="end"/>
        </w:r>
      </w:hyperlink>
    </w:p>
    <w:p w14:paraId="69734851" w14:textId="6431FDAE" w:rsidR="00D17E3E" w:rsidRPr="00171262" w:rsidRDefault="009A5C5F">
      <w:pPr>
        <w:pStyle w:val="TOC2"/>
        <w:tabs>
          <w:tab w:val="left" w:pos="1100"/>
        </w:tabs>
        <w:rPr>
          <w:rFonts w:asciiTheme="minorHAnsi" w:eastAsiaTheme="minorEastAsia" w:hAnsiTheme="minorHAnsi" w:cstheme="minorBidi"/>
          <w:noProof/>
          <w:color w:val="auto"/>
          <w:kern w:val="2"/>
          <w:sz w:val="22"/>
          <w:szCs w:val="22"/>
          <w14:ligatures w14:val="standardContextual"/>
        </w:rPr>
      </w:pPr>
      <w:hyperlink w:anchor="_Toc243571148" w:history="1">
        <w:r w:rsidR="00D17E3E" w:rsidRPr="00171262">
          <w:rPr>
            <w:rStyle w:val="Hyperlink"/>
            <w:noProof/>
            <w:color w:val="auto"/>
          </w:rPr>
          <w:t>1.</w:t>
        </w:r>
        <w:r w:rsidR="00D17E3E" w:rsidRPr="00171262">
          <w:rPr>
            <w:rFonts w:asciiTheme="minorHAnsi" w:eastAsiaTheme="minorEastAsia" w:hAnsiTheme="minorHAnsi" w:cstheme="minorBidi"/>
            <w:noProof/>
            <w:color w:val="auto"/>
            <w:kern w:val="2"/>
            <w:sz w:val="22"/>
            <w:szCs w:val="22"/>
            <w14:ligatures w14:val="standardContextual"/>
          </w:rPr>
          <w:tab/>
        </w:r>
        <w:r w:rsidR="00D17E3E" w:rsidRPr="00171262">
          <w:rPr>
            <w:rStyle w:val="Hyperlink"/>
            <w:noProof/>
            <w:color w:val="auto"/>
          </w:rPr>
          <w:t>1. Sân tập, sân sát hạch</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22</w:t>
        </w:r>
        <w:r w:rsidR="00D17E3E" w:rsidRPr="00171262">
          <w:rPr>
            <w:noProof/>
            <w:webHidden/>
            <w:color w:val="auto"/>
          </w:rPr>
          <w:fldChar w:fldCharType="end"/>
        </w:r>
      </w:hyperlink>
    </w:p>
    <w:p w14:paraId="06AA494F" w14:textId="5E9D9169"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49" w:history="1">
        <w:r w:rsidR="00D17E3E" w:rsidRPr="00171262">
          <w:rPr>
            <w:rStyle w:val="Hyperlink"/>
            <w:noProof/>
            <w:color w:val="auto"/>
          </w:rPr>
          <w:t>2. Về phương tiện, thiết bị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24</w:t>
        </w:r>
        <w:r w:rsidR="00D17E3E" w:rsidRPr="00171262">
          <w:rPr>
            <w:noProof/>
            <w:webHidden/>
            <w:color w:val="auto"/>
          </w:rPr>
          <w:fldChar w:fldCharType="end"/>
        </w:r>
      </w:hyperlink>
    </w:p>
    <w:p w14:paraId="4DCB152B" w14:textId="5C277929"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50" w:history="1">
        <w:r w:rsidR="00D17E3E" w:rsidRPr="00171262">
          <w:rPr>
            <w:rStyle w:val="Hyperlink"/>
            <w:noProof/>
            <w:color w:val="auto"/>
          </w:rPr>
          <w:t>V. CƠ CHẾ HOẠT ĐỘNG, QUẢN LÝ TÀI CHÍNH</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26</w:t>
        </w:r>
        <w:r w:rsidR="00D17E3E" w:rsidRPr="00171262">
          <w:rPr>
            <w:noProof/>
            <w:webHidden/>
            <w:color w:val="auto"/>
          </w:rPr>
          <w:fldChar w:fldCharType="end"/>
        </w:r>
      </w:hyperlink>
    </w:p>
    <w:p w14:paraId="02F7F8AD" w14:textId="009DDA84"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51" w:history="1">
        <w:r w:rsidR="00D17E3E" w:rsidRPr="00171262">
          <w:rPr>
            <w:rStyle w:val="Hyperlink"/>
            <w:rFonts w:ascii="Times New Roman" w:hAnsi="Times New Roman"/>
            <w:noProof/>
            <w:color w:val="auto"/>
          </w:rPr>
          <w:t>Phần IV</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7E0BC775" w14:textId="707913CF"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52" w:history="1">
        <w:r w:rsidR="00D17E3E" w:rsidRPr="00171262">
          <w:rPr>
            <w:rStyle w:val="Hyperlink"/>
            <w:rFonts w:ascii="Times New Roman" w:hAnsi="Times New Roman"/>
            <w:noProof/>
            <w:color w:val="auto"/>
          </w:rPr>
          <w:t>LỘ TRÌNH, CÁC BƯỚC THỰC HIỆN VÀ NHU CẦU KINH PHÍ</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24EFBFB4" w14:textId="6CA26745"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53" w:history="1">
        <w:r w:rsidR="00D17E3E" w:rsidRPr="00171262">
          <w:rPr>
            <w:rStyle w:val="Hyperlink"/>
            <w:noProof/>
            <w:color w:val="auto"/>
          </w:rPr>
          <w:t>I. LỘ TRÌNH, CÁC BƯỚC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1C9A3209" w14:textId="54198CD2"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54" w:history="1">
        <w:r w:rsidR="00D17E3E" w:rsidRPr="00171262">
          <w:rPr>
            <w:rStyle w:val="Hyperlink"/>
            <w:noProof/>
            <w:color w:val="auto"/>
          </w:rPr>
          <w:t>II. NHU CẦU KINH PHÍ VÀ NGUỒN VỐN ĐẦU TƯ</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627E4E59" w14:textId="0F002F72"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55" w:history="1">
        <w:r w:rsidR="00D17E3E" w:rsidRPr="00171262">
          <w:rPr>
            <w:rStyle w:val="Hyperlink"/>
            <w:rFonts w:ascii="Times New Roman" w:hAnsi="Times New Roman"/>
            <w:noProof/>
            <w:color w:val="auto"/>
          </w:rPr>
          <w:t>Phần V</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32</w:t>
        </w:r>
        <w:r w:rsidR="00D17E3E" w:rsidRPr="00171262">
          <w:rPr>
            <w:noProof/>
            <w:webHidden/>
            <w:color w:val="auto"/>
          </w:rPr>
          <w:fldChar w:fldCharType="end"/>
        </w:r>
      </w:hyperlink>
    </w:p>
    <w:p w14:paraId="22908653" w14:textId="1F1D0ECC"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56" w:history="1">
        <w:r w:rsidR="00D17E3E" w:rsidRPr="00171262">
          <w:rPr>
            <w:rStyle w:val="Hyperlink"/>
            <w:rFonts w:ascii="Times New Roman" w:hAnsi="Times New Roman"/>
            <w:noProof/>
            <w:color w:val="auto"/>
          </w:rPr>
          <w:t>HIỆU QUẢ, TÍNH BỀN VỮNG, QUẢN TRỊ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32</w:t>
        </w:r>
        <w:r w:rsidR="00D17E3E" w:rsidRPr="00171262">
          <w:rPr>
            <w:noProof/>
            <w:webHidden/>
            <w:color w:val="auto"/>
          </w:rPr>
          <w:fldChar w:fldCharType="end"/>
        </w:r>
      </w:hyperlink>
    </w:p>
    <w:p w14:paraId="1D7DD766" w14:textId="2025F80A"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57" w:history="1">
        <w:r w:rsidR="00D17E3E" w:rsidRPr="00171262">
          <w:rPr>
            <w:rStyle w:val="Hyperlink"/>
            <w:noProof/>
            <w:color w:val="auto"/>
          </w:rPr>
          <w:t>I. HIỆU QUẢ KINH TẾ</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32</w:t>
        </w:r>
        <w:r w:rsidR="00D17E3E" w:rsidRPr="00171262">
          <w:rPr>
            <w:noProof/>
            <w:webHidden/>
            <w:color w:val="auto"/>
          </w:rPr>
          <w:fldChar w:fldCharType="end"/>
        </w:r>
      </w:hyperlink>
    </w:p>
    <w:p w14:paraId="7FBD3533" w14:textId="5F27493A"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58" w:history="1">
        <w:r w:rsidR="00D17E3E" w:rsidRPr="00171262">
          <w:rPr>
            <w:rStyle w:val="Hyperlink"/>
            <w:noProof/>
            <w:color w:val="auto"/>
          </w:rPr>
          <w:t>II. HIỆU QUẢ XÃ HỘI, MÔI TRƯỜNG, TÍNH BỀN VỮNG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18AEDADE" w14:textId="1C369360"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59" w:history="1">
        <w:r w:rsidR="00D17E3E" w:rsidRPr="00171262">
          <w:rPr>
            <w:rStyle w:val="Hyperlink"/>
            <w:noProof/>
            <w:color w:val="auto"/>
          </w:rPr>
          <w:t>III. QUẢN TRỊ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070F3B83" w14:textId="656A83C6"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60" w:history="1">
        <w:r w:rsidR="00D17E3E" w:rsidRPr="00171262">
          <w:rPr>
            <w:rStyle w:val="Hyperlink"/>
            <w:noProof/>
            <w:color w:val="auto"/>
          </w:rPr>
          <w:t>1. Cấp độ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6E6AC14A" w14:textId="38854BDB"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61" w:history="1">
        <w:r w:rsidR="00D17E3E" w:rsidRPr="00171262">
          <w:rPr>
            <w:rStyle w:val="Hyperlink"/>
            <w:noProof/>
            <w:color w:val="auto"/>
          </w:rPr>
          <w:t>2. Cơ chế kiểm soát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108636A3" w14:textId="2B7196DB"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62" w:history="1">
        <w:r w:rsidR="00D17E3E" w:rsidRPr="00171262">
          <w:rPr>
            <w:rStyle w:val="Hyperlink"/>
            <w:rFonts w:ascii="Times New Roman" w:hAnsi="Times New Roman"/>
            <w:noProof/>
            <w:color w:val="auto"/>
          </w:rPr>
          <w:t>Phần VI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07EABD58" w14:textId="3EDE2656"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63" w:history="1">
        <w:r w:rsidR="00D17E3E" w:rsidRPr="00171262">
          <w:rPr>
            <w:rStyle w:val="Hyperlink"/>
            <w:rFonts w:ascii="Times New Roman" w:hAnsi="Times New Roman"/>
            <w:noProof/>
            <w:color w:val="auto"/>
          </w:rPr>
          <w:t>TỔ CHỨC THỰC HIỆN, KẾT LUẬN VÀ KIẾN NGHỊ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536EA04D" w14:textId="5F9BED68"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64" w:history="1">
        <w:r w:rsidR="00D17E3E" w:rsidRPr="00171262">
          <w:rPr>
            <w:rStyle w:val="Hyperlink"/>
            <w:noProof/>
            <w:color w:val="auto"/>
          </w:rPr>
          <w:t>I. TỔ CHỨC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560880D0" w14:textId="0564FF69"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65" w:history="1">
        <w:r w:rsidR="00D17E3E" w:rsidRPr="00171262">
          <w:rPr>
            <w:rStyle w:val="Hyperlink"/>
            <w:noProof/>
            <w:color w:val="auto"/>
          </w:rPr>
          <w:t>1. Trường Cao đẳng Kon Tum</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1F429969" w14:textId="54BAC6F9" w:rsidR="00D17E3E" w:rsidRPr="00171262" w:rsidRDefault="009A5C5F">
      <w:pPr>
        <w:pStyle w:val="TOC2"/>
        <w:rPr>
          <w:rFonts w:asciiTheme="minorHAnsi" w:eastAsiaTheme="minorEastAsia" w:hAnsiTheme="minorHAnsi" w:cstheme="minorBidi"/>
          <w:noProof/>
          <w:color w:val="auto"/>
          <w:kern w:val="2"/>
          <w:sz w:val="22"/>
          <w:szCs w:val="22"/>
          <w14:ligatures w14:val="standardContextual"/>
        </w:rPr>
      </w:pPr>
      <w:hyperlink w:anchor="_Toc243571166" w:history="1">
        <w:r w:rsidR="00D17E3E" w:rsidRPr="00171262">
          <w:rPr>
            <w:rStyle w:val="Hyperlink"/>
            <w:noProof/>
            <w:color w:val="auto"/>
          </w:rPr>
          <w:t>2. Đề nghị các cơ quan phối hợp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38</w:t>
        </w:r>
        <w:r w:rsidR="00D17E3E" w:rsidRPr="00171262">
          <w:rPr>
            <w:noProof/>
            <w:webHidden/>
            <w:color w:val="auto"/>
          </w:rPr>
          <w:fldChar w:fldCharType="end"/>
        </w:r>
      </w:hyperlink>
    </w:p>
    <w:p w14:paraId="59040F8F" w14:textId="0E645594" w:rsidR="00D17E3E" w:rsidRPr="00171262" w:rsidRDefault="009A5C5F">
      <w:pPr>
        <w:pStyle w:val="TOC1"/>
        <w:rPr>
          <w:rFonts w:asciiTheme="minorHAnsi" w:eastAsiaTheme="minorEastAsia" w:hAnsiTheme="minorHAnsi" w:cstheme="minorBidi"/>
          <w:b w:val="0"/>
          <w:noProof/>
          <w:color w:val="auto"/>
          <w:kern w:val="2"/>
          <w:sz w:val="22"/>
          <w:szCs w:val="22"/>
          <w14:ligatures w14:val="standardContextual"/>
        </w:rPr>
      </w:pPr>
      <w:hyperlink w:anchor="_Toc243571167" w:history="1">
        <w:r w:rsidR="00D17E3E" w:rsidRPr="00171262">
          <w:rPr>
            <w:rStyle w:val="Hyperlink"/>
            <w:noProof/>
            <w:color w:val="auto"/>
          </w:rPr>
          <w:t>II. KẾT LUẬN VÀ KIẾN NGHỊ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38</w:t>
        </w:r>
        <w:r w:rsidR="00D17E3E" w:rsidRPr="00171262">
          <w:rPr>
            <w:noProof/>
            <w:webHidden/>
            <w:color w:val="auto"/>
          </w:rPr>
          <w:fldChar w:fldCharType="end"/>
        </w:r>
      </w:hyperlink>
    </w:p>
    <w:p w14:paraId="6044BB0D" w14:textId="0BD5C68E" w:rsidR="00192465" w:rsidRPr="00171262" w:rsidRDefault="00C43A2E">
      <w:pPr>
        <w:sectPr w:rsidR="00192465" w:rsidRPr="00171262"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sidRPr="00171262">
        <w:rPr>
          <w:rFonts w:ascii="Times New Roman Bold" w:hAnsi="Times New Roman Bold"/>
          <w:b/>
        </w:rPr>
        <w:fldChar w:fldCharType="end"/>
      </w:r>
    </w:p>
    <w:p w14:paraId="47C8C59A" w14:textId="77777777" w:rsidR="005C2626" w:rsidRPr="00171262" w:rsidRDefault="00A27C38">
      <w:pPr>
        <w:pStyle w:val="Heading4"/>
        <w:pageBreakBefore/>
        <w:rPr>
          <w:rFonts w:ascii="Times New Roman" w:hAnsi="Times New Roman"/>
          <w:color w:val="auto"/>
        </w:rPr>
      </w:pPr>
      <w:bookmarkStart w:id="0" w:name="_Toc243571116"/>
      <w:r w:rsidRPr="00171262">
        <w:rPr>
          <w:rFonts w:ascii="Times New Roman" w:hAnsi="Times New Roman"/>
          <w:color w:val="auto"/>
        </w:rPr>
        <w:t>Phần I</w:t>
      </w:r>
      <w:bookmarkEnd w:id="0"/>
    </w:p>
    <w:p w14:paraId="7C5183A7" w14:textId="77777777" w:rsidR="005C2626" w:rsidRPr="00171262" w:rsidRDefault="00A27C38">
      <w:pPr>
        <w:pStyle w:val="Heading4"/>
        <w:rPr>
          <w:rFonts w:ascii="Times New Roman" w:hAnsi="Times New Roman"/>
          <w:color w:val="auto"/>
        </w:rPr>
      </w:pPr>
      <w:bookmarkStart w:id="1" w:name="_Toc243571117"/>
      <w:r w:rsidRPr="00171262">
        <w:rPr>
          <w:rFonts w:ascii="Times New Roman" w:hAnsi="Times New Roman"/>
          <w:color w:val="auto"/>
        </w:rPr>
        <w:t>SỰ CẦN THIẾT, CƠ SỞ XÂY DỰNG ĐỀ ÁN</w:t>
      </w:r>
      <w:bookmarkEnd w:id="1"/>
    </w:p>
    <w:p w14:paraId="5E348E49" w14:textId="77777777" w:rsidR="003A49E2" w:rsidRPr="00171262" w:rsidRDefault="003A49E2" w:rsidP="003A49E2">
      <w:pPr>
        <w:rPr>
          <w:lang w:val="nl-NL"/>
        </w:rPr>
      </w:pPr>
    </w:p>
    <w:p w14:paraId="214360A9" w14:textId="77777777" w:rsidR="00913B32" w:rsidRPr="00171262" w:rsidRDefault="00A27C38" w:rsidP="003A49E2">
      <w:pPr>
        <w:pStyle w:val="Heading1"/>
        <w:rPr>
          <w:color w:val="auto"/>
        </w:rPr>
      </w:pPr>
      <w:bookmarkStart w:id="2" w:name="_Toc243571118"/>
      <w:r w:rsidRPr="00171262">
        <w:rPr>
          <w:color w:val="auto"/>
        </w:rPr>
        <w:t>I. SỰ CẦN THIẾT</w:t>
      </w:r>
      <w:bookmarkEnd w:id="2"/>
      <w:r w:rsidRPr="00171262">
        <w:rPr>
          <w:color w:val="auto"/>
        </w:rPr>
        <w:t xml:space="preserve"> </w:t>
      </w:r>
    </w:p>
    <w:p w14:paraId="30DFFA94" w14:textId="77777777" w:rsidR="005C2626" w:rsidRPr="00171262" w:rsidRDefault="00A27C38" w:rsidP="003A49E2">
      <w:r w:rsidRPr="00171262">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1B9CC8AC" w14:textId="77777777" w:rsidR="005C2626" w:rsidRPr="00171262" w:rsidRDefault="00A27C38">
      <w:r w:rsidRPr="00171262">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sidRPr="00171262">
        <w:rPr>
          <w:i/>
        </w:rPr>
        <w:t>(chi tiết tại Phần II)</w:t>
      </w:r>
      <w:r w:rsidRPr="00171262">
        <w:t>.</w:t>
      </w:r>
    </w:p>
    <w:p w14:paraId="68CB3E35" w14:textId="77777777" w:rsidR="005C2626" w:rsidRPr="00171262" w:rsidRDefault="00A27C38">
      <w:r w:rsidRPr="00171262">
        <w:t>Kể từ ngày 01/01/2025, khi Luật Trật tự, an toàn giao thông đường bộ chính thức có hiệu lực thi hành, các quy định về phân hạng giấy phép lái xe có sự điều chỉnh: Hạng A1 cấp cho người lái xe mô tô hai bánh có dung tích xi-lanh đến 125 cm³ hoặc có công suất động cơ điện đến 11 kW; Hạng A cấp cho người lái xe mô tô hai bánh có dung tích xi-lanh trên 125 cm³ hoặc có công suất động cơ điện trên 11 kW (điểm a, điểm b khoản 1 Điều 57). Theo đó, nhu cầu học và sát hạch giấy phép lái xe Hạng A (điều khiển xe mô tô hai bánh có dung tích xi-lanh trên 125 cm³, gồm cả nhóm xe trên 125 cm³ đến dưới 175 cm³ trước đây thuộc Hạng A1 và nhiều dòng xe mô tô phổ biến hiện nay) của người dân trên địa bàn tăng cao. Theo số liệu của phòng Quản lý phương tiện vận tải, Sở Xây dựng tỉnh Quảng Ngãi, số học viên được đào tạo Hạng A tại khu vực phía Đông tỉnh (địa bàn tỉnh Quảng Ngãi cũ) tăng từ 171 học viên năm 2025 lên 946 học viên năm 2026 (tính đến tháng 9/2026).</w:t>
      </w:r>
    </w:p>
    <w:p w14:paraId="581E5B48" w14:textId="77777777" w:rsidR="005C2626" w:rsidRPr="00171262" w:rsidRDefault="00A27C38">
      <w:r w:rsidRPr="00171262">
        <w:t>Hiện nay, khu vực phía Tây tỉnh Quảng Ngãi (địa bàn tỉnh Kon Tum cũ) chưa có cơ sở đào tạo cũng như trung tâm sát hạch lái xe mô tô Hạng A: Theo Thông báo số 423/TB-SXD ngày 16/7/2026 của Sở Xây dựng tỉnh Quảng Ngãi, 04 cơ sở đào tạo lái xe mô tô tại khu vực này đều chỉ đào tạo Hạng A1; theo số liệu do Phòng Cảnh sát giao thông Công an tỉnh Quảng Ngãi cung cấp, từ tháng 5/2025 đến kỳ sát hạch tháng 8/2026, toàn bộ 70 kỳ sát hạch lái xe mô tô tại 02 trung tâm sát hạch trên địa bàn (Trung tâm sát hạch lái xe của Trường và Trung tâm giáo dục nghề nghiệp lái xe KORUCO) đều là Hạng A1 (26.256 lượt thí sinh), chưa có kỳ sát hạch Hạng A. Việc thiếu hụt này gây nhiều khó khăn, tốn kém chi phí và thời gian đi lại cho nhân dân khi có nhu cầu học và sát hạch giấy phép lái xe Hạng A.</w:t>
      </w:r>
    </w:p>
    <w:p w14:paraId="1FA0C5CE" w14:textId="77777777" w:rsidR="005C2626" w:rsidRPr="00171262" w:rsidRDefault="00A27C38">
      <w:r w:rsidRPr="00171262">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w:t>
      </w:r>
    </w:p>
    <w:p w14:paraId="75D131D8" w14:textId="77777777" w:rsidR="005C2626" w:rsidRPr="00171262" w:rsidRDefault="00A27C38">
      <w:r w:rsidRPr="00171262">
        <w:t>Bên cạnh nhu cầu của người học, yêu cầu đầu tư còn xuất phát từ chính hoạt động sát hạch Hạng A1 hiện có: Từ ngày 01/01/2028, trung tâm sát hạch phải có hình, thiết bị và phần mềm sát hạch xử lý tình huống giả định trên đường đối với cả Hạng A1 và Hạng A (điểm b khoản 2 Điều 2 Thông tư số 107/2026/TT-BCA; mục 2.1.13.5 QCVN 15:2026/BCA). Nếu không đầu tư hạng mục này, Trường không thể tiếp tục cung cấp dịch vụ sát hạch Hạng A1 (nguồn thu năm 2025 khoảng 405 triệu đồng). Việc lồng ghép đầu tư Hạng A vào cùng lộ trình cho phép dùng chung hình bài sát hạch số 2, sân mở rộng và đội ngũ, tránh đầu tư hai lần. Đồng thời, Nghị định số 334/2026/NĐ-CP mở rộng quyền tự chủ về tài chính, tài sản và đầu tư của cơ sở giáo dục nghề nghiệp công lập (Điều 7), là cơ sở để nhà trường chủ động sử dụng nguồn thu sự nghiệp đầu tư cho hoạt động này.</w:t>
      </w:r>
    </w:p>
    <w:p w14:paraId="75722CA4" w14:textId="77777777" w:rsidR="005C2626" w:rsidRPr="00171262" w:rsidRDefault="00A27C38" w:rsidP="003A49E2">
      <w:r w:rsidRPr="00171262">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Hiệu trưởng ban hành Kế hoạch số 1790/KH-CĐKT ngày 18/8/2026 tham quan, học tập kinh nghiệm về công tác đào tạo và sát hạch lái xe mô tô Hạng A; từ ngày 25/8/2026 đến ngày 28/8/2026, Đoàn công tác của Trường đã làm việc với Sở Xây dựng tỉnh Quảng Ngãi và tham quan, học tập kinh nghiệm tại Trung tâm Đào tạo lái xe cơ giới đường bộ Quảng Ngãi, Trung tâm Đào tạo và Sát hạch lái xe tỉnh Quảng Ngãi, Trung tâm Đào tạo và Sát hạch lái xe thuộc Trường Cao đẳng Cơ điện - Xây dựng và Nông lâm Trung bộ (tỉnh Gia Lai) (Báo cáo số 393/BC-CĐKT ngày 03/9/2026). Nhà trường đã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3827957A" w14:textId="77777777" w:rsidR="005C2626" w:rsidRPr="00171262" w:rsidRDefault="00A27C38">
      <w:r w:rsidRPr="00171262">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619E3393" w14:textId="77777777" w:rsidR="005C2626" w:rsidRPr="00171262" w:rsidRDefault="00A27C38">
      <w:pPr>
        <w:pStyle w:val="Heading1"/>
        <w:rPr>
          <w:color w:val="auto"/>
        </w:rPr>
      </w:pPr>
      <w:bookmarkStart w:id="3" w:name="_Toc243571119"/>
      <w:r w:rsidRPr="00171262">
        <w:rPr>
          <w:color w:val="auto"/>
        </w:rPr>
        <w:t>II. CƠ SỞ XÂY DỰNG ĐỀ ÁN</w:t>
      </w:r>
      <w:bookmarkEnd w:id="3"/>
    </w:p>
    <w:p w14:paraId="0D2D6878" w14:textId="77777777" w:rsidR="005C2626" w:rsidRPr="00171262" w:rsidRDefault="00A27C38" w:rsidP="003A49E2">
      <w:pPr>
        <w:rPr>
          <w:b/>
          <w:bCs/>
        </w:rPr>
      </w:pPr>
      <w:r w:rsidRPr="00171262">
        <w:rPr>
          <w:b/>
          <w:bCs/>
        </w:rPr>
        <w:t>* Cơ sở chính trị, pháp lý</w:t>
      </w:r>
    </w:p>
    <w:p w14:paraId="220D83CF" w14:textId="77777777" w:rsidR="005C2626" w:rsidRPr="00171262" w:rsidRDefault="00A27C38" w:rsidP="00057208">
      <w:pPr>
        <w:pStyle w:val="ListParagraph"/>
        <w:numPr>
          <w:ilvl w:val="0"/>
          <w:numId w:val="22"/>
        </w:numPr>
        <w:ind w:left="0" w:firstLine="720"/>
        <w:rPr>
          <w:color w:val="auto"/>
        </w:rPr>
      </w:pPr>
      <w:r w:rsidRPr="00171262">
        <w:rPr>
          <w:color w:val="auto"/>
        </w:rPr>
        <w:t xml:space="preserve">Chỉ thị số 23-CT/TW ngày 25/5/2023 của Ban Bí thư Trung ương Đảng về tăng cường sự lãnh đạo của Đảng đối </w:t>
      </w:r>
      <w:r w:rsidRPr="00171262">
        <w:rPr>
          <w:color w:val="auto"/>
          <w:shd w:val="clear" w:color="auto" w:fill="FFFFFF"/>
        </w:rPr>
        <w:t>với</w:t>
      </w:r>
      <w:r w:rsidRPr="00171262">
        <w:rPr>
          <w:color w:val="auto"/>
        </w:rPr>
        <w:t xml:space="preserve"> công tác bảo đảm trật tự, an toàn giao thông trong tình hình mới;</w:t>
      </w:r>
    </w:p>
    <w:p w14:paraId="7B866939" w14:textId="77777777" w:rsidR="005C2626" w:rsidRPr="00171262" w:rsidRDefault="00A27C38" w:rsidP="00057208">
      <w:pPr>
        <w:pStyle w:val="ListParagraph"/>
        <w:numPr>
          <w:ilvl w:val="0"/>
          <w:numId w:val="22"/>
        </w:numPr>
        <w:ind w:left="0" w:firstLine="720"/>
        <w:rPr>
          <w:color w:val="auto"/>
        </w:rPr>
      </w:pPr>
      <w:r w:rsidRPr="00171262">
        <w:rPr>
          <w:color w:val="auto"/>
        </w:rPr>
        <w:t>Luật Trật tự, an toàn giao thông đường bộ ngày 27/6/2024 (hợp nhất tại Văn bản hợp nhất số 55/VBHN-VPQH ngày 23/3/2026);</w:t>
      </w:r>
    </w:p>
    <w:p w14:paraId="6E7FA56B" w14:textId="77777777" w:rsidR="005C2626" w:rsidRPr="00171262" w:rsidRDefault="00A27C38" w:rsidP="00057208">
      <w:pPr>
        <w:pStyle w:val="ListParagraph"/>
        <w:numPr>
          <w:ilvl w:val="0"/>
          <w:numId w:val="22"/>
        </w:numPr>
        <w:ind w:left="0" w:firstLine="720"/>
        <w:rPr>
          <w:color w:val="auto"/>
        </w:rPr>
      </w:pPr>
      <w:r w:rsidRPr="00171262">
        <w:rPr>
          <w:color w:val="auto"/>
        </w:rPr>
        <w:t>Luật Giáo dục nghề nghiệp ngày 10/12/2025;</w:t>
      </w:r>
    </w:p>
    <w:p w14:paraId="31F9E180" w14:textId="77777777" w:rsidR="005C2626" w:rsidRPr="00171262" w:rsidRDefault="00A27C38" w:rsidP="00057208">
      <w:pPr>
        <w:pStyle w:val="ListParagraph"/>
        <w:numPr>
          <w:ilvl w:val="0"/>
          <w:numId w:val="22"/>
        </w:numPr>
        <w:ind w:left="0" w:firstLine="720"/>
        <w:rPr>
          <w:color w:val="auto"/>
        </w:rPr>
      </w:pPr>
      <w:r w:rsidRPr="00171262">
        <w:rPr>
          <w:color w:val="auto"/>
        </w:rPr>
        <w:t>Luật Quản lý, sử dụng tài sản công ngày 21/6/2017 (hợp nhất tại Văn bản hợp nhất số 97/VBHN-VPQH ngày 22 tháng 8 năm 2025);</w:t>
      </w:r>
    </w:p>
    <w:p w14:paraId="5A4CA711" w14:textId="77777777" w:rsidR="005C2626" w:rsidRPr="00171262" w:rsidRDefault="00A27C38" w:rsidP="00057208">
      <w:pPr>
        <w:pStyle w:val="ListParagraph"/>
        <w:numPr>
          <w:ilvl w:val="0"/>
          <w:numId w:val="22"/>
        </w:numPr>
        <w:ind w:left="0" w:firstLine="720"/>
        <w:rPr>
          <w:color w:val="auto"/>
        </w:rPr>
      </w:pPr>
      <w:r w:rsidRPr="00171262">
        <w:rPr>
          <w:color w:val="auto"/>
        </w:rPr>
        <w:t>Nghị định số 94/2026/NĐ-CP ngày 31/3/2026 của Chính phủ quy định về hoạt động đào tạo và sát hạch lái xe;</w:t>
      </w:r>
    </w:p>
    <w:p w14:paraId="49B22086" w14:textId="77777777" w:rsidR="00317F7D" w:rsidRPr="00171262" w:rsidRDefault="00317F7D" w:rsidP="00057208">
      <w:pPr>
        <w:pStyle w:val="ListParagraph"/>
        <w:numPr>
          <w:ilvl w:val="0"/>
          <w:numId w:val="22"/>
        </w:numPr>
        <w:ind w:left="0" w:firstLine="720"/>
        <w:rPr>
          <w:color w:val="auto"/>
        </w:rPr>
      </w:pPr>
      <w:r w:rsidRPr="00171262">
        <w:rPr>
          <w:color w:val="auto"/>
        </w:rPr>
        <w:t>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51969D5B" w14:textId="77777777" w:rsidR="005C2626" w:rsidRPr="00171262" w:rsidRDefault="00A27C38" w:rsidP="00057208">
      <w:pPr>
        <w:pStyle w:val="ListParagraph"/>
        <w:numPr>
          <w:ilvl w:val="0"/>
          <w:numId w:val="22"/>
        </w:numPr>
        <w:ind w:left="0" w:firstLine="720"/>
        <w:rPr>
          <w:color w:val="auto"/>
        </w:rPr>
      </w:pPr>
      <w:r w:rsidRPr="00171262">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1A1F7C62" w14:textId="77777777" w:rsidR="005C2626" w:rsidRPr="00171262" w:rsidRDefault="00A27C38" w:rsidP="00057208">
      <w:pPr>
        <w:pStyle w:val="ListParagraph"/>
        <w:numPr>
          <w:ilvl w:val="0"/>
          <w:numId w:val="22"/>
        </w:numPr>
        <w:ind w:left="0" w:firstLine="720"/>
        <w:rPr>
          <w:color w:val="auto"/>
        </w:rPr>
      </w:pPr>
      <w:r w:rsidRPr="00171262">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44F38AA7" w14:textId="77777777" w:rsidR="005C2626" w:rsidRPr="00171262" w:rsidRDefault="00A27C38" w:rsidP="00057208">
      <w:pPr>
        <w:pStyle w:val="ListParagraph"/>
        <w:numPr>
          <w:ilvl w:val="0"/>
          <w:numId w:val="22"/>
        </w:numPr>
        <w:ind w:left="0" w:firstLine="720"/>
        <w:rPr>
          <w:color w:val="auto"/>
        </w:rPr>
      </w:pPr>
      <w:r w:rsidRPr="00171262">
        <w:rPr>
          <w:color w:val="auto"/>
        </w:rPr>
        <w:t>Chỉ thị số 10/CT-TTg ngày 19/4/2023 của Thủ tướng Chính phủ về tăng cường công tác bảo đảm trật tự, an toàn giao thông đường bộ trong tình hình mới;</w:t>
      </w:r>
    </w:p>
    <w:p w14:paraId="4E1AF458" w14:textId="77777777" w:rsidR="005C2626" w:rsidRPr="00171262" w:rsidRDefault="00A27C38" w:rsidP="00200107">
      <w:pPr>
        <w:pStyle w:val="ListParagraph"/>
        <w:numPr>
          <w:ilvl w:val="0"/>
          <w:numId w:val="22"/>
        </w:numPr>
        <w:ind w:left="0" w:firstLine="720"/>
        <w:rPr>
          <w:color w:val="auto"/>
        </w:rPr>
      </w:pPr>
      <w:r w:rsidRPr="00171262">
        <w:rPr>
          <w:color w:val="auto"/>
        </w:rPr>
        <w:t>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7B1CBF56" w14:textId="77777777" w:rsidR="00200107" w:rsidRPr="00171262" w:rsidRDefault="00A27C38" w:rsidP="00057208">
      <w:pPr>
        <w:pStyle w:val="ListParagraph"/>
        <w:numPr>
          <w:ilvl w:val="0"/>
          <w:numId w:val="22"/>
        </w:numPr>
        <w:ind w:left="0" w:firstLine="720"/>
        <w:rPr>
          <w:color w:val="auto"/>
        </w:rPr>
      </w:pPr>
      <w:r w:rsidRPr="00171262">
        <w:rPr>
          <w:color w:val="auto"/>
        </w:rPr>
        <w:t xml:space="preserve">Thông tư số 108/2026/TT-BCA ngày 29/6/2026 của Bộ trưởng Bộ Công an quy định về sát hạch, cấp giấy phép lái xe; cấp, sử dụng giấy phép lái xe quốc tế; </w:t>
      </w:r>
    </w:p>
    <w:p w14:paraId="18E5519D"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107/2026/TT-BCA ngày 29/6/2026 của Bộ trưởng Bộ Công an ban hành Quy chuẩn kỹ thuật quốc gia về Trung tâm sát hạch lái xe cơ giới đường bộ (QCVN 15:2026/BCA);</w:t>
      </w:r>
    </w:p>
    <w:p w14:paraId="3078A1D1"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56/2022/TT-BTC ngày 16/9/2022 của Bộ trưởng Bộ Tài chính hướng dẫn một số nội dung về cơ chế tự chủ tài chính của đơn vị sự nghiệp công lập; xử lý tài sản, tài chính khi tổ chức lại, giải thể đơn vị sự nghiệp công lập; được sửa đổi, bổ sung bởi Thông tư số 03/2026/TT-BTC ngày 01/01/2026 của Bộ trưởng Bộ Tài chính;</w:t>
      </w:r>
    </w:p>
    <w:p w14:paraId="1EE4A818"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120/2025/TT-BTC ngày 18/12/2025 của Bộ trưởng Bộ Tài chính hướng dẫn một số điều của Nghị định số 186/2025/NĐ-CP ngày 01/7/2025 của Chính phủ quy định chi tiết một số điều của Luật Quản lý, sử dụng tài sản công;</w:t>
      </w:r>
    </w:p>
    <w:p w14:paraId="45115A0A"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154/2025/TT-BTC ngày 31/12/2025 của Bộ trưởng Bộ Tài chính quy định mức thu, chế độ thu, nộp phí sát hạch lái xe, lệ phí cấp bằng, chứng chỉ được hoạt động trên các loại phương tiện và lệ phí đăng ký, cấp biển xe máy chuyên dùng;</w:t>
      </w:r>
    </w:p>
    <w:p w14:paraId="45B809C0"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287/QĐ-UBND ngày 29/4/2026 của UBND tỉnh Quảng Ngãi phê duyệt Đề án sắp xếp tổ chức bên trong thuộc Trường Cao đẳng Kon Tum;</w:t>
      </w:r>
    </w:p>
    <w:p w14:paraId="405AD59B"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46/2025/QĐ-CTUBND ngày 02/12/2025 của Chủ tịch UBND tỉnh Quảng Ngãi ban hành Quy định về phân cấp thẩm quyền quyết định việc quản lý, sử dụng tài sản công thuộc phạm vi quản lý của tỉnh Quảng Ngãi;</w:t>
      </w:r>
    </w:p>
    <w:p w14:paraId="77C16064"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1976/QĐ-CĐKT ngày 14/9/2026 của Hiệu trưởng Trường Cao đẳng Kon Tum ban hành Quy chế tổ chức và hoạt động của Trường Cao đẳng Kon Tum;</w:t>
      </w:r>
    </w:p>
    <w:p w14:paraId="509BC84D"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03600213"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153C4D0D" w14:textId="77777777" w:rsidR="005C2626" w:rsidRPr="00171262" w:rsidRDefault="00A27C38" w:rsidP="00057208">
      <w:pPr>
        <w:pStyle w:val="ListParagraph"/>
        <w:numPr>
          <w:ilvl w:val="0"/>
          <w:numId w:val="22"/>
        </w:numPr>
        <w:ind w:left="0" w:firstLine="720"/>
        <w:rPr>
          <w:color w:val="auto"/>
        </w:rPr>
      </w:pPr>
      <w:r w:rsidRPr="00171262">
        <w:rPr>
          <w:color w:val="auto"/>
        </w:rPr>
        <w:t>Thông báo số 797/TB-CĐKT ngày 09/7/2026 của Trường Cao đẳng Kon Tum về phương án hoạt động đào tạo lái xe mô tô Hạng A1;</w:t>
      </w:r>
    </w:p>
    <w:p w14:paraId="45649D66"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05/QĐ-CĐKT ngày 17/7/2025 của Hiệu trưởng Trường Cao đẳng Kon Tum ban hành nội dung và mức khoán kinh phí đào tạo và sát hạch lái xe mô tô hạng A1;</w:t>
      </w:r>
    </w:p>
    <w:p w14:paraId="3FF73C4E"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572/QĐ-CĐKT ngày 17/3/2026 của Hiệu trưởng Trường Cao đẳng Kon Tum ban hành mức thu học phí đào tạo lái xe cơ giới đường bộ;</w:t>
      </w:r>
    </w:p>
    <w:p w14:paraId="0AD1458B"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1777/QĐ-CĐKT ngày 14/8/2026 của Hiệu trưởng Trường Cao đẳng Kon Tum ban hành tạm thời danh mục thiết bị chuyên dùng trong đào tạo và sát hạch lái xe;</w:t>
      </w:r>
    </w:p>
    <w:p w14:paraId="1965AABC" w14:textId="77777777" w:rsidR="005C2626" w:rsidRPr="00171262" w:rsidRDefault="00A27C38" w:rsidP="00057208">
      <w:pPr>
        <w:pStyle w:val="ListParagraph"/>
        <w:numPr>
          <w:ilvl w:val="0"/>
          <w:numId w:val="22"/>
        </w:numPr>
        <w:ind w:left="0" w:firstLine="720"/>
        <w:rPr>
          <w:color w:val="auto"/>
        </w:rPr>
      </w:pPr>
      <w:r w:rsidRPr="00171262">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6C539B7A"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1944/QĐ-CĐKT ngày 07/9/2026 của Hiệu trưởng Trường Cao đẳng Kon Tum thành lập Tổ xây dựng Đề án triển khai đào tạo và sát hạch lái xe mô tô Hạng A;</w:t>
      </w:r>
    </w:p>
    <w:p w14:paraId="5E808577" w14:textId="77777777" w:rsidR="005C2626" w:rsidRPr="00171262" w:rsidRDefault="00A27C38" w:rsidP="00057208">
      <w:pPr>
        <w:pStyle w:val="ListParagraph"/>
        <w:numPr>
          <w:ilvl w:val="0"/>
          <w:numId w:val="22"/>
        </w:numPr>
        <w:ind w:left="0" w:firstLine="720"/>
        <w:rPr>
          <w:color w:val="auto"/>
        </w:rPr>
      </w:pPr>
      <w:r w:rsidRPr="00171262">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038D00AC" w14:textId="77777777" w:rsidR="005C2626" w:rsidRPr="00171262" w:rsidRDefault="00A27C38" w:rsidP="00057208">
      <w:pPr>
        <w:pStyle w:val="ListParagraph"/>
        <w:numPr>
          <w:ilvl w:val="0"/>
          <w:numId w:val="22"/>
        </w:numPr>
        <w:ind w:left="0" w:firstLine="720"/>
        <w:rPr>
          <w:color w:val="auto"/>
        </w:rPr>
      </w:pPr>
      <w:r w:rsidRPr="00171262">
        <w:rPr>
          <w:color w:val="auto"/>
        </w:rPr>
        <w:t>Phương án số 12/PA-CĐKT ngày 17/9/2026 của Trường Cao đẳng Kon Tum đầu tư nâng cấp, mở rộng sân tập lái xe ô tô và mô tô;</w:t>
      </w:r>
    </w:p>
    <w:p w14:paraId="535F832D" w14:textId="77777777" w:rsidR="005C2626" w:rsidRPr="00171262" w:rsidRDefault="00A27C38" w:rsidP="00057208">
      <w:pPr>
        <w:pStyle w:val="ListParagraph"/>
        <w:numPr>
          <w:ilvl w:val="0"/>
          <w:numId w:val="22"/>
        </w:numPr>
        <w:ind w:left="0" w:firstLine="720"/>
        <w:rPr>
          <w:color w:val="auto"/>
        </w:rPr>
      </w:pPr>
      <w:r w:rsidRPr="00171262">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12383423" w14:textId="77777777" w:rsidR="005C2626" w:rsidRPr="00171262" w:rsidRDefault="00A27C38" w:rsidP="00057208">
      <w:pPr>
        <w:pStyle w:val="ListParagraph"/>
        <w:numPr>
          <w:ilvl w:val="0"/>
          <w:numId w:val="22"/>
        </w:numPr>
        <w:ind w:left="0" w:firstLine="720"/>
        <w:rPr>
          <w:color w:val="auto"/>
        </w:rPr>
      </w:pPr>
      <w:r w:rsidRPr="00171262">
        <w:rPr>
          <w:color w:val="auto"/>
        </w:rPr>
        <w:t>Giấy phép đào tạo lái xe ô tô mã số 51012-01/2026 ngày 06/8/2026 (gửi kèm Công văn số 6099/SXD-VTPT ngày 07/8/2026) của Sở Xây dựng tỉnh Quảng Ngãi cấp cho Trường Cao đẳng Kon Tum;</w:t>
      </w:r>
    </w:p>
    <w:p w14:paraId="1134CD94" w14:textId="77777777" w:rsidR="005C2626" w:rsidRPr="00171262" w:rsidRDefault="00A27C38" w:rsidP="00057208">
      <w:pPr>
        <w:pStyle w:val="ListParagraph"/>
        <w:numPr>
          <w:ilvl w:val="0"/>
          <w:numId w:val="22"/>
        </w:numPr>
        <w:ind w:left="0" w:firstLine="720"/>
        <w:rPr>
          <w:color w:val="auto"/>
        </w:rPr>
      </w:pPr>
      <w:r w:rsidRPr="00171262">
        <w:rPr>
          <w:color w:val="auto"/>
        </w:rPr>
        <w:t>Các văn bản pháp luật, hành chính khác có liên quan.</w:t>
      </w:r>
    </w:p>
    <w:p w14:paraId="31BF5659" w14:textId="77777777" w:rsidR="005C2626" w:rsidRPr="00171262" w:rsidRDefault="00A27C38" w:rsidP="003A49E2">
      <w:r w:rsidRPr="00171262">
        <w:rPr>
          <w:b/>
          <w:bCs/>
        </w:rPr>
        <w:t>* Cơ sở thực tiễn:</w:t>
      </w:r>
      <w:r w:rsidRPr="00171262">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146054EC" w14:textId="77777777" w:rsidR="005C2626" w:rsidRPr="00171262" w:rsidRDefault="00A27C38" w:rsidP="003A49E2">
      <w:r w:rsidRPr="00171262">
        <w:rPr>
          <w:i/>
          <w:iCs/>
        </w:rPr>
        <w:t xml:space="preserve">- Phương án 1: </w:t>
      </w:r>
      <w:r w:rsidRPr="00171262">
        <w:t>Chỉ đào tạo Hạng A tại Trường, người học đến trung tâm sát hạch khác để sát hạch;</w:t>
      </w:r>
    </w:p>
    <w:p w14:paraId="4EA6AB3D" w14:textId="77777777" w:rsidR="005C2626" w:rsidRPr="00171262" w:rsidRDefault="00A27C38" w:rsidP="003A49E2">
      <w:r w:rsidRPr="00171262">
        <w:rPr>
          <w:i/>
          <w:iCs/>
        </w:rPr>
        <w:t>- Phương án 2:</w:t>
      </w:r>
      <w:r w:rsidRPr="00171262">
        <w:t xml:space="preserve"> Đào tạo và sát hạch Hạng A tại Trường, bổ sung Hạng A vào phạm vi sát hạch của Trường hiện có.</w:t>
      </w:r>
    </w:p>
    <w:p w14:paraId="6B042444" w14:textId="77777777" w:rsidR="005C2626" w:rsidRPr="00171262" w:rsidRDefault="00A27C38" w:rsidP="003A49E2">
      <w:r w:rsidRPr="00171262">
        <w:rPr>
          <w:i/>
          <w:iCs/>
        </w:rPr>
        <w:t>Thực tiễn tại một số cơ sở giáo dục nghề nghiệp công lập cho thấy Phương án 2 khả thi: Trung tâm Đào tạo và Sát hạch lái xe thuộc Trường Cao đẳng Cơ điện - Xây dựng và Nông lâm Trung bộ (tỉnh Gia Lai) đào tạo, sát hạch Hạng A với phương tiện huy động một phần từ nhà đầu tư (Báo cáo số 393/BC-CĐKT); Trung tâm Đào tạo lái xe thuộc Trường Cao đẳng Đà Lạt (tỉnh Lâm Đồng) đã tổ chức kỳ sát hạch Hạng A cho 458 thí sinh ngày 18/7/2025 (theo thông tin Đài Truyền hình Việt Nam công bố ngày 19/7/2025).</w:t>
      </w:r>
    </w:p>
    <w:p w14:paraId="18F02E21" w14:textId="77777777" w:rsidR="005C2626" w:rsidRPr="00171262" w:rsidRDefault="00A27C38" w:rsidP="003A49E2">
      <w:r w:rsidRPr="00171262">
        <w:t>Xét trên các tiêu chí: Mức 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51267158" w14:textId="77777777" w:rsidR="005C2626" w:rsidRPr="00171262" w:rsidRDefault="00A27C38">
      <w:pPr>
        <w:pStyle w:val="Heading4"/>
        <w:pageBreakBefore/>
        <w:rPr>
          <w:rFonts w:ascii="Times New Roman" w:hAnsi="Times New Roman"/>
          <w:color w:val="auto"/>
        </w:rPr>
      </w:pPr>
      <w:bookmarkStart w:id="4" w:name="_Toc243571120"/>
      <w:r w:rsidRPr="00171262">
        <w:rPr>
          <w:rFonts w:ascii="Times New Roman" w:hAnsi="Times New Roman"/>
          <w:color w:val="auto"/>
        </w:rPr>
        <w:t>Phần II</w:t>
      </w:r>
      <w:bookmarkEnd w:id="4"/>
    </w:p>
    <w:p w14:paraId="4AD71024" w14:textId="77777777" w:rsidR="00200107" w:rsidRPr="00171262" w:rsidRDefault="00A27C38">
      <w:pPr>
        <w:pStyle w:val="Heading4"/>
        <w:rPr>
          <w:rFonts w:ascii="Times New Roman" w:hAnsi="Times New Roman"/>
          <w:color w:val="auto"/>
        </w:rPr>
      </w:pPr>
      <w:bookmarkStart w:id="5" w:name="_Toc243571121"/>
      <w:r w:rsidRPr="00171262">
        <w:rPr>
          <w:rFonts w:ascii="Times New Roman" w:hAnsi="Times New Roman"/>
          <w:color w:val="auto"/>
        </w:rPr>
        <w:t>THỰC TRẠNG CÔNG TÁC ĐÀO TẠO LÁI XE MÔ TÔ</w:t>
      </w:r>
      <w:bookmarkEnd w:id="5"/>
      <w:r w:rsidRPr="00171262">
        <w:rPr>
          <w:rFonts w:ascii="Times New Roman" w:hAnsi="Times New Roman"/>
          <w:color w:val="auto"/>
        </w:rPr>
        <w:t xml:space="preserve"> </w:t>
      </w:r>
    </w:p>
    <w:p w14:paraId="37930062" w14:textId="77777777" w:rsidR="005C2626" w:rsidRPr="00171262" w:rsidRDefault="00A27C38">
      <w:pPr>
        <w:pStyle w:val="Heading4"/>
        <w:rPr>
          <w:rFonts w:ascii="Times New Roman" w:hAnsi="Times New Roman"/>
          <w:color w:val="auto"/>
        </w:rPr>
      </w:pPr>
      <w:bookmarkStart w:id="6" w:name="_Toc243571122"/>
      <w:r w:rsidRPr="00171262">
        <w:rPr>
          <w:rFonts w:ascii="Times New Roman" w:hAnsi="Times New Roman"/>
          <w:color w:val="auto"/>
        </w:rPr>
        <w:t>VÀ CÁC ĐIỀU KIỆN BẢO ĐẢM</w:t>
      </w:r>
      <w:bookmarkEnd w:id="6"/>
    </w:p>
    <w:p w14:paraId="1D827822" w14:textId="77777777" w:rsidR="00200107" w:rsidRPr="00171262" w:rsidRDefault="00200107" w:rsidP="00200107">
      <w:pPr>
        <w:rPr>
          <w:lang w:val="nl-NL"/>
        </w:rPr>
      </w:pPr>
    </w:p>
    <w:p w14:paraId="31478399" w14:textId="77777777" w:rsidR="00913B32" w:rsidRPr="00171262" w:rsidRDefault="00A27C38" w:rsidP="00913B32">
      <w:pPr>
        <w:pStyle w:val="Heading1"/>
        <w:rPr>
          <w:color w:val="auto"/>
        </w:rPr>
      </w:pPr>
      <w:bookmarkStart w:id="7" w:name="_Toc243571123"/>
      <w:r w:rsidRPr="00171262">
        <w:rPr>
          <w:color w:val="auto"/>
        </w:rPr>
        <w:t>I. THỰC TRẠNG VÀ KẾT QUẢ ĐÀO TẠO, SÁT HẠCH LÁI XE CỦA TRƯỜNG</w:t>
      </w:r>
      <w:bookmarkEnd w:id="7"/>
    </w:p>
    <w:p w14:paraId="1F9056DB" w14:textId="77777777" w:rsidR="00D80DBB" w:rsidRPr="00171262" w:rsidRDefault="00D80DBB" w:rsidP="00913B32">
      <w:pPr>
        <w:pStyle w:val="Heading1"/>
        <w:rPr>
          <w:color w:val="auto"/>
        </w:rPr>
      </w:pPr>
      <w:bookmarkStart w:id="8" w:name="_Toc243571124"/>
      <w:r w:rsidRPr="00171262">
        <w:rPr>
          <w:color w:val="auto"/>
        </w:rPr>
        <w:t>1. Khái quát về khoa ĐT&amp;SHLX</w:t>
      </w:r>
      <w:bookmarkEnd w:id="8"/>
    </w:p>
    <w:p w14:paraId="7F60D3F7" w14:textId="77777777" w:rsidR="00D80DBB" w:rsidRPr="00171262" w:rsidRDefault="00D80DBB">
      <w:r w:rsidRPr="00171262">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sidRPr="00171262">
        <w:rPr>
          <w:b/>
        </w:rPr>
        <w:t>bộ môn Đào tạo và Sát hạch lái xe mô tô</w:t>
      </w:r>
      <w:r w:rsidRPr="00171262">
        <w:t xml:space="preserve"> đảm nhiệm. </w:t>
      </w:r>
    </w:p>
    <w:p w14:paraId="40B0A4B7" w14:textId="77777777" w:rsidR="00D80DBB" w:rsidRPr="00171262" w:rsidRDefault="00D748D7">
      <w:r w:rsidRPr="00171262">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53ABCF3B" w14:textId="77777777" w:rsidR="00D80DBB" w:rsidRPr="00171262" w:rsidRDefault="00D80DBB">
      <w:r w:rsidRPr="00171262">
        <w:t>b) Vị trí, chức năng, nhiệm vụ của khoa ĐT&amp;SHLX</w:t>
      </w:r>
    </w:p>
    <w:p w14:paraId="0139E09B" w14:textId="77777777" w:rsidR="005C2626" w:rsidRPr="00171262" w:rsidRDefault="00A27C38" w:rsidP="003A49E2">
      <w:r w:rsidRPr="00171262">
        <w:t>Theo Quyết định số 2047/QĐ-CĐKT ngày 21/9/2026 của Hiệu trưởng Trường Cao đẳng Kon Tum ban hành Quy định vị trí, chức năng, nhiệm vụ, quyền hạn, cơ cấu tổ chức và mối quan hệ công tác của khoa Đào tạo và Sát hạch lái xe: Khoa là đơn vị quản lý chuyên môn thuộc Trường, được tổ chức và hoạt động theo quy định của pháp luật, Điều lệ trường trung cấp, trường cao đẳng và Quy chế tổ chức và hoạt động của Trường ban hành kèm theo Quyết định số 1976/QĐ-CĐKT ngày 14/9/2026; có chức năng tổ chức, quản lý các hoạt động đào tạo lái xe mô tô, ô tô các hạng 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 (Điều 2).</w:t>
      </w:r>
    </w:p>
    <w:p w14:paraId="246A4971" w14:textId="77777777" w:rsidR="005C2626" w:rsidRPr="00171262" w:rsidRDefault="00A27C38" w:rsidP="003A49E2">
      <w:r w:rsidRPr="00171262">
        <w:t>Nhiệm vụ, quyền hạn của Khoa gồm 03 nhóm (Điều 3): (1) Hoạt động đào tạo</w:t>
      </w:r>
      <w:r w:rsidR="006B69E3" w:rsidRPr="00171262">
        <w:t>,</w:t>
      </w:r>
      <w:r w:rsidRPr="00171262">
        <w:t xml:space="preserve"> tham mưu xây dựng tiến độ, kế hoạch đào tạo; tổ chức thực hiện, quản lý các hoạt động đào tạo lái xe mô tô, ô tô các hạng; xây dựng chương trình đào tạo, biên soạn tài liệu, giáo trình, học liệu; tổ chức, cung ứng dịch vụ; liên kết đào tạo; phối hợp xây dựng kế hoạch tuyển sinh; (2) Hoạt động sát hạch lái xe — bảo đảm cơ sở vật chất, trang thiết bị dạy học, xe tập lái, sân tập lái theo Nghị định số 94/2026/NĐ-CP và Thông tư số 14/2025/TT-BXD (được sửa đổi, bổ sung bởi Thông tư số 17/2026/TT-BXD) để tổ chức đào tạo và tạo điều kiện thực hiện các kỳ sát hạch đạt kết quả chính xác, khách quan; tham mưu báo cáo hoạt động đào tạo với Sở Xây dựng và hoạt động sát hạch, cấp giấy phép lái xe với Phòng Cảnh sát giao thông Công an tỉnh; đề xuất mua sắm, bổ sung, thay thế trang thiết bị, phương tiện dạy học, thiết bị sát hạch; phối hợp với Phòng Cảnh sát giao thông, Hội đồng sát hạch tổ chức ôn luyện, sát hạch, cấp giấy phép lái xe; (3) Công tác quản lý — quản lý nhà giáo, cán bộ quản lý, nhân sự hỗ trợ giáo dục, người dạy nghề và người học; quản lý, sử dụng có hiệu quả cơ sở vật chất, thiết bị đào tạo; thực hiện các hoạt động bảo đảm chất lượng đào tạo. Cơ cấu tổ chức gồm: Trưởng khoa; Phó Trưởng khoa; Giáo vụ khoa và các bộ môn: Bộ môn Đào tạo lái xe ô tô, Bộ môn Đào tạo và Sát hạch lái xe mô tô (Điều 4).</w:t>
      </w:r>
    </w:p>
    <w:p w14:paraId="1C903132" w14:textId="77777777" w:rsidR="00D80DBB" w:rsidRPr="00171262" w:rsidRDefault="00D80DBB">
      <w:r w:rsidRPr="00171262">
        <w:t>c) Số lượng người làm việc</w:t>
      </w:r>
    </w:p>
    <w:p w14:paraId="62BC1288" w14:textId="77777777" w:rsidR="00D80DBB" w:rsidRPr="00171262" w:rsidRDefault="00D80DBB">
      <w:pPr>
        <w:rPr>
          <w:b/>
          <w:bCs/>
        </w:rPr>
      </w:pPr>
      <w:r w:rsidRPr="00171262">
        <w:t>Nhà giáo tham gia đào tạo lái xe mô tô Hạng A1 hiện có 11 người (giảng dạy lý thuyết 11 người, giảng dạy thực hành 10 người), trong đó 08 người tuyển dụng theo biên chế, 03 người theo hợp đồng. Số lượng, chất lượng viên chức, người lao động của Khoa và nhà giáo tham gia đào tạo lái xe của Trường được tổng hợp tại Bảng 1.</w:t>
      </w:r>
    </w:p>
    <w:p w14:paraId="641FD8E9" w14:textId="77777777" w:rsidR="00D748D7" w:rsidRPr="00171262" w:rsidRDefault="00D748D7" w:rsidP="00D748D7">
      <w:pPr>
        <w:pStyle w:val="tnbng"/>
        <w:rPr>
          <w:color w:val="auto"/>
        </w:rPr>
      </w:pPr>
      <w:r w:rsidRPr="00171262">
        <w:rPr>
          <w:color w:val="auto"/>
        </w:rPr>
        <w:t>Bảng 1. Số lượng, chất lượng viên chức, người lao động của khoa ĐT&amp;SHLX và nhà giáo tham gia đào tạo lái xe</w:t>
      </w:r>
    </w:p>
    <w:tbl>
      <w:tblPr>
        <w:tblStyle w:val="TableGrid"/>
        <w:tblW w:w="9405" w:type="dxa"/>
        <w:jc w:val="center"/>
        <w:tblLayout w:type="fixed"/>
        <w:tblLook w:val="04A0" w:firstRow="1" w:lastRow="0" w:firstColumn="1" w:lastColumn="0" w:noHBand="0" w:noVBand="1"/>
      </w:tblPr>
      <w:tblGrid>
        <w:gridCol w:w="539"/>
        <w:gridCol w:w="1724"/>
        <w:gridCol w:w="851"/>
        <w:gridCol w:w="850"/>
        <w:gridCol w:w="851"/>
        <w:gridCol w:w="850"/>
        <w:gridCol w:w="652"/>
        <w:gridCol w:w="766"/>
        <w:gridCol w:w="992"/>
        <w:gridCol w:w="1330"/>
      </w:tblGrid>
      <w:tr w:rsidR="006B69E3" w:rsidRPr="00171262" w14:paraId="0EF23CD1" w14:textId="77777777" w:rsidTr="00425D63">
        <w:trPr>
          <w:cantSplit/>
          <w:tblHeader/>
          <w:jc w:val="center"/>
        </w:trPr>
        <w:tc>
          <w:tcPr>
            <w:tcW w:w="539" w:type="dxa"/>
            <w:vMerge w:val="restart"/>
            <w:vAlign w:val="center"/>
          </w:tcPr>
          <w:p w14:paraId="34D16193" w14:textId="77777777" w:rsidR="006B69E3" w:rsidRPr="00171262" w:rsidRDefault="006B69E3" w:rsidP="006B69E3">
            <w:pPr>
              <w:spacing w:before="20" w:after="20"/>
              <w:ind w:firstLine="0"/>
              <w:jc w:val="center"/>
              <w:rPr>
                <w:sz w:val="26"/>
                <w:szCs w:val="26"/>
              </w:rPr>
            </w:pPr>
            <w:r w:rsidRPr="00171262">
              <w:rPr>
                <w:b/>
                <w:bCs/>
                <w:sz w:val="26"/>
                <w:szCs w:val="26"/>
              </w:rPr>
              <w:t>TT</w:t>
            </w:r>
          </w:p>
        </w:tc>
        <w:tc>
          <w:tcPr>
            <w:tcW w:w="1724" w:type="dxa"/>
            <w:vMerge w:val="restart"/>
            <w:vAlign w:val="center"/>
          </w:tcPr>
          <w:p w14:paraId="5F9912B3" w14:textId="77777777" w:rsidR="006B69E3" w:rsidRPr="00171262" w:rsidRDefault="006B69E3" w:rsidP="006B69E3">
            <w:pPr>
              <w:spacing w:before="20" w:after="20"/>
              <w:ind w:firstLine="0"/>
              <w:jc w:val="center"/>
              <w:rPr>
                <w:sz w:val="26"/>
                <w:szCs w:val="26"/>
              </w:rPr>
            </w:pPr>
            <w:r w:rsidRPr="00171262">
              <w:rPr>
                <w:b/>
                <w:bCs/>
                <w:sz w:val="26"/>
                <w:szCs w:val="26"/>
              </w:rPr>
              <w:t>Đơn vị, đối tượng</w:t>
            </w:r>
          </w:p>
        </w:tc>
        <w:tc>
          <w:tcPr>
            <w:tcW w:w="851" w:type="dxa"/>
            <w:vMerge w:val="restart"/>
            <w:vAlign w:val="center"/>
          </w:tcPr>
          <w:p w14:paraId="0E6F561D" w14:textId="77777777" w:rsidR="006B69E3" w:rsidRPr="00171262" w:rsidRDefault="006B69E3" w:rsidP="006B69E3">
            <w:pPr>
              <w:spacing w:before="20" w:after="20"/>
              <w:ind w:firstLine="0"/>
              <w:jc w:val="center"/>
              <w:rPr>
                <w:sz w:val="26"/>
                <w:szCs w:val="26"/>
              </w:rPr>
            </w:pPr>
            <w:r w:rsidRPr="00171262">
              <w:rPr>
                <w:b/>
                <w:bCs/>
                <w:sz w:val="26"/>
                <w:szCs w:val="26"/>
              </w:rPr>
              <w:t>Tổng số</w:t>
            </w:r>
          </w:p>
        </w:tc>
        <w:tc>
          <w:tcPr>
            <w:tcW w:w="1701" w:type="dxa"/>
            <w:gridSpan w:val="2"/>
            <w:vAlign w:val="center"/>
          </w:tcPr>
          <w:p w14:paraId="60475E64" w14:textId="77777777" w:rsidR="006B69E3" w:rsidRPr="00171262" w:rsidRDefault="006B69E3" w:rsidP="006B69E3">
            <w:pPr>
              <w:spacing w:before="20" w:after="20"/>
              <w:ind w:firstLine="0"/>
              <w:jc w:val="center"/>
              <w:rPr>
                <w:sz w:val="26"/>
                <w:szCs w:val="26"/>
              </w:rPr>
            </w:pPr>
            <w:r w:rsidRPr="00171262">
              <w:rPr>
                <w:b/>
                <w:bCs/>
                <w:sz w:val="26"/>
                <w:szCs w:val="26"/>
              </w:rPr>
              <w:t>Hình thức tuyển dụng</w:t>
            </w:r>
          </w:p>
        </w:tc>
        <w:tc>
          <w:tcPr>
            <w:tcW w:w="3260" w:type="dxa"/>
            <w:gridSpan w:val="4"/>
            <w:vAlign w:val="center"/>
          </w:tcPr>
          <w:p w14:paraId="2CFD0396" w14:textId="77777777" w:rsidR="006B69E3" w:rsidRPr="00171262" w:rsidRDefault="006B69E3" w:rsidP="006B69E3">
            <w:pPr>
              <w:spacing w:before="20" w:after="20"/>
              <w:ind w:firstLine="0"/>
              <w:jc w:val="center"/>
              <w:rPr>
                <w:sz w:val="26"/>
                <w:szCs w:val="26"/>
              </w:rPr>
            </w:pPr>
            <w:r w:rsidRPr="00171262">
              <w:rPr>
                <w:b/>
                <w:bCs/>
                <w:sz w:val="26"/>
                <w:szCs w:val="26"/>
              </w:rPr>
              <w:t>Trình độ chuyên môn</w:t>
            </w:r>
          </w:p>
        </w:tc>
        <w:tc>
          <w:tcPr>
            <w:tcW w:w="1330" w:type="dxa"/>
            <w:vMerge w:val="restart"/>
            <w:vAlign w:val="center"/>
          </w:tcPr>
          <w:p w14:paraId="017F627E" w14:textId="77777777" w:rsidR="006B69E3" w:rsidRPr="00171262" w:rsidRDefault="006B69E3" w:rsidP="006B69E3">
            <w:pPr>
              <w:spacing w:before="20" w:after="20"/>
              <w:ind w:firstLine="0"/>
              <w:jc w:val="center"/>
              <w:rPr>
                <w:sz w:val="26"/>
                <w:szCs w:val="26"/>
              </w:rPr>
            </w:pPr>
            <w:r w:rsidRPr="00171262">
              <w:rPr>
                <w:b/>
                <w:bCs/>
                <w:sz w:val="26"/>
                <w:szCs w:val="26"/>
              </w:rPr>
              <w:t>Ghi chú</w:t>
            </w:r>
          </w:p>
        </w:tc>
      </w:tr>
      <w:tr w:rsidR="006B69E3" w:rsidRPr="00171262" w14:paraId="4EAAB3E6" w14:textId="77777777" w:rsidTr="00425D63">
        <w:trPr>
          <w:cantSplit/>
          <w:tblHeader/>
          <w:jc w:val="center"/>
        </w:trPr>
        <w:tc>
          <w:tcPr>
            <w:tcW w:w="539" w:type="dxa"/>
            <w:vMerge/>
          </w:tcPr>
          <w:p w14:paraId="7E13C483" w14:textId="77777777" w:rsidR="006B69E3" w:rsidRPr="00171262" w:rsidRDefault="006B69E3" w:rsidP="006B69E3">
            <w:pPr>
              <w:spacing w:before="20" w:after="20"/>
              <w:ind w:firstLine="0"/>
              <w:rPr>
                <w:sz w:val="26"/>
                <w:szCs w:val="26"/>
              </w:rPr>
            </w:pPr>
          </w:p>
        </w:tc>
        <w:tc>
          <w:tcPr>
            <w:tcW w:w="1724" w:type="dxa"/>
            <w:vMerge/>
          </w:tcPr>
          <w:p w14:paraId="5766CFD6" w14:textId="77777777" w:rsidR="006B69E3" w:rsidRPr="00171262" w:rsidRDefault="006B69E3" w:rsidP="006B69E3">
            <w:pPr>
              <w:spacing w:before="20" w:after="20"/>
              <w:ind w:firstLine="0"/>
              <w:rPr>
                <w:sz w:val="26"/>
                <w:szCs w:val="26"/>
              </w:rPr>
            </w:pPr>
          </w:p>
        </w:tc>
        <w:tc>
          <w:tcPr>
            <w:tcW w:w="851" w:type="dxa"/>
            <w:vMerge/>
          </w:tcPr>
          <w:p w14:paraId="1E4018BD" w14:textId="77777777" w:rsidR="006B69E3" w:rsidRPr="00171262" w:rsidRDefault="006B69E3" w:rsidP="006B69E3">
            <w:pPr>
              <w:spacing w:before="20" w:after="20"/>
              <w:ind w:firstLine="0"/>
              <w:rPr>
                <w:sz w:val="26"/>
                <w:szCs w:val="26"/>
              </w:rPr>
            </w:pPr>
          </w:p>
        </w:tc>
        <w:tc>
          <w:tcPr>
            <w:tcW w:w="850" w:type="dxa"/>
            <w:vAlign w:val="center"/>
          </w:tcPr>
          <w:p w14:paraId="1C01D5E4" w14:textId="77777777" w:rsidR="006B69E3" w:rsidRPr="00171262" w:rsidRDefault="006B69E3" w:rsidP="006B69E3">
            <w:pPr>
              <w:spacing w:before="20" w:after="20"/>
              <w:ind w:firstLine="0"/>
              <w:jc w:val="center"/>
              <w:rPr>
                <w:sz w:val="26"/>
                <w:szCs w:val="26"/>
              </w:rPr>
            </w:pPr>
            <w:r w:rsidRPr="00171262">
              <w:rPr>
                <w:b/>
                <w:bCs/>
                <w:sz w:val="26"/>
                <w:szCs w:val="26"/>
              </w:rPr>
              <w:t>Biên chế</w:t>
            </w:r>
          </w:p>
        </w:tc>
        <w:tc>
          <w:tcPr>
            <w:tcW w:w="851" w:type="dxa"/>
            <w:vAlign w:val="center"/>
          </w:tcPr>
          <w:p w14:paraId="0D774D65" w14:textId="77777777" w:rsidR="006B69E3" w:rsidRPr="00171262" w:rsidRDefault="006B69E3" w:rsidP="006B69E3">
            <w:pPr>
              <w:spacing w:before="20" w:after="20"/>
              <w:ind w:firstLine="0"/>
              <w:jc w:val="center"/>
              <w:rPr>
                <w:sz w:val="26"/>
                <w:szCs w:val="26"/>
              </w:rPr>
            </w:pPr>
            <w:r w:rsidRPr="00171262">
              <w:rPr>
                <w:b/>
                <w:bCs/>
                <w:sz w:val="26"/>
                <w:szCs w:val="26"/>
              </w:rPr>
              <w:t>Hợp đồng</w:t>
            </w:r>
          </w:p>
        </w:tc>
        <w:tc>
          <w:tcPr>
            <w:tcW w:w="850" w:type="dxa"/>
            <w:vAlign w:val="center"/>
          </w:tcPr>
          <w:p w14:paraId="34E0CCB2" w14:textId="77777777" w:rsidR="006B69E3" w:rsidRPr="00171262" w:rsidRDefault="006B69E3" w:rsidP="006B69E3">
            <w:pPr>
              <w:spacing w:before="20" w:after="20"/>
              <w:ind w:firstLine="0"/>
              <w:jc w:val="center"/>
              <w:rPr>
                <w:sz w:val="26"/>
                <w:szCs w:val="26"/>
              </w:rPr>
            </w:pPr>
            <w:r w:rsidRPr="00171262">
              <w:rPr>
                <w:b/>
                <w:bCs/>
                <w:sz w:val="26"/>
                <w:szCs w:val="26"/>
              </w:rPr>
              <w:t>Thạc sĩ</w:t>
            </w:r>
          </w:p>
        </w:tc>
        <w:tc>
          <w:tcPr>
            <w:tcW w:w="652" w:type="dxa"/>
            <w:vAlign w:val="center"/>
          </w:tcPr>
          <w:p w14:paraId="2F199A90" w14:textId="77777777" w:rsidR="006B69E3" w:rsidRPr="00171262" w:rsidRDefault="006B69E3" w:rsidP="006B69E3">
            <w:pPr>
              <w:spacing w:before="20" w:after="20"/>
              <w:ind w:firstLine="0"/>
              <w:jc w:val="center"/>
              <w:rPr>
                <w:sz w:val="26"/>
                <w:szCs w:val="26"/>
              </w:rPr>
            </w:pPr>
            <w:r w:rsidRPr="00171262">
              <w:rPr>
                <w:b/>
                <w:bCs/>
                <w:sz w:val="26"/>
                <w:szCs w:val="26"/>
              </w:rPr>
              <w:t>Đại học</w:t>
            </w:r>
          </w:p>
        </w:tc>
        <w:tc>
          <w:tcPr>
            <w:tcW w:w="766" w:type="dxa"/>
            <w:vAlign w:val="center"/>
          </w:tcPr>
          <w:p w14:paraId="044B4E3F" w14:textId="77777777" w:rsidR="006B69E3" w:rsidRPr="00171262" w:rsidRDefault="006B69E3" w:rsidP="006B69E3">
            <w:pPr>
              <w:spacing w:before="20" w:after="20"/>
              <w:ind w:firstLine="0"/>
              <w:jc w:val="center"/>
              <w:rPr>
                <w:sz w:val="26"/>
                <w:szCs w:val="26"/>
              </w:rPr>
            </w:pPr>
            <w:r w:rsidRPr="00171262">
              <w:rPr>
                <w:b/>
                <w:bCs/>
                <w:sz w:val="26"/>
                <w:szCs w:val="26"/>
              </w:rPr>
              <w:t>Cao đẳng</w:t>
            </w:r>
          </w:p>
        </w:tc>
        <w:tc>
          <w:tcPr>
            <w:tcW w:w="992" w:type="dxa"/>
            <w:vAlign w:val="center"/>
          </w:tcPr>
          <w:p w14:paraId="580588BF" w14:textId="77777777" w:rsidR="006B69E3" w:rsidRPr="00171262" w:rsidRDefault="006B69E3" w:rsidP="006B69E3">
            <w:pPr>
              <w:spacing w:before="20" w:after="20"/>
              <w:ind w:firstLine="0"/>
              <w:jc w:val="center"/>
              <w:rPr>
                <w:sz w:val="26"/>
                <w:szCs w:val="26"/>
              </w:rPr>
            </w:pPr>
            <w:r w:rsidRPr="00171262">
              <w:rPr>
                <w:b/>
                <w:bCs/>
                <w:sz w:val="26"/>
                <w:szCs w:val="26"/>
              </w:rPr>
              <w:t>Trung cấp</w:t>
            </w:r>
          </w:p>
        </w:tc>
        <w:tc>
          <w:tcPr>
            <w:tcW w:w="1330" w:type="dxa"/>
            <w:vMerge/>
          </w:tcPr>
          <w:p w14:paraId="675BFAA0" w14:textId="77777777" w:rsidR="006B69E3" w:rsidRPr="00171262" w:rsidRDefault="006B69E3" w:rsidP="006B69E3">
            <w:pPr>
              <w:spacing w:before="20" w:after="20"/>
              <w:ind w:firstLine="0"/>
              <w:rPr>
                <w:sz w:val="26"/>
                <w:szCs w:val="26"/>
              </w:rPr>
            </w:pPr>
          </w:p>
        </w:tc>
      </w:tr>
      <w:tr w:rsidR="00257838" w:rsidRPr="00171262" w14:paraId="1377C450" w14:textId="77777777" w:rsidTr="00425D63">
        <w:trPr>
          <w:cantSplit/>
          <w:jc w:val="center"/>
        </w:trPr>
        <w:tc>
          <w:tcPr>
            <w:tcW w:w="539" w:type="dxa"/>
            <w:vAlign w:val="center"/>
          </w:tcPr>
          <w:p w14:paraId="05C46E5A" w14:textId="77777777" w:rsidR="00257838" w:rsidRPr="00171262" w:rsidRDefault="00A27C38" w:rsidP="006B69E3">
            <w:pPr>
              <w:spacing w:before="20" w:after="20"/>
              <w:ind w:firstLine="0"/>
              <w:jc w:val="center"/>
              <w:rPr>
                <w:sz w:val="26"/>
                <w:szCs w:val="26"/>
              </w:rPr>
            </w:pPr>
            <w:r w:rsidRPr="00171262">
              <w:rPr>
                <w:b/>
                <w:bCs/>
                <w:sz w:val="26"/>
                <w:szCs w:val="26"/>
              </w:rPr>
              <w:t>I</w:t>
            </w:r>
          </w:p>
        </w:tc>
        <w:tc>
          <w:tcPr>
            <w:tcW w:w="1724" w:type="dxa"/>
            <w:vAlign w:val="center"/>
          </w:tcPr>
          <w:p w14:paraId="5BCA2678" w14:textId="77777777" w:rsidR="00257838" w:rsidRPr="00171262" w:rsidRDefault="00A27C38" w:rsidP="006B69E3">
            <w:pPr>
              <w:spacing w:before="20" w:after="20"/>
              <w:ind w:firstLine="0"/>
              <w:jc w:val="left"/>
              <w:rPr>
                <w:sz w:val="26"/>
                <w:szCs w:val="26"/>
              </w:rPr>
            </w:pPr>
            <w:r w:rsidRPr="00171262">
              <w:rPr>
                <w:b/>
                <w:bCs/>
                <w:sz w:val="26"/>
                <w:szCs w:val="26"/>
              </w:rPr>
              <w:t>Viên chức, người lao động của Khoa</w:t>
            </w:r>
          </w:p>
        </w:tc>
        <w:tc>
          <w:tcPr>
            <w:tcW w:w="851" w:type="dxa"/>
            <w:vAlign w:val="center"/>
          </w:tcPr>
          <w:p w14:paraId="7532B723" w14:textId="77777777" w:rsidR="00257838" w:rsidRPr="00171262" w:rsidRDefault="00901F5A" w:rsidP="006B69E3">
            <w:pPr>
              <w:spacing w:before="20" w:after="20"/>
              <w:ind w:firstLine="0"/>
              <w:jc w:val="center"/>
              <w:rPr>
                <w:sz w:val="26"/>
                <w:szCs w:val="26"/>
              </w:rPr>
            </w:pPr>
            <w:r w:rsidRPr="00171262">
              <w:rPr>
                <w:b/>
                <w:bCs/>
                <w:sz w:val="26"/>
                <w:szCs w:val="26"/>
              </w:rPr>
              <w:t>11</w:t>
            </w:r>
          </w:p>
        </w:tc>
        <w:tc>
          <w:tcPr>
            <w:tcW w:w="850" w:type="dxa"/>
            <w:vAlign w:val="center"/>
          </w:tcPr>
          <w:p w14:paraId="35A8A8FC" w14:textId="77777777" w:rsidR="00257838" w:rsidRPr="00171262" w:rsidRDefault="00BF4EC2" w:rsidP="006B69E3">
            <w:pPr>
              <w:spacing w:before="20" w:after="20"/>
              <w:ind w:firstLine="0"/>
              <w:jc w:val="center"/>
              <w:rPr>
                <w:sz w:val="26"/>
                <w:szCs w:val="26"/>
              </w:rPr>
            </w:pPr>
            <w:r w:rsidRPr="00171262">
              <w:rPr>
                <w:sz w:val="26"/>
                <w:szCs w:val="26"/>
              </w:rPr>
              <w:t>6</w:t>
            </w:r>
          </w:p>
        </w:tc>
        <w:tc>
          <w:tcPr>
            <w:tcW w:w="851" w:type="dxa"/>
            <w:vAlign w:val="center"/>
          </w:tcPr>
          <w:p w14:paraId="22679B59" w14:textId="77777777" w:rsidR="00257838" w:rsidRPr="00171262" w:rsidRDefault="00BF4EC2" w:rsidP="006B69E3">
            <w:pPr>
              <w:spacing w:before="20" w:after="20"/>
              <w:ind w:firstLine="0"/>
              <w:jc w:val="center"/>
              <w:rPr>
                <w:sz w:val="26"/>
                <w:szCs w:val="26"/>
              </w:rPr>
            </w:pPr>
            <w:r w:rsidRPr="00171262">
              <w:rPr>
                <w:sz w:val="26"/>
                <w:szCs w:val="26"/>
              </w:rPr>
              <w:t>5</w:t>
            </w:r>
          </w:p>
        </w:tc>
        <w:tc>
          <w:tcPr>
            <w:tcW w:w="850" w:type="dxa"/>
            <w:vAlign w:val="center"/>
          </w:tcPr>
          <w:p w14:paraId="7BBF69F7" w14:textId="77777777" w:rsidR="00257838" w:rsidRPr="00171262" w:rsidRDefault="00006CD9" w:rsidP="006B69E3">
            <w:pPr>
              <w:spacing w:before="20" w:after="20"/>
              <w:ind w:firstLine="0"/>
              <w:jc w:val="center"/>
              <w:rPr>
                <w:sz w:val="26"/>
                <w:szCs w:val="26"/>
              </w:rPr>
            </w:pPr>
            <w:r w:rsidRPr="00171262">
              <w:rPr>
                <w:sz w:val="26"/>
                <w:szCs w:val="26"/>
              </w:rPr>
              <w:t>0</w:t>
            </w:r>
          </w:p>
        </w:tc>
        <w:tc>
          <w:tcPr>
            <w:tcW w:w="652" w:type="dxa"/>
            <w:vAlign w:val="center"/>
          </w:tcPr>
          <w:p w14:paraId="79511141" w14:textId="77777777" w:rsidR="00257838" w:rsidRPr="00171262" w:rsidRDefault="00185195" w:rsidP="006B69E3">
            <w:pPr>
              <w:spacing w:before="20" w:after="20"/>
              <w:ind w:firstLine="0"/>
              <w:jc w:val="center"/>
              <w:rPr>
                <w:sz w:val="26"/>
                <w:szCs w:val="26"/>
              </w:rPr>
            </w:pPr>
            <w:r w:rsidRPr="00171262">
              <w:rPr>
                <w:sz w:val="26"/>
                <w:szCs w:val="26"/>
              </w:rPr>
              <w:t>8</w:t>
            </w:r>
          </w:p>
        </w:tc>
        <w:tc>
          <w:tcPr>
            <w:tcW w:w="766" w:type="dxa"/>
            <w:vAlign w:val="center"/>
          </w:tcPr>
          <w:p w14:paraId="360FD370" w14:textId="77777777" w:rsidR="00257838" w:rsidRPr="00171262" w:rsidRDefault="00006CD9" w:rsidP="006B69E3">
            <w:pPr>
              <w:spacing w:before="20" w:after="20"/>
              <w:ind w:firstLine="0"/>
              <w:jc w:val="center"/>
              <w:rPr>
                <w:sz w:val="26"/>
                <w:szCs w:val="26"/>
              </w:rPr>
            </w:pPr>
            <w:r w:rsidRPr="00171262">
              <w:rPr>
                <w:sz w:val="26"/>
                <w:szCs w:val="26"/>
              </w:rPr>
              <w:t>1</w:t>
            </w:r>
          </w:p>
        </w:tc>
        <w:tc>
          <w:tcPr>
            <w:tcW w:w="992" w:type="dxa"/>
            <w:vAlign w:val="center"/>
          </w:tcPr>
          <w:p w14:paraId="182F4E06" w14:textId="77777777" w:rsidR="00257838" w:rsidRPr="00171262" w:rsidRDefault="00006CD9" w:rsidP="006B69E3">
            <w:pPr>
              <w:spacing w:before="20" w:after="20"/>
              <w:ind w:firstLine="0"/>
              <w:jc w:val="center"/>
              <w:rPr>
                <w:sz w:val="26"/>
                <w:szCs w:val="26"/>
              </w:rPr>
            </w:pPr>
            <w:r w:rsidRPr="00171262">
              <w:rPr>
                <w:sz w:val="26"/>
                <w:szCs w:val="26"/>
              </w:rPr>
              <w:t>2</w:t>
            </w:r>
          </w:p>
        </w:tc>
        <w:tc>
          <w:tcPr>
            <w:tcW w:w="1330" w:type="dxa"/>
            <w:vAlign w:val="center"/>
          </w:tcPr>
          <w:p w14:paraId="69D109F4" w14:textId="77777777" w:rsidR="00257838" w:rsidRPr="00171262" w:rsidRDefault="00257838" w:rsidP="006B69E3">
            <w:pPr>
              <w:spacing w:before="20" w:after="20"/>
              <w:ind w:firstLine="0"/>
              <w:jc w:val="left"/>
              <w:rPr>
                <w:sz w:val="26"/>
                <w:szCs w:val="26"/>
              </w:rPr>
            </w:pPr>
          </w:p>
        </w:tc>
      </w:tr>
      <w:tr w:rsidR="00257838" w:rsidRPr="00171262" w14:paraId="2D545521" w14:textId="77777777" w:rsidTr="00425D63">
        <w:trPr>
          <w:cantSplit/>
          <w:jc w:val="center"/>
        </w:trPr>
        <w:tc>
          <w:tcPr>
            <w:tcW w:w="539" w:type="dxa"/>
            <w:vAlign w:val="center"/>
          </w:tcPr>
          <w:p w14:paraId="74B2EF66" w14:textId="77777777" w:rsidR="00257838" w:rsidRPr="00171262" w:rsidRDefault="00A27C38" w:rsidP="006B69E3">
            <w:pPr>
              <w:spacing w:before="20" w:after="20"/>
              <w:ind w:firstLine="0"/>
              <w:jc w:val="center"/>
              <w:rPr>
                <w:sz w:val="26"/>
                <w:szCs w:val="26"/>
              </w:rPr>
            </w:pPr>
            <w:r w:rsidRPr="00171262">
              <w:rPr>
                <w:sz w:val="26"/>
                <w:szCs w:val="26"/>
              </w:rPr>
              <w:t>1</w:t>
            </w:r>
          </w:p>
        </w:tc>
        <w:tc>
          <w:tcPr>
            <w:tcW w:w="1724" w:type="dxa"/>
            <w:vAlign w:val="center"/>
          </w:tcPr>
          <w:p w14:paraId="0F97210E" w14:textId="77777777" w:rsidR="00257838" w:rsidRPr="00171262" w:rsidRDefault="00A27C38" w:rsidP="006B69E3">
            <w:pPr>
              <w:spacing w:before="20" w:after="20"/>
              <w:ind w:firstLine="0"/>
              <w:jc w:val="left"/>
              <w:rPr>
                <w:sz w:val="26"/>
                <w:szCs w:val="26"/>
              </w:rPr>
            </w:pPr>
            <w:r w:rsidRPr="00171262">
              <w:rPr>
                <w:sz w:val="26"/>
                <w:szCs w:val="26"/>
              </w:rPr>
              <w:t>Lãnh đạo khoa</w:t>
            </w:r>
          </w:p>
        </w:tc>
        <w:tc>
          <w:tcPr>
            <w:tcW w:w="851" w:type="dxa"/>
            <w:vAlign w:val="center"/>
          </w:tcPr>
          <w:p w14:paraId="33DBD973" w14:textId="77777777" w:rsidR="00257838" w:rsidRPr="00171262" w:rsidRDefault="00A27C38" w:rsidP="006B69E3">
            <w:pPr>
              <w:spacing w:before="20" w:after="20"/>
              <w:ind w:firstLine="0"/>
              <w:jc w:val="center"/>
              <w:rPr>
                <w:sz w:val="26"/>
                <w:szCs w:val="26"/>
              </w:rPr>
            </w:pPr>
            <w:r w:rsidRPr="00171262">
              <w:rPr>
                <w:sz w:val="26"/>
                <w:szCs w:val="26"/>
              </w:rPr>
              <w:t>1</w:t>
            </w:r>
          </w:p>
        </w:tc>
        <w:tc>
          <w:tcPr>
            <w:tcW w:w="850" w:type="dxa"/>
            <w:vAlign w:val="center"/>
          </w:tcPr>
          <w:p w14:paraId="1431CF92" w14:textId="77777777" w:rsidR="00257838" w:rsidRPr="00171262" w:rsidRDefault="00A27C38" w:rsidP="006B69E3">
            <w:pPr>
              <w:spacing w:before="20" w:after="20"/>
              <w:ind w:firstLine="0"/>
              <w:jc w:val="center"/>
              <w:rPr>
                <w:sz w:val="26"/>
                <w:szCs w:val="26"/>
              </w:rPr>
            </w:pPr>
            <w:r w:rsidRPr="00171262">
              <w:rPr>
                <w:sz w:val="26"/>
                <w:szCs w:val="26"/>
              </w:rPr>
              <w:t>1</w:t>
            </w:r>
          </w:p>
        </w:tc>
        <w:tc>
          <w:tcPr>
            <w:tcW w:w="851" w:type="dxa"/>
            <w:vAlign w:val="center"/>
          </w:tcPr>
          <w:p w14:paraId="55F4CFC2" w14:textId="77777777" w:rsidR="00257838" w:rsidRPr="00171262" w:rsidRDefault="00A62936" w:rsidP="006B69E3">
            <w:pPr>
              <w:spacing w:before="20" w:after="20"/>
              <w:ind w:firstLine="0"/>
              <w:jc w:val="center"/>
              <w:rPr>
                <w:sz w:val="26"/>
                <w:szCs w:val="26"/>
              </w:rPr>
            </w:pPr>
            <w:r w:rsidRPr="00171262">
              <w:rPr>
                <w:sz w:val="26"/>
                <w:szCs w:val="26"/>
              </w:rPr>
              <w:t>0</w:t>
            </w:r>
          </w:p>
        </w:tc>
        <w:tc>
          <w:tcPr>
            <w:tcW w:w="850" w:type="dxa"/>
            <w:vAlign w:val="center"/>
          </w:tcPr>
          <w:p w14:paraId="2BD31667" w14:textId="77777777" w:rsidR="00257838" w:rsidRPr="00171262" w:rsidRDefault="00A62936" w:rsidP="006B69E3">
            <w:pPr>
              <w:spacing w:before="20" w:after="20"/>
              <w:ind w:firstLine="0"/>
              <w:jc w:val="center"/>
              <w:rPr>
                <w:sz w:val="26"/>
                <w:szCs w:val="26"/>
              </w:rPr>
            </w:pPr>
            <w:r w:rsidRPr="00171262">
              <w:rPr>
                <w:sz w:val="26"/>
                <w:szCs w:val="26"/>
              </w:rPr>
              <w:t>0</w:t>
            </w:r>
          </w:p>
        </w:tc>
        <w:tc>
          <w:tcPr>
            <w:tcW w:w="652" w:type="dxa"/>
            <w:vAlign w:val="center"/>
          </w:tcPr>
          <w:p w14:paraId="5C0F277C" w14:textId="77777777" w:rsidR="00257838" w:rsidRPr="00171262" w:rsidRDefault="00A27C38" w:rsidP="006B69E3">
            <w:pPr>
              <w:spacing w:before="20" w:after="20"/>
              <w:ind w:firstLine="0"/>
              <w:jc w:val="center"/>
              <w:rPr>
                <w:sz w:val="26"/>
                <w:szCs w:val="26"/>
              </w:rPr>
            </w:pPr>
            <w:r w:rsidRPr="00171262">
              <w:rPr>
                <w:sz w:val="26"/>
                <w:szCs w:val="26"/>
              </w:rPr>
              <w:t>1</w:t>
            </w:r>
          </w:p>
        </w:tc>
        <w:tc>
          <w:tcPr>
            <w:tcW w:w="766" w:type="dxa"/>
            <w:vAlign w:val="center"/>
          </w:tcPr>
          <w:p w14:paraId="4C6AB77B" w14:textId="77777777" w:rsidR="00257838" w:rsidRPr="00171262" w:rsidRDefault="00A62936" w:rsidP="006B69E3">
            <w:pPr>
              <w:spacing w:before="20" w:after="20"/>
              <w:ind w:firstLine="0"/>
              <w:jc w:val="center"/>
              <w:rPr>
                <w:sz w:val="26"/>
                <w:szCs w:val="26"/>
              </w:rPr>
            </w:pPr>
            <w:r w:rsidRPr="00171262">
              <w:rPr>
                <w:sz w:val="26"/>
                <w:szCs w:val="26"/>
              </w:rPr>
              <w:t>0</w:t>
            </w:r>
          </w:p>
        </w:tc>
        <w:tc>
          <w:tcPr>
            <w:tcW w:w="992" w:type="dxa"/>
            <w:vAlign w:val="center"/>
          </w:tcPr>
          <w:p w14:paraId="350DD80E" w14:textId="77777777" w:rsidR="00257838" w:rsidRPr="00171262" w:rsidRDefault="00A62936" w:rsidP="006B69E3">
            <w:pPr>
              <w:spacing w:before="20" w:after="20"/>
              <w:ind w:firstLine="0"/>
              <w:jc w:val="center"/>
              <w:rPr>
                <w:sz w:val="26"/>
                <w:szCs w:val="26"/>
              </w:rPr>
            </w:pPr>
            <w:r w:rsidRPr="00171262">
              <w:rPr>
                <w:sz w:val="26"/>
                <w:szCs w:val="26"/>
              </w:rPr>
              <w:t>0</w:t>
            </w:r>
          </w:p>
        </w:tc>
        <w:tc>
          <w:tcPr>
            <w:tcW w:w="1330" w:type="dxa"/>
            <w:vAlign w:val="center"/>
          </w:tcPr>
          <w:p w14:paraId="6F2659EA" w14:textId="77777777" w:rsidR="00257838" w:rsidRPr="00171262" w:rsidRDefault="00257838" w:rsidP="006B69E3">
            <w:pPr>
              <w:spacing w:before="20" w:after="20"/>
              <w:ind w:firstLine="0"/>
              <w:jc w:val="left"/>
              <w:rPr>
                <w:sz w:val="26"/>
                <w:szCs w:val="26"/>
              </w:rPr>
            </w:pPr>
          </w:p>
        </w:tc>
      </w:tr>
      <w:tr w:rsidR="00257838" w:rsidRPr="00171262" w14:paraId="02DCE1EC" w14:textId="77777777" w:rsidTr="00425D63">
        <w:trPr>
          <w:cantSplit/>
          <w:jc w:val="center"/>
        </w:trPr>
        <w:tc>
          <w:tcPr>
            <w:tcW w:w="539" w:type="dxa"/>
            <w:vAlign w:val="center"/>
          </w:tcPr>
          <w:p w14:paraId="175294DA" w14:textId="77777777" w:rsidR="00257838" w:rsidRPr="00171262" w:rsidRDefault="00A27C38" w:rsidP="006B69E3">
            <w:pPr>
              <w:spacing w:before="20" w:after="20"/>
              <w:ind w:firstLine="0"/>
              <w:jc w:val="center"/>
              <w:rPr>
                <w:sz w:val="26"/>
                <w:szCs w:val="26"/>
              </w:rPr>
            </w:pPr>
            <w:r w:rsidRPr="00171262">
              <w:rPr>
                <w:sz w:val="26"/>
                <w:szCs w:val="26"/>
              </w:rPr>
              <w:t>2</w:t>
            </w:r>
          </w:p>
        </w:tc>
        <w:tc>
          <w:tcPr>
            <w:tcW w:w="1724" w:type="dxa"/>
            <w:vAlign w:val="center"/>
          </w:tcPr>
          <w:p w14:paraId="56253C12" w14:textId="77777777" w:rsidR="00257838" w:rsidRPr="00171262" w:rsidRDefault="00A27C38" w:rsidP="006B69E3">
            <w:pPr>
              <w:spacing w:before="20" w:after="20"/>
              <w:ind w:firstLine="0"/>
              <w:jc w:val="left"/>
              <w:rPr>
                <w:sz w:val="26"/>
                <w:szCs w:val="26"/>
              </w:rPr>
            </w:pPr>
            <w:r w:rsidRPr="00171262">
              <w:rPr>
                <w:sz w:val="26"/>
                <w:szCs w:val="26"/>
              </w:rPr>
              <w:t>Giáo vụ khoa</w:t>
            </w:r>
          </w:p>
        </w:tc>
        <w:tc>
          <w:tcPr>
            <w:tcW w:w="851" w:type="dxa"/>
            <w:vAlign w:val="center"/>
          </w:tcPr>
          <w:p w14:paraId="6D7E6650" w14:textId="77777777" w:rsidR="00257838" w:rsidRPr="00171262" w:rsidRDefault="00F30B62" w:rsidP="006B69E3">
            <w:pPr>
              <w:spacing w:before="20" w:after="20"/>
              <w:ind w:firstLine="0"/>
              <w:jc w:val="center"/>
              <w:rPr>
                <w:sz w:val="26"/>
                <w:szCs w:val="26"/>
              </w:rPr>
            </w:pPr>
            <w:r w:rsidRPr="00171262">
              <w:rPr>
                <w:sz w:val="26"/>
                <w:szCs w:val="26"/>
              </w:rPr>
              <w:t>3</w:t>
            </w:r>
          </w:p>
        </w:tc>
        <w:tc>
          <w:tcPr>
            <w:tcW w:w="850" w:type="dxa"/>
            <w:vAlign w:val="center"/>
          </w:tcPr>
          <w:p w14:paraId="2527FADC" w14:textId="77777777" w:rsidR="00257838" w:rsidRPr="00171262" w:rsidRDefault="00CC5511" w:rsidP="006B69E3">
            <w:pPr>
              <w:spacing w:before="20" w:after="20"/>
              <w:ind w:firstLine="0"/>
              <w:jc w:val="center"/>
              <w:rPr>
                <w:sz w:val="26"/>
                <w:szCs w:val="26"/>
              </w:rPr>
            </w:pPr>
            <w:r w:rsidRPr="00171262">
              <w:rPr>
                <w:sz w:val="26"/>
                <w:szCs w:val="26"/>
              </w:rPr>
              <w:t>1</w:t>
            </w:r>
          </w:p>
        </w:tc>
        <w:tc>
          <w:tcPr>
            <w:tcW w:w="851" w:type="dxa"/>
            <w:vAlign w:val="center"/>
          </w:tcPr>
          <w:p w14:paraId="09CF7DB3" w14:textId="77777777" w:rsidR="00257838" w:rsidRPr="00171262" w:rsidRDefault="00F30B62" w:rsidP="006B69E3">
            <w:pPr>
              <w:spacing w:before="20" w:after="20"/>
              <w:ind w:firstLine="0"/>
              <w:jc w:val="center"/>
              <w:rPr>
                <w:sz w:val="26"/>
                <w:szCs w:val="26"/>
              </w:rPr>
            </w:pPr>
            <w:r w:rsidRPr="00171262">
              <w:rPr>
                <w:sz w:val="26"/>
                <w:szCs w:val="26"/>
              </w:rPr>
              <w:t>2</w:t>
            </w:r>
          </w:p>
        </w:tc>
        <w:tc>
          <w:tcPr>
            <w:tcW w:w="850" w:type="dxa"/>
            <w:vAlign w:val="center"/>
          </w:tcPr>
          <w:p w14:paraId="78160335" w14:textId="77777777" w:rsidR="00257838" w:rsidRPr="00171262" w:rsidRDefault="00CC5511" w:rsidP="006B69E3">
            <w:pPr>
              <w:spacing w:before="20" w:after="20"/>
              <w:ind w:firstLine="0"/>
              <w:jc w:val="center"/>
              <w:rPr>
                <w:sz w:val="26"/>
                <w:szCs w:val="26"/>
              </w:rPr>
            </w:pPr>
            <w:r w:rsidRPr="00171262">
              <w:rPr>
                <w:sz w:val="26"/>
                <w:szCs w:val="26"/>
              </w:rPr>
              <w:t>-</w:t>
            </w:r>
          </w:p>
        </w:tc>
        <w:tc>
          <w:tcPr>
            <w:tcW w:w="652" w:type="dxa"/>
            <w:vAlign w:val="center"/>
          </w:tcPr>
          <w:p w14:paraId="7F85F785" w14:textId="77777777" w:rsidR="00257838" w:rsidRPr="00171262" w:rsidRDefault="0009217D" w:rsidP="006B69E3">
            <w:pPr>
              <w:spacing w:before="20" w:after="20"/>
              <w:ind w:firstLine="0"/>
              <w:jc w:val="center"/>
              <w:rPr>
                <w:sz w:val="26"/>
                <w:szCs w:val="26"/>
              </w:rPr>
            </w:pPr>
            <w:r w:rsidRPr="00171262">
              <w:rPr>
                <w:sz w:val="26"/>
                <w:szCs w:val="26"/>
              </w:rPr>
              <w:t>3</w:t>
            </w:r>
          </w:p>
        </w:tc>
        <w:tc>
          <w:tcPr>
            <w:tcW w:w="766" w:type="dxa"/>
            <w:vAlign w:val="center"/>
          </w:tcPr>
          <w:p w14:paraId="51759F7A" w14:textId="77777777" w:rsidR="00257838" w:rsidRPr="00171262" w:rsidRDefault="00CC5511" w:rsidP="006B69E3">
            <w:pPr>
              <w:spacing w:before="20" w:after="20"/>
              <w:ind w:firstLine="0"/>
              <w:jc w:val="center"/>
              <w:rPr>
                <w:sz w:val="26"/>
                <w:szCs w:val="26"/>
              </w:rPr>
            </w:pPr>
            <w:r w:rsidRPr="00171262">
              <w:rPr>
                <w:sz w:val="26"/>
                <w:szCs w:val="26"/>
              </w:rPr>
              <w:t>0</w:t>
            </w:r>
          </w:p>
        </w:tc>
        <w:tc>
          <w:tcPr>
            <w:tcW w:w="992" w:type="dxa"/>
            <w:vAlign w:val="center"/>
          </w:tcPr>
          <w:p w14:paraId="2873F665" w14:textId="77777777" w:rsidR="00257838" w:rsidRPr="00171262" w:rsidRDefault="00CC5511" w:rsidP="006B69E3">
            <w:pPr>
              <w:spacing w:before="20" w:after="20"/>
              <w:ind w:firstLine="0"/>
              <w:jc w:val="center"/>
              <w:rPr>
                <w:sz w:val="26"/>
                <w:szCs w:val="26"/>
              </w:rPr>
            </w:pPr>
            <w:r w:rsidRPr="00171262">
              <w:rPr>
                <w:sz w:val="26"/>
                <w:szCs w:val="26"/>
              </w:rPr>
              <w:t>0</w:t>
            </w:r>
          </w:p>
        </w:tc>
        <w:tc>
          <w:tcPr>
            <w:tcW w:w="1330" w:type="dxa"/>
            <w:vAlign w:val="center"/>
          </w:tcPr>
          <w:p w14:paraId="03C049D3" w14:textId="77777777" w:rsidR="00257838" w:rsidRPr="00171262" w:rsidRDefault="00257838" w:rsidP="006B69E3">
            <w:pPr>
              <w:spacing w:before="20" w:after="20"/>
              <w:ind w:firstLine="0"/>
              <w:jc w:val="left"/>
              <w:rPr>
                <w:sz w:val="26"/>
                <w:szCs w:val="26"/>
              </w:rPr>
            </w:pPr>
          </w:p>
        </w:tc>
      </w:tr>
      <w:tr w:rsidR="00257838" w:rsidRPr="00171262" w14:paraId="2EE69FBE" w14:textId="77777777" w:rsidTr="00425D63">
        <w:trPr>
          <w:cantSplit/>
          <w:jc w:val="center"/>
        </w:trPr>
        <w:tc>
          <w:tcPr>
            <w:tcW w:w="539" w:type="dxa"/>
            <w:vAlign w:val="center"/>
          </w:tcPr>
          <w:p w14:paraId="6ED3CC09" w14:textId="77777777" w:rsidR="00257838" w:rsidRPr="00171262" w:rsidRDefault="00A27C38" w:rsidP="006B69E3">
            <w:pPr>
              <w:spacing w:before="20" w:after="20"/>
              <w:ind w:firstLine="0"/>
              <w:jc w:val="center"/>
              <w:rPr>
                <w:sz w:val="26"/>
                <w:szCs w:val="26"/>
              </w:rPr>
            </w:pPr>
            <w:r w:rsidRPr="00171262">
              <w:rPr>
                <w:sz w:val="26"/>
                <w:szCs w:val="26"/>
              </w:rPr>
              <w:t>3</w:t>
            </w:r>
          </w:p>
        </w:tc>
        <w:tc>
          <w:tcPr>
            <w:tcW w:w="1724" w:type="dxa"/>
            <w:vAlign w:val="center"/>
          </w:tcPr>
          <w:p w14:paraId="4E47630B" w14:textId="77777777" w:rsidR="00257838" w:rsidRPr="00171262" w:rsidRDefault="00A27C38" w:rsidP="006B69E3">
            <w:pPr>
              <w:spacing w:before="20" w:after="20"/>
              <w:ind w:firstLine="0"/>
              <w:jc w:val="left"/>
              <w:rPr>
                <w:sz w:val="26"/>
                <w:szCs w:val="26"/>
              </w:rPr>
            </w:pPr>
            <w:r w:rsidRPr="00171262">
              <w:rPr>
                <w:sz w:val="26"/>
                <w:szCs w:val="26"/>
              </w:rPr>
              <w:t>Bộ môn Đào tạo lái xe ô tô</w:t>
            </w:r>
          </w:p>
        </w:tc>
        <w:tc>
          <w:tcPr>
            <w:tcW w:w="851" w:type="dxa"/>
            <w:vAlign w:val="center"/>
          </w:tcPr>
          <w:p w14:paraId="23AF6B73" w14:textId="77777777" w:rsidR="00257838" w:rsidRPr="00171262" w:rsidRDefault="007B1A64" w:rsidP="006B69E3">
            <w:pPr>
              <w:spacing w:before="20" w:after="20"/>
              <w:ind w:firstLine="0"/>
              <w:jc w:val="center"/>
              <w:rPr>
                <w:sz w:val="26"/>
                <w:szCs w:val="26"/>
              </w:rPr>
            </w:pPr>
            <w:r w:rsidRPr="00171262">
              <w:rPr>
                <w:sz w:val="26"/>
                <w:szCs w:val="26"/>
              </w:rPr>
              <w:t>3</w:t>
            </w:r>
          </w:p>
        </w:tc>
        <w:tc>
          <w:tcPr>
            <w:tcW w:w="850" w:type="dxa"/>
            <w:vAlign w:val="center"/>
          </w:tcPr>
          <w:p w14:paraId="1BB9D513" w14:textId="77777777" w:rsidR="00257838" w:rsidRPr="00171262" w:rsidRDefault="007B1A64" w:rsidP="006B69E3">
            <w:pPr>
              <w:spacing w:before="20" w:after="20"/>
              <w:ind w:firstLine="0"/>
              <w:jc w:val="center"/>
              <w:rPr>
                <w:sz w:val="26"/>
                <w:szCs w:val="26"/>
              </w:rPr>
            </w:pPr>
            <w:r w:rsidRPr="00171262">
              <w:rPr>
                <w:sz w:val="26"/>
                <w:szCs w:val="26"/>
              </w:rPr>
              <w:t>2</w:t>
            </w:r>
          </w:p>
        </w:tc>
        <w:tc>
          <w:tcPr>
            <w:tcW w:w="851" w:type="dxa"/>
            <w:vAlign w:val="center"/>
          </w:tcPr>
          <w:p w14:paraId="432FF984" w14:textId="77777777" w:rsidR="00257838" w:rsidRPr="00171262" w:rsidRDefault="007154EA" w:rsidP="006B69E3">
            <w:pPr>
              <w:spacing w:before="20" w:after="20"/>
              <w:ind w:firstLine="0"/>
              <w:jc w:val="center"/>
              <w:rPr>
                <w:sz w:val="26"/>
                <w:szCs w:val="26"/>
              </w:rPr>
            </w:pPr>
            <w:r w:rsidRPr="00171262">
              <w:rPr>
                <w:sz w:val="26"/>
                <w:szCs w:val="26"/>
              </w:rPr>
              <w:t>1</w:t>
            </w:r>
          </w:p>
        </w:tc>
        <w:tc>
          <w:tcPr>
            <w:tcW w:w="850" w:type="dxa"/>
            <w:vAlign w:val="center"/>
          </w:tcPr>
          <w:p w14:paraId="22841EF6" w14:textId="77777777" w:rsidR="00257838" w:rsidRPr="00171262" w:rsidRDefault="007154EA" w:rsidP="006B69E3">
            <w:pPr>
              <w:spacing w:before="20" w:after="20"/>
              <w:ind w:firstLine="0"/>
              <w:jc w:val="center"/>
              <w:rPr>
                <w:sz w:val="26"/>
                <w:szCs w:val="26"/>
              </w:rPr>
            </w:pPr>
            <w:r w:rsidRPr="00171262">
              <w:rPr>
                <w:sz w:val="26"/>
                <w:szCs w:val="26"/>
              </w:rPr>
              <w:t>0</w:t>
            </w:r>
          </w:p>
        </w:tc>
        <w:tc>
          <w:tcPr>
            <w:tcW w:w="652" w:type="dxa"/>
            <w:vAlign w:val="center"/>
          </w:tcPr>
          <w:p w14:paraId="41A48D52" w14:textId="77777777" w:rsidR="00257838" w:rsidRPr="00171262" w:rsidRDefault="007B1A64" w:rsidP="006B69E3">
            <w:pPr>
              <w:spacing w:before="20" w:after="20"/>
              <w:ind w:firstLine="0"/>
              <w:jc w:val="center"/>
              <w:rPr>
                <w:sz w:val="26"/>
                <w:szCs w:val="26"/>
              </w:rPr>
            </w:pPr>
            <w:r w:rsidRPr="00171262">
              <w:rPr>
                <w:sz w:val="26"/>
                <w:szCs w:val="26"/>
              </w:rPr>
              <w:t>1</w:t>
            </w:r>
          </w:p>
        </w:tc>
        <w:tc>
          <w:tcPr>
            <w:tcW w:w="766" w:type="dxa"/>
            <w:vAlign w:val="center"/>
          </w:tcPr>
          <w:p w14:paraId="60CE6757" w14:textId="77777777" w:rsidR="00257838" w:rsidRPr="00171262" w:rsidRDefault="00A6778B" w:rsidP="006B69E3">
            <w:pPr>
              <w:spacing w:before="20" w:after="20"/>
              <w:ind w:firstLine="0"/>
              <w:jc w:val="center"/>
              <w:rPr>
                <w:sz w:val="26"/>
                <w:szCs w:val="26"/>
              </w:rPr>
            </w:pPr>
            <w:r w:rsidRPr="00171262">
              <w:rPr>
                <w:sz w:val="26"/>
                <w:szCs w:val="26"/>
              </w:rPr>
              <w:t>1</w:t>
            </w:r>
          </w:p>
        </w:tc>
        <w:tc>
          <w:tcPr>
            <w:tcW w:w="992" w:type="dxa"/>
            <w:vAlign w:val="center"/>
          </w:tcPr>
          <w:p w14:paraId="695F6BAA" w14:textId="77777777" w:rsidR="00257838" w:rsidRPr="00171262" w:rsidRDefault="00A6778B" w:rsidP="006B69E3">
            <w:pPr>
              <w:spacing w:before="20" w:after="20"/>
              <w:ind w:firstLine="0"/>
              <w:jc w:val="center"/>
              <w:rPr>
                <w:sz w:val="26"/>
                <w:szCs w:val="26"/>
              </w:rPr>
            </w:pPr>
            <w:r w:rsidRPr="00171262">
              <w:rPr>
                <w:sz w:val="26"/>
                <w:szCs w:val="26"/>
              </w:rPr>
              <w:t>1</w:t>
            </w:r>
          </w:p>
        </w:tc>
        <w:tc>
          <w:tcPr>
            <w:tcW w:w="1330" w:type="dxa"/>
            <w:vAlign w:val="center"/>
          </w:tcPr>
          <w:p w14:paraId="0CB24AA7" w14:textId="77777777" w:rsidR="00257838" w:rsidRPr="00171262" w:rsidRDefault="00257838" w:rsidP="006B69E3">
            <w:pPr>
              <w:spacing w:before="20" w:after="20"/>
              <w:ind w:firstLine="0"/>
              <w:jc w:val="left"/>
              <w:rPr>
                <w:sz w:val="26"/>
                <w:szCs w:val="26"/>
              </w:rPr>
            </w:pPr>
          </w:p>
        </w:tc>
      </w:tr>
      <w:tr w:rsidR="00257838" w:rsidRPr="00171262" w14:paraId="251E8A8A" w14:textId="77777777" w:rsidTr="00425D63">
        <w:trPr>
          <w:cantSplit/>
          <w:jc w:val="center"/>
        </w:trPr>
        <w:tc>
          <w:tcPr>
            <w:tcW w:w="539" w:type="dxa"/>
            <w:vAlign w:val="center"/>
          </w:tcPr>
          <w:p w14:paraId="608B02E7" w14:textId="77777777" w:rsidR="00257838" w:rsidRPr="00171262" w:rsidRDefault="00A27C38" w:rsidP="006B69E3">
            <w:pPr>
              <w:spacing w:before="20" w:after="20"/>
              <w:ind w:firstLine="0"/>
              <w:jc w:val="center"/>
              <w:rPr>
                <w:sz w:val="26"/>
                <w:szCs w:val="26"/>
              </w:rPr>
            </w:pPr>
            <w:r w:rsidRPr="00171262">
              <w:rPr>
                <w:sz w:val="26"/>
                <w:szCs w:val="26"/>
              </w:rPr>
              <w:t>4</w:t>
            </w:r>
          </w:p>
        </w:tc>
        <w:tc>
          <w:tcPr>
            <w:tcW w:w="1724" w:type="dxa"/>
            <w:vAlign w:val="center"/>
          </w:tcPr>
          <w:p w14:paraId="4FFB51AD" w14:textId="77777777" w:rsidR="00257838" w:rsidRPr="00171262" w:rsidRDefault="00A27C38" w:rsidP="006B69E3">
            <w:pPr>
              <w:spacing w:before="20" w:after="20"/>
              <w:ind w:firstLine="0"/>
              <w:jc w:val="left"/>
              <w:rPr>
                <w:sz w:val="26"/>
                <w:szCs w:val="26"/>
              </w:rPr>
            </w:pPr>
            <w:r w:rsidRPr="00171262">
              <w:rPr>
                <w:sz w:val="26"/>
                <w:szCs w:val="26"/>
              </w:rPr>
              <w:t>Bộ môn Đào tạo và Sát hạch lái xe mô tô</w:t>
            </w:r>
          </w:p>
        </w:tc>
        <w:tc>
          <w:tcPr>
            <w:tcW w:w="851" w:type="dxa"/>
            <w:vAlign w:val="center"/>
          </w:tcPr>
          <w:p w14:paraId="77793A0D" w14:textId="77777777" w:rsidR="00257838" w:rsidRPr="00171262" w:rsidRDefault="00A27C38" w:rsidP="006B69E3">
            <w:pPr>
              <w:spacing w:before="20" w:after="20"/>
              <w:ind w:firstLine="0"/>
              <w:jc w:val="center"/>
              <w:rPr>
                <w:sz w:val="26"/>
                <w:szCs w:val="26"/>
              </w:rPr>
            </w:pPr>
            <w:r w:rsidRPr="00171262">
              <w:rPr>
                <w:sz w:val="26"/>
                <w:szCs w:val="26"/>
              </w:rPr>
              <w:t>4</w:t>
            </w:r>
          </w:p>
        </w:tc>
        <w:tc>
          <w:tcPr>
            <w:tcW w:w="850" w:type="dxa"/>
            <w:vAlign w:val="center"/>
          </w:tcPr>
          <w:p w14:paraId="00B50D9F" w14:textId="77777777" w:rsidR="00257838" w:rsidRPr="00171262" w:rsidRDefault="00A27C38" w:rsidP="006B69E3">
            <w:pPr>
              <w:spacing w:before="20" w:after="20"/>
              <w:ind w:firstLine="0"/>
              <w:jc w:val="center"/>
              <w:rPr>
                <w:sz w:val="26"/>
                <w:szCs w:val="26"/>
              </w:rPr>
            </w:pPr>
            <w:r w:rsidRPr="00171262">
              <w:rPr>
                <w:sz w:val="26"/>
                <w:szCs w:val="26"/>
              </w:rPr>
              <w:t>2</w:t>
            </w:r>
          </w:p>
        </w:tc>
        <w:tc>
          <w:tcPr>
            <w:tcW w:w="851" w:type="dxa"/>
            <w:vAlign w:val="center"/>
          </w:tcPr>
          <w:p w14:paraId="3CD83AD8" w14:textId="77777777" w:rsidR="00257838" w:rsidRPr="00171262" w:rsidRDefault="00A27C38" w:rsidP="006B69E3">
            <w:pPr>
              <w:spacing w:before="20" w:after="20"/>
              <w:ind w:firstLine="0"/>
              <w:jc w:val="center"/>
              <w:rPr>
                <w:sz w:val="26"/>
                <w:szCs w:val="26"/>
              </w:rPr>
            </w:pPr>
            <w:r w:rsidRPr="00171262">
              <w:rPr>
                <w:sz w:val="26"/>
                <w:szCs w:val="26"/>
              </w:rPr>
              <w:t>2</w:t>
            </w:r>
          </w:p>
        </w:tc>
        <w:tc>
          <w:tcPr>
            <w:tcW w:w="850" w:type="dxa"/>
            <w:vAlign w:val="center"/>
          </w:tcPr>
          <w:p w14:paraId="4E563F25" w14:textId="77777777" w:rsidR="00257838" w:rsidRPr="00171262" w:rsidRDefault="00A62936" w:rsidP="006B69E3">
            <w:pPr>
              <w:spacing w:before="20" w:after="20"/>
              <w:ind w:firstLine="0"/>
              <w:jc w:val="center"/>
              <w:rPr>
                <w:sz w:val="26"/>
                <w:szCs w:val="26"/>
              </w:rPr>
            </w:pPr>
            <w:r w:rsidRPr="00171262">
              <w:rPr>
                <w:sz w:val="26"/>
                <w:szCs w:val="26"/>
              </w:rPr>
              <w:t>0</w:t>
            </w:r>
          </w:p>
        </w:tc>
        <w:tc>
          <w:tcPr>
            <w:tcW w:w="652" w:type="dxa"/>
            <w:vAlign w:val="center"/>
          </w:tcPr>
          <w:p w14:paraId="5DC1491A" w14:textId="77777777" w:rsidR="00257838" w:rsidRPr="00171262" w:rsidRDefault="006D1411" w:rsidP="006B69E3">
            <w:pPr>
              <w:spacing w:before="20" w:after="20"/>
              <w:ind w:firstLine="0"/>
              <w:jc w:val="center"/>
              <w:rPr>
                <w:sz w:val="26"/>
                <w:szCs w:val="26"/>
              </w:rPr>
            </w:pPr>
            <w:r w:rsidRPr="00171262">
              <w:rPr>
                <w:sz w:val="26"/>
                <w:szCs w:val="26"/>
              </w:rPr>
              <w:t>3</w:t>
            </w:r>
          </w:p>
        </w:tc>
        <w:tc>
          <w:tcPr>
            <w:tcW w:w="766" w:type="dxa"/>
            <w:vAlign w:val="center"/>
          </w:tcPr>
          <w:p w14:paraId="5B1E6267" w14:textId="77777777" w:rsidR="00257838" w:rsidRPr="00171262" w:rsidRDefault="00A62936" w:rsidP="006B69E3">
            <w:pPr>
              <w:spacing w:before="20" w:after="20"/>
              <w:ind w:firstLine="0"/>
              <w:jc w:val="center"/>
              <w:rPr>
                <w:sz w:val="26"/>
                <w:szCs w:val="26"/>
              </w:rPr>
            </w:pPr>
            <w:r w:rsidRPr="00171262">
              <w:rPr>
                <w:sz w:val="26"/>
                <w:szCs w:val="26"/>
              </w:rPr>
              <w:t>0</w:t>
            </w:r>
          </w:p>
        </w:tc>
        <w:tc>
          <w:tcPr>
            <w:tcW w:w="992" w:type="dxa"/>
            <w:vAlign w:val="center"/>
          </w:tcPr>
          <w:p w14:paraId="37B20234" w14:textId="77777777" w:rsidR="00257838" w:rsidRPr="00171262" w:rsidRDefault="00A27C38" w:rsidP="006B69E3">
            <w:pPr>
              <w:spacing w:before="20" w:after="20"/>
              <w:ind w:firstLine="0"/>
              <w:jc w:val="center"/>
              <w:rPr>
                <w:sz w:val="26"/>
                <w:szCs w:val="26"/>
              </w:rPr>
            </w:pPr>
            <w:r w:rsidRPr="00171262">
              <w:rPr>
                <w:sz w:val="26"/>
                <w:szCs w:val="26"/>
              </w:rPr>
              <w:t>1</w:t>
            </w:r>
          </w:p>
        </w:tc>
        <w:tc>
          <w:tcPr>
            <w:tcW w:w="1330" w:type="dxa"/>
            <w:vAlign w:val="center"/>
          </w:tcPr>
          <w:p w14:paraId="430B573D" w14:textId="77777777" w:rsidR="00257838" w:rsidRPr="00171262" w:rsidRDefault="00257838" w:rsidP="006B69E3">
            <w:pPr>
              <w:spacing w:before="20" w:after="20"/>
              <w:ind w:firstLine="0"/>
              <w:jc w:val="left"/>
              <w:rPr>
                <w:sz w:val="26"/>
                <w:szCs w:val="26"/>
              </w:rPr>
            </w:pPr>
          </w:p>
        </w:tc>
      </w:tr>
      <w:tr w:rsidR="006B69E3" w:rsidRPr="00171262" w14:paraId="17A7621F" w14:textId="77777777" w:rsidTr="00425D63">
        <w:trPr>
          <w:cantSplit/>
          <w:jc w:val="center"/>
        </w:trPr>
        <w:tc>
          <w:tcPr>
            <w:tcW w:w="539" w:type="dxa"/>
            <w:vAlign w:val="center"/>
          </w:tcPr>
          <w:p w14:paraId="1FB59FA2" w14:textId="77777777" w:rsidR="006B69E3" w:rsidRPr="00171262" w:rsidRDefault="006B69E3" w:rsidP="006B69E3">
            <w:pPr>
              <w:spacing w:before="20" w:after="20"/>
              <w:ind w:firstLine="0"/>
              <w:jc w:val="center"/>
              <w:rPr>
                <w:sz w:val="26"/>
                <w:szCs w:val="26"/>
              </w:rPr>
            </w:pPr>
            <w:r w:rsidRPr="00171262">
              <w:rPr>
                <w:b/>
                <w:bCs/>
                <w:sz w:val="26"/>
                <w:szCs w:val="26"/>
              </w:rPr>
              <w:t>II</w:t>
            </w:r>
          </w:p>
        </w:tc>
        <w:tc>
          <w:tcPr>
            <w:tcW w:w="1724" w:type="dxa"/>
            <w:vAlign w:val="center"/>
          </w:tcPr>
          <w:p w14:paraId="15B9D8FB" w14:textId="77777777" w:rsidR="006B69E3" w:rsidRPr="00171262" w:rsidRDefault="006B69E3" w:rsidP="006B69E3">
            <w:pPr>
              <w:spacing w:before="20" w:after="20"/>
              <w:ind w:firstLine="0"/>
              <w:jc w:val="left"/>
              <w:rPr>
                <w:sz w:val="26"/>
                <w:szCs w:val="26"/>
              </w:rPr>
            </w:pPr>
            <w:r w:rsidRPr="00171262">
              <w:rPr>
                <w:b/>
                <w:bCs/>
                <w:sz w:val="26"/>
                <w:szCs w:val="26"/>
              </w:rPr>
              <w:t>Nhà giáo tham gia đào tạo lái xe của Trường</w:t>
            </w:r>
          </w:p>
        </w:tc>
        <w:tc>
          <w:tcPr>
            <w:tcW w:w="851" w:type="dxa"/>
            <w:vAlign w:val="center"/>
          </w:tcPr>
          <w:p w14:paraId="15C5C178" w14:textId="77777777" w:rsidR="006B69E3" w:rsidRPr="00171262" w:rsidRDefault="006B69E3" w:rsidP="006B69E3">
            <w:pPr>
              <w:spacing w:before="20" w:after="20"/>
              <w:ind w:firstLine="0"/>
              <w:jc w:val="center"/>
              <w:rPr>
                <w:sz w:val="26"/>
                <w:szCs w:val="26"/>
              </w:rPr>
            </w:pPr>
          </w:p>
        </w:tc>
        <w:tc>
          <w:tcPr>
            <w:tcW w:w="850" w:type="dxa"/>
            <w:vAlign w:val="center"/>
          </w:tcPr>
          <w:p w14:paraId="5E9BD97B" w14:textId="77777777" w:rsidR="006B69E3" w:rsidRPr="00171262" w:rsidRDefault="006B69E3" w:rsidP="006B69E3">
            <w:pPr>
              <w:spacing w:before="20" w:after="20"/>
              <w:ind w:firstLine="0"/>
              <w:jc w:val="center"/>
              <w:rPr>
                <w:sz w:val="26"/>
                <w:szCs w:val="26"/>
              </w:rPr>
            </w:pPr>
          </w:p>
        </w:tc>
        <w:tc>
          <w:tcPr>
            <w:tcW w:w="851" w:type="dxa"/>
            <w:vAlign w:val="center"/>
          </w:tcPr>
          <w:p w14:paraId="1BF32910" w14:textId="77777777" w:rsidR="006B69E3" w:rsidRPr="00171262" w:rsidRDefault="006B69E3" w:rsidP="006B69E3">
            <w:pPr>
              <w:spacing w:before="20" w:after="20"/>
              <w:ind w:firstLine="0"/>
              <w:jc w:val="center"/>
              <w:rPr>
                <w:sz w:val="26"/>
                <w:szCs w:val="26"/>
              </w:rPr>
            </w:pPr>
          </w:p>
        </w:tc>
        <w:tc>
          <w:tcPr>
            <w:tcW w:w="850" w:type="dxa"/>
            <w:vAlign w:val="center"/>
          </w:tcPr>
          <w:p w14:paraId="5A7B1B6F" w14:textId="77777777" w:rsidR="006B69E3" w:rsidRPr="00171262" w:rsidRDefault="006B69E3" w:rsidP="006B69E3">
            <w:pPr>
              <w:spacing w:before="20" w:after="20"/>
              <w:ind w:firstLine="0"/>
              <w:jc w:val="center"/>
              <w:rPr>
                <w:sz w:val="26"/>
                <w:szCs w:val="26"/>
              </w:rPr>
            </w:pPr>
          </w:p>
        </w:tc>
        <w:tc>
          <w:tcPr>
            <w:tcW w:w="652" w:type="dxa"/>
            <w:vAlign w:val="center"/>
          </w:tcPr>
          <w:p w14:paraId="3FD85C3F" w14:textId="77777777" w:rsidR="006B69E3" w:rsidRPr="00171262" w:rsidRDefault="006B69E3" w:rsidP="006B69E3">
            <w:pPr>
              <w:spacing w:before="20" w:after="20"/>
              <w:ind w:firstLine="0"/>
              <w:jc w:val="center"/>
              <w:rPr>
                <w:sz w:val="26"/>
                <w:szCs w:val="26"/>
              </w:rPr>
            </w:pPr>
          </w:p>
        </w:tc>
        <w:tc>
          <w:tcPr>
            <w:tcW w:w="766" w:type="dxa"/>
            <w:vAlign w:val="center"/>
          </w:tcPr>
          <w:p w14:paraId="6A57BE71" w14:textId="77777777" w:rsidR="006B69E3" w:rsidRPr="00171262" w:rsidRDefault="006B69E3" w:rsidP="006B69E3">
            <w:pPr>
              <w:spacing w:before="20" w:after="20"/>
              <w:ind w:firstLine="0"/>
              <w:jc w:val="center"/>
              <w:rPr>
                <w:sz w:val="26"/>
                <w:szCs w:val="26"/>
              </w:rPr>
            </w:pPr>
          </w:p>
        </w:tc>
        <w:tc>
          <w:tcPr>
            <w:tcW w:w="992" w:type="dxa"/>
            <w:vAlign w:val="center"/>
          </w:tcPr>
          <w:p w14:paraId="4331E1EC" w14:textId="77777777" w:rsidR="006B69E3" w:rsidRPr="00171262" w:rsidRDefault="006B69E3" w:rsidP="006B69E3">
            <w:pPr>
              <w:spacing w:before="20" w:after="20"/>
              <w:ind w:firstLine="0"/>
              <w:jc w:val="center"/>
              <w:rPr>
                <w:sz w:val="26"/>
                <w:szCs w:val="26"/>
              </w:rPr>
            </w:pPr>
          </w:p>
        </w:tc>
        <w:tc>
          <w:tcPr>
            <w:tcW w:w="1330" w:type="dxa"/>
            <w:vMerge w:val="restart"/>
            <w:vAlign w:val="center"/>
          </w:tcPr>
          <w:p w14:paraId="6BB4F1A6" w14:textId="77777777" w:rsidR="006B69E3" w:rsidRPr="00171262" w:rsidRDefault="006B69E3" w:rsidP="006B69E3">
            <w:pPr>
              <w:spacing w:before="20" w:after="20"/>
              <w:ind w:firstLine="0"/>
              <w:jc w:val="center"/>
              <w:rPr>
                <w:sz w:val="26"/>
                <w:szCs w:val="26"/>
              </w:rPr>
            </w:pPr>
            <w:r w:rsidRPr="00171262">
              <w:rPr>
                <w:sz w:val="26"/>
                <w:szCs w:val="26"/>
              </w:rPr>
              <w:t>Gồm viên chức của Khoa, các đơn vị khác trong Trường và nhà giáo hợp đồng</w:t>
            </w:r>
          </w:p>
        </w:tc>
      </w:tr>
      <w:tr w:rsidR="006B69E3" w:rsidRPr="00171262" w14:paraId="3627EE3F" w14:textId="77777777" w:rsidTr="00425D63">
        <w:trPr>
          <w:cantSplit/>
          <w:jc w:val="center"/>
        </w:trPr>
        <w:tc>
          <w:tcPr>
            <w:tcW w:w="539" w:type="dxa"/>
            <w:vAlign w:val="center"/>
          </w:tcPr>
          <w:p w14:paraId="0B6BF9A2" w14:textId="77777777" w:rsidR="006B69E3" w:rsidRPr="00171262" w:rsidRDefault="006B69E3" w:rsidP="006B69E3">
            <w:pPr>
              <w:spacing w:before="20" w:after="20"/>
              <w:ind w:firstLine="0"/>
              <w:jc w:val="center"/>
              <w:rPr>
                <w:sz w:val="26"/>
                <w:szCs w:val="26"/>
              </w:rPr>
            </w:pPr>
            <w:r w:rsidRPr="00171262">
              <w:rPr>
                <w:sz w:val="26"/>
                <w:szCs w:val="26"/>
              </w:rPr>
              <w:t>5</w:t>
            </w:r>
          </w:p>
        </w:tc>
        <w:tc>
          <w:tcPr>
            <w:tcW w:w="1724" w:type="dxa"/>
            <w:vAlign w:val="center"/>
          </w:tcPr>
          <w:p w14:paraId="4854826F" w14:textId="77777777" w:rsidR="006B69E3" w:rsidRPr="00171262" w:rsidRDefault="006B69E3" w:rsidP="006B69E3">
            <w:pPr>
              <w:spacing w:before="20" w:after="20"/>
              <w:ind w:firstLine="0"/>
              <w:jc w:val="left"/>
              <w:rPr>
                <w:sz w:val="26"/>
                <w:szCs w:val="26"/>
              </w:rPr>
            </w:pPr>
            <w:r w:rsidRPr="00171262">
              <w:rPr>
                <w:sz w:val="26"/>
                <w:szCs w:val="26"/>
              </w:rPr>
              <w:t>Nhà giáo dạy lái xe ô tô</w:t>
            </w:r>
          </w:p>
        </w:tc>
        <w:tc>
          <w:tcPr>
            <w:tcW w:w="851" w:type="dxa"/>
            <w:vAlign w:val="center"/>
          </w:tcPr>
          <w:p w14:paraId="6D1CBA35" w14:textId="77777777" w:rsidR="006B69E3" w:rsidRPr="00171262" w:rsidRDefault="006B69E3" w:rsidP="006B69E3">
            <w:pPr>
              <w:spacing w:before="20" w:after="20"/>
              <w:ind w:firstLine="0"/>
              <w:jc w:val="center"/>
              <w:rPr>
                <w:sz w:val="26"/>
                <w:szCs w:val="26"/>
              </w:rPr>
            </w:pPr>
            <w:r w:rsidRPr="00171262">
              <w:rPr>
                <w:sz w:val="26"/>
                <w:szCs w:val="26"/>
              </w:rPr>
              <w:t>80</w:t>
            </w:r>
          </w:p>
        </w:tc>
        <w:tc>
          <w:tcPr>
            <w:tcW w:w="850" w:type="dxa"/>
            <w:vAlign w:val="center"/>
          </w:tcPr>
          <w:p w14:paraId="022073F3" w14:textId="77777777" w:rsidR="006B69E3" w:rsidRPr="00171262" w:rsidRDefault="006B69E3" w:rsidP="006B69E3">
            <w:pPr>
              <w:spacing w:before="20" w:after="20"/>
              <w:ind w:firstLine="0"/>
              <w:jc w:val="center"/>
              <w:rPr>
                <w:sz w:val="26"/>
                <w:szCs w:val="26"/>
              </w:rPr>
            </w:pPr>
            <w:r w:rsidRPr="00171262">
              <w:rPr>
                <w:sz w:val="26"/>
                <w:szCs w:val="26"/>
              </w:rPr>
              <w:t>44</w:t>
            </w:r>
          </w:p>
        </w:tc>
        <w:tc>
          <w:tcPr>
            <w:tcW w:w="851" w:type="dxa"/>
            <w:vAlign w:val="center"/>
          </w:tcPr>
          <w:p w14:paraId="320CEBF3" w14:textId="77777777" w:rsidR="006B69E3" w:rsidRPr="00171262" w:rsidRDefault="006B69E3" w:rsidP="006B69E3">
            <w:pPr>
              <w:spacing w:before="20" w:after="20"/>
              <w:ind w:firstLine="0"/>
              <w:jc w:val="center"/>
              <w:rPr>
                <w:sz w:val="26"/>
                <w:szCs w:val="26"/>
              </w:rPr>
            </w:pPr>
            <w:del w:id="1001" w:author="Chốt nội dung mục 3.2, 23/10/2026 (Claude)" w:date="2026-10-23T15:39:02Z">
              <w:r w:rsidRPr="00171262">
                <w:rPr>
                  <w:sz w:val="26"/>
                  <w:szCs w:val="26"/>
                </w:rPr>
                <w:delText>35</w:delText>
              </w:r>
            </w:del>
            <w:ins w:id="1002" w:author="Chốt nội dung mục 3.2, 23/10/2026 (Claude)" w:date="2026-10-23T15:39:02Z">
              <w:r w:rsidRPr="00171262">
                <w:rPr>
                  <w:sz w:val="26"/>
                  <w:szCs w:val="26"/>
                </w:rPr>
                <w:t xml:space="preserve">36</w:t>
              </w:r>
            </w:ins>
          </w:p>
        </w:tc>
        <w:tc>
          <w:tcPr>
            <w:tcW w:w="850" w:type="dxa"/>
            <w:vAlign w:val="center"/>
          </w:tcPr>
          <w:p w14:paraId="34C48560" w14:textId="77777777" w:rsidR="006B69E3" w:rsidRPr="00171262" w:rsidRDefault="006B69E3" w:rsidP="006B69E3">
            <w:pPr>
              <w:spacing w:before="20" w:after="20"/>
              <w:ind w:firstLine="0"/>
              <w:jc w:val="center"/>
              <w:rPr>
                <w:sz w:val="26"/>
                <w:szCs w:val="26"/>
              </w:rPr>
            </w:pPr>
            <w:r w:rsidRPr="00171262">
              <w:rPr>
                <w:sz w:val="26"/>
                <w:szCs w:val="26"/>
              </w:rPr>
              <w:t>17</w:t>
            </w:r>
          </w:p>
        </w:tc>
        <w:tc>
          <w:tcPr>
            <w:tcW w:w="652" w:type="dxa"/>
            <w:vAlign w:val="center"/>
          </w:tcPr>
          <w:p w14:paraId="723D71EA" w14:textId="77777777" w:rsidR="006B69E3" w:rsidRPr="00171262" w:rsidRDefault="006B69E3" w:rsidP="006B69E3">
            <w:pPr>
              <w:spacing w:before="20" w:after="20"/>
              <w:ind w:firstLine="0"/>
              <w:jc w:val="center"/>
              <w:rPr>
                <w:sz w:val="26"/>
                <w:szCs w:val="26"/>
              </w:rPr>
            </w:pPr>
            <w:r w:rsidRPr="00171262">
              <w:rPr>
                <w:sz w:val="26"/>
                <w:szCs w:val="26"/>
              </w:rPr>
              <w:t>45</w:t>
            </w:r>
          </w:p>
        </w:tc>
        <w:tc>
          <w:tcPr>
            <w:tcW w:w="766" w:type="dxa"/>
            <w:vAlign w:val="center"/>
          </w:tcPr>
          <w:p w14:paraId="3A480722" w14:textId="77777777" w:rsidR="006B69E3" w:rsidRPr="00171262" w:rsidRDefault="006B69E3" w:rsidP="006B69E3">
            <w:pPr>
              <w:spacing w:before="20" w:after="20"/>
              <w:ind w:firstLine="0"/>
              <w:jc w:val="center"/>
              <w:rPr>
                <w:sz w:val="26"/>
                <w:szCs w:val="26"/>
              </w:rPr>
            </w:pPr>
            <w:r w:rsidRPr="00171262">
              <w:rPr>
                <w:sz w:val="26"/>
                <w:szCs w:val="26"/>
              </w:rPr>
              <w:t>8</w:t>
            </w:r>
          </w:p>
        </w:tc>
        <w:tc>
          <w:tcPr>
            <w:tcW w:w="992" w:type="dxa"/>
            <w:vAlign w:val="center"/>
          </w:tcPr>
          <w:p w14:paraId="78467731" w14:textId="77777777" w:rsidR="006B69E3" w:rsidRPr="00171262" w:rsidRDefault="006B69E3" w:rsidP="006B69E3">
            <w:pPr>
              <w:spacing w:before="20" w:after="20"/>
              <w:ind w:firstLine="0"/>
              <w:jc w:val="center"/>
              <w:rPr>
                <w:sz w:val="26"/>
                <w:szCs w:val="26"/>
              </w:rPr>
            </w:pPr>
            <w:r w:rsidRPr="00171262">
              <w:rPr>
                <w:sz w:val="26"/>
                <w:szCs w:val="26"/>
              </w:rPr>
              <w:t>10</w:t>
            </w:r>
          </w:p>
        </w:tc>
        <w:tc>
          <w:tcPr>
            <w:tcW w:w="1330" w:type="dxa"/>
            <w:vMerge/>
            <w:vAlign w:val="center"/>
          </w:tcPr>
          <w:p w14:paraId="42579CD2" w14:textId="77777777" w:rsidR="006B69E3" w:rsidRPr="00171262" w:rsidRDefault="006B69E3" w:rsidP="006B69E3">
            <w:pPr>
              <w:spacing w:before="20" w:after="20"/>
              <w:ind w:firstLine="0"/>
              <w:jc w:val="left"/>
              <w:rPr>
                <w:sz w:val="26"/>
                <w:szCs w:val="26"/>
              </w:rPr>
            </w:pPr>
          </w:p>
        </w:tc>
      </w:tr>
      <w:tr w:rsidR="006B69E3" w:rsidRPr="00171262" w14:paraId="3CB299DC" w14:textId="77777777" w:rsidTr="00425D63">
        <w:trPr>
          <w:cantSplit/>
          <w:jc w:val="center"/>
        </w:trPr>
        <w:tc>
          <w:tcPr>
            <w:tcW w:w="539" w:type="dxa"/>
            <w:vAlign w:val="center"/>
          </w:tcPr>
          <w:p w14:paraId="34EBA514" w14:textId="77777777" w:rsidR="006B69E3" w:rsidRPr="00171262" w:rsidRDefault="006B69E3" w:rsidP="006B69E3">
            <w:pPr>
              <w:spacing w:before="20" w:after="20"/>
              <w:ind w:firstLine="0"/>
              <w:jc w:val="center"/>
              <w:rPr>
                <w:sz w:val="26"/>
                <w:szCs w:val="26"/>
              </w:rPr>
            </w:pPr>
            <w:r w:rsidRPr="00171262">
              <w:rPr>
                <w:sz w:val="26"/>
                <w:szCs w:val="26"/>
              </w:rPr>
              <w:t>6</w:t>
            </w:r>
          </w:p>
        </w:tc>
        <w:tc>
          <w:tcPr>
            <w:tcW w:w="1724" w:type="dxa"/>
            <w:vAlign w:val="center"/>
          </w:tcPr>
          <w:p w14:paraId="4F28C0F6" w14:textId="77777777" w:rsidR="006B69E3" w:rsidRPr="00171262" w:rsidRDefault="006B69E3" w:rsidP="006B69E3">
            <w:pPr>
              <w:spacing w:before="20" w:after="20"/>
              <w:ind w:firstLine="0"/>
              <w:jc w:val="left"/>
              <w:rPr>
                <w:sz w:val="26"/>
                <w:szCs w:val="26"/>
              </w:rPr>
            </w:pPr>
            <w:r w:rsidRPr="00171262">
              <w:rPr>
                <w:sz w:val="26"/>
                <w:szCs w:val="26"/>
              </w:rPr>
              <w:t>Nhà giáo dạy lái xe mô tô Hạng A1</w:t>
            </w:r>
          </w:p>
        </w:tc>
        <w:tc>
          <w:tcPr>
            <w:tcW w:w="851" w:type="dxa"/>
            <w:vAlign w:val="center"/>
          </w:tcPr>
          <w:p w14:paraId="697F8F42" w14:textId="77777777" w:rsidR="006B69E3" w:rsidRPr="00171262" w:rsidRDefault="006B69E3" w:rsidP="006B69E3">
            <w:pPr>
              <w:spacing w:before="20" w:after="20"/>
              <w:ind w:firstLine="0"/>
              <w:jc w:val="center"/>
              <w:rPr>
                <w:sz w:val="26"/>
                <w:szCs w:val="26"/>
              </w:rPr>
            </w:pPr>
            <w:r w:rsidRPr="00171262">
              <w:rPr>
                <w:sz w:val="26"/>
                <w:szCs w:val="26"/>
              </w:rPr>
              <w:t>11</w:t>
            </w:r>
          </w:p>
        </w:tc>
        <w:tc>
          <w:tcPr>
            <w:tcW w:w="850" w:type="dxa"/>
            <w:vAlign w:val="center"/>
          </w:tcPr>
          <w:p w14:paraId="5DA7B469" w14:textId="77777777" w:rsidR="006B69E3" w:rsidRPr="00171262" w:rsidRDefault="006B69E3" w:rsidP="006B69E3">
            <w:pPr>
              <w:spacing w:before="20" w:after="20"/>
              <w:ind w:firstLine="0"/>
              <w:jc w:val="center"/>
              <w:rPr>
                <w:sz w:val="26"/>
                <w:szCs w:val="26"/>
              </w:rPr>
            </w:pPr>
            <w:r w:rsidRPr="00171262">
              <w:rPr>
                <w:sz w:val="26"/>
                <w:szCs w:val="26"/>
              </w:rPr>
              <w:t>08</w:t>
            </w:r>
          </w:p>
        </w:tc>
        <w:tc>
          <w:tcPr>
            <w:tcW w:w="851" w:type="dxa"/>
            <w:vAlign w:val="center"/>
          </w:tcPr>
          <w:p w14:paraId="05C10D65" w14:textId="77777777" w:rsidR="006B69E3" w:rsidRPr="00171262" w:rsidRDefault="006B69E3" w:rsidP="006B69E3">
            <w:pPr>
              <w:spacing w:before="20" w:after="20"/>
              <w:ind w:firstLine="0"/>
              <w:jc w:val="center"/>
              <w:rPr>
                <w:sz w:val="26"/>
                <w:szCs w:val="26"/>
              </w:rPr>
            </w:pPr>
            <w:r w:rsidRPr="00171262">
              <w:rPr>
                <w:sz w:val="26"/>
                <w:szCs w:val="26"/>
              </w:rPr>
              <w:t>03</w:t>
            </w:r>
          </w:p>
        </w:tc>
        <w:tc>
          <w:tcPr>
            <w:tcW w:w="850" w:type="dxa"/>
            <w:vAlign w:val="center"/>
          </w:tcPr>
          <w:p w14:paraId="5A2B88B9" w14:textId="77777777" w:rsidR="006B69E3" w:rsidRPr="00171262" w:rsidRDefault="006B69E3" w:rsidP="006B69E3">
            <w:pPr>
              <w:spacing w:before="20" w:after="20"/>
              <w:ind w:firstLine="0"/>
              <w:jc w:val="center"/>
              <w:rPr>
                <w:sz w:val="26"/>
                <w:szCs w:val="26"/>
              </w:rPr>
            </w:pPr>
            <w:r w:rsidRPr="00171262">
              <w:rPr>
                <w:sz w:val="26"/>
                <w:szCs w:val="26"/>
              </w:rPr>
              <w:t>01</w:t>
            </w:r>
          </w:p>
        </w:tc>
        <w:tc>
          <w:tcPr>
            <w:tcW w:w="652" w:type="dxa"/>
            <w:vAlign w:val="center"/>
          </w:tcPr>
          <w:p w14:paraId="5329016A" w14:textId="77777777" w:rsidR="006B69E3" w:rsidRPr="00171262" w:rsidRDefault="006B69E3" w:rsidP="006B69E3">
            <w:pPr>
              <w:spacing w:before="20" w:after="20"/>
              <w:ind w:firstLine="0"/>
              <w:jc w:val="center"/>
              <w:rPr>
                <w:sz w:val="26"/>
                <w:szCs w:val="26"/>
              </w:rPr>
            </w:pPr>
            <w:r w:rsidRPr="00171262">
              <w:rPr>
                <w:sz w:val="26"/>
                <w:szCs w:val="26"/>
              </w:rPr>
              <w:t>08</w:t>
            </w:r>
          </w:p>
        </w:tc>
        <w:tc>
          <w:tcPr>
            <w:tcW w:w="766" w:type="dxa"/>
            <w:vAlign w:val="center"/>
          </w:tcPr>
          <w:p w14:paraId="67282209" w14:textId="77777777" w:rsidR="006B69E3" w:rsidRPr="00171262" w:rsidRDefault="006B69E3" w:rsidP="006B69E3">
            <w:pPr>
              <w:spacing w:before="20" w:after="20"/>
              <w:ind w:firstLine="0"/>
              <w:jc w:val="center"/>
              <w:rPr>
                <w:sz w:val="26"/>
                <w:szCs w:val="26"/>
              </w:rPr>
            </w:pPr>
            <w:r w:rsidRPr="00171262">
              <w:rPr>
                <w:sz w:val="26"/>
                <w:szCs w:val="26"/>
              </w:rPr>
              <w:t>0</w:t>
            </w:r>
          </w:p>
        </w:tc>
        <w:tc>
          <w:tcPr>
            <w:tcW w:w="992" w:type="dxa"/>
            <w:vAlign w:val="center"/>
          </w:tcPr>
          <w:p w14:paraId="09AEAE01" w14:textId="77777777" w:rsidR="006B69E3" w:rsidRPr="00171262" w:rsidRDefault="006B69E3" w:rsidP="006B69E3">
            <w:pPr>
              <w:spacing w:before="20" w:after="20"/>
              <w:ind w:firstLine="0"/>
              <w:jc w:val="center"/>
              <w:rPr>
                <w:sz w:val="26"/>
                <w:szCs w:val="26"/>
              </w:rPr>
            </w:pPr>
            <w:r w:rsidRPr="00171262">
              <w:rPr>
                <w:sz w:val="26"/>
                <w:szCs w:val="26"/>
              </w:rPr>
              <w:t>02</w:t>
            </w:r>
          </w:p>
        </w:tc>
        <w:tc>
          <w:tcPr>
            <w:tcW w:w="1330" w:type="dxa"/>
            <w:vMerge/>
            <w:vAlign w:val="center"/>
          </w:tcPr>
          <w:p w14:paraId="0D562413" w14:textId="77777777" w:rsidR="006B69E3" w:rsidRPr="00171262" w:rsidRDefault="006B69E3" w:rsidP="006B69E3">
            <w:pPr>
              <w:spacing w:before="20" w:after="20"/>
              <w:ind w:firstLine="0"/>
              <w:jc w:val="left"/>
              <w:rPr>
                <w:sz w:val="26"/>
                <w:szCs w:val="26"/>
              </w:rPr>
            </w:pPr>
          </w:p>
        </w:tc>
      </w:tr>
    </w:tbl>
    <w:p w14:paraId="2AC5662A" w14:textId="77777777" w:rsidR="005C2626" w:rsidRPr="00171262" w:rsidRDefault="00A27C38" w:rsidP="003A49E2">
      <w:r w:rsidRPr="00171262">
        <w:t>Nguồn: Quyết định số 2047/QĐ-CĐKT; Báo cáo đề nghị cấp giấy phép đào tạo lái xe ô tô ngày 24/7/2026; Thông báo số 797/TB-CĐKT ngày 09/7/2026.</w:t>
      </w:r>
    </w:p>
    <w:p w14:paraId="71ED198B" w14:textId="77777777" w:rsidR="005C2626" w:rsidRPr="00171262" w:rsidRDefault="00A27C38" w:rsidP="003A49E2">
      <w:r w:rsidRPr="00171262">
        <w:t>d) Các điều kiện pháp lý hiện có: Trường có Giấy phép đào tạo lái xe ô tô mã số 51012-01/2026 ngày 06/8/2026 (gửi kèm Công văn số 6099/SXD-VTPT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Đào tạo lái xe mô tô Hạng A1 thực hiện theo phương án hoạt động đã thông báo tại Thông báo số 797/TB-CĐKT ngày 09/7/2026; ngày 10/7/2026, Sở Xây dựng đã kiểm tra và thống nhất đề nghị công bố Trường đủ điều kiện đào tạo lái xe mô tô Hạng A1.</w:t>
      </w:r>
    </w:p>
    <w:p w14:paraId="2FF9E3DB" w14:textId="77777777" w:rsidR="00D80DBB" w:rsidRPr="00171262" w:rsidRDefault="00D80DBB" w:rsidP="00D80DBB">
      <w:pPr>
        <w:pStyle w:val="Heading2"/>
        <w:rPr>
          <w:color w:val="auto"/>
        </w:rPr>
      </w:pPr>
      <w:bookmarkStart w:id="9" w:name="_Toc243571125"/>
      <w:r w:rsidRPr="00171262">
        <w:rPr>
          <w:color w:val="auto"/>
        </w:rPr>
        <w:t>2. Bộ môn ĐT&amp;SHLX mô tô</w:t>
      </w:r>
      <w:bookmarkEnd w:id="9"/>
    </w:p>
    <w:p w14:paraId="20A713DD" w14:textId="77777777" w:rsidR="00D80DBB" w:rsidRPr="00171262" w:rsidRDefault="00D80DBB" w:rsidP="00D80DBB">
      <w:r w:rsidRPr="00171262">
        <w:t>a) Vị trí, chức năng, nhiệm vụ của bộ môn ĐT&amp;SHLX mô tô</w:t>
      </w:r>
    </w:p>
    <w:p w14:paraId="44B1CDD1" w14:textId="77777777" w:rsidR="005C2626" w:rsidRPr="00171262" w:rsidRDefault="00A27C38" w:rsidP="003A49E2">
      <w:r w:rsidRPr="00171262">
        <w:t>Bộ môn Đào tạo và Sát hạch lái xe mô tô là một trong hai bộ môn thuộc Khoa (điểm b khoản 4 Điều 4 Quy định ban hành kèm theo Quyết định số 2047/QĐ-CĐKT), trực tiếp đào tạo lái xe mô tô Hạng A1 và quản lý, sử dụng hệ thống sân, thiết bị sát hạch Hạng A1 của Khoa. Nhiệm vụ, quyền hạn của Trưởng bộ môn, Phó Trưởng bộ môn thực hiện theo khoản 5 Điều 25 Quy chế tổ chức và hoạt động của Trường và khoản 2 Điều 8 Quy định ban hành kèm theo Quyết định số 2047/QĐ-CĐKT. Bộ môn hiện có 04 viên chức, người lao động (02 biên chế, 02 hợp đồng), do ông Nguyễn Khắc Vinh làm Trưởng bộ môn.</w:t>
      </w:r>
    </w:p>
    <w:p w14:paraId="74319E2B" w14:textId="77777777" w:rsidR="00D80DBB" w:rsidRPr="00171262" w:rsidRDefault="00D80DBB" w:rsidP="00D80DBB">
      <w:r w:rsidRPr="00171262">
        <w:t>b) Số lượng người làm việc</w:t>
      </w:r>
    </w:p>
    <w:p w14:paraId="2E8DD042" w14:textId="77777777" w:rsidR="00D80DBB" w:rsidRPr="00171262" w:rsidRDefault="00D80DBB" w:rsidP="00D80DBB">
      <w:pPr>
        <w:rPr>
          <w:b/>
          <w:bCs/>
        </w:rPr>
      </w:pPr>
      <w:r w:rsidRPr="00171262">
        <w:t>Đào tạo lái xe mô tô Hạng A1 do 11 nhà giáo đảm nhiệm (11 người giảng dạy lý thuyết, 10 người giảng dạy thực hành; 08 biên chế, 03 hợp đồng), thống kê tại Bảng 2.</w:t>
      </w:r>
    </w:p>
    <w:p w14:paraId="117B388A" w14:textId="77777777" w:rsidR="00D80DBB" w:rsidRPr="00171262" w:rsidRDefault="00D80DBB" w:rsidP="00D80DBB">
      <w:pPr>
        <w:rPr>
          <w:b/>
          <w:bCs/>
        </w:rPr>
      </w:pPr>
      <w:r w:rsidRPr="00171262">
        <w:t>Về điều kiện giảng dạy thực hành Hạng A: Hiện có 10 nhà giáo, viên chức có giấy phép lái xe Hạng A, trong đó 06 người đã có giấy chứng nhận giáo viên dạy thực hành lái xe Hạng A; 03 người tiếp tục hoàn thành tập huấn, kiểm tra trong tháng 10 và tháng 11/2026. Sau khi hoàn thành, có 09 người đủ điều kiện dạy thực hành lái xe Hạng A.</w:t>
      </w:r>
    </w:p>
    <w:p w14:paraId="3F34C154" w14:textId="77777777" w:rsidR="00D748D7" w:rsidRPr="00171262" w:rsidRDefault="00D748D7" w:rsidP="00D748D7">
      <w:pPr>
        <w:pStyle w:val="tnbng"/>
        <w:rPr>
          <w:color w:val="auto"/>
        </w:rPr>
      </w:pPr>
      <w:r w:rsidRPr="00171262">
        <w:rPr>
          <w:color w:val="auto"/>
        </w:rPr>
        <w:t>Bảng 2. Nhà giáo dạy lái xe mô tô Hạng A1 của Trường</w:t>
      </w:r>
    </w:p>
    <w:tbl>
      <w:tblPr>
        <w:tblStyle w:val="TableGrid"/>
        <w:tblW w:w="8926" w:type="dxa"/>
        <w:tblLook w:val="04A0" w:firstRow="1" w:lastRow="0" w:firstColumn="1" w:lastColumn="0" w:noHBand="0" w:noVBand="1"/>
      </w:tblPr>
      <w:tblGrid>
        <w:gridCol w:w="4673"/>
        <w:gridCol w:w="4253"/>
      </w:tblGrid>
      <w:tr w:rsidR="007221BB" w:rsidRPr="00171262" w14:paraId="627F0088" w14:textId="77777777" w:rsidTr="007B60FF">
        <w:trPr>
          <w:cantSplit/>
          <w:tblHeader/>
        </w:trPr>
        <w:tc>
          <w:tcPr>
            <w:tcW w:w="4673" w:type="dxa"/>
          </w:tcPr>
          <w:p w14:paraId="65E97A05" w14:textId="77777777" w:rsidR="005C2626" w:rsidRPr="00171262" w:rsidRDefault="00A27C38">
            <w:pPr>
              <w:spacing w:before="20" w:after="20"/>
              <w:ind w:firstLine="0"/>
              <w:rPr>
                <w:sz w:val="26"/>
                <w:szCs w:val="26"/>
              </w:rPr>
            </w:pPr>
            <w:r w:rsidRPr="00171262">
              <w:rPr>
                <w:b/>
                <w:sz w:val="26"/>
                <w:szCs w:val="26"/>
              </w:rPr>
              <w:t>Chỉ tiêu</w:t>
            </w:r>
          </w:p>
        </w:tc>
        <w:tc>
          <w:tcPr>
            <w:tcW w:w="4253" w:type="dxa"/>
          </w:tcPr>
          <w:p w14:paraId="48FB0F19" w14:textId="77777777" w:rsidR="005C2626" w:rsidRPr="00171262" w:rsidRDefault="00A27C38">
            <w:pPr>
              <w:spacing w:before="20" w:after="20"/>
              <w:ind w:firstLine="0"/>
              <w:rPr>
                <w:sz w:val="26"/>
                <w:szCs w:val="26"/>
              </w:rPr>
            </w:pPr>
            <w:r w:rsidRPr="00171262">
              <w:rPr>
                <w:b/>
                <w:sz w:val="26"/>
                <w:szCs w:val="26"/>
              </w:rPr>
              <w:t>Số lượng</w:t>
            </w:r>
          </w:p>
        </w:tc>
      </w:tr>
      <w:tr w:rsidR="007221BB" w:rsidRPr="00171262" w14:paraId="722D3863" w14:textId="77777777" w:rsidTr="007B60FF">
        <w:trPr>
          <w:cantSplit/>
        </w:trPr>
        <w:tc>
          <w:tcPr>
            <w:tcW w:w="4673" w:type="dxa"/>
          </w:tcPr>
          <w:p w14:paraId="3D444210" w14:textId="77777777" w:rsidR="005C2626" w:rsidRPr="00171262" w:rsidRDefault="00A27C38">
            <w:pPr>
              <w:spacing w:before="20" w:after="20"/>
              <w:ind w:firstLine="0"/>
              <w:rPr>
                <w:sz w:val="26"/>
                <w:szCs w:val="26"/>
              </w:rPr>
            </w:pPr>
            <w:r w:rsidRPr="00171262">
              <w:rPr>
                <w:sz w:val="26"/>
                <w:szCs w:val="26"/>
              </w:rPr>
              <w:t>Tổng số nhà giáo</w:t>
            </w:r>
          </w:p>
        </w:tc>
        <w:tc>
          <w:tcPr>
            <w:tcW w:w="4253" w:type="dxa"/>
          </w:tcPr>
          <w:p w14:paraId="7EA745C9" w14:textId="77777777" w:rsidR="005C2626" w:rsidRPr="00171262" w:rsidRDefault="008C338C" w:rsidP="006B69E3">
            <w:pPr>
              <w:spacing w:before="20" w:after="20"/>
              <w:ind w:firstLine="0"/>
              <w:rPr>
                <w:sz w:val="26"/>
                <w:szCs w:val="26"/>
              </w:rPr>
            </w:pPr>
            <w:r w:rsidRPr="00171262">
              <w:rPr>
                <w:sz w:val="26"/>
                <w:szCs w:val="26"/>
              </w:rPr>
              <w:t>11 người</w:t>
            </w:r>
          </w:p>
        </w:tc>
      </w:tr>
      <w:tr w:rsidR="008C338C" w:rsidRPr="00171262" w14:paraId="3137BAB0" w14:textId="77777777" w:rsidTr="007B60FF">
        <w:trPr>
          <w:cantSplit/>
        </w:trPr>
        <w:tc>
          <w:tcPr>
            <w:tcW w:w="4673" w:type="dxa"/>
          </w:tcPr>
          <w:p w14:paraId="4BD91E48" w14:textId="77777777" w:rsidR="008C338C" w:rsidRPr="00171262" w:rsidRDefault="008C338C" w:rsidP="008C338C">
            <w:pPr>
              <w:spacing w:before="20" w:after="20"/>
              <w:ind w:firstLine="0"/>
              <w:rPr>
                <w:sz w:val="26"/>
                <w:szCs w:val="26"/>
              </w:rPr>
            </w:pPr>
            <w:r w:rsidRPr="00171262">
              <w:rPr>
                <w:sz w:val="26"/>
                <w:szCs w:val="26"/>
              </w:rPr>
              <w:t>- Giảng dạy lý thuyết</w:t>
            </w:r>
          </w:p>
        </w:tc>
        <w:tc>
          <w:tcPr>
            <w:tcW w:w="4253" w:type="dxa"/>
          </w:tcPr>
          <w:p w14:paraId="636B94C8" w14:textId="77777777" w:rsidR="008C338C" w:rsidRPr="00171262" w:rsidRDefault="008C338C" w:rsidP="006B69E3">
            <w:pPr>
              <w:spacing w:before="20" w:after="20"/>
              <w:ind w:firstLine="0"/>
              <w:rPr>
                <w:sz w:val="26"/>
                <w:szCs w:val="26"/>
              </w:rPr>
            </w:pPr>
            <w:r w:rsidRPr="00171262">
              <w:rPr>
                <w:sz w:val="26"/>
                <w:szCs w:val="26"/>
              </w:rPr>
              <w:t>11 người</w:t>
            </w:r>
          </w:p>
        </w:tc>
      </w:tr>
      <w:tr w:rsidR="008C338C" w:rsidRPr="00171262" w14:paraId="717EB604" w14:textId="77777777" w:rsidTr="007B60FF">
        <w:trPr>
          <w:cantSplit/>
        </w:trPr>
        <w:tc>
          <w:tcPr>
            <w:tcW w:w="4673" w:type="dxa"/>
          </w:tcPr>
          <w:p w14:paraId="4201B958" w14:textId="77777777" w:rsidR="008C338C" w:rsidRPr="00171262" w:rsidRDefault="008C338C" w:rsidP="008C338C">
            <w:pPr>
              <w:spacing w:before="20" w:after="20"/>
              <w:ind w:firstLine="0"/>
              <w:rPr>
                <w:sz w:val="26"/>
                <w:szCs w:val="26"/>
              </w:rPr>
            </w:pPr>
            <w:r w:rsidRPr="00171262">
              <w:rPr>
                <w:sz w:val="26"/>
                <w:szCs w:val="26"/>
              </w:rPr>
              <w:t>- Giảng dạy thực hành</w:t>
            </w:r>
          </w:p>
        </w:tc>
        <w:tc>
          <w:tcPr>
            <w:tcW w:w="4253" w:type="dxa"/>
          </w:tcPr>
          <w:p w14:paraId="573042C7" w14:textId="77777777" w:rsidR="008C338C" w:rsidRPr="00171262" w:rsidRDefault="008C338C" w:rsidP="006B69E3">
            <w:pPr>
              <w:spacing w:before="20" w:after="20"/>
              <w:ind w:firstLine="0"/>
              <w:rPr>
                <w:sz w:val="26"/>
                <w:szCs w:val="26"/>
              </w:rPr>
            </w:pPr>
            <w:r w:rsidRPr="00171262">
              <w:rPr>
                <w:sz w:val="26"/>
                <w:szCs w:val="26"/>
              </w:rPr>
              <w:t>10 người</w:t>
            </w:r>
          </w:p>
        </w:tc>
      </w:tr>
      <w:tr w:rsidR="008C338C" w:rsidRPr="00171262" w14:paraId="40AF34FE" w14:textId="77777777" w:rsidTr="007B60FF">
        <w:trPr>
          <w:cantSplit/>
        </w:trPr>
        <w:tc>
          <w:tcPr>
            <w:tcW w:w="4673" w:type="dxa"/>
          </w:tcPr>
          <w:p w14:paraId="25199C9C" w14:textId="77777777" w:rsidR="008C338C" w:rsidRPr="00171262" w:rsidRDefault="008C338C" w:rsidP="008C338C">
            <w:pPr>
              <w:spacing w:before="20" w:after="20"/>
              <w:ind w:firstLine="0"/>
              <w:rPr>
                <w:sz w:val="26"/>
                <w:szCs w:val="26"/>
              </w:rPr>
            </w:pPr>
            <w:r w:rsidRPr="00171262">
              <w:rPr>
                <w:sz w:val="26"/>
                <w:szCs w:val="26"/>
              </w:rPr>
              <w:t>Hình thức tuyển dụng: Biên chế</w:t>
            </w:r>
          </w:p>
        </w:tc>
        <w:tc>
          <w:tcPr>
            <w:tcW w:w="4253" w:type="dxa"/>
          </w:tcPr>
          <w:p w14:paraId="6299C88A" w14:textId="77777777" w:rsidR="008C338C" w:rsidRPr="00171262" w:rsidRDefault="008C338C" w:rsidP="006B69E3">
            <w:pPr>
              <w:spacing w:before="20" w:after="20"/>
              <w:ind w:firstLine="0"/>
              <w:rPr>
                <w:sz w:val="26"/>
                <w:szCs w:val="26"/>
              </w:rPr>
            </w:pPr>
            <w:r w:rsidRPr="00171262">
              <w:rPr>
                <w:sz w:val="26"/>
                <w:szCs w:val="26"/>
              </w:rPr>
              <w:t>08 người</w:t>
            </w:r>
          </w:p>
        </w:tc>
      </w:tr>
      <w:tr w:rsidR="008C338C" w:rsidRPr="00171262" w14:paraId="0A47B10D" w14:textId="77777777" w:rsidTr="007B60FF">
        <w:trPr>
          <w:cantSplit/>
        </w:trPr>
        <w:tc>
          <w:tcPr>
            <w:tcW w:w="4673" w:type="dxa"/>
          </w:tcPr>
          <w:p w14:paraId="1C90CC77" w14:textId="77777777" w:rsidR="008C338C" w:rsidRPr="00171262" w:rsidRDefault="008C338C" w:rsidP="008C338C">
            <w:pPr>
              <w:spacing w:before="20" w:after="20"/>
              <w:ind w:firstLine="0"/>
              <w:rPr>
                <w:sz w:val="26"/>
                <w:szCs w:val="26"/>
              </w:rPr>
            </w:pPr>
            <w:r w:rsidRPr="00171262">
              <w:rPr>
                <w:sz w:val="26"/>
                <w:szCs w:val="26"/>
              </w:rPr>
              <w:t>Hình thức tuyển dụng: Hợp đồng</w:t>
            </w:r>
          </w:p>
        </w:tc>
        <w:tc>
          <w:tcPr>
            <w:tcW w:w="4253" w:type="dxa"/>
          </w:tcPr>
          <w:p w14:paraId="7A00C30D" w14:textId="77777777" w:rsidR="008C338C" w:rsidRPr="00171262" w:rsidRDefault="008C338C" w:rsidP="006B69E3">
            <w:pPr>
              <w:spacing w:before="20" w:after="20"/>
              <w:ind w:firstLine="0"/>
              <w:rPr>
                <w:sz w:val="26"/>
                <w:szCs w:val="26"/>
              </w:rPr>
            </w:pPr>
            <w:r w:rsidRPr="00171262">
              <w:rPr>
                <w:sz w:val="26"/>
                <w:szCs w:val="26"/>
              </w:rPr>
              <w:t>03 người</w:t>
            </w:r>
          </w:p>
        </w:tc>
      </w:tr>
      <w:tr w:rsidR="008C338C" w:rsidRPr="00171262" w14:paraId="50FABBF3" w14:textId="77777777" w:rsidTr="007B60FF">
        <w:trPr>
          <w:cantSplit/>
        </w:trPr>
        <w:tc>
          <w:tcPr>
            <w:tcW w:w="4673" w:type="dxa"/>
          </w:tcPr>
          <w:p w14:paraId="7B6005C7" w14:textId="77777777" w:rsidR="008C338C" w:rsidRPr="00171262" w:rsidRDefault="008C338C" w:rsidP="008C338C">
            <w:pPr>
              <w:spacing w:before="20" w:after="20"/>
              <w:ind w:firstLine="0"/>
              <w:rPr>
                <w:sz w:val="26"/>
                <w:szCs w:val="26"/>
              </w:rPr>
            </w:pPr>
            <w:r w:rsidRPr="00171262">
              <w:rPr>
                <w:sz w:val="26"/>
                <w:szCs w:val="26"/>
              </w:rPr>
              <w:t>Giấy phép lái xe Hạng A1</w:t>
            </w:r>
          </w:p>
        </w:tc>
        <w:tc>
          <w:tcPr>
            <w:tcW w:w="4253" w:type="dxa"/>
          </w:tcPr>
          <w:p w14:paraId="2DCA9D21" w14:textId="77777777" w:rsidR="008C338C" w:rsidRPr="00171262" w:rsidRDefault="008C338C" w:rsidP="006B69E3">
            <w:pPr>
              <w:spacing w:before="20" w:after="20"/>
              <w:ind w:firstLine="0"/>
              <w:rPr>
                <w:sz w:val="26"/>
                <w:szCs w:val="26"/>
              </w:rPr>
            </w:pPr>
            <w:r w:rsidRPr="00171262">
              <w:rPr>
                <w:sz w:val="26"/>
                <w:szCs w:val="26"/>
              </w:rPr>
              <w:t>07 người</w:t>
            </w:r>
          </w:p>
        </w:tc>
      </w:tr>
      <w:tr w:rsidR="008C338C" w:rsidRPr="00171262" w14:paraId="751D006B" w14:textId="77777777" w:rsidTr="007B60FF">
        <w:trPr>
          <w:cantSplit/>
        </w:trPr>
        <w:tc>
          <w:tcPr>
            <w:tcW w:w="4673" w:type="dxa"/>
          </w:tcPr>
          <w:p w14:paraId="3E0945A0" w14:textId="77777777" w:rsidR="008C338C" w:rsidRPr="00171262" w:rsidRDefault="008C338C" w:rsidP="008C338C">
            <w:pPr>
              <w:spacing w:before="20" w:after="20"/>
              <w:ind w:firstLine="0"/>
              <w:rPr>
                <w:sz w:val="26"/>
                <w:szCs w:val="26"/>
              </w:rPr>
            </w:pPr>
            <w:r w:rsidRPr="00171262">
              <w:rPr>
                <w:sz w:val="26"/>
                <w:szCs w:val="26"/>
              </w:rPr>
              <w:t>Giấy phép lái xe Hạng A</w:t>
            </w:r>
          </w:p>
        </w:tc>
        <w:tc>
          <w:tcPr>
            <w:tcW w:w="4253" w:type="dxa"/>
          </w:tcPr>
          <w:p w14:paraId="04C0D7A1" w14:textId="77777777" w:rsidR="008C338C" w:rsidRPr="00171262" w:rsidRDefault="008C338C" w:rsidP="006B69E3">
            <w:pPr>
              <w:spacing w:before="20" w:after="20"/>
              <w:ind w:firstLine="0"/>
              <w:rPr>
                <w:sz w:val="26"/>
                <w:szCs w:val="26"/>
              </w:rPr>
            </w:pPr>
            <w:r w:rsidRPr="00171262">
              <w:rPr>
                <w:sz w:val="26"/>
                <w:szCs w:val="26"/>
              </w:rPr>
              <w:t>04 người</w:t>
            </w:r>
          </w:p>
        </w:tc>
      </w:tr>
      <w:tr w:rsidR="008C338C" w:rsidRPr="00171262" w14:paraId="447BBD9D" w14:textId="77777777" w:rsidTr="007B60FF">
        <w:trPr>
          <w:cantSplit/>
        </w:trPr>
        <w:tc>
          <w:tcPr>
            <w:tcW w:w="4673" w:type="dxa"/>
          </w:tcPr>
          <w:p w14:paraId="74A60D44" w14:textId="77777777" w:rsidR="008C338C" w:rsidRPr="00171262" w:rsidRDefault="008C338C" w:rsidP="008C338C">
            <w:pPr>
              <w:spacing w:before="20" w:after="20"/>
              <w:ind w:firstLine="0"/>
              <w:rPr>
                <w:sz w:val="26"/>
                <w:szCs w:val="26"/>
              </w:rPr>
            </w:pPr>
            <w:r w:rsidRPr="00171262">
              <w:rPr>
                <w:sz w:val="26"/>
                <w:szCs w:val="26"/>
              </w:rPr>
              <w:t>Trình độ chuyên môn: Cử nhân, kỹ sư</w:t>
            </w:r>
          </w:p>
        </w:tc>
        <w:tc>
          <w:tcPr>
            <w:tcW w:w="4253" w:type="dxa"/>
          </w:tcPr>
          <w:p w14:paraId="2157E869" w14:textId="77777777" w:rsidR="008C338C" w:rsidRPr="00171262" w:rsidRDefault="008C338C" w:rsidP="006B69E3">
            <w:pPr>
              <w:spacing w:before="20" w:after="20"/>
              <w:ind w:firstLine="0"/>
              <w:rPr>
                <w:sz w:val="26"/>
                <w:szCs w:val="26"/>
              </w:rPr>
            </w:pPr>
            <w:r w:rsidRPr="00171262">
              <w:rPr>
                <w:sz w:val="26"/>
                <w:szCs w:val="26"/>
              </w:rPr>
              <w:t>09 người (trong đó 01 thạc sĩ)</w:t>
            </w:r>
          </w:p>
        </w:tc>
      </w:tr>
      <w:tr w:rsidR="008C338C" w:rsidRPr="00171262" w14:paraId="27F219EE" w14:textId="77777777" w:rsidTr="007B60FF">
        <w:trPr>
          <w:cantSplit/>
        </w:trPr>
        <w:tc>
          <w:tcPr>
            <w:tcW w:w="4673" w:type="dxa"/>
          </w:tcPr>
          <w:p w14:paraId="5A261616" w14:textId="77777777" w:rsidR="008C338C" w:rsidRPr="00171262" w:rsidRDefault="008C338C" w:rsidP="008C338C">
            <w:pPr>
              <w:spacing w:before="20" w:after="20"/>
              <w:ind w:firstLine="0"/>
              <w:rPr>
                <w:sz w:val="26"/>
                <w:szCs w:val="26"/>
              </w:rPr>
            </w:pPr>
            <w:r w:rsidRPr="00171262">
              <w:rPr>
                <w:sz w:val="26"/>
                <w:szCs w:val="26"/>
              </w:rPr>
              <w:t>Trình độ chuyên môn: Trung cấp</w:t>
            </w:r>
          </w:p>
        </w:tc>
        <w:tc>
          <w:tcPr>
            <w:tcW w:w="4253" w:type="dxa"/>
          </w:tcPr>
          <w:p w14:paraId="022A32F9" w14:textId="77777777" w:rsidR="008C338C" w:rsidRPr="00171262" w:rsidRDefault="008C338C" w:rsidP="006B69E3">
            <w:pPr>
              <w:spacing w:before="20" w:after="20"/>
              <w:ind w:firstLine="0"/>
              <w:rPr>
                <w:sz w:val="26"/>
                <w:szCs w:val="26"/>
              </w:rPr>
            </w:pPr>
            <w:r w:rsidRPr="00171262">
              <w:rPr>
                <w:sz w:val="26"/>
                <w:szCs w:val="26"/>
              </w:rPr>
              <w:t>02 người</w:t>
            </w:r>
          </w:p>
        </w:tc>
      </w:tr>
      <w:tr w:rsidR="007221BB" w:rsidRPr="00171262" w14:paraId="74A2AB6C" w14:textId="77777777" w:rsidTr="007B60FF">
        <w:trPr>
          <w:cantSplit/>
        </w:trPr>
        <w:tc>
          <w:tcPr>
            <w:tcW w:w="4673" w:type="dxa"/>
          </w:tcPr>
          <w:p w14:paraId="0DD97E08" w14:textId="77777777" w:rsidR="005C2626" w:rsidRPr="00171262" w:rsidRDefault="00A27C38">
            <w:pPr>
              <w:spacing w:before="20" w:after="20"/>
              <w:ind w:firstLine="0"/>
              <w:rPr>
                <w:sz w:val="26"/>
                <w:szCs w:val="26"/>
              </w:rPr>
            </w:pPr>
            <w:r w:rsidRPr="00171262">
              <w:rPr>
                <w:sz w:val="26"/>
                <w:szCs w:val="26"/>
              </w:rPr>
              <w:t>Thâm niên dạy lái xe</w:t>
            </w:r>
          </w:p>
        </w:tc>
        <w:tc>
          <w:tcPr>
            <w:tcW w:w="4253" w:type="dxa"/>
          </w:tcPr>
          <w:p w14:paraId="6BC4B6B8" w14:textId="77777777" w:rsidR="005C2626" w:rsidRPr="00171262" w:rsidRDefault="005C2626" w:rsidP="006B69E3">
            <w:pPr>
              <w:spacing w:before="20" w:after="20"/>
              <w:ind w:firstLine="0"/>
              <w:rPr>
                <w:sz w:val="26"/>
                <w:szCs w:val="26"/>
              </w:rPr>
            </w:pPr>
            <w:r w:rsidRPr="00171262">
              <w:rPr>
                <w:sz w:val="26"/>
                <w:szCs w:val="26"/>
              </w:rPr>
              <w:t>Từ 05 đến 31 năm; bình quân 20,2 năm</w:t>
            </w:r>
          </w:p>
        </w:tc>
      </w:tr>
      <w:tr w:rsidR="007221BB" w:rsidRPr="00171262" w14:paraId="3D377180" w14:textId="77777777" w:rsidTr="007B60FF">
        <w:trPr>
          <w:cantSplit/>
        </w:trPr>
        <w:tc>
          <w:tcPr>
            <w:tcW w:w="4673" w:type="dxa"/>
          </w:tcPr>
          <w:p w14:paraId="1F9754BC" w14:textId="77777777" w:rsidR="005C2626" w:rsidRPr="00171262" w:rsidRDefault="00A27C38">
            <w:pPr>
              <w:spacing w:before="20" w:after="20"/>
              <w:ind w:firstLine="0"/>
              <w:rPr>
                <w:sz w:val="26"/>
                <w:szCs w:val="26"/>
              </w:rPr>
            </w:pPr>
            <w:r w:rsidRPr="00171262">
              <w:rPr>
                <w:sz w:val="26"/>
                <w:szCs w:val="26"/>
              </w:rPr>
              <w:t>Nhà giáo có thâm niên từ 20 năm trở lên</w:t>
            </w:r>
          </w:p>
        </w:tc>
        <w:tc>
          <w:tcPr>
            <w:tcW w:w="4253" w:type="dxa"/>
          </w:tcPr>
          <w:p w14:paraId="0B9A6593" w14:textId="77777777" w:rsidR="005C2626" w:rsidRPr="00171262" w:rsidRDefault="008C338C" w:rsidP="006B69E3">
            <w:pPr>
              <w:spacing w:before="20" w:after="20"/>
              <w:ind w:firstLine="0"/>
              <w:rPr>
                <w:sz w:val="26"/>
                <w:szCs w:val="26"/>
              </w:rPr>
            </w:pPr>
            <w:r w:rsidRPr="00171262">
              <w:rPr>
                <w:sz w:val="26"/>
                <w:szCs w:val="26"/>
              </w:rPr>
              <w:t>08 người</w:t>
            </w:r>
          </w:p>
        </w:tc>
      </w:tr>
    </w:tbl>
    <w:p w14:paraId="1309FEB7" w14:textId="77777777" w:rsidR="005C2626" w:rsidRPr="00171262" w:rsidRDefault="00A27C38" w:rsidP="003A49E2">
      <w:r w:rsidRPr="00171262">
        <w:t>Nguồn: Phụ lục I Thông báo số 797/TB-CĐKT ngày 09/7/2026; số liệu cập nhật của Khoa đến tháng 9/2026.</w:t>
      </w:r>
    </w:p>
    <w:p w14:paraId="017D6356" w14:textId="77777777" w:rsidR="005C2626" w:rsidRPr="00171262" w:rsidRDefault="00A27C38" w:rsidP="003A49E2">
      <w:r w:rsidRPr="00171262">
        <w:t>Nhận xét: Đội ngũ nhà giáo có thâm niên dạy lái xe cao (bình quân 20,2 năm; 08/11 người từ 20 năm trở lên), phần lớn là viên chức biên chế (08/11 người). Đến tháng 10/2026, 04/11 nhà giáo trong danh sách và 06 viên chức khác của Trường đã có giấy phép lái xe Hạng A, trong đó 06 người đã có giấy chứng nhận giáo viên dạy thực hành lái xe Hạng A. Theo khoản 2 Điều 10 và Điều 11 Nghị định số 94/2026/NĐ-CP, giáo viên dạy thực hành Hạng A phải có giấy phép lái xe Hạng A trở lên và giấy chứng nhận giáo viên dạy thực hành lái xe; 03 người còn lại hoàn thành tập huấn, cấp giấy chứng nhận trong tháng 10 và tháng 11/2026, trước khi triển khai đào tạo.</w:t>
      </w:r>
    </w:p>
    <w:p w14:paraId="42589E34" w14:textId="77777777" w:rsidR="00D80DBB" w:rsidRPr="00171262" w:rsidRDefault="00D748D7" w:rsidP="00D748D7">
      <w:pPr>
        <w:pStyle w:val="Heading2"/>
        <w:rPr>
          <w:color w:val="auto"/>
        </w:rPr>
      </w:pPr>
      <w:bookmarkStart w:id="10" w:name="_Toc243571126"/>
      <w:r w:rsidRPr="00171262">
        <w:rPr>
          <w:color w:val="auto"/>
        </w:rPr>
        <w:t>3. Kết quả tuyển sinh, đào tạo, sát hạch lái xe</w:t>
      </w:r>
      <w:bookmarkEnd w:id="10"/>
    </w:p>
    <w:p w14:paraId="5CBA0110" w14:textId="77777777" w:rsidR="00D748D7" w:rsidRPr="00171262" w:rsidRDefault="00D748D7">
      <w:pPr>
        <w:rPr>
          <w:b/>
          <w:bCs/>
        </w:rPr>
      </w:pPr>
      <w:r w:rsidRPr="00171262">
        <w:rPr>
          <w:b/>
          <w:bCs/>
        </w:rPr>
        <w:t>a) Lái xe ô tô</w:t>
      </w:r>
    </w:p>
    <w:p w14:paraId="66C7B5C0" w14:textId="77777777" w:rsidR="00D748D7" w:rsidRPr="00171262" w:rsidRDefault="00D748D7" w:rsidP="00D748D7">
      <w:pPr>
        <w:pStyle w:val="tnbng"/>
        <w:rPr>
          <w:color w:val="auto"/>
        </w:rPr>
      </w:pPr>
      <w:bookmarkStart w:id="11" w:name="_Toc238544013"/>
      <w:r w:rsidRPr="00171262">
        <w:rPr>
          <w:color w:val="auto"/>
        </w:rPr>
        <w:t>Bảng 3. Kết quả tuyển sinh, đào tạo lái xe ô tô giai đoạn 2023-2025</w:t>
      </w:r>
      <w:bookmarkEnd w:id="11"/>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920"/>
        <w:gridCol w:w="1559"/>
        <w:gridCol w:w="960"/>
        <w:gridCol w:w="883"/>
      </w:tblGrid>
      <w:tr w:rsidR="00AF4BE5" w:rsidRPr="00171262" w14:paraId="39862D45" w14:textId="77777777" w:rsidTr="00AF4BE5">
        <w:trPr>
          <w:cantSplit/>
          <w:trHeight w:val="558"/>
          <w:tblHeader/>
          <w:jc w:val="center"/>
        </w:trPr>
        <w:tc>
          <w:tcPr>
            <w:tcW w:w="960" w:type="dxa"/>
            <w:vMerge w:val="restart"/>
            <w:vAlign w:val="center"/>
            <w:hideMark/>
          </w:tcPr>
          <w:p w14:paraId="16947905"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TT</w:t>
            </w:r>
          </w:p>
        </w:tc>
        <w:tc>
          <w:tcPr>
            <w:tcW w:w="960" w:type="dxa"/>
            <w:vMerge w:val="restart"/>
            <w:vAlign w:val="center"/>
            <w:hideMark/>
          </w:tcPr>
          <w:p w14:paraId="58F3685E"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Năm</w:t>
            </w:r>
          </w:p>
        </w:tc>
        <w:tc>
          <w:tcPr>
            <w:tcW w:w="1400" w:type="dxa"/>
            <w:vMerge w:val="restart"/>
            <w:vAlign w:val="center"/>
            <w:hideMark/>
          </w:tcPr>
          <w:p w14:paraId="0CF7B6CB"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Tổng</w:t>
            </w:r>
          </w:p>
        </w:tc>
        <w:tc>
          <w:tcPr>
            <w:tcW w:w="5322" w:type="dxa"/>
            <w:gridSpan w:val="4"/>
            <w:vAlign w:val="center"/>
            <w:hideMark/>
          </w:tcPr>
          <w:p w14:paraId="162C38A7"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Phân theo hạng GPLX</w:t>
            </w:r>
          </w:p>
        </w:tc>
      </w:tr>
      <w:tr w:rsidR="00AF4BE5" w:rsidRPr="00171262" w14:paraId="404B9B6A" w14:textId="77777777" w:rsidTr="00AF4BE5">
        <w:trPr>
          <w:cantSplit/>
          <w:trHeight w:val="170"/>
          <w:tblHeader/>
          <w:jc w:val="center"/>
        </w:trPr>
        <w:tc>
          <w:tcPr>
            <w:tcW w:w="960" w:type="dxa"/>
            <w:vMerge/>
            <w:vAlign w:val="center"/>
            <w:hideMark/>
          </w:tcPr>
          <w:p w14:paraId="6B83784C" w14:textId="77777777" w:rsidR="00AF4BE5" w:rsidRPr="00171262" w:rsidRDefault="00AF4BE5" w:rsidP="008C6E3B">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2DAAD959" w14:textId="77777777" w:rsidR="00AF4BE5" w:rsidRPr="00171262" w:rsidRDefault="00AF4BE5" w:rsidP="008C6E3B">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0E60E7CD" w14:textId="77777777" w:rsidR="00AF4BE5" w:rsidRPr="00171262" w:rsidRDefault="00AF4BE5" w:rsidP="008C6E3B">
            <w:pPr>
              <w:widowControl/>
              <w:spacing w:before="20" w:after="20"/>
              <w:ind w:firstLine="0"/>
              <w:jc w:val="left"/>
              <w:rPr>
                <w:rFonts w:asciiTheme="majorHAnsi" w:hAnsiTheme="majorHAnsi" w:cstheme="majorHAnsi"/>
                <w:b/>
                <w:bCs/>
                <w:sz w:val="26"/>
                <w:szCs w:val="26"/>
              </w:rPr>
            </w:pPr>
          </w:p>
        </w:tc>
        <w:tc>
          <w:tcPr>
            <w:tcW w:w="1920" w:type="dxa"/>
            <w:vAlign w:val="center"/>
          </w:tcPr>
          <w:p w14:paraId="36A96D5A" w14:textId="77777777" w:rsidR="00AF4BE5" w:rsidRPr="00171262" w:rsidRDefault="00AF4BE5" w:rsidP="008C6E3B">
            <w:pPr>
              <w:widowControl/>
              <w:spacing w:before="20" w:after="20"/>
              <w:ind w:firstLine="0"/>
              <w:jc w:val="center"/>
              <w:rPr>
                <w:rFonts w:asciiTheme="majorHAnsi" w:hAnsiTheme="majorHAnsi" w:cstheme="majorHAnsi"/>
                <w:i/>
                <w:iCs/>
                <w:sz w:val="26"/>
                <w:szCs w:val="26"/>
              </w:rPr>
            </w:pPr>
            <w:r w:rsidRPr="00171262">
              <w:rPr>
                <w:b/>
                <w:bCs/>
                <w:sz w:val="26"/>
                <w:szCs w:val="26"/>
              </w:rPr>
              <w:t>B số tự động (B1 số tự động)</w:t>
            </w:r>
          </w:p>
        </w:tc>
        <w:tc>
          <w:tcPr>
            <w:tcW w:w="1559" w:type="dxa"/>
            <w:vAlign w:val="center"/>
          </w:tcPr>
          <w:p w14:paraId="1CD4F349" w14:textId="77777777" w:rsidR="00AF4BE5" w:rsidRPr="00171262" w:rsidRDefault="00AF4BE5" w:rsidP="008C6E3B">
            <w:pPr>
              <w:widowControl/>
              <w:spacing w:before="20" w:after="20"/>
              <w:ind w:firstLine="0"/>
              <w:jc w:val="center"/>
              <w:rPr>
                <w:rFonts w:asciiTheme="majorHAnsi" w:hAnsiTheme="majorHAnsi" w:cstheme="majorHAnsi"/>
                <w:i/>
                <w:iCs/>
                <w:sz w:val="26"/>
                <w:szCs w:val="26"/>
              </w:rPr>
            </w:pPr>
            <w:r w:rsidRPr="00171262">
              <w:rPr>
                <w:b/>
                <w:bCs/>
                <w:sz w:val="26"/>
                <w:szCs w:val="26"/>
              </w:rPr>
              <w:t>B số cơ khí (B1, B2)</w:t>
            </w:r>
          </w:p>
        </w:tc>
        <w:tc>
          <w:tcPr>
            <w:tcW w:w="960" w:type="dxa"/>
            <w:vAlign w:val="center"/>
          </w:tcPr>
          <w:p w14:paraId="3085E5FA" w14:textId="77777777" w:rsidR="00AF4BE5" w:rsidRPr="00171262" w:rsidRDefault="00AF4BE5" w:rsidP="00AF4BE5">
            <w:pPr>
              <w:widowControl/>
              <w:spacing w:before="20" w:after="20"/>
              <w:ind w:firstLine="0"/>
              <w:jc w:val="center"/>
              <w:rPr>
                <w:rFonts w:asciiTheme="majorHAnsi" w:hAnsiTheme="majorHAnsi" w:cstheme="majorHAnsi"/>
                <w:i/>
                <w:iCs/>
                <w:sz w:val="26"/>
                <w:szCs w:val="26"/>
              </w:rPr>
            </w:pPr>
            <w:r w:rsidRPr="00171262">
              <w:rPr>
                <w:b/>
                <w:bCs/>
                <w:sz w:val="26"/>
                <w:szCs w:val="26"/>
              </w:rPr>
              <w:t>C1</w:t>
            </w:r>
          </w:p>
        </w:tc>
        <w:tc>
          <w:tcPr>
            <w:tcW w:w="883" w:type="dxa"/>
            <w:vAlign w:val="center"/>
          </w:tcPr>
          <w:p w14:paraId="1BD472FA" w14:textId="77777777" w:rsidR="00AF4BE5" w:rsidRPr="00171262" w:rsidRDefault="00AF4BE5" w:rsidP="00AF4BE5">
            <w:pPr>
              <w:widowControl/>
              <w:spacing w:before="20" w:after="20"/>
              <w:ind w:firstLine="0"/>
              <w:jc w:val="center"/>
              <w:rPr>
                <w:rFonts w:asciiTheme="majorHAnsi" w:hAnsiTheme="majorHAnsi" w:cstheme="majorHAnsi"/>
                <w:i/>
                <w:iCs/>
                <w:sz w:val="26"/>
                <w:szCs w:val="26"/>
              </w:rPr>
            </w:pPr>
            <w:r w:rsidRPr="00171262">
              <w:rPr>
                <w:b/>
                <w:bCs/>
                <w:sz w:val="26"/>
                <w:szCs w:val="26"/>
              </w:rPr>
              <w:t>C</w:t>
            </w:r>
          </w:p>
        </w:tc>
      </w:tr>
      <w:tr w:rsidR="00AF4BE5" w:rsidRPr="00171262" w14:paraId="6F986F03" w14:textId="77777777" w:rsidTr="00AF4BE5">
        <w:trPr>
          <w:cantSplit/>
          <w:trHeight w:val="170"/>
          <w:jc w:val="center"/>
        </w:trPr>
        <w:tc>
          <w:tcPr>
            <w:tcW w:w="960" w:type="dxa"/>
            <w:vAlign w:val="center"/>
            <w:hideMark/>
          </w:tcPr>
          <w:p w14:paraId="2F960CFF"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1</w:t>
            </w:r>
          </w:p>
        </w:tc>
        <w:tc>
          <w:tcPr>
            <w:tcW w:w="960" w:type="dxa"/>
            <w:vAlign w:val="center"/>
            <w:hideMark/>
          </w:tcPr>
          <w:p w14:paraId="2A7D6429"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2023</w:t>
            </w:r>
          </w:p>
        </w:tc>
        <w:tc>
          <w:tcPr>
            <w:tcW w:w="1400" w:type="dxa"/>
            <w:vAlign w:val="center"/>
          </w:tcPr>
          <w:p w14:paraId="27784459"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sz w:val="26"/>
                <w:szCs w:val="26"/>
              </w:rPr>
              <w:t>172</w:t>
            </w:r>
          </w:p>
        </w:tc>
        <w:tc>
          <w:tcPr>
            <w:tcW w:w="1920" w:type="dxa"/>
            <w:vAlign w:val="center"/>
          </w:tcPr>
          <w:p w14:paraId="4BE2E0CD"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c>
          <w:tcPr>
            <w:tcW w:w="1559" w:type="dxa"/>
            <w:vAlign w:val="center"/>
          </w:tcPr>
          <w:p w14:paraId="59D6E37A"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140</w:t>
            </w:r>
          </w:p>
        </w:tc>
        <w:tc>
          <w:tcPr>
            <w:tcW w:w="960" w:type="dxa"/>
            <w:vAlign w:val="center"/>
          </w:tcPr>
          <w:p w14:paraId="23E19258"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c>
          <w:tcPr>
            <w:tcW w:w="883" w:type="dxa"/>
            <w:vAlign w:val="center"/>
          </w:tcPr>
          <w:p w14:paraId="1FB7F756"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32</w:t>
            </w:r>
          </w:p>
        </w:tc>
      </w:tr>
      <w:tr w:rsidR="00AF4BE5" w:rsidRPr="00171262" w14:paraId="03B92441" w14:textId="77777777" w:rsidTr="00AF4BE5">
        <w:trPr>
          <w:cantSplit/>
          <w:trHeight w:val="170"/>
          <w:jc w:val="center"/>
        </w:trPr>
        <w:tc>
          <w:tcPr>
            <w:tcW w:w="960" w:type="dxa"/>
            <w:vAlign w:val="center"/>
            <w:hideMark/>
          </w:tcPr>
          <w:p w14:paraId="45E7BEF3"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2</w:t>
            </w:r>
          </w:p>
        </w:tc>
        <w:tc>
          <w:tcPr>
            <w:tcW w:w="960" w:type="dxa"/>
            <w:vAlign w:val="center"/>
            <w:hideMark/>
          </w:tcPr>
          <w:p w14:paraId="669549AA"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2024</w:t>
            </w:r>
          </w:p>
        </w:tc>
        <w:tc>
          <w:tcPr>
            <w:tcW w:w="1400" w:type="dxa"/>
            <w:vAlign w:val="center"/>
          </w:tcPr>
          <w:p w14:paraId="0837F35A"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sz w:val="26"/>
                <w:szCs w:val="26"/>
              </w:rPr>
              <w:t>502</w:t>
            </w:r>
          </w:p>
        </w:tc>
        <w:tc>
          <w:tcPr>
            <w:tcW w:w="1920" w:type="dxa"/>
            <w:vAlign w:val="center"/>
          </w:tcPr>
          <w:p w14:paraId="657F6915"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185</w:t>
            </w:r>
          </w:p>
        </w:tc>
        <w:tc>
          <w:tcPr>
            <w:tcW w:w="1559" w:type="dxa"/>
            <w:vAlign w:val="center"/>
          </w:tcPr>
          <w:p w14:paraId="63EF3CF8"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245</w:t>
            </w:r>
          </w:p>
        </w:tc>
        <w:tc>
          <w:tcPr>
            <w:tcW w:w="960" w:type="dxa"/>
            <w:vAlign w:val="center"/>
          </w:tcPr>
          <w:p w14:paraId="6C02D6F9"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c>
          <w:tcPr>
            <w:tcW w:w="883" w:type="dxa"/>
            <w:vAlign w:val="center"/>
          </w:tcPr>
          <w:p w14:paraId="43FE0957"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72</w:t>
            </w:r>
          </w:p>
        </w:tc>
      </w:tr>
      <w:tr w:rsidR="00AF4BE5" w:rsidRPr="00171262" w14:paraId="5153626C" w14:textId="77777777" w:rsidTr="00AF4BE5">
        <w:trPr>
          <w:cantSplit/>
          <w:trHeight w:val="170"/>
          <w:jc w:val="center"/>
        </w:trPr>
        <w:tc>
          <w:tcPr>
            <w:tcW w:w="960" w:type="dxa"/>
            <w:vAlign w:val="center"/>
            <w:hideMark/>
          </w:tcPr>
          <w:p w14:paraId="70B07653"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3</w:t>
            </w:r>
          </w:p>
        </w:tc>
        <w:tc>
          <w:tcPr>
            <w:tcW w:w="960" w:type="dxa"/>
            <w:vAlign w:val="center"/>
            <w:hideMark/>
          </w:tcPr>
          <w:p w14:paraId="3CB84E81"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2025</w:t>
            </w:r>
          </w:p>
        </w:tc>
        <w:tc>
          <w:tcPr>
            <w:tcW w:w="1400" w:type="dxa"/>
            <w:vAlign w:val="center"/>
          </w:tcPr>
          <w:p w14:paraId="05A88A8D"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sz w:val="26"/>
                <w:szCs w:val="26"/>
              </w:rPr>
              <w:t>696</w:t>
            </w:r>
          </w:p>
        </w:tc>
        <w:tc>
          <w:tcPr>
            <w:tcW w:w="1920" w:type="dxa"/>
            <w:vAlign w:val="center"/>
          </w:tcPr>
          <w:p w14:paraId="2DD7F4FA"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235</w:t>
            </w:r>
          </w:p>
        </w:tc>
        <w:tc>
          <w:tcPr>
            <w:tcW w:w="1559" w:type="dxa"/>
            <w:vAlign w:val="center"/>
          </w:tcPr>
          <w:p w14:paraId="50DDE5AC"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425</w:t>
            </w:r>
          </w:p>
        </w:tc>
        <w:tc>
          <w:tcPr>
            <w:tcW w:w="960" w:type="dxa"/>
            <w:vAlign w:val="center"/>
          </w:tcPr>
          <w:p w14:paraId="6BC0E2EE"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36</w:t>
            </w:r>
          </w:p>
        </w:tc>
        <w:tc>
          <w:tcPr>
            <w:tcW w:w="883" w:type="dxa"/>
            <w:vAlign w:val="center"/>
          </w:tcPr>
          <w:p w14:paraId="61CEB06E"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r>
      <w:tr w:rsidR="00AF4BE5" w:rsidRPr="00171262" w14:paraId="753332D8" w14:textId="77777777" w:rsidTr="00AF4BE5">
        <w:trPr>
          <w:cantSplit/>
          <w:trHeight w:val="170"/>
          <w:jc w:val="center"/>
        </w:trPr>
        <w:tc>
          <w:tcPr>
            <w:tcW w:w="1920" w:type="dxa"/>
            <w:gridSpan w:val="2"/>
            <w:vAlign w:val="center"/>
            <w:hideMark/>
          </w:tcPr>
          <w:p w14:paraId="06F3A9BF"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lang w:eastAsia="vi-VN"/>
              </w:rPr>
              <w:t>Tổng cộng</w:t>
            </w:r>
          </w:p>
        </w:tc>
        <w:tc>
          <w:tcPr>
            <w:tcW w:w="1400" w:type="dxa"/>
            <w:vAlign w:val="center"/>
          </w:tcPr>
          <w:p w14:paraId="4CC3B610"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1.370</w:t>
            </w:r>
          </w:p>
        </w:tc>
        <w:tc>
          <w:tcPr>
            <w:tcW w:w="1920" w:type="dxa"/>
            <w:vAlign w:val="center"/>
          </w:tcPr>
          <w:p w14:paraId="0B2C6E10"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420</w:t>
            </w:r>
          </w:p>
        </w:tc>
        <w:tc>
          <w:tcPr>
            <w:tcW w:w="1559" w:type="dxa"/>
            <w:vAlign w:val="center"/>
          </w:tcPr>
          <w:p w14:paraId="42872505"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810</w:t>
            </w:r>
          </w:p>
        </w:tc>
        <w:tc>
          <w:tcPr>
            <w:tcW w:w="960" w:type="dxa"/>
            <w:vAlign w:val="center"/>
          </w:tcPr>
          <w:p w14:paraId="55A3F60D"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36</w:t>
            </w:r>
          </w:p>
        </w:tc>
        <w:tc>
          <w:tcPr>
            <w:tcW w:w="883" w:type="dxa"/>
            <w:vAlign w:val="center"/>
          </w:tcPr>
          <w:p w14:paraId="0E232445"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104</w:t>
            </w:r>
          </w:p>
        </w:tc>
      </w:tr>
    </w:tbl>
    <w:p w14:paraId="4832891F" w14:textId="77777777" w:rsidR="005C2626" w:rsidRPr="00171262" w:rsidRDefault="00A27C38" w:rsidP="003A49E2">
      <w:r w:rsidRPr="00171262">
        <w:t>Nguồn: Số liệu học viên đào tạo lái xe ô tô năm 2023–2025 của Khoa.</w:t>
      </w:r>
    </w:p>
    <w:p w14:paraId="55C33F74" w14:textId="77777777" w:rsidR="00D80DBB" w:rsidRPr="00171262" w:rsidRDefault="00D80DBB">
      <w:pPr>
        <w:rPr>
          <w:b/>
          <w:bCs/>
        </w:rPr>
      </w:pPr>
      <w:r w:rsidRPr="00171262">
        <w:t>Nhận xét: Giai đoạn 2023–2025, Trường tuyển sinh 42 khóa lái xe ô tô với 1.370 học viên, trong đó 1.355 học viên tốt nghiệp (98,9%); quy mô tăng từ 172 học viên (2023) lên 502 học viên (2024) và 696 học viên (2025) sau khi mở đào tạo hạng B số tự động (từ năm 2024) và hạng C1 (năm 2025). Năm 2026, đến ngày 26/9/2026 đã khai giảng 19 khóa với 1.079 học viên (hạng B số tự động 280, hạng B số cơ khí 625, hạng C1 174).</w:t>
      </w:r>
    </w:p>
    <w:p w14:paraId="3E663323" w14:textId="77777777" w:rsidR="00D748D7" w:rsidRPr="00171262" w:rsidRDefault="00D748D7" w:rsidP="00D748D7">
      <w:pPr>
        <w:rPr>
          <w:b/>
          <w:bCs/>
        </w:rPr>
      </w:pPr>
      <w:r w:rsidRPr="00171262">
        <w:rPr>
          <w:b/>
          <w:bCs/>
        </w:rPr>
        <w:t>b) Lái xe mô tô</w:t>
      </w:r>
    </w:p>
    <w:p w14:paraId="71C49210" w14:textId="77777777" w:rsidR="005C2626" w:rsidRPr="00171262" w:rsidRDefault="00A27C38" w:rsidP="003A49E2">
      <w:r w:rsidRPr="00171262">
        <w:t>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Kết quả tuyển sinh, đào tạo giai đoạn 2021–2025 được tổng hợp tại Bảng 4.</w:t>
      </w:r>
    </w:p>
    <w:p w14:paraId="1D24738A" w14:textId="77777777" w:rsidR="00D748D7" w:rsidRPr="00171262" w:rsidRDefault="00D748D7" w:rsidP="00D748D7">
      <w:pPr>
        <w:pStyle w:val="tnbng"/>
        <w:rPr>
          <w:color w:val="auto"/>
        </w:rPr>
      </w:pPr>
      <w:bookmarkStart w:id="12" w:name="_Hlk240716709"/>
      <w:r w:rsidRPr="00171262">
        <w:rPr>
          <w:color w:val="auto"/>
        </w:rPr>
        <w:t>Bảng 4. Kết quả tuyển sinh, đào tạo lái xe mô tô giai đoạn 2021-2025</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495"/>
        <w:gridCol w:w="1559"/>
      </w:tblGrid>
      <w:tr w:rsidR="00525322" w:rsidRPr="00171262" w14:paraId="191A900D" w14:textId="77777777" w:rsidTr="00222E55">
        <w:trPr>
          <w:cantSplit/>
          <w:trHeight w:val="613"/>
          <w:tblHeader/>
          <w:jc w:val="center"/>
        </w:trPr>
        <w:tc>
          <w:tcPr>
            <w:tcW w:w="960" w:type="dxa"/>
            <w:vMerge w:val="restart"/>
            <w:vAlign w:val="center"/>
            <w:hideMark/>
          </w:tcPr>
          <w:bookmarkEnd w:id="12"/>
          <w:p w14:paraId="1A713533"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TT</w:t>
            </w:r>
          </w:p>
        </w:tc>
        <w:tc>
          <w:tcPr>
            <w:tcW w:w="960" w:type="dxa"/>
            <w:vMerge w:val="restart"/>
            <w:vAlign w:val="center"/>
            <w:hideMark/>
          </w:tcPr>
          <w:p w14:paraId="0412A49F"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Năm</w:t>
            </w:r>
          </w:p>
        </w:tc>
        <w:tc>
          <w:tcPr>
            <w:tcW w:w="1400" w:type="dxa"/>
            <w:vMerge w:val="restart"/>
            <w:vAlign w:val="center"/>
            <w:hideMark/>
          </w:tcPr>
          <w:p w14:paraId="5A4218FD"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Tổng</w:t>
            </w:r>
          </w:p>
        </w:tc>
        <w:tc>
          <w:tcPr>
            <w:tcW w:w="3054" w:type="dxa"/>
            <w:gridSpan w:val="2"/>
            <w:vAlign w:val="center"/>
            <w:hideMark/>
          </w:tcPr>
          <w:p w14:paraId="34C588B6"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Phân theo hạng GPLX</w:t>
            </w:r>
          </w:p>
        </w:tc>
      </w:tr>
      <w:tr w:rsidR="00525322" w:rsidRPr="00171262" w14:paraId="78EE4FB8" w14:textId="77777777" w:rsidTr="00222E55">
        <w:trPr>
          <w:cantSplit/>
          <w:trHeight w:val="170"/>
          <w:tblHeader/>
          <w:jc w:val="center"/>
        </w:trPr>
        <w:tc>
          <w:tcPr>
            <w:tcW w:w="960" w:type="dxa"/>
            <w:vMerge/>
            <w:vAlign w:val="center"/>
            <w:hideMark/>
          </w:tcPr>
          <w:p w14:paraId="2B1505B6" w14:textId="77777777" w:rsidR="00525322" w:rsidRPr="00171262" w:rsidRDefault="00525322" w:rsidP="003F6848">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6088D96D" w14:textId="77777777" w:rsidR="00525322" w:rsidRPr="00171262" w:rsidRDefault="00525322" w:rsidP="003F6848">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7D0A2148" w14:textId="77777777" w:rsidR="00525322" w:rsidRPr="00171262" w:rsidRDefault="00525322" w:rsidP="003F6848">
            <w:pPr>
              <w:widowControl/>
              <w:spacing w:before="20" w:after="20"/>
              <w:ind w:firstLine="0"/>
              <w:jc w:val="left"/>
              <w:rPr>
                <w:rFonts w:asciiTheme="majorHAnsi" w:hAnsiTheme="majorHAnsi" w:cstheme="majorHAnsi"/>
                <w:b/>
                <w:bCs/>
                <w:sz w:val="26"/>
                <w:szCs w:val="26"/>
              </w:rPr>
            </w:pPr>
          </w:p>
        </w:tc>
        <w:tc>
          <w:tcPr>
            <w:tcW w:w="1495" w:type="dxa"/>
            <w:vAlign w:val="center"/>
          </w:tcPr>
          <w:p w14:paraId="08ABBC93" w14:textId="77777777" w:rsidR="00525322" w:rsidRPr="00171262" w:rsidRDefault="00525322" w:rsidP="003F6848">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A1</w:t>
            </w:r>
          </w:p>
        </w:tc>
        <w:tc>
          <w:tcPr>
            <w:tcW w:w="1559" w:type="dxa"/>
            <w:vAlign w:val="center"/>
          </w:tcPr>
          <w:p w14:paraId="3F6DF8CB" w14:textId="77777777" w:rsidR="00525322" w:rsidRPr="00171262" w:rsidRDefault="00525322" w:rsidP="003F6848">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w:t>
            </w:r>
          </w:p>
        </w:tc>
      </w:tr>
      <w:tr w:rsidR="00525322" w:rsidRPr="00171262" w14:paraId="62B406D6" w14:textId="77777777" w:rsidTr="00222E55">
        <w:trPr>
          <w:cantSplit/>
          <w:trHeight w:val="170"/>
          <w:jc w:val="center"/>
        </w:trPr>
        <w:tc>
          <w:tcPr>
            <w:tcW w:w="960" w:type="dxa"/>
            <w:vAlign w:val="center"/>
          </w:tcPr>
          <w:p w14:paraId="69754D16"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1</w:t>
            </w:r>
          </w:p>
        </w:tc>
        <w:tc>
          <w:tcPr>
            <w:tcW w:w="960" w:type="dxa"/>
            <w:vAlign w:val="center"/>
          </w:tcPr>
          <w:p w14:paraId="541B3FF3"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2021</w:t>
            </w:r>
          </w:p>
        </w:tc>
        <w:tc>
          <w:tcPr>
            <w:tcW w:w="1400" w:type="dxa"/>
            <w:vAlign w:val="center"/>
          </w:tcPr>
          <w:p w14:paraId="347129E4"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2.612</w:t>
            </w:r>
          </w:p>
        </w:tc>
        <w:tc>
          <w:tcPr>
            <w:tcW w:w="1495" w:type="dxa"/>
            <w:vAlign w:val="center"/>
          </w:tcPr>
          <w:p w14:paraId="7460D6C8"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2.612</w:t>
            </w:r>
          </w:p>
        </w:tc>
        <w:tc>
          <w:tcPr>
            <w:tcW w:w="1559" w:type="dxa"/>
            <w:vAlign w:val="center"/>
          </w:tcPr>
          <w:p w14:paraId="421CB762"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50504C39" w14:textId="77777777" w:rsidTr="00222E55">
        <w:trPr>
          <w:cantSplit/>
          <w:trHeight w:val="170"/>
          <w:jc w:val="center"/>
        </w:trPr>
        <w:tc>
          <w:tcPr>
            <w:tcW w:w="960" w:type="dxa"/>
            <w:vAlign w:val="center"/>
          </w:tcPr>
          <w:p w14:paraId="2F773096"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2</w:t>
            </w:r>
          </w:p>
        </w:tc>
        <w:tc>
          <w:tcPr>
            <w:tcW w:w="960" w:type="dxa"/>
            <w:vAlign w:val="center"/>
          </w:tcPr>
          <w:p w14:paraId="0A8FB31A"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2022</w:t>
            </w:r>
          </w:p>
        </w:tc>
        <w:tc>
          <w:tcPr>
            <w:tcW w:w="1400" w:type="dxa"/>
            <w:vAlign w:val="center"/>
          </w:tcPr>
          <w:p w14:paraId="45D6A04C"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3.887</w:t>
            </w:r>
          </w:p>
        </w:tc>
        <w:tc>
          <w:tcPr>
            <w:tcW w:w="1495" w:type="dxa"/>
            <w:vAlign w:val="center"/>
          </w:tcPr>
          <w:p w14:paraId="55D051C2"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3.887</w:t>
            </w:r>
          </w:p>
        </w:tc>
        <w:tc>
          <w:tcPr>
            <w:tcW w:w="1559" w:type="dxa"/>
            <w:vAlign w:val="center"/>
          </w:tcPr>
          <w:p w14:paraId="33DD6AA0"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46506928" w14:textId="77777777" w:rsidTr="00222E55">
        <w:trPr>
          <w:cantSplit/>
          <w:trHeight w:val="170"/>
          <w:jc w:val="center"/>
        </w:trPr>
        <w:tc>
          <w:tcPr>
            <w:tcW w:w="960" w:type="dxa"/>
            <w:vAlign w:val="center"/>
          </w:tcPr>
          <w:p w14:paraId="33890737"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3</w:t>
            </w:r>
          </w:p>
        </w:tc>
        <w:tc>
          <w:tcPr>
            <w:tcW w:w="960" w:type="dxa"/>
            <w:vAlign w:val="center"/>
          </w:tcPr>
          <w:p w14:paraId="2AE6A106"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2023</w:t>
            </w:r>
          </w:p>
        </w:tc>
        <w:tc>
          <w:tcPr>
            <w:tcW w:w="1400" w:type="dxa"/>
            <w:vAlign w:val="center"/>
          </w:tcPr>
          <w:p w14:paraId="6CBC2710"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1.603</w:t>
            </w:r>
          </w:p>
        </w:tc>
        <w:tc>
          <w:tcPr>
            <w:tcW w:w="1495" w:type="dxa"/>
            <w:vAlign w:val="center"/>
          </w:tcPr>
          <w:p w14:paraId="09338062"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1.603</w:t>
            </w:r>
          </w:p>
        </w:tc>
        <w:tc>
          <w:tcPr>
            <w:tcW w:w="1559" w:type="dxa"/>
            <w:vAlign w:val="center"/>
          </w:tcPr>
          <w:p w14:paraId="17D0F4EA"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4AB8BDBF" w14:textId="77777777" w:rsidTr="00222E55">
        <w:trPr>
          <w:cantSplit/>
          <w:trHeight w:val="170"/>
          <w:jc w:val="center"/>
        </w:trPr>
        <w:tc>
          <w:tcPr>
            <w:tcW w:w="960" w:type="dxa"/>
            <w:vAlign w:val="center"/>
          </w:tcPr>
          <w:p w14:paraId="15DF0D8F"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4</w:t>
            </w:r>
          </w:p>
        </w:tc>
        <w:tc>
          <w:tcPr>
            <w:tcW w:w="960" w:type="dxa"/>
            <w:vAlign w:val="center"/>
          </w:tcPr>
          <w:p w14:paraId="2917DB40"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2024</w:t>
            </w:r>
          </w:p>
        </w:tc>
        <w:tc>
          <w:tcPr>
            <w:tcW w:w="1400" w:type="dxa"/>
            <w:vAlign w:val="center"/>
          </w:tcPr>
          <w:p w14:paraId="1342F7DA"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2.869</w:t>
            </w:r>
          </w:p>
        </w:tc>
        <w:tc>
          <w:tcPr>
            <w:tcW w:w="1495" w:type="dxa"/>
            <w:vAlign w:val="center"/>
          </w:tcPr>
          <w:p w14:paraId="0B2B1242"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2.869</w:t>
            </w:r>
          </w:p>
        </w:tc>
        <w:tc>
          <w:tcPr>
            <w:tcW w:w="1559" w:type="dxa"/>
            <w:vAlign w:val="center"/>
          </w:tcPr>
          <w:p w14:paraId="0E6819F6"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26B3EB5B" w14:textId="77777777" w:rsidTr="00222E55">
        <w:trPr>
          <w:cantSplit/>
          <w:trHeight w:val="170"/>
          <w:jc w:val="center"/>
        </w:trPr>
        <w:tc>
          <w:tcPr>
            <w:tcW w:w="960" w:type="dxa"/>
            <w:vAlign w:val="center"/>
          </w:tcPr>
          <w:p w14:paraId="2C5417E3"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5</w:t>
            </w:r>
          </w:p>
        </w:tc>
        <w:tc>
          <w:tcPr>
            <w:tcW w:w="960" w:type="dxa"/>
            <w:vAlign w:val="center"/>
          </w:tcPr>
          <w:p w14:paraId="31252E97"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2025</w:t>
            </w:r>
          </w:p>
        </w:tc>
        <w:tc>
          <w:tcPr>
            <w:tcW w:w="1400" w:type="dxa"/>
            <w:vAlign w:val="center"/>
          </w:tcPr>
          <w:p w14:paraId="7A792980"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3.604</w:t>
            </w:r>
          </w:p>
        </w:tc>
        <w:tc>
          <w:tcPr>
            <w:tcW w:w="1495" w:type="dxa"/>
            <w:vAlign w:val="center"/>
          </w:tcPr>
          <w:p w14:paraId="1539FAC1"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3.604</w:t>
            </w:r>
          </w:p>
        </w:tc>
        <w:tc>
          <w:tcPr>
            <w:tcW w:w="1559" w:type="dxa"/>
            <w:vAlign w:val="center"/>
          </w:tcPr>
          <w:p w14:paraId="6C557D47"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w:t>
            </w:r>
          </w:p>
        </w:tc>
      </w:tr>
      <w:tr w:rsidR="00525322" w:rsidRPr="00171262" w14:paraId="11CF96D4" w14:textId="77777777" w:rsidTr="00222E55">
        <w:trPr>
          <w:cantSplit/>
          <w:trHeight w:val="170"/>
          <w:jc w:val="center"/>
        </w:trPr>
        <w:tc>
          <w:tcPr>
            <w:tcW w:w="1920" w:type="dxa"/>
            <w:gridSpan w:val="2"/>
            <w:vAlign w:val="center"/>
            <w:hideMark/>
          </w:tcPr>
          <w:p w14:paraId="5F58BE86"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lang w:eastAsia="vi-VN"/>
              </w:rPr>
              <w:t>Tổng cộng</w:t>
            </w:r>
          </w:p>
        </w:tc>
        <w:tc>
          <w:tcPr>
            <w:tcW w:w="1400" w:type="dxa"/>
            <w:vAlign w:val="center"/>
          </w:tcPr>
          <w:p w14:paraId="6A920AEC"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b/>
                <w:bCs/>
                <w:sz w:val="26"/>
                <w:szCs w:val="26"/>
              </w:rPr>
              <w:t>14.575</w:t>
            </w:r>
          </w:p>
        </w:tc>
        <w:tc>
          <w:tcPr>
            <w:tcW w:w="1495" w:type="dxa"/>
            <w:vAlign w:val="center"/>
          </w:tcPr>
          <w:p w14:paraId="7FB9DD51"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b/>
                <w:bCs/>
                <w:sz w:val="26"/>
                <w:szCs w:val="26"/>
              </w:rPr>
              <w:t>14.575</w:t>
            </w:r>
          </w:p>
        </w:tc>
        <w:tc>
          <w:tcPr>
            <w:tcW w:w="1559" w:type="dxa"/>
            <w:vAlign w:val="center"/>
          </w:tcPr>
          <w:p w14:paraId="186C679C"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w:t>
            </w:r>
          </w:p>
        </w:tc>
      </w:tr>
    </w:tbl>
    <w:p w14:paraId="63D9FD9C" w14:textId="77777777" w:rsidR="005C2626" w:rsidRPr="00171262" w:rsidRDefault="00A27C38" w:rsidP="003A49E2">
      <w:r w:rsidRPr="00171262">
        <w:t>Nguồn: Số liệu thống kê đào tạo lái xe mô tô của Khoa (tính theo ngày khai giảng khóa).</w:t>
      </w:r>
    </w:p>
    <w:p w14:paraId="3CE32529" w14:textId="77777777" w:rsidR="00D80DBB" w:rsidRPr="00171262" w:rsidRDefault="00D80DBB">
      <w:pPr>
        <w:rPr>
          <w:b/>
          <w:bCs/>
        </w:rPr>
      </w:pPr>
      <w:r w:rsidRPr="00171262">
        <w:t>Nhận xét: Giai đoạn 2021–2025, Trường đào tạo 14.575 học viên lái xe mô tô Hạng A1, bình quân khoảng 2.900 học viên/năm. Sau khi giảm vào năm 2023 (1.603 học viên), quy mô tuyển sinh tăng liên tục: 2.869 học viên năm 2024, 3.604 học viên năm 2025 và 4.109 học viên trong 9 tháng năm 2026 (dự kiến cả năm khoảng 4.709 học viên, tăng khoảng 30% so với năm 2025). Học viên của Trường chiếm khoảng 28–30% quy mô đào tạo, sát hạch lái xe mô tô khu vực phía Tây tỉnh; tỷ lệ học viên dự sát hạch đạt yêu cầu năm 2023, 2024 khoảng 75%. Kết quả trên cho thấy nhu cầu học lái xe mô tô trên địa bàn tiếp tục tăng và Trường có kinh nghiệm tổ chức đào tạo với quy mô lớn, là nền tảng để mở rộng sang Hạng A; hiện Trường chưa đào tạo Hạng A.</w:t>
      </w:r>
    </w:p>
    <w:p w14:paraId="7115676A" w14:textId="77777777" w:rsidR="00D748D7" w:rsidRPr="00171262" w:rsidRDefault="00D748D7" w:rsidP="00D748D7">
      <w:pPr>
        <w:pStyle w:val="Heading2"/>
        <w:rPr>
          <w:color w:val="auto"/>
        </w:rPr>
      </w:pPr>
      <w:bookmarkStart w:id="13" w:name="_Toc243571127"/>
      <w:r w:rsidRPr="00171262">
        <w:rPr>
          <w:color w:val="auto"/>
        </w:rPr>
        <w:t>4. Kết quả thu, chi hoạt động lái xe của Trường giai đoạn 2023-2025</w:t>
      </w:r>
      <w:bookmarkEnd w:id="13"/>
    </w:p>
    <w:p w14:paraId="5D2D3F53" w14:textId="77777777" w:rsidR="00D748D7" w:rsidRPr="00171262" w:rsidRDefault="00D748D7" w:rsidP="00D748D7">
      <w:pPr>
        <w:pStyle w:val="tnbng"/>
        <w:rPr>
          <w:color w:val="auto"/>
        </w:rPr>
      </w:pPr>
      <w:bookmarkStart w:id="14" w:name="_Toc238544016"/>
      <w:r w:rsidRPr="00171262">
        <w:rPr>
          <w:color w:val="auto"/>
        </w:rPr>
        <w:t>Bảng 5. Kết quả thu, chi tài chính hoạt động đào tạo, sát hạch lái xe của Trường giai đoạn 2023-2025</w:t>
      </w:r>
      <w:bookmarkEnd w:id="14"/>
    </w:p>
    <w:p w14:paraId="2BE329B2" w14:textId="77777777" w:rsidR="00D748D7" w:rsidRPr="00171262" w:rsidRDefault="00D748D7" w:rsidP="00D748D7">
      <w:pPr>
        <w:widowControl/>
        <w:spacing w:line="278" w:lineRule="auto"/>
        <w:ind w:firstLine="567"/>
        <w:jc w:val="right"/>
        <w:rPr>
          <w:rFonts w:eastAsia="Aptos"/>
          <w:i/>
          <w:iCs/>
          <w:kern w:val="2"/>
          <w:szCs w:val="28"/>
          <w:lang w:val="de-DE"/>
          <w14:ligatures w14:val="standardContextual"/>
        </w:rPr>
      </w:pPr>
      <w:r w:rsidRPr="00171262">
        <w:rPr>
          <w:rFonts w:eastAsia="Aptos"/>
          <w:i/>
          <w:iCs/>
          <w:kern w:val="2"/>
          <w:szCs w:val="28"/>
          <w:lang w:val="de-DE"/>
          <w14:ligatures w14:val="standardContextual"/>
        </w:rPr>
        <w:t>Đơn vị tính: Triệu đồng</w:t>
      </w:r>
    </w:p>
    <w:tbl>
      <w:tblPr>
        <w:tblW w:w="9519" w:type="dxa"/>
        <w:jc w:val="center"/>
        <w:tblLayout w:type="fixed"/>
        <w:tblLook w:val="04A0" w:firstRow="1" w:lastRow="0" w:firstColumn="1" w:lastColumn="0" w:noHBand="0" w:noVBand="1"/>
      </w:tblPr>
      <w:tblGrid>
        <w:gridCol w:w="421"/>
        <w:gridCol w:w="1134"/>
        <w:gridCol w:w="992"/>
        <w:gridCol w:w="992"/>
        <w:gridCol w:w="855"/>
        <w:gridCol w:w="7"/>
        <w:gridCol w:w="981"/>
        <w:gridCol w:w="850"/>
        <w:gridCol w:w="709"/>
        <w:gridCol w:w="27"/>
        <w:gridCol w:w="892"/>
        <w:gridCol w:w="778"/>
        <w:gridCol w:w="854"/>
        <w:gridCol w:w="27"/>
      </w:tblGrid>
      <w:tr w:rsidR="007221BB" w:rsidRPr="00171262" w14:paraId="29F5C641" w14:textId="77777777" w:rsidTr="00171262">
        <w:trPr>
          <w:cantSplit/>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44C363A3"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TT</w:t>
            </w:r>
          </w:p>
        </w:tc>
        <w:tc>
          <w:tcPr>
            <w:tcW w:w="1134" w:type="dxa"/>
            <w:vMerge w:val="restart"/>
            <w:tcBorders>
              <w:top w:val="single" w:sz="4" w:space="0" w:color="auto"/>
              <w:left w:val="single" w:sz="4" w:space="0" w:color="auto"/>
              <w:bottom w:val="single" w:sz="4" w:space="0" w:color="auto"/>
              <w:right w:val="single" w:sz="4" w:space="0" w:color="auto"/>
            </w:tcBorders>
            <w:noWrap/>
            <w:vAlign w:val="center"/>
            <w:hideMark/>
          </w:tcPr>
          <w:p w14:paraId="16D2331E"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Nội dung</w:t>
            </w:r>
          </w:p>
        </w:tc>
        <w:tc>
          <w:tcPr>
            <w:tcW w:w="2846" w:type="dxa"/>
            <w:gridSpan w:val="4"/>
            <w:tcBorders>
              <w:top w:val="single" w:sz="4" w:space="0" w:color="auto"/>
              <w:left w:val="nil"/>
              <w:bottom w:val="single" w:sz="4" w:space="0" w:color="auto"/>
              <w:right w:val="single" w:sz="4" w:space="0" w:color="auto"/>
            </w:tcBorders>
            <w:noWrap/>
            <w:vAlign w:val="center"/>
            <w:hideMark/>
          </w:tcPr>
          <w:p w14:paraId="18FFC3A4"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Năm 2023</w:t>
            </w:r>
          </w:p>
        </w:tc>
        <w:tc>
          <w:tcPr>
            <w:tcW w:w="2567" w:type="dxa"/>
            <w:gridSpan w:val="4"/>
            <w:tcBorders>
              <w:top w:val="single" w:sz="4" w:space="0" w:color="auto"/>
              <w:left w:val="nil"/>
              <w:bottom w:val="single" w:sz="4" w:space="0" w:color="auto"/>
              <w:right w:val="single" w:sz="4" w:space="0" w:color="auto"/>
            </w:tcBorders>
            <w:noWrap/>
            <w:vAlign w:val="center"/>
            <w:hideMark/>
          </w:tcPr>
          <w:p w14:paraId="270137D5"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Năm 2024</w:t>
            </w:r>
          </w:p>
        </w:tc>
        <w:tc>
          <w:tcPr>
            <w:tcW w:w="2551" w:type="dxa"/>
            <w:gridSpan w:val="4"/>
            <w:tcBorders>
              <w:top w:val="single" w:sz="4" w:space="0" w:color="auto"/>
              <w:left w:val="nil"/>
              <w:bottom w:val="single" w:sz="4" w:space="0" w:color="auto"/>
              <w:right w:val="single" w:sz="4" w:space="0" w:color="auto"/>
            </w:tcBorders>
            <w:noWrap/>
            <w:vAlign w:val="center"/>
            <w:hideMark/>
          </w:tcPr>
          <w:p w14:paraId="74C7A444"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Năm 2025</w:t>
            </w:r>
          </w:p>
        </w:tc>
      </w:tr>
      <w:tr w:rsidR="007221BB" w:rsidRPr="00171262" w14:paraId="5C463AED" w14:textId="77777777" w:rsidTr="00171262">
        <w:trPr>
          <w:gridAfter w:val="1"/>
          <w:wAfter w:w="27" w:type="dxa"/>
          <w:cantSplit/>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54C387B3" w14:textId="77777777" w:rsidR="00D748D7" w:rsidRPr="00171262" w:rsidRDefault="00D748D7" w:rsidP="003F6848">
            <w:pPr>
              <w:widowControl/>
              <w:spacing w:before="20" w:after="20"/>
              <w:ind w:firstLine="0"/>
              <w:jc w:val="center"/>
              <w:rPr>
                <w:rFonts w:eastAsia="Aptos"/>
                <w:b/>
                <w:bCs/>
                <w:kern w:val="2"/>
                <w:sz w:val="24"/>
                <w14:ligatures w14:val="standardContextual"/>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C39C0EE" w14:textId="77777777" w:rsidR="00D748D7" w:rsidRPr="00171262" w:rsidRDefault="00D748D7" w:rsidP="003F6848">
            <w:pPr>
              <w:widowControl/>
              <w:spacing w:before="20" w:after="20"/>
              <w:ind w:firstLine="0"/>
              <w:jc w:val="center"/>
              <w:rPr>
                <w:rFonts w:eastAsia="Aptos"/>
                <w:b/>
                <w:bCs/>
                <w:kern w:val="2"/>
                <w:sz w:val="24"/>
                <w14:ligatures w14:val="standardContextual"/>
              </w:rPr>
            </w:pPr>
          </w:p>
        </w:tc>
        <w:tc>
          <w:tcPr>
            <w:tcW w:w="992" w:type="dxa"/>
            <w:tcBorders>
              <w:top w:val="nil"/>
              <w:left w:val="nil"/>
              <w:bottom w:val="single" w:sz="4" w:space="0" w:color="auto"/>
              <w:right w:val="single" w:sz="4" w:space="0" w:color="auto"/>
            </w:tcBorders>
            <w:noWrap/>
            <w:vAlign w:val="center"/>
            <w:hideMark/>
          </w:tcPr>
          <w:p w14:paraId="7EAB61AB"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Thu</w:t>
            </w:r>
          </w:p>
        </w:tc>
        <w:tc>
          <w:tcPr>
            <w:tcW w:w="992" w:type="dxa"/>
            <w:tcBorders>
              <w:top w:val="nil"/>
              <w:left w:val="nil"/>
              <w:bottom w:val="single" w:sz="4" w:space="0" w:color="auto"/>
              <w:right w:val="single" w:sz="4" w:space="0" w:color="auto"/>
            </w:tcBorders>
            <w:noWrap/>
            <w:vAlign w:val="center"/>
            <w:hideMark/>
          </w:tcPr>
          <w:p w14:paraId="0FCEDD07"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Chi</w:t>
            </w:r>
          </w:p>
        </w:tc>
        <w:tc>
          <w:tcPr>
            <w:tcW w:w="855" w:type="dxa"/>
            <w:tcBorders>
              <w:top w:val="nil"/>
              <w:left w:val="nil"/>
              <w:bottom w:val="single" w:sz="4" w:space="0" w:color="auto"/>
              <w:right w:val="single" w:sz="4" w:space="0" w:color="auto"/>
            </w:tcBorders>
            <w:vAlign w:val="center"/>
            <w:hideMark/>
          </w:tcPr>
          <w:p w14:paraId="0E020B6B"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Chênh</w:t>
            </w:r>
            <w:r w:rsidRPr="00171262">
              <w:rPr>
                <w:rFonts w:eastAsia="Aptos"/>
                <w:b/>
                <w:bCs/>
                <w:kern w:val="2"/>
                <w:sz w:val="24"/>
                <w14:ligatures w14:val="standardContextual"/>
              </w:rPr>
              <w:br/>
              <w:t xml:space="preserve"> lệch</w:t>
            </w:r>
          </w:p>
        </w:tc>
        <w:tc>
          <w:tcPr>
            <w:tcW w:w="988" w:type="dxa"/>
            <w:gridSpan w:val="2"/>
            <w:tcBorders>
              <w:top w:val="nil"/>
              <w:left w:val="nil"/>
              <w:bottom w:val="single" w:sz="4" w:space="0" w:color="auto"/>
              <w:right w:val="single" w:sz="4" w:space="0" w:color="auto"/>
            </w:tcBorders>
            <w:noWrap/>
            <w:vAlign w:val="center"/>
            <w:hideMark/>
          </w:tcPr>
          <w:p w14:paraId="7F7CD259"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Thu</w:t>
            </w:r>
          </w:p>
        </w:tc>
        <w:tc>
          <w:tcPr>
            <w:tcW w:w="850" w:type="dxa"/>
            <w:tcBorders>
              <w:top w:val="nil"/>
              <w:left w:val="nil"/>
              <w:bottom w:val="single" w:sz="4" w:space="0" w:color="auto"/>
              <w:right w:val="single" w:sz="4" w:space="0" w:color="auto"/>
            </w:tcBorders>
            <w:noWrap/>
            <w:vAlign w:val="center"/>
            <w:hideMark/>
          </w:tcPr>
          <w:p w14:paraId="729E8F4C"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Chi</w:t>
            </w:r>
          </w:p>
        </w:tc>
        <w:tc>
          <w:tcPr>
            <w:tcW w:w="709" w:type="dxa"/>
            <w:tcBorders>
              <w:top w:val="nil"/>
              <w:left w:val="nil"/>
              <w:bottom w:val="single" w:sz="4" w:space="0" w:color="auto"/>
              <w:right w:val="single" w:sz="4" w:space="0" w:color="auto"/>
            </w:tcBorders>
            <w:vAlign w:val="center"/>
            <w:hideMark/>
          </w:tcPr>
          <w:p w14:paraId="47EC5743"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Chênh</w:t>
            </w:r>
            <w:r w:rsidRPr="00171262">
              <w:rPr>
                <w:rFonts w:eastAsia="Aptos"/>
                <w:b/>
                <w:bCs/>
                <w:kern w:val="2"/>
                <w:sz w:val="24"/>
                <w14:ligatures w14:val="standardContextual"/>
              </w:rPr>
              <w:br/>
              <w:t xml:space="preserve"> lệch</w:t>
            </w:r>
          </w:p>
        </w:tc>
        <w:tc>
          <w:tcPr>
            <w:tcW w:w="919" w:type="dxa"/>
            <w:gridSpan w:val="2"/>
            <w:tcBorders>
              <w:top w:val="nil"/>
              <w:left w:val="nil"/>
              <w:bottom w:val="single" w:sz="4" w:space="0" w:color="auto"/>
              <w:right w:val="single" w:sz="4" w:space="0" w:color="auto"/>
            </w:tcBorders>
            <w:noWrap/>
            <w:vAlign w:val="center"/>
            <w:hideMark/>
          </w:tcPr>
          <w:p w14:paraId="50DC7A88"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3555A167"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311DB8C5"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Chênh</w:t>
            </w:r>
            <w:r w:rsidRPr="00171262">
              <w:rPr>
                <w:rFonts w:eastAsia="Aptos"/>
                <w:b/>
                <w:bCs/>
                <w:kern w:val="2"/>
                <w:sz w:val="24"/>
                <w14:ligatures w14:val="standardContextual"/>
              </w:rPr>
              <w:br/>
              <w:t xml:space="preserve"> lệch</w:t>
            </w:r>
          </w:p>
        </w:tc>
      </w:tr>
      <w:tr w:rsidR="007221BB" w:rsidRPr="00171262" w14:paraId="0D72E314" w14:textId="77777777" w:rsidTr="00171262">
        <w:trPr>
          <w:gridAfter w:val="1"/>
          <w:wAfter w:w="27" w:type="dxa"/>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D4F7C61" w14:textId="77777777" w:rsidR="00D748D7" w:rsidRPr="00171262" w:rsidRDefault="009B61EC"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1</w:t>
            </w:r>
          </w:p>
        </w:tc>
        <w:tc>
          <w:tcPr>
            <w:tcW w:w="1134" w:type="dxa"/>
            <w:tcBorders>
              <w:top w:val="nil"/>
              <w:left w:val="nil"/>
              <w:bottom w:val="single" w:sz="4" w:space="0" w:color="auto"/>
              <w:right w:val="single" w:sz="4" w:space="0" w:color="auto"/>
            </w:tcBorders>
            <w:noWrap/>
            <w:vAlign w:val="center"/>
          </w:tcPr>
          <w:p w14:paraId="3D634664" w14:textId="77777777" w:rsidR="00D748D7" w:rsidRPr="00171262" w:rsidRDefault="009B61EC" w:rsidP="00A6136A">
            <w:pPr>
              <w:widowControl/>
              <w:spacing w:before="20" w:after="20"/>
              <w:ind w:firstLine="0"/>
              <w:rPr>
                <w:rFonts w:eastAsia="Aptos"/>
                <w:bCs/>
                <w:kern w:val="2"/>
                <w:sz w:val="24"/>
                <w14:ligatures w14:val="standardContextual"/>
              </w:rPr>
            </w:pPr>
            <w:r w:rsidRPr="00171262">
              <w:rPr>
                <w:rFonts w:eastAsia="Aptos"/>
                <w:bCs/>
                <w:kern w:val="2"/>
                <w:sz w:val="24"/>
                <w14:ligatures w14:val="standardContextual"/>
              </w:rPr>
              <w:t>Đào tạo lái xe ô tô</w:t>
            </w:r>
          </w:p>
        </w:tc>
        <w:tc>
          <w:tcPr>
            <w:tcW w:w="992" w:type="dxa"/>
            <w:tcBorders>
              <w:top w:val="nil"/>
              <w:left w:val="nil"/>
              <w:bottom w:val="single" w:sz="4" w:space="0" w:color="auto"/>
              <w:right w:val="single" w:sz="4" w:space="0" w:color="auto"/>
            </w:tcBorders>
            <w:noWrap/>
            <w:vAlign w:val="center"/>
          </w:tcPr>
          <w:p w14:paraId="24904A2A" w14:textId="77777777" w:rsidR="00D748D7" w:rsidRPr="00171262" w:rsidRDefault="00A21B80"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2.904,3</w:t>
            </w:r>
          </w:p>
        </w:tc>
        <w:tc>
          <w:tcPr>
            <w:tcW w:w="992" w:type="dxa"/>
            <w:tcBorders>
              <w:top w:val="nil"/>
              <w:left w:val="nil"/>
              <w:bottom w:val="single" w:sz="4" w:space="0" w:color="auto"/>
              <w:right w:val="single" w:sz="4" w:space="0" w:color="auto"/>
            </w:tcBorders>
            <w:noWrap/>
            <w:vAlign w:val="center"/>
          </w:tcPr>
          <w:p w14:paraId="4E79ECF2"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855" w:type="dxa"/>
            <w:tcBorders>
              <w:top w:val="nil"/>
              <w:left w:val="nil"/>
              <w:bottom w:val="single" w:sz="4" w:space="0" w:color="auto"/>
              <w:right w:val="single" w:sz="4" w:space="0" w:color="auto"/>
            </w:tcBorders>
            <w:noWrap/>
            <w:vAlign w:val="center"/>
          </w:tcPr>
          <w:p w14:paraId="3683E8E4"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988" w:type="dxa"/>
            <w:gridSpan w:val="2"/>
            <w:tcBorders>
              <w:top w:val="nil"/>
              <w:left w:val="nil"/>
              <w:bottom w:val="single" w:sz="4" w:space="0" w:color="auto"/>
              <w:right w:val="single" w:sz="4" w:space="0" w:color="auto"/>
            </w:tcBorders>
            <w:noWrap/>
            <w:vAlign w:val="center"/>
          </w:tcPr>
          <w:p w14:paraId="7D8A38A8" w14:textId="77777777" w:rsidR="00D748D7" w:rsidRPr="00171262" w:rsidRDefault="00A62780"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5.403</w:t>
            </w:r>
          </w:p>
        </w:tc>
        <w:tc>
          <w:tcPr>
            <w:tcW w:w="850" w:type="dxa"/>
            <w:tcBorders>
              <w:top w:val="nil"/>
              <w:left w:val="nil"/>
              <w:bottom w:val="single" w:sz="4" w:space="0" w:color="auto"/>
              <w:right w:val="single" w:sz="4" w:space="0" w:color="auto"/>
            </w:tcBorders>
            <w:noWrap/>
            <w:vAlign w:val="center"/>
          </w:tcPr>
          <w:p w14:paraId="3AAC9053"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709" w:type="dxa"/>
            <w:tcBorders>
              <w:top w:val="nil"/>
              <w:left w:val="nil"/>
              <w:bottom w:val="single" w:sz="4" w:space="0" w:color="auto"/>
              <w:right w:val="single" w:sz="4" w:space="0" w:color="auto"/>
            </w:tcBorders>
            <w:noWrap/>
            <w:vAlign w:val="center"/>
          </w:tcPr>
          <w:p w14:paraId="09298D68"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919" w:type="dxa"/>
            <w:gridSpan w:val="2"/>
            <w:tcBorders>
              <w:top w:val="nil"/>
              <w:left w:val="nil"/>
              <w:bottom w:val="single" w:sz="4" w:space="0" w:color="auto"/>
              <w:right w:val="single" w:sz="4" w:space="0" w:color="auto"/>
            </w:tcBorders>
            <w:noWrap/>
            <w:vAlign w:val="center"/>
          </w:tcPr>
          <w:p w14:paraId="1A228CAD" w14:textId="77777777" w:rsidR="00D748D7" w:rsidRPr="00171262" w:rsidRDefault="0060698F"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10.041</w:t>
            </w:r>
          </w:p>
        </w:tc>
        <w:tc>
          <w:tcPr>
            <w:tcW w:w="778" w:type="dxa"/>
            <w:tcBorders>
              <w:top w:val="nil"/>
              <w:left w:val="nil"/>
              <w:bottom w:val="single" w:sz="4" w:space="0" w:color="auto"/>
              <w:right w:val="single" w:sz="4" w:space="0" w:color="auto"/>
            </w:tcBorders>
            <w:noWrap/>
            <w:vAlign w:val="center"/>
          </w:tcPr>
          <w:p w14:paraId="3A7B7DAC"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854" w:type="dxa"/>
            <w:tcBorders>
              <w:top w:val="nil"/>
              <w:left w:val="nil"/>
              <w:bottom w:val="single" w:sz="4" w:space="0" w:color="auto"/>
              <w:right w:val="single" w:sz="4" w:space="0" w:color="auto"/>
            </w:tcBorders>
            <w:noWrap/>
            <w:vAlign w:val="center"/>
          </w:tcPr>
          <w:p w14:paraId="2E910B7F"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r>
      <w:tr w:rsidR="007221BB" w:rsidRPr="00171262" w14:paraId="247F7921" w14:textId="77777777" w:rsidTr="00171262">
        <w:trPr>
          <w:gridAfter w:val="1"/>
          <w:wAfter w:w="27" w:type="dxa"/>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B7E24E0" w14:textId="77777777" w:rsidR="00D748D7" w:rsidRPr="00171262" w:rsidRDefault="009B61EC"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2</w:t>
            </w:r>
          </w:p>
        </w:tc>
        <w:tc>
          <w:tcPr>
            <w:tcW w:w="1134" w:type="dxa"/>
            <w:tcBorders>
              <w:top w:val="nil"/>
              <w:left w:val="nil"/>
              <w:bottom w:val="single" w:sz="4" w:space="0" w:color="auto"/>
              <w:right w:val="single" w:sz="4" w:space="0" w:color="auto"/>
            </w:tcBorders>
            <w:vAlign w:val="center"/>
          </w:tcPr>
          <w:p w14:paraId="0159581B" w14:textId="77777777" w:rsidR="00D748D7" w:rsidRPr="00171262" w:rsidRDefault="009B61EC"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Đào tạo lái xe mô tô A1</w:t>
            </w:r>
          </w:p>
        </w:tc>
        <w:tc>
          <w:tcPr>
            <w:tcW w:w="992" w:type="dxa"/>
            <w:tcBorders>
              <w:top w:val="nil"/>
              <w:left w:val="nil"/>
              <w:bottom w:val="single" w:sz="4" w:space="0" w:color="auto"/>
              <w:right w:val="single" w:sz="4" w:space="0" w:color="auto"/>
            </w:tcBorders>
            <w:vAlign w:val="center"/>
          </w:tcPr>
          <w:p w14:paraId="5B95B629" w14:textId="77777777" w:rsidR="00D748D7" w:rsidRPr="00171262" w:rsidRDefault="00B36092"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370</w:t>
            </w:r>
          </w:p>
        </w:tc>
        <w:tc>
          <w:tcPr>
            <w:tcW w:w="992" w:type="dxa"/>
            <w:tcBorders>
              <w:top w:val="nil"/>
              <w:left w:val="nil"/>
              <w:bottom w:val="single" w:sz="4" w:space="0" w:color="auto"/>
              <w:right w:val="single" w:sz="4" w:space="0" w:color="auto"/>
            </w:tcBorders>
            <w:vAlign w:val="center"/>
          </w:tcPr>
          <w:p w14:paraId="197A1F23"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855" w:type="dxa"/>
            <w:tcBorders>
              <w:top w:val="nil"/>
              <w:left w:val="nil"/>
              <w:bottom w:val="single" w:sz="4" w:space="0" w:color="auto"/>
              <w:right w:val="single" w:sz="4" w:space="0" w:color="auto"/>
            </w:tcBorders>
            <w:noWrap/>
            <w:vAlign w:val="center"/>
          </w:tcPr>
          <w:p w14:paraId="7D09314A"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988" w:type="dxa"/>
            <w:gridSpan w:val="2"/>
            <w:tcBorders>
              <w:top w:val="nil"/>
              <w:left w:val="nil"/>
              <w:bottom w:val="single" w:sz="4" w:space="0" w:color="auto"/>
              <w:right w:val="single" w:sz="4" w:space="0" w:color="auto"/>
            </w:tcBorders>
            <w:vAlign w:val="center"/>
          </w:tcPr>
          <w:p w14:paraId="64B4F132" w14:textId="77777777" w:rsidR="00D748D7" w:rsidRPr="00171262" w:rsidRDefault="00A62780">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574</w:t>
            </w:r>
          </w:p>
        </w:tc>
        <w:tc>
          <w:tcPr>
            <w:tcW w:w="850" w:type="dxa"/>
            <w:tcBorders>
              <w:top w:val="nil"/>
              <w:left w:val="nil"/>
              <w:bottom w:val="single" w:sz="4" w:space="0" w:color="auto"/>
              <w:right w:val="single" w:sz="4" w:space="0" w:color="auto"/>
            </w:tcBorders>
            <w:vAlign w:val="center"/>
          </w:tcPr>
          <w:p w14:paraId="0C95FB2F"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709" w:type="dxa"/>
            <w:tcBorders>
              <w:top w:val="nil"/>
              <w:left w:val="nil"/>
              <w:bottom w:val="single" w:sz="4" w:space="0" w:color="auto"/>
              <w:right w:val="single" w:sz="4" w:space="0" w:color="auto"/>
            </w:tcBorders>
            <w:noWrap/>
            <w:vAlign w:val="center"/>
          </w:tcPr>
          <w:p w14:paraId="70D202C1"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919" w:type="dxa"/>
            <w:gridSpan w:val="2"/>
            <w:tcBorders>
              <w:top w:val="nil"/>
              <w:left w:val="nil"/>
              <w:bottom w:val="single" w:sz="4" w:space="0" w:color="auto"/>
              <w:right w:val="single" w:sz="4" w:space="0" w:color="auto"/>
            </w:tcBorders>
            <w:vAlign w:val="center"/>
          </w:tcPr>
          <w:p w14:paraId="43C0874C" w14:textId="77777777" w:rsidR="00D748D7" w:rsidRPr="00171262" w:rsidRDefault="0060698F"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745</w:t>
            </w:r>
          </w:p>
        </w:tc>
        <w:tc>
          <w:tcPr>
            <w:tcW w:w="778" w:type="dxa"/>
            <w:tcBorders>
              <w:top w:val="nil"/>
              <w:left w:val="nil"/>
              <w:bottom w:val="single" w:sz="4" w:space="0" w:color="auto"/>
              <w:right w:val="single" w:sz="4" w:space="0" w:color="auto"/>
            </w:tcBorders>
            <w:vAlign w:val="center"/>
          </w:tcPr>
          <w:p w14:paraId="4C1338B7"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854" w:type="dxa"/>
            <w:tcBorders>
              <w:top w:val="nil"/>
              <w:left w:val="nil"/>
              <w:bottom w:val="single" w:sz="4" w:space="0" w:color="auto"/>
              <w:right w:val="single" w:sz="4" w:space="0" w:color="auto"/>
            </w:tcBorders>
            <w:noWrap/>
            <w:vAlign w:val="center"/>
          </w:tcPr>
          <w:p w14:paraId="1873909C" w14:textId="77777777" w:rsidR="00D748D7" w:rsidRPr="00171262" w:rsidRDefault="00D748D7" w:rsidP="003F6848">
            <w:pPr>
              <w:widowControl/>
              <w:spacing w:before="20" w:after="20"/>
              <w:ind w:firstLine="0"/>
              <w:jc w:val="center"/>
              <w:rPr>
                <w:rFonts w:eastAsia="Aptos"/>
                <w:kern w:val="2"/>
                <w:sz w:val="24"/>
                <w14:ligatures w14:val="standardContextual"/>
              </w:rPr>
            </w:pPr>
          </w:p>
        </w:tc>
      </w:tr>
      <w:tr w:rsidR="003B1A98" w:rsidRPr="00171262" w14:paraId="20827F64" w14:textId="77777777" w:rsidTr="00171262">
        <w:trPr>
          <w:gridAfter w:val="1"/>
          <w:wAfter w:w="27" w:type="dxa"/>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4956B344" w14:textId="77777777" w:rsidR="003B1A98" w:rsidRPr="00171262" w:rsidRDefault="003B1A98"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3</w:t>
            </w:r>
          </w:p>
        </w:tc>
        <w:tc>
          <w:tcPr>
            <w:tcW w:w="1134" w:type="dxa"/>
            <w:tcBorders>
              <w:top w:val="nil"/>
              <w:left w:val="nil"/>
              <w:bottom w:val="single" w:sz="4" w:space="0" w:color="auto"/>
              <w:right w:val="single" w:sz="4" w:space="0" w:color="auto"/>
            </w:tcBorders>
            <w:vAlign w:val="center"/>
          </w:tcPr>
          <w:p w14:paraId="1E280E19" w14:textId="77777777" w:rsidR="003B1A98" w:rsidRPr="00171262" w:rsidRDefault="003B1A98"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Sát hạch lái xe mô tô hạng A1</w:t>
            </w:r>
          </w:p>
        </w:tc>
        <w:tc>
          <w:tcPr>
            <w:tcW w:w="992" w:type="dxa"/>
            <w:tcBorders>
              <w:top w:val="nil"/>
              <w:left w:val="nil"/>
              <w:bottom w:val="single" w:sz="4" w:space="0" w:color="auto"/>
              <w:right w:val="single" w:sz="4" w:space="0" w:color="auto"/>
            </w:tcBorders>
            <w:vAlign w:val="center"/>
          </w:tcPr>
          <w:p w14:paraId="01B1991F" w14:textId="77777777" w:rsidR="003B1A98" w:rsidRPr="00171262" w:rsidRDefault="00B36092"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207,4</w:t>
            </w:r>
          </w:p>
        </w:tc>
        <w:tc>
          <w:tcPr>
            <w:tcW w:w="992" w:type="dxa"/>
            <w:tcBorders>
              <w:top w:val="nil"/>
              <w:left w:val="nil"/>
              <w:bottom w:val="single" w:sz="4" w:space="0" w:color="auto"/>
              <w:right w:val="single" w:sz="4" w:space="0" w:color="auto"/>
            </w:tcBorders>
            <w:vAlign w:val="center"/>
          </w:tcPr>
          <w:p w14:paraId="154BEB0B"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855" w:type="dxa"/>
            <w:tcBorders>
              <w:top w:val="nil"/>
              <w:left w:val="nil"/>
              <w:bottom w:val="single" w:sz="4" w:space="0" w:color="auto"/>
              <w:right w:val="single" w:sz="4" w:space="0" w:color="auto"/>
            </w:tcBorders>
            <w:noWrap/>
            <w:vAlign w:val="center"/>
          </w:tcPr>
          <w:p w14:paraId="1C84C1FE"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988" w:type="dxa"/>
            <w:gridSpan w:val="2"/>
            <w:tcBorders>
              <w:top w:val="nil"/>
              <w:left w:val="nil"/>
              <w:bottom w:val="single" w:sz="4" w:space="0" w:color="auto"/>
              <w:right w:val="single" w:sz="4" w:space="0" w:color="auto"/>
            </w:tcBorders>
            <w:vAlign w:val="center"/>
          </w:tcPr>
          <w:p w14:paraId="2C12F236" w14:textId="77777777" w:rsidR="003B1A98" w:rsidRPr="00171262" w:rsidRDefault="00A62780"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212</w:t>
            </w:r>
          </w:p>
        </w:tc>
        <w:tc>
          <w:tcPr>
            <w:tcW w:w="850" w:type="dxa"/>
            <w:tcBorders>
              <w:top w:val="nil"/>
              <w:left w:val="nil"/>
              <w:bottom w:val="single" w:sz="4" w:space="0" w:color="auto"/>
              <w:right w:val="single" w:sz="4" w:space="0" w:color="auto"/>
            </w:tcBorders>
            <w:vAlign w:val="center"/>
          </w:tcPr>
          <w:p w14:paraId="6DE2B949"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709" w:type="dxa"/>
            <w:tcBorders>
              <w:top w:val="nil"/>
              <w:left w:val="nil"/>
              <w:bottom w:val="single" w:sz="4" w:space="0" w:color="auto"/>
              <w:right w:val="single" w:sz="4" w:space="0" w:color="auto"/>
            </w:tcBorders>
            <w:noWrap/>
            <w:vAlign w:val="center"/>
          </w:tcPr>
          <w:p w14:paraId="2DEB2426"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919" w:type="dxa"/>
            <w:gridSpan w:val="2"/>
            <w:tcBorders>
              <w:top w:val="nil"/>
              <w:left w:val="nil"/>
              <w:bottom w:val="single" w:sz="4" w:space="0" w:color="auto"/>
              <w:right w:val="single" w:sz="4" w:space="0" w:color="auto"/>
            </w:tcBorders>
            <w:vAlign w:val="center"/>
          </w:tcPr>
          <w:p w14:paraId="30D69EBF" w14:textId="77777777" w:rsidR="003B1A98" w:rsidRPr="00171262" w:rsidRDefault="004216D6" w:rsidP="004F7CBD">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405</w:t>
            </w:r>
          </w:p>
        </w:tc>
        <w:tc>
          <w:tcPr>
            <w:tcW w:w="778" w:type="dxa"/>
            <w:tcBorders>
              <w:top w:val="nil"/>
              <w:left w:val="nil"/>
              <w:bottom w:val="single" w:sz="4" w:space="0" w:color="auto"/>
              <w:right w:val="single" w:sz="4" w:space="0" w:color="auto"/>
            </w:tcBorders>
            <w:vAlign w:val="center"/>
          </w:tcPr>
          <w:p w14:paraId="3494D02B"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854" w:type="dxa"/>
            <w:tcBorders>
              <w:top w:val="nil"/>
              <w:left w:val="nil"/>
              <w:bottom w:val="single" w:sz="4" w:space="0" w:color="auto"/>
              <w:right w:val="single" w:sz="4" w:space="0" w:color="auto"/>
            </w:tcBorders>
            <w:noWrap/>
            <w:vAlign w:val="center"/>
          </w:tcPr>
          <w:p w14:paraId="4C02BFBC" w14:textId="77777777" w:rsidR="003B1A98" w:rsidRPr="00171262" w:rsidRDefault="003B1A98" w:rsidP="003F6848">
            <w:pPr>
              <w:widowControl/>
              <w:spacing w:before="20" w:after="20"/>
              <w:ind w:firstLine="0"/>
              <w:jc w:val="center"/>
              <w:rPr>
                <w:rFonts w:eastAsia="Aptos"/>
                <w:kern w:val="2"/>
                <w:sz w:val="24"/>
                <w14:ligatures w14:val="standardContextual"/>
              </w:rPr>
            </w:pPr>
          </w:p>
        </w:tc>
      </w:tr>
      <w:tr w:rsidR="007221BB" w:rsidRPr="00171262" w14:paraId="2E728E4F" w14:textId="77777777" w:rsidTr="00171262">
        <w:trPr>
          <w:gridAfter w:val="1"/>
          <w:wAfter w:w="27" w:type="dxa"/>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495DEEFA" w14:textId="77777777" w:rsidR="00D748D7" w:rsidRPr="00171262" w:rsidRDefault="00D748D7" w:rsidP="003F6848">
            <w:pPr>
              <w:widowControl/>
              <w:spacing w:before="20" w:after="20"/>
              <w:ind w:firstLine="0"/>
              <w:jc w:val="center"/>
              <w:rPr>
                <w:rFonts w:eastAsia="Aptos"/>
                <w:b/>
                <w:kern w:val="2"/>
                <w:sz w:val="24"/>
                <w14:ligatures w14:val="standardContextual"/>
              </w:rPr>
            </w:pPr>
          </w:p>
        </w:tc>
        <w:tc>
          <w:tcPr>
            <w:tcW w:w="1134" w:type="dxa"/>
            <w:tcBorders>
              <w:top w:val="nil"/>
              <w:left w:val="nil"/>
              <w:bottom w:val="single" w:sz="4" w:space="0" w:color="auto"/>
              <w:right w:val="single" w:sz="4" w:space="0" w:color="auto"/>
            </w:tcBorders>
            <w:vAlign w:val="center"/>
          </w:tcPr>
          <w:p w14:paraId="33A5C9E2" w14:textId="77777777" w:rsidR="00D748D7" w:rsidRPr="00171262" w:rsidRDefault="009B61EC"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Tổng cộng</w:t>
            </w:r>
          </w:p>
        </w:tc>
        <w:tc>
          <w:tcPr>
            <w:tcW w:w="992" w:type="dxa"/>
            <w:tcBorders>
              <w:top w:val="nil"/>
              <w:left w:val="nil"/>
              <w:bottom w:val="single" w:sz="4" w:space="0" w:color="auto"/>
              <w:right w:val="single" w:sz="4" w:space="0" w:color="auto"/>
            </w:tcBorders>
            <w:vAlign w:val="center"/>
          </w:tcPr>
          <w:p w14:paraId="7A3EAD81" w14:textId="77777777" w:rsidR="00D748D7" w:rsidRPr="00171262" w:rsidRDefault="00A21B80"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3.481,7</w:t>
            </w:r>
          </w:p>
        </w:tc>
        <w:tc>
          <w:tcPr>
            <w:tcW w:w="992" w:type="dxa"/>
            <w:tcBorders>
              <w:top w:val="nil"/>
              <w:left w:val="nil"/>
              <w:bottom w:val="single" w:sz="4" w:space="0" w:color="auto"/>
              <w:right w:val="single" w:sz="4" w:space="0" w:color="auto"/>
            </w:tcBorders>
            <w:vAlign w:val="center"/>
          </w:tcPr>
          <w:p w14:paraId="519315DD" w14:textId="77777777" w:rsidR="00D748D7" w:rsidRPr="00171262" w:rsidRDefault="00A21B80"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3.075,8</w:t>
            </w:r>
          </w:p>
        </w:tc>
        <w:tc>
          <w:tcPr>
            <w:tcW w:w="855" w:type="dxa"/>
            <w:tcBorders>
              <w:top w:val="nil"/>
              <w:left w:val="nil"/>
              <w:bottom w:val="single" w:sz="4" w:space="0" w:color="auto"/>
              <w:right w:val="single" w:sz="4" w:space="0" w:color="auto"/>
            </w:tcBorders>
            <w:noWrap/>
            <w:vAlign w:val="center"/>
          </w:tcPr>
          <w:p w14:paraId="12BA9D9F" w14:textId="77777777" w:rsidR="00D748D7" w:rsidRPr="00171262" w:rsidRDefault="00A21B80">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405,9</w:t>
            </w:r>
          </w:p>
        </w:tc>
        <w:tc>
          <w:tcPr>
            <w:tcW w:w="988" w:type="dxa"/>
            <w:gridSpan w:val="2"/>
            <w:tcBorders>
              <w:top w:val="nil"/>
              <w:left w:val="nil"/>
              <w:bottom w:val="single" w:sz="4" w:space="0" w:color="auto"/>
              <w:right w:val="single" w:sz="4" w:space="0" w:color="auto"/>
            </w:tcBorders>
            <w:vAlign w:val="center"/>
          </w:tcPr>
          <w:p w14:paraId="1C3DAA8A" w14:textId="77777777" w:rsidR="00D748D7" w:rsidRPr="00171262" w:rsidRDefault="003B1A98">
            <w:pPr>
              <w:widowControl/>
              <w:spacing w:before="20" w:after="20"/>
              <w:ind w:firstLine="0"/>
              <w:jc w:val="center"/>
              <w:rPr>
                <w:rFonts w:eastAsia="Aptos"/>
                <w:b/>
                <w:kern w:val="2"/>
                <w:sz w:val="22"/>
                <w:szCs w:val="22"/>
                <w14:ligatures w14:val="standardContextual"/>
              </w:rPr>
            </w:pPr>
            <w:r w:rsidRPr="00171262">
              <w:rPr>
                <w:rFonts w:eastAsia="Aptos"/>
                <w:b/>
                <w:kern w:val="2"/>
                <w:sz w:val="22"/>
                <w:szCs w:val="22"/>
                <w14:ligatures w14:val="standardContextual"/>
              </w:rPr>
              <w:t>6.188,9</w:t>
            </w:r>
          </w:p>
        </w:tc>
        <w:tc>
          <w:tcPr>
            <w:tcW w:w="850" w:type="dxa"/>
            <w:tcBorders>
              <w:top w:val="nil"/>
              <w:left w:val="nil"/>
              <w:bottom w:val="single" w:sz="4" w:space="0" w:color="auto"/>
              <w:right w:val="single" w:sz="4" w:space="0" w:color="auto"/>
            </w:tcBorders>
            <w:vAlign w:val="center"/>
          </w:tcPr>
          <w:p w14:paraId="04C43871" w14:textId="77777777" w:rsidR="00D748D7" w:rsidRPr="00171262" w:rsidRDefault="003B1A98" w:rsidP="004F7CBD">
            <w:pPr>
              <w:widowControl/>
              <w:spacing w:before="20" w:after="20"/>
              <w:ind w:firstLine="0"/>
              <w:jc w:val="center"/>
              <w:rPr>
                <w:rFonts w:eastAsia="Aptos"/>
                <w:b/>
                <w:kern w:val="2"/>
                <w:sz w:val="22"/>
                <w:szCs w:val="22"/>
                <w14:ligatures w14:val="standardContextual"/>
              </w:rPr>
            </w:pPr>
            <w:r w:rsidRPr="00171262">
              <w:rPr>
                <w:rFonts w:eastAsia="Aptos"/>
                <w:b/>
                <w:kern w:val="2"/>
                <w:sz w:val="22"/>
                <w:szCs w:val="22"/>
                <w14:ligatures w14:val="standardContextual"/>
              </w:rPr>
              <w:t>5.732</w:t>
            </w:r>
          </w:p>
        </w:tc>
        <w:tc>
          <w:tcPr>
            <w:tcW w:w="709" w:type="dxa"/>
            <w:tcBorders>
              <w:top w:val="nil"/>
              <w:left w:val="nil"/>
              <w:bottom w:val="single" w:sz="4" w:space="0" w:color="auto"/>
              <w:right w:val="single" w:sz="4" w:space="0" w:color="auto"/>
            </w:tcBorders>
            <w:noWrap/>
            <w:vAlign w:val="center"/>
          </w:tcPr>
          <w:p w14:paraId="76B60563" w14:textId="77777777" w:rsidR="00D748D7" w:rsidRPr="00171262" w:rsidRDefault="003B1A98"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457</w:t>
            </w:r>
          </w:p>
        </w:tc>
        <w:tc>
          <w:tcPr>
            <w:tcW w:w="919" w:type="dxa"/>
            <w:gridSpan w:val="2"/>
            <w:tcBorders>
              <w:top w:val="nil"/>
              <w:left w:val="nil"/>
              <w:bottom w:val="single" w:sz="4" w:space="0" w:color="auto"/>
              <w:right w:val="single" w:sz="4" w:space="0" w:color="auto"/>
            </w:tcBorders>
            <w:vAlign w:val="center"/>
          </w:tcPr>
          <w:p w14:paraId="3FF9ABF7" w14:textId="77777777" w:rsidR="00D748D7" w:rsidRPr="00171262" w:rsidRDefault="004216D6"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11.191</w:t>
            </w:r>
          </w:p>
        </w:tc>
        <w:tc>
          <w:tcPr>
            <w:tcW w:w="778" w:type="dxa"/>
            <w:tcBorders>
              <w:top w:val="nil"/>
              <w:left w:val="nil"/>
              <w:bottom w:val="single" w:sz="4" w:space="0" w:color="auto"/>
              <w:right w:val="single" w:sz="4" w:space="0" w:color="auto"/>
            </w:tcBorders>
            <w:vAlign w:val="center"/>
          </w:tcPr>
          <w:p w14:paraId="6846E617" w14:textId="77777777" w:rsidR="00D748D7" w:rsidRPr="00171262" w:rsidRDefault="0060698F"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9.524</w:t>
            </w:r>
          </w:p>
        </w:tc>
        <w:tc>
          <w:tcPr>
            <w:tcW w:w="854" w:type="dxa"/>
            <w:tcBorders>
              <w:top w:val="nil"/>
              <w:left w:val="nil"/>
              <w:bottom w:val="single" w:sz="4" w:space="0" w:color="auto"/>
              <w:right w:val="single" w:sz="4" w:space="0" w:color="auto"/>
            </w:tcBorders>
            <w:noWrap/>
            <w:vAlign w:val="center"/>
          </w:tcPr>
          <w:p w14:paraId="02F5E583" w14:textId="77777777" w:rsidR="00D748D7" w:rsidRPr="00171262" w:rsidRDefault="0060698F"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1.667</w:t>
            </w:r>
          </w:p>
        </w:tc>
      </w:tr>
    </w:tbl>
    <w:p w14:paraId="7BCA3D9F" w14:textId="77777777" w:rsidR="005C2626" w:rsidRPr="00171262" w:rsidRDefault="00A27C38">
      <w:pPr>
        <w:pStyle w:val="Heading1"/>
        <w:rPr>
          <w:color w:val="auto"/>
        </w:rPr>
      </w:pPr>
      <w:bookmarkStart w:id="15" w:name="_Toc243571128"/>
      <w:r w:rsidRPr="00171262">
        <w:rPr>
          <w:color w:val="auto"/>
        </w:rPr>
        <w:t>II. CƠ SỞ VẬT CHẤT, PHƯƠNG TIỆN, TRANG THIẾT BỊ HIỆN CÓ CỦA TRƯỜNG</w:t>
      </w:r>
      <w:bookmarkEnd w:id="15"/>
    </w:p>
    <w:p w14:paraId="18AAF433" w14:textId="77777777" w:rsidR="00D748D7" w:rsidRPr="00171262" w:rsidRDefault="00D748D7" w:rsidP="00D748D7">
      <w:pPr>
        <w:pStyle w:val="Heading2"/>
        <w:rPr>
          <w:color w:val="auto"/>
        </w:rPr>
      </w:pPr>
      <w:bookmarkStart w:id="16" w:name="_Toc243571129"/>
      <w:r w:rsidRPr="00171262">
        <w:rPr>
          <w:color w:val="auto"/>
        </w:rPr>
        <w:t>1. Về sân tập, sân sát hạch</w:t>
      </w:r>
      <w:bookmarkEnd w:id="16"/>
    </w:p>
    <w:p w14:paraId="716710AE" w14:textId="77777777" w:rsidR="00D748D7" w:rsidRPr="00171262" w:rsidRDefault="00D748D7" w:rsidP="00D748D7">
      <w:r w:rsidRPr="00171262">
        <w:t>Theo Biên bản kiểm tra ngày 10/7/2026 của Sở Xây dựng tỉnh Quảng Ngãi, Khoa hiện có 03 sân tập lái Hạng A1 (diện tích khoảng 1.000 m², 350 m² và 250 m²) và 01 sân sát hạch Hạng A1 dùng chung cho đào tạo và sát hạch. Theo số đo thực tế của Khoa, khu vực bố trí hình bài tổng hợp số 1 có kích thước 81 m × 17,5 m (khoảng 1.417,5 m²) (chưa tính hành lang an toàn, đường nội bộ, nhà chờ cho học viên và các công trình phụ trợ), gồm sân sát hạch Hạng A1 (40 m × 17,5 m) và sân tập thực hành Hạng A1 (41 m × 17,5 m) bố trí liền kề, cùng nhà điều hành sát hạch; khu vực này chưa có hình bài sát hạch số 2.</w:t>
      </w:r>
    </w:p>
    <w:p w14:paraId="19F7E058" w14:textId="77777777" w:rsidR="005C2626" w:rsidRPr="00171262" w:rsidRDefault="00A27C38" w:rsidP="003A49E2">
      <w:r w:rsidRPr="00171262">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556650A2" w14:textId="77777777" w:rsidR="005C2626" w:rsidRPr="00171262" w:rsidRDefault="00A27C38" w:rsidP="003A49E2">
      <w:r w:rsidRPr="00171262">
        <w:t>Trang thiết bị hiện có phục vụ đào tạo, sát hạch lái xe mô tô Hạng A1 gồm: (i) công trình trên sân: 01 sân bê tông A1; 01 nhà điều hành sân A1 (có màn sáo che nắng); 01 nhà vòm nhà điều hành A1; 02 nhà chờ (sân A1 và sân ô tô); (ii) hệ thống thiết bị sát hạch tự động Hạng A1: 01 hệ thống cảm biến trên sân; 05 bộ thiết bị gắn trên 05 xe (bộ cảm biến điện tử và module điều khiển chính, module hiển thị và camera, module tần số radio); 02 camera quan sát sân thực hành và 02 camera trong phòng lý thuyết; 01 tủ điều khiển trung tâm; 01 bộ phần mềm giám sát, chấm điểm tự động, phúc tra, tiếp nhận, tổng hợp và in dữ liệu sát hạch; (iii) 05 xe mô tô Hạng A1 của Trường, dùng chung cho đào tạo và sát hạch; (iv) thiết bị hỗ trợ sát hạch: 04 bộ đàm; 01 bộ thiết bị âm thanh tại phòng điều hành sát hạch thực hành, 01 thiết bị âm thanh tại phòng sát hạch lý thuyết; 03 màn hình công khai (02 màn hình tại khu vực sát hạch lý thuyết, 01 màn hình tại khu vực sát hạch thực hành); 01 máy phát điện Kabuto 11.000 W và 03 máy điều hòa. Hình bài sát hạch tổng hợp số 1, thiết bị trên xe sát hạch và phòng điều hành sát hạch thực hành nêu trên phục vụ riêng Hạng A1, không dùng chung được cho Hạng A.</w:t>
      </w:r>
    </w:p>
    <w:p w14:paraId="51302753" w14:textId="77777777" w:rsidR="005C2626" w:rsidRPr="00171262" w:rsidRDefault="00A27C38">
      <w:r w:rsidRPr="00171262">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3F617824" w14:textId="77777777" w:rsidR="005C2626" w:rsidRPr="00171262" w:rsidRDefault="0079472C">
      <w:r w:rsidRPr="00171262">
        <w:t>Về điều kiện pháp lý sát hạch: Hiện Trường được Phòng Cảnh sát giao thông Công an tỉnh Quảng Ngãi cấp Giấy phép sát hạch số 58/CSGT(SHLX) ngày 29/4/2026 cho Trung tâm sát hạch lái xe thuộc Trường (trung tâm loại 3, phạm vi sát hạch Hạng A1). Theo khoản 4 Điều 3 Nghị định số 94/2026/NĐ-CP, trung tâm sát hạch lái xe loại 3 cung cấp dịch vụ sát hạch các hạng A1, A và B1; khi thay đổi thiết bị sát hạch, chủng loại, số lượng xe sát hạch, trung tâm đề nghị cấp lại giấy phép sát hạch (khoản 2 Điều 26, khoản 1 Điều 29 Nghị định số 94/2026/NĐ-CP). Do đó, Trường định hướng nâng cấp sân tập thực hành Hạng A1 hiện có thành sân sát hạch Hạng A và đề nghị bổ sung Hạng A vào giấy phép sát hạch hiện có, không đặt vấn đề nâng lên trung tâm sát hạch loại 2.</w:t>
      </w:r>
    </w:p>
    <w:p w14:paraId="194AC084" w14:textId="77777777" w:rsidR="005C2626" w:rsidRPr="00171262" w:rsidRDefault="0079472C">
      <w:r w:rsidRPr="00171262">
        <w:t>Trước khi đề nghị cấp lại giấy phép sát hạch, Trường tự rà soát, hoàn thiện các điều kiện của Trung tâm sát hạch đối với Hạng A theo Điều 23, Điều 24, Điều 25 Nghị định số 94/2026/NĐ-CP và QCVN 15:2026/BCA (sân, hình bài sát hạch, xe sát hạch, thiết bị sát hạch); Phòng Cảnh sát giao thông Công an tỉnh tiếp nhận hồ sơ, kiểm tra thực tế, lập biên bản và cấp lại giấy phép sát hạch khi Trung tâm đáp ứng đủ điều kiện (khoản 1 Điều 26, khoản 1 Điều 29 Nghị định số 94/2026/NĐ-CP).</w:t>
      </w:r>
    </w:p>
    <w:p w14:paraId="63C84DB6" w14:textId="77777777" w:rsidR="00D748D7" w:rsidRPr="00171262" w:rsidRDefault="00D748D7" w:rsidP="00A93C79">
      <w:pPr>
        <w:pStyle w:val="Heading2"/>
        <w:rPr>
          <w:color w:val="auto"/>
        </w:rPr>
      </w:pPr>
      <w:bookmarkStart w:id="17" w:name="_Toc243571130"/>
      <w:r w:rsidRPr="00171262">
        <w:rPr>
          <w:color w:val="auto"/>
        </w:rPr>
        <w:t>2. Về phương tiện</w:t>
      </w:r>
      <w:bookmarkEnd w:id="17"/>
    </w:p>
    <w:p w14:paraId="165A1D15" w14:textId="77777777" w:rsidR="005C2626" w:rsidRPr="00171262" w:rsidRDefault="00A27C38" w:rsidP="00D748D7">
      <w:r w:rsidRPr="00171262">
        <w:t>Theo Biên bản kiểm tra ngày 10/7/2026 của Sở Xây dựng tỉnh Quảng Ngãi, Khoa hiện có 15 xe mô tô tập lái phục vụ đào tạo, sát hạch Hạng A1, tất cả đều có dung tích xi-lanh từ 125 cm³ trở xuống. Hiện Trường chưa có xe mô tô đạt tiêu chuẩn Hạng A (dung tích xi-lanh trên 125 cm³); đây là khoảng trống lớn nhất về phương tiện, được giải quyết bằng giải pháp tại Phần III.</w:t>
      </w:r>
    </w:p>
    <w:p w14:paraId="1A1A5991" w14:textId="77777777" w:rsidR="005C2626" w:rsidRPr="00171262" w:rsidRDefault="00A27C38" w:rsidP="003A49E2">
      <w:r w:rsidRPr="00171262">
        <w:t>Trong 15 xe có 05 xe thuộc sở hữu của Trường (Honda Wave, Honda Future; năm sản xuất 2004–2016), được dùng chung cho đào tạo và sát hạch Hạng A1, và 10 xe theo hợp đồng (năm sản xuất 2004–2024); 15/15 xe thuộc Hạng A1.</w:t>
      </w:r>
    </w:p>
    <w:p w14:paraId="7FEAC638" w14:textId="77777777" w:rsidR="00D748D7" w:rsidRPr="00171262" w:rsidRDefault="00D748D7" w:rsidP="00A93C79">
      <w:pPr>
        <w:pStyle w:val="Heading2"/>
        <w:rPr>
          <w:color w:val="auto"/>
        </w:rPr>
      </w:pPr>
      <w:bookmarkStart w:id="18" w:name="_Toc243571131"/>
      <w:r w:rsidRPr="00171262">
        <w:rPr>
          <w:color w:val="auto"/>
        </w:rPr>
        <w:t>3. Về phòng học, trang thiết bị giảng dạy lý thuyết</w:t>
      </w:r>
      <w:bookmarkEnd w:id="18"/>
    </w:p>
    <w:p w14:paraId="6CC35B89" w14:textId="77777777" w:rsidR="005C2626" w:rsidRPr="00171262" w:rsidRDefault="00A27C38" w:rsidP="00D748D7">
      <w:r w:rsidRPr="00171262">
        <w:t>Theo Biên bản kiểm tra ngày 10/7/2026 của Sở Xây dựng tỉnh Quảng Ngãi, Khoa hiện có 02 phòng học lý thuyết (diện tích 763 m² và 145 m², có hệ thống ánh sáng, âm thanh, máy chiếu, bàn ghế) và 01 phòng máy tính (diện tích 70 m², 32 máy tính, 01 máy in, mạng LAN, có phần mềm học, ôn luyện, kiểm tra lý thuyết do Bộ Công an chuyển giao).</w:t>
      </w:r>
    </w:p>
    <w:p w14:paraId="1D9B8717" w14:textId="77777777" w:rsidR="005C2626" w:rsidRPr="00171262" w:rsidRDefault="00A27C38" w:rsidP="003A49E2">
      <w:r w:rsidRPr="00171262">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729A3B9E" w14:textId="77777777" w:rsidR="005C2626" w:rsidRPr="00171262" w:rsidRDefault="00A27C38" w:rsidP="005055F0">
      <w:pPr>
        <w:pStyle w:val="tnbng"/>
        <w:rPr>
          <w:bCs/>
          <w:color w:val="auto"/>
        </w:rPr>
      </w:pPr>
      <w:r w:rsidRPr="00171262">
        <w:rPr>
          <w:bCs/>
          <w:color w:val="auto"/>
        </w:rPr>
        <w:t>Bảng 6. 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3"/>
        <w:gridCol w:w="2267"/>
        <w:gridCol w:w="2266"/>
        <w:gridCol w:w="2265"/>
      </w:tblGrid>
      <w:tr w:rsidR="007221BB" w:rsidRPr="00171262" w14:paraId="37DBD921" w14:textId="77777777" w:rsidTr="007B60FF">
        <w:trPr>
          <w:tblHeader/>
        </w:trPr>
        <w:tc>
          <w:tcPr>
            <w:tcW w:w="2268" w:type="dxa"/>
          </w:tcPr>
          <w:p w14:paraId="21EE1A6E" w14:textId="77777777" w:rsidR="005C2626" w:rsidRPr="00171262" w:rsidRDefault="00A27C38" w:rsidP="00171262">
            <w:pPr>
              <w:spacing w:before="20" w:after="20"/>
              <w:ind w:firstLine="0"/>
              <w:jc w:val="center"/>
              <w:rPr>
                <w:b/>
                <w:sz w:val="26"/>
                <w:szCs w:val="26"/>
              </w:rPr>
            </w:pPr>
            <w:r w:rsidRPr="00171262">
              <w:rPr>
                <w:b/>
                <w:sz w:val="26"/>
                <w:szCs w:val="26"/>
              </w:rPr>
              <w:t>Chỉ tiêu</w:t>
            </w:r>
          </w:p>
        </w:tc>
        <w:tc>
          <w:tcPr>
            <w:tcW w:w="2268" w:type="dxa"/>
          </w:tcPr>
          <w:p w14:paraId="4678B584" w14:textId="77777777" w:rsidR="005C2626" w:rsidRPr="00171262" w:rsidRDefault="005055F0" w:rsidP="00171262">
            <w:pPr>
              <w:spacing w:before="20" w:after="20"/>
              <w:ind w:firstLine="0"/>
              <w:jc w:val="center"/>
              <w:rPr>
                <w:b/>
                <w:sz w:val="26"/>
                <w:szCs w:val="26"/>
              </w:rPr>
            </w:pPr>
            <w:r w:rsidRPr="00171262">
              <w:rPr>
                <w:b/>
                <w:sz w:val="26"/>
                <w:szCs w:val="26"/>
              </w:rPr>
              <w:t>Theo quy định</w:t>
            </w:r>
          </w:p>
        </w:tc>
        <w:tc>
          <w:tcPr>
            <w:tcW w:w="2268" w:type="dxa"/>
          </w:tcPr>
          <w:p w14:paraId="1FD874B4" w14:textId="77777777" w:rsidR="005C2626" w:rsidRPr="00171262" w:rsidRDefault="00A27C38" w:rsidP="00171262">
            <w:pPr>
              <w:spacing w:before="20" w:after="20"/>
              <w:ind w:firstLine="0"/>
              <w:jc w:val="center"/>
              <w:rPr>
                <w:b/>
                <w:sz w:val="26"/>
                <w:szCs w:val="26"/>
              </w:rPr>
            </w:pPr>
            <w:r w:rsidRPr="00171262">
              <w:rPr>
                <w:b/>
                <w:sz w:val="26"/>
                <w:szCs w:val="26"/>
              </w:rPr>
              <w:t>Hiện có</w:t>
            </w:r>
          </w:p>
        </w:tc>
        <w:tc>
          <w:tcPr>
            <w:tcW w:w="2268" w:type="dxa"/>
          </w:tcPr>
          <w:p w14:paraId="4E01D882" w14:textId="77777777" w:rsidR="005C2626" w:rsidRPr="00171262" w:rsidRDefault="00A27C38" w:rsidP="00171262">
            <w:pPr>
              <w:spacing w:before="20" w:after="20"/>
              <w:ind w:firstLine="0"/>
              <w:jc w:val="center"/>
              <w:rPr>
                <w:b/>
                <w:sz w:val="26"/>
                <w:szCs w:val="26"/>
              </w:rPr>
            </w:pPr>
            <w:r w:rsidRPr="00171262">
              <w:rPr>
                <w:b/>
                <w:sz w:val="26"/>
                <w:szCs w:val="26"/>
              </w:rPr>
              <w:t>Ghi chú</w:t>
            </w:r>
          </w:p>
        </w:tc>
      </w:tr>
      <w:tr w:rsidR="007221BB" w:rsidRPr="00171262" w14:paraId="394F5DAE" w14:textId="77777777" w:rsidTr="007B60FF">
        <w:tc>
          <w:tcPr>
            <w:tcW w:w="2268" w:type="dxa"/>
          </w:tcPr>
          <w:p w14:paraId="0825A208" w14:textId="77777777" w:rsidR="005C2626" w:rsidRPr="00171262" w:rsidRDefault="00A27C38" w:rsidP="005055F0">
            <w:pPr>
              <w:spacing w:before="20" w:after="20"/>
              <w:ind w:firstLine="0"/>
              <w:rPr>
                <w:sz w:val="26"/>
                <w:szCs w:val="26"/>
              </w:rPr>
            </w:pPr>
            <w:r w:rsidRPr="00171262">
              <w:rPr>
                <w:sz w:val="26"/>
                <w:szCs w:val="26"/>
              </w:rPr>
              <w:t>Nhà giáo dạy lý thuyết</w:t>
            </w:r>
          </w:p>
        </w:tc>
        <w:tc>
          <w:tcPr>
            <w:tcW w:w="2268" w:type="dxa"/>
          </w:tcPr>
          <w:p w14:paraId="26C5B49F" w14:textId="77777777" w:rsidR="005C2626" w:rsidRPr="00171262" w:rsidRDefault="00A27C38" w:rsidP="005055F0">
            <w:pPr>
              <w:spacing w:before="20" w:after="20"/>
              <w:ind w:firstLine="0"/>
              <w:rPr>
                <w:sz w:val="26"/>
                <w:szCs w:val="26"/>
              </w:rPr>
            </w:pPr>
            <w:r w:rsidRPr="00171262">
              <w:rPr>
                <w:sz w:val="26"/>
                <w:szCs w:val="26"/>
              </w:rPr>
              <w:t>Đạt tiêu chuẩn tại khoản 1 Điều 10 Nghị định số 94/2026/NĐ-CP (không quy định số lượng tối thiểu)</w:t>
            </w:r>
          </w:p>
        </w:tc>
        <w:tc>
          <w:tcPr>
            <w:tcW w:w="2268" w:type="dxa"/>
          </w:tcPr>
          <w:p w14:paraId="09AEF595" w14:textId="77777777" w:rsidR="005C2626" w:rsidRPr="00171262" w:rsidRDefault="00A27C38" w:rsidP="005055F0">
            <w:pPr>
              <w:spacing w:before="20" w:after="20"/>
              <w:ind w:firstLine="0"/>
              <w:rPr>
                <w:sz w:val="26"/>
                <w:szCs w:val="26"/>
              </w:rPr>
            </w:pPr>
            <w:r w:rsidRPr="00171262">
              <w:rPr>
                <w:sz w:val="26"/>
                <w:szCs w:val="26"/>
              </w:rPr>
              <w:t>11 người</w:t>
            </w:r>
          </w:p>
        </w:tc>
        <w:tc>
          <w:tcPr>
            <w:tcW w:w="2268" w:type="dxa"/>
          </w:tcPr>
          <w:p w14:paraId="181002FD" w14:textId="77777777" w:rsidR="005C2626" w:rsidRPr="00171262" w:rsidRDefault="005C2626" w:rsidP="005055F0">
            <w:pPr>
              <w:spacing w:before="20" w:after="20"/>
              <w:ind w:firstLine="0"/>
              <w:rPr>
                <w:sz w:val="26"/>
                <w:szCs w:val="26"/>
              </w:rPr>
            </w:pPr>
            <w:r w:rsidRPr="00171262">
              <w:rPr>
                <w:sz w:val="26"/>
                <w:szCs w:val="26"/>
              </w:rPr>
              <w:t>Trong 11 người: 08 tuyển dụng theo biên chế, 03 theo hợp đồng</w:t>
            </w:r>
          </w:p>
        </w:tc>
      </w:tr>
      <w:tr w:rsidR="007221BB" w:rsidRPr="00171262" w14:paraId="79D483CB" w14:textId="77777777" w:rsidTr="007B60FF">
        <w:tc>
          <w:tcPr>
            <w:tcW w:w="2268" w:type="dxa"/>
          </w:tcPr>
          <w:p w14:paraId="34C9B7C6" w14:textId="77777777" w:rsidR="005C2626" w:rsidRPr="00171262" w:rsidRDefault="00A27C38" w:rsidP="005055F0">
            <w:pPr>
              <w:spacing w:before="20" w:after="20"/>
              <w:ind w:firstLine="0"/>
              <w:rPr>
                <w:sz w:val="26"/>
                <w:szCs w:val="26"/>
              </w:rPr>
            </w:pPr>
            <w:r w:rsidRPr="00171262">
              <w:rPr>
                <w:sz w:val="26"/>
                <w:szCs w:val="26"/>
              </w:rPr>
              <w:t>Nhà giáo dạy thực hành</w:t>
            </w:r>
          </w:p>
        </w:tc>
        <w:tc>
          <w:tcPr>
            <w:tcW w:w="2268" w:type="dxa"/>
          </w:tcPr>
          <w:p w14:paraId="399BFF6C" w14:textId="77777777" w:rsidR="005C2626" w:rsidRPr="00171262" w:rsidRDefault="00A27C38" w:rsidP="005055F0">
            <w:pPr>
              <w:spacing w:before="20" w:after="20"/>
              <w:ind w:firstLine="0"/>
              <w:rPr>
                <w:sz w:val="26"/>
                <w:szCs w:val="26"/>
              </w:rPr>
            </w:pPr>
            <w:r w:rsidRPr="00171262">
              <w:rPr>
                <w:sz w:val="26"/>
                <w:szCs w:val="26"/>
              </w:rPr>
              <w:t>Đạt tiêu chuẩn tại khoản 2 Điều 10; có giấy chứng nhận giáo viên dạy thực hành lái xe (Điều 11 Nghị định số 94/2026/NĐ-CP)</w:t>
            </w:r>
          </w:p>
        </w:tc>
        <w:tc>
          <w:tcPr>
            <w:tcW w:w="2268" w:type="dxa"/>
          </w:tcPr>
          <w:p w14:paraId="30A29991" w14:textId="77777777" w:rsidR="005C2626" w:rsidRPr="00171262" w:rsidRDefault="00A27C38" w:rsidP="005055F0">
            <w:pPr>
              <w:spacing w:before="20" w:after="20"/>
              <w:ind w:firstLine="0"/>
              <w:rPr>
                <w:sz w:val="26"/>
                <w:szCs w:val="26"/>
              </w:rPr>
            </w:pPr>
            <w:r w:rsidRPr="00171262">
              <w:rPr>
                <w:sz w:val="26"/>
                <w:szCs w:val="26"/>
              </w:rPr>
              <w:t>10 người</w:t>
            </w:r>
          </w:p>
        </w:tc>
        <w:tc>
          <w:tcPr>
            <w:tcW w:w="2268" w:type="dxa"/>
          </w:tcPr>
          <w:p w14:paraId="68EA2684" w14:textId="77777777" w:rsidR="005C2626" w:rsidRPr="00171262" w:rsidRDefault="005C2626" w:rsidP="005055F0">
            <w:pPr>
              <w:spacing w:before="20" w:after="20"/>
              <w:ind w:firstLine="0"/>
              <w:rPr>
                <w:sz w:val="26"/>
                <w:szCs w:val="26"/>
              </w:rPr>
            </w:pPr>
            <w:r w:rsidRPr="00171262">
              <w:rPr>
                <w:sz w:val="26"/>
                <w:szCs w:val="26"/>
              </w:rPr>
              <w:t>10 trong 11 nhà giáo dạy cả lý thuyết và thực hành</w:t>
            </w:r>
          </w:p>
        </w:tc>
      </w:tr>
      <w:tr w:rsidR="007221BB" w:rsidRPr="00171262" w14:paraId="360EA029" w14:textId="77777777" w:rsidTr="007B60FF">
        <w:tc>
          <w:tcPr>
            <w:tcW w:w="2268" w:type="dxa"/>
          </w:tcPr>
          <w:p w14:paraId="68D10DE3" w14:textId="77777777" w:rsidR="005C2626" w:rsidRPr="00171262" w:rsidRDefault="00A27C38" w:rsidP="005055F0">
            <w:pPr>
              <w:spacing w:before="20" w:after="20"/>
              <w:ind w:firstLine="0"/>
              <w:rPr>
                <w:sz w:val="26"/>
                <w:szCs w:val="26"/>
              </w:rPr>
            </w:pPr>
            <w:r w:rsidRPr="00171262">
              <w:rPr>
                <w:sz w:val="26"/>
                <w:szCs w:val="26"/>
              </w:rPr>
              <w:t>Nhà giáo có giấy phép lái xe Hạng A</w:t>
            </w:r>
          </w:p>
        </w:tc>
        <w:tc>
          <w:tcPr>
            <w:tcW w:w="2268" w:type="dxa"/>
          </w:tcPr>
          <w:p w14:paraId="370EA325" w14:textId="77777777" w:rsidR="005C2626" w:rsidRPr="00171262" w:rsidRDefault="00A27C38" w:rsidP="005055F0">
            <w:pPr>
              <w:spacing w:before="20" w:after="20"/>
              <w:ind w:firstLine="0"/>
              <w:rPr>
                <w:sz w:val="26"/>
                <w:szCs w:val="26"/>
              </w:rPr>
            </w:pPr>
            <w:r w:rsidRPr="00171262">
              <w:rPr>
                <w:sz w:val="26"/>
                <w:szCs w:val="26"/>
              </w:rPr>
              <w:t>Hạng tương ứng hoặc cao hơn hạng xe đào tạo (khoản 2 Điều 10 Nghị định số 94/2026/NĐ-CP)</w:t>
            </w:r>
          </w:p>
        </w:tc>
        <w:tc>
          <w:tcPr>
            <w:tcW w:w="2268" w:type="dxa"/>
          </w:tcPr>
          <w:p w14:paraId="47958893" w14:textId="77777777" w:rsidR="005C2626" w:rsidRPr="00171262" w:rsidRDefault="00A27C38" w:rsidP="005055F0">
            <w:pPr>
              <w:spacing w:before="20" w:after="20"/>
              <w:ind w:firstLine="0"/>
              <w:rPr>
                <w:sz w:val="26"/>
                <w:szCs w:val="26"/>
              </w:rPr>
            </w:pPr>
            <w:r w:rsidRPr="00171262">
              <w:rPr>
                <w:sz w:val="26"/>
                <w:szCs w:val="26"/>
              </w:rPr>
              <w:t>10 người có giấy phép lái xe Hạng A (04 người thuộc danh sách nhà giáo Hạng A1)</w:t>
            </w:r>
          </w:p>
        </w:tc>
        <w:tc>
          <w:tcPr>
            <w:tcW w:w="2268" w:type="dxa"/>
          </w:tcPr>
          <w:p w14:paraId="4EA549D7" w14:textId="77777777" w:rsidR="005C2626" w:rsidRPr="00171262" w:rsidRDefault="005C2626" w:rsidP="005055F0">
            <w:pPr>
              <w:spacing w:before="20" w:after="20"/>
              <w:ind w:firstLine="0"/>
              <w:rPr>
                <w:sz w:val="26"/>
                <w:szCs w:val="26"/>
              </w:rPr>
            </w:pPr>
            <w:r w:rsidRPr="00171262">
              <w:rPr>
                <w:sz w:val="26"/>
                <w:szCs w:val="26"/>
              </w:rPr>
              <w:t>06 người có giấy chứng nhận giáo viên dạy thực hành Hạng A; 03 người hoàn thành tập huấn tháng 10–11/2026</w:t>
            </w:r>
          </w:p>
        </w:tc>
      </w:tr>
      <w:tr w:rsidR="007221BB" w:rsidRPr="00171262" w14:paraId="73559088" w14:textId="77777777" w:rsidTr="007B60FF">
        <w:tc>
          <w:tcPr>
            <w:tcW w:w="2268" w:type="dxa"/>
          </w:tcPr>
          <w:p w14:paraId="6A2323AD" w14:textId="77777777" w:rsidR="005C2626" w:rsidRPr="00171262" w:rsidRDefault="00A27C38" w:rsidP="005055F0">
            <w:pPr>
              <w:spacing w:before="20" w:after="20"/>
              <w:ind w:firstLine="0"/>
              <w:rPr>
                <w:sz w:val="26"/>
                <w:szCs w:val="26"/>
              </w:rPr>
            </w:pPr>
            <w:r w:rsidRPr="00171262">
              <w:rPr>
                <w:sz w:val="26"/>
                <w:szCs w:val="26"/>
              </w:rPr>
              <w:t>Phương tiện (xe mô tô Hạng A1)</w:t>
            </w:r>
          </w:p>
        </w:tc>
        <w:tc>
          <w:tcPr>
            <w:tcW w:w="2268" w:type="dxa"/>
          </w:tcPr>
          <w:p w14:paraId="611C9B6E" w14:textId="77777777" w:rsidR="005C2626" w:rsidRPr="00171262" w:rsidRDefault="00A27C38" w:rsidP="005055F0">
            <w:pPr>
              <w:spacing w:before="20" w:after="20"/>
              <w:ind w:firstLine="0"/>
              <w:rPr>
                <w:sz w:val="26"/>
                <w:szCs w:val="26"/>
              </w:rPr>
            </w:pPr>
            <w:r w:rsidRPr="00171262">
              <w:rPr>
                <w:sz w:val="26"/>
                <w:szCs w:val="26"/>
              </w:rPr>
              <w:t>Xe tập lái phù hợp hạng đào tạo (khoản 2 Điều 8 Thông tư số 14/2025/TT-BXD); không quy định số lượng tối thiểu</w:t>
            </w:r>
          </w:p>
        </w:tc>
        <w:tc>
          <w:tcPr>
            <w:tcW w:w="2268" w:type="dxa"/>
          </w:tcPr>
          <w:p w14:paraId="2183C745" w14:textId="77777777" w:rsidR="005C2626" w:rsidRPr="00171262" w:rsidRDefault="00A27C38" w:rsidP="005055F0">
            <w:pPr>
              <w:spacing w:before="20" w:after="20"/>
              <w:ind w:firstLine="0"/>
              <w:rPr>
                <w:sz w:val="26"/>
                <w:szCs w:val="26"/>
              </w:rPr>
            </w:pPr>
            <w:r w:rsidRPr="00171262">
              <w:rPr>
                <w:sz w:val="26"/>
                <w:szCs w:val="26"/>
              </w:rPr>
              <w:t>15 xe (tất cả ≤125 cm³)</w:t>
            </w:r>
          </w:p>
        </w:tc>
        <w:tc>
          <w:tcPr>
            <w:tcW w:w="2268" w:type="dxa"/>
          </w:tcPr>
          <w:p w14:paraId="578062A7" w14:textId="77777777" w:rsidR="005C2626" w:rsidRPr="00171262" w:rsidRDefault="005C2626" w:rsidP="005055F0">
            <w:pPr>
              <w:spacing w:before="20" w:after="20"/>
              <w:ind w:firstLine="0"/>
              <w:rPr>
                <w:sz w:val="26"/>
                <w:szCs w:val="26"/>
              </w:rPr>
            </w:pPr>
            <w:r w:rsidRPr="00171262">
              <w:rPr>
                <w:sz w:val="26"/>
                <w:szCs w:val="26"/>
              </w:rPr>
              <w:t>05 xe của Trường, 10 xe hợp đồng; năm sản xuất 2004–2024</w:t>
            </w:r>
          </w:p>
        </w:tc>
      </w:tr>
      <w:tr w:rsidR="007221BB" w:rsidRPr="00171262" w14:paraId="5542ADD9" w14:textId="77777777" w:rsidTr="007B60FF">
        <w:tc>
          <w:tcPr>
            <w:tcW w:w="2268" w:type="dxa"/>
          </w:tcPr>
          <w:p w14:paraId="3496B8E1" w14:textId="77777777" w:rsidR="005C2626" w:rsidRPr="00171262" w:rsidRDefault="00A27C38" w:rsidP="005055F0">
            <w:pPr>
              <w:spacing w:before="20" w:after="20"/>
              <w:ind w:firstLine="0"/>
              <w:rPr>
                <w:sz w:val="26"/>
                <w:szCs w:val="26"/>
              </w:rPr>
            </w:pPr>
            <w:r w:rsidRPr="00171262">
              <w:rPr>
                <w:sz w:val="26"/>
                <w:szCs w:val="26"/>
              </w:rPr>
              <w:t>Xe mô tô đạt chuẩn Hạng A (&gt;125 cm³)</w:t>
            </w:r>
          </w:p>
        </w:tc>
        <w:tc>
          <w:tcPr>
            <w:tcW w:w="2268" w:type="dxa"/>
          </w:tcPr>
          <w:p w14:paraId="153F52CD" w14:textId="77777777" w:rsidR="005C2626" w:rsidRPr="00171262" w:rsidRDefault="00A27C38" w:rsidP="005055F0">
            <w:pPr>
              <w:spacing w:before="20" w:after="20"/>
              <w:ind w:firstLine="0"/>
              <w:rPr>
                <w:sz w:val="26"/>
                <w:szCs w:val="26"/>
              </w:rPr>
            </w:pPr>
            <w:r w:rsidRPr="00171262">
              <w:rPr>
                <w:sz w:val="26"/>
                <w:szCs w:val="26"/>
              </w:rPr>
              <w:t>Xe tập lái Hạng A (trên 125 cm³); xe sát hạch Hạng A tối thiểu 02 xe, trên 200 cm³ (điểm b khoản 7 Điều 24 Nghị định số 94/2026/NĐ-CP; QCVN 15:2026/BCA)</w:t>
            </w:r>
          </w:p>
        </w:tc>
        <w:tc>
          <w:tcPr>
            <w:tcW w:w="2268" w:type="dxa"/>
          </w:tcPr>
          <w:p w14:paraId="39584BC1" w14:textId="77777777" w:rsidR="005C2626" w:rsidRPr="00171262" w:rsidRDefault="00A27C38" w:rsidP="005055F0">
            <w:pPr>
              <w:spacing w:before="20" w:after="20"/>
              <w:ind w:firstLine="0"/>
              <w:rPr>
                <w:sz w:val="26"/>
                <w:szCs w:val="26"/>
              </w:rPr>
            </w:pPr>
            <w:r w:rsidRPr="00171262">
              <w:rPr>
                <w:sz w:val="26"/>
                <w:szCs w:val="26"/>
              </w:rPr>
              <w:t>0</w:t>
            </w:r>
          </w:p>
        </w:tc>
        <w:tc>
          <w:tcPr>
            <w:tcW w:w="2268" w:type="dxa"/>
          </w:tcPr>
          <w:p w14:paraId="0B5EF752" w14:textId="77777777" w:rsidR="005C2626" w:rsidRPr="00171262" w:rsidRDefault="005C2626" w:rsidP="005055F0">
            <w:pPr>
              <w:spacing w:before="20" w:after="20"/>
              <w:ind w:firstLine="0"/>
              <w:rPr>
                <w:sz w:val="26"/>
                <w:szCs w:val="26"/>
              </w:rPr>
            </w:pPr>
            <w:r w:rsidRPr="00171262">
              <w:rPr>
                <w:sz w:val="26"/>
                <w:szCs w:val="26"/>
              </w:rPr>
              <w:t>Chưa có; nhu cầu tại Bảng 8</w:t>
            </w:r>
          </w:p>
        </w:tc>
      </w:tr>
      <w:tr w:rsidR="007221BB" w:rsidRPr="00171262" w14:paraId="5AB3DB9D" w14:textId="77777777" w:rsidTr="007B60FF">
        <w:tc>
          <w:tcPr>
            <w:tcW w:w="2268" w:type="dxa"/>
          </w:tcPr>
          <w:p w14:paraId="7A144C59" w14:textId="77777777" w:rsidR="005C2626" w:rsidRPr="00171262" w:rsidRDefault="00A27C38" w:rsidP="005055F0">
            <w:pPr>
              <w:spacing w:before="20" w:after="20"/>
              <w:ind w:firstLine="0"/>
              <w:rPr>
                <w:sz w:val="26"/>
                <w:szCs w:val="26"/>
              </w:rPr>
            </w:pPr>
            <w:r w:rsidRPr="00171262">
              <w:rPr>
                <w:sz w:val="26"/>
                <w:szCs w:val="26"/>
              </w:rPr>
              <w:t>Sân tập</w:t>
            </w:r>
          </w:p>
        </w:tc>
        <w:tc>
          <w:tcPr>
            <w:tcW w:w="2268" w:type="dxa"/>
          </w:tcPr>
          <w:p w14:paraId="77C1EF76" w14:textId="77777777" w:rsidR="005C2626" w:rsidRPr="00171262" w:rsidRDefault="00A27C38" w:rsidP="005055F0">
            <w:pPr>
              <w:spacing w:before="20" w:after="20"/>
              <w:ind w:firstLine="0"/>
              <w:rPr>
                <w:sz w:val="26"/>
                <w:szCs w:val="26"/>
              </w:rPr>
            </w:pPr>
            <w:r w:rsidRPr="00171262">
              <w:rPr>
                <w:sz w:val="26"/>
                <w:szCs w:val="26"/>
              </w:rPr>
              <w:t>Hình tập lái phù hợp kích thước hình sát hạch từng hạng theo QCVN 15:2026/BCA (khoản 3 Điều 8 Thông tư số 14/2025/TT-BXD)</w:t>
            </w:r>
          </w:p>
        </w:tc>
        <w:tc>
          <w:tcPr>
            <w:tcW w:w="2268" w:type="dxa"/>
          </w:tcPr>
          <w:p w14:paraId="660C68E4" w14:textId="77777777" w:rsidR="005C2626" w:rsidRPr="00171262" w:rsidRDefault="00A27C38" w:rsidP="005055F0">
            <w:pPr>
              <w:spacing w:before="20" w:after="20"/>
              <w:ind w:firstLine="0"/>
              <w:rPr>
                <w:sz w:val="26"/>
                <w:szCs w:val="26"/>
              </w:rPr>
            </w:pPr>
            <w:r w:rsidRPr="00171262">
              <w:rPr>
                <w:sz w:val="26"/>
                <w:szCs w:val="26"/>
              </w:rPr>
              <w:t>03 sân: 1.000 m², 350 m², 250 m²</w:t>
            </w:r>
          </w:p>
        </w:tc>
        <w:tc>
          <w:tcPr>
            <w:tcW w:w="2268" w:type="dxa"/>
          </w:tcPr>
          <w:p w14:paraId="0520E9BE" w14:textId="77777777" w:rsidR="005C2626" w:rsidRPr="00171262" w:rsidRDefault="005C2626" w:rsidP="005055F0">
            <w:pPr>
              <w:spacing w:before="20" w:after="20"/>
              <w:ind w:firstLine="0"/>
              <w:rPr>
                <w:sz w:val="26"/>
                <w:szCs w:val="26"/>
              </w:rPr>
            </w:pPr>
            <w:r w:rsidRPr="00171262">
              <w:rPr>
                <w:sz w:val="26"/>
                <w:szCs w:val="26"/>
              </w:rPr>
              <w:t>Nền bê tông, bố trí 04 bài tập liên hoàn, có vạch chỉ dẫn</w:t>
            </w:r>
          </w:p>
        </w:tc>
      </w:tr>
      <w:tr w:rsidR="007221BB" w:rsidRPr="00171262" w14:paraId="769C30DF" w14:textId="77777777" w:rsidTr="007B60FF">
        <w:tc>
          <w:tcPr>
            <w:tcW w:w="2268" w:type="dxa"/>
          </w:tcPr>
          <w:p w14:paraId="40FCFBB7" w14:textId="77777777" w:rsidR="005C2626" w:rsidRPr="00171262" w:rsidRDefault="00A27C38" w:rsidP="005055F0">
            <w:pPr>
              <w:spacing w:before="20" w:after="20"/>
              <w:ind w:firstLine="0"/>
              <w:rPr>
                <w:sz w:val="26"/>
                <w:szCs w:val="26"/>
              </w:rPr>
            </w:pPr>
            <w:r w:rsidRPr="00171262">
              <w:rPr>
                <w:sz w:val="26"/>
                <w:szCs w:val="26"/>
              </w:rPr>
              <w:t>Sân sát hạch</w:t>
            </w:r>
          </w:p>
        </w:tc>
        <w:tc>
          <w:tcPr>
            <w:tcW w:w="2268" w:type="dxa"/>
          </w:tcPr>
          <w:p w14:paraId="4451619D" w14:textId="77777777" w:rsidR="005C2626" w:rsidRPr="00171262" w:rsidRDefault="00A27C38" w:rsidP="005055F0">
            <w:pPr>
              <w:spacing w:before="20" w:after="20"/>
              <w:ind w:firstLine="0"/>
              <w:rPr>
                <w:sz w:val="26"/>
                <w:szCs w:val="26"/>
              </w:rPr>
            </w:pPr>
            <w:r w:rsidRPr="00171262">
              <w:rPr>
                <w:sz w:val="26"/>
                <w:szCs w:val="26"/>
              </w:rPr>
              <w:t>Đủ diện tích bố trí các hình bài sát hạch Hạng A (khoản 6 Điều 24 Nghị định số 94/2026/NĐ-CP; mục 2.1.5.3 QCVN 15:2026/BCA)</w:t>
            </w:r>
          </w:p>
        </w:tc>
        <w:tc>
          <w:tcPr>
            <w:tcW w:w="2268" w:type="dxa"/>
          </w:tcPr>
          <w:p w14:paraId="011A9E7A" w14:textId="77777777" w:rsidR="005C2626" w:rsidRPr="00171262" w:rsidRDefault="00A27C38" w:rsidP="005055F0">
            <w:pPr>
              <w:spacing w:before="20" w:after="20"/>
              <w:ind w:firstLine="0"/>
              <w:rPr>
                <w:sz w:val="26"/>
                <w:szCs w:val="26"/>
              </w:rPr>
            </w:pPr>
            <w:r w:rsidRPr="00171262">
              <w:rPr>
                <w:sz w:val="26"/>
                <w:szCs w:val="26"/>
              </w:rPr>
              <w:t>01 sân dùng chung, diện tích 1.000 m² (Biên bản kiểm tra ngày 10/7/2026); trong đó khu vực vẽ hình bài tổng hợp số 1: 40 m × 17,5 m</w:t>
            </w:r>
          </w:p>
        </w:tc>
        <w:tc>
          <w:tcPr>
            <w:tcW w:w="2268" w:type="dxa"/>
          </w:tcPr>
          <w:p w14:paraId="753E6B02" w14:textId="77777777" w:rsidR="005C2626" w:rsidRPr="00171262" w:rsidRDefault="005C2626" w:rsidP="005055F0">
            <w:pPr>
              <w:spacing w:before="20" w:after="20"/>
              <w:ind w:firstLine="0"/>
              <w:rPr>
                <w:sz w:val="26"/>
                <w:szCs w:val="26"/>
              </w:rPr>
            </w:pPr>
            <w:r w:rsidRPr="00171262">
              <w:rPr>
                <w:sz w:val="26"/>
                <w:szCs w:val="26"/>
              </w:rPr>
              <w:t>Có thiết bị sát hạch tự động, nhà chờ, nhà điều hành phục vụ Hạng A1; hình, thiết bị, phòng điều hành Hạng A phải bố trí riêng</w:t>
            </w:r>
          </w:p>
        </w:tc>
      </w:tr>
      <w:tr w:rsidR="007221BB" w:rsidRPr="00171262" w14:paraId="57035E90" w14:textId="77777777" w:rsidTr="007B60FF">
        <w:tc>
          <w:tcPr>
            <w:tcW w:w="2268" w:type="dxa"/>
          </w:tcPr>
          <w:p w14:paraId="610BDE36" w14:textId="77777777" w:rsidR="005C2626" w:rsidRPr="00171262" w:rsidRDefault="00A27C38" w:rsidP="005055F0">
            <w:pPr>
              <w:spacing w:before="20" w:after="20"/>
              <w:ind w:firstLine="0"/>
              <w:rPr>
                <w:sz w:val="26"/>
                <w:szCs w:val="26"/>
              </w:rPr>
            </w:pPr>
            <w:r w:rsidRPr="00171262">
              <w:rPr>
                <w:sz w:val="26"/>
                <w:szCs w:val="26"/>
              </w:rPr>
              <w:t>Phòng học lý thuyết</w:t>
            </w:r>
          </w:p>
        </w:tc>
        <w:tc>
          <w:tcPr>
            <w:tcW w:w="2268" w:type="dxa"/>
          </w:tcPr>
          <w:p w14:paraId="1F58998E" w14:textId="77777777" w:rsidR="005C2626" w:rsidRPr="00171262" w:rsidRDefault="005C2626" w:rsidP="005055F0">
            <w:pPr>
              <w:spacing w:before="20" w:after="20"/>
              <w:ind w:firstLine="0"/>
              <w:rPr>
                <w:sz w:val="26"/>
                <w:szCs w:val="26"/>
              </w:rPr>
            </w:pPr>
            <w:r w:rsidRPr="00171262">
              <w:rPr>
                <w:sz w:val="26"/>
                <w:szCs w:val="26"/>
              </w:rPr>
              <w:t>Có trang thiết bị hỗ trợ giảng dạy pháp luật giao thông đường bộ (điểm a khoản 1 Điều 8 Thông tư số 14/2025/TT-BXD)</w:t>
            </w:r>
          </w:p>
        </w:tc>
        <w:tc>
          <w:tcPr>
            <w:tcW w:w="2268" w:type="dxa"/>
          </w:tcPr>
          <w:p w14:paraId="2507B18E" w14:textId="77777777" w:rsidR="005C2626" w:rsidRPr="00171262" w:rsidRDefault="00A27C38" w:rsidP="005055F0">
            <w:pPr>
              <w:spacing w:before="20" w:after="20"/>
              <w:ind w:firstLine="0"/>
              <w:rPr>
                <w:sz w:val="26"/>
                <w:szCs w:val="26"/>
              </w:rPr>
            </w:pPr>
            <w:r w:rsidRPr="00171262">
              <w:rPr>
                <w:sz w:val="26"/>
                <w:szCs w:val="26"/>
              </w:rPr>
              <w:t>02 phòng</w:t>
            </w:r>
          </w:p>
        </w:tc>
        <w:tc>
          <w:tcPr>
            <w:tcW w:w="2268" w:type="dxa"/>
          </w:tcPr>
          <w:p w14:paraId="33336DAD" w14:textId="77777777" w:rsidR="005C2626" w:rsidRPr="00171262" w:rsidRDefault="005C2626" w:rsidP="005055F0">
            <w:pPr>
              <w:spacing w:before="20" w:after="20"/>
              <w:ind w:firstLine="0"/>
              <w:rPr>
                <w:sz w:val="26"/>
                <w:szCs w:val="26"/>
              </w:rPr>
            </w:pPr>
            <w:r w:rsidRPr="00171262">
              <w:rPr>
                <w:sz w:val="26"/>
                <w:szCs w:val="26"/>
              </w:rPr>
              <w:t>02 hội trường: 763 m² và 145 m²</w:t>
            </w:r>
          </w:p>
        </w:tc>
      </w:tr>
      <w:tr w:rsidR="007221BB" w:rsidRPr="00171262" w14:paraId="6162F659" w14:textId="77777777" w:rsidTr="007B60FF">
        <w:tc>
          <w:tcPr>
            <w:tcW w:w="2268" w:type="dxa"/>
          </w:tcPr>
          <w:p w14:paraId="374F968D" w14:textId="77777777" w:rsidR="005C2626" w:rsidRPr="00171262" w:rsidRDefault="00A27C38" w:rsidP="005055F0">
            <w:pPr>
              <w:spacing w:before="20" w:after="20"/>
              <w:ind w:firstLine="0"/>
              <w:rPr>
                <w:sz w:val="26"/>
                <w:szCs w:val="26"/>
              </w:rPr>
            </w:pPr>
            <w:r w:rsidRPr="00171262">
              <w:rPr>
                <w:sz w:val="26"/>
                <w:szCs w:val="26"/>
              </w:rPr>
              <w:t>Phòng máy tính</w:t>
            </w:r>
          </w:p>
        </w:tc>
        <w:tc>
          <w:tcPr>
            <w:tcW w:w="2268" w:type="dxa"/>
          </w:tcPr>
          <w:p w14:paraId="034F69B5" w14:textId="77777777" w:rsidR="005C2626" w:rsidRPr="00171262" w:rsidRDefault="005C2626" w:rsidP="005055F0">
            <w:pPr>
              <w:spacing w:before="20" w:after="20"/>
              <w:ind w:firstLine="0"/>
              <w:rPr>
                <w:sz w:val="26"/>
                <w:szCs w:val="26"/>
              </w:rPr>
            </w:pPr>
            <w:r w:rsidRPr="00171262">
              <w:rPr>
                <w:sz w:val="26"/>
                <w:szCs w:val="26"/>
              </w:rPr>
              <w:t>Sát hạch lý thuyết trên máy tính: Tối thiểu 02 máy chủ, 10 máy trạm (khoản 8 Điều 24 Nghị định số 94/2026/NĐ-CP)</w:t>
            </w:r>
          </w:p>
        </w:tc>
        <w:tc>
          <w:tcPr>
            <w:tcW w:w="2268" w:type="dxa"/>
          </w:tcPr>
          <w:p w14:paraId="1896E700" w14:textId="77777777" w:rsidR="005C2626" w:rsidRPr="00171262" w:rsidRDefault="00A27C38" w:rsidP="005055F0">
            <w:pPr>
              <w:spacing w:before="20" w:after="20"/>
              <w:ind w:firstLine="0"/>
              <w:rPr>
                <w:sz w:val="26"/>
                <w:szCs w:val="26"/>
              </w:rPr>
            </w:pPr>
            <w:r w:rsidRPr="00171262">
              <w:rPr>
                <w:sz w:val="26"/>
                <w:szCs w:val="26"/>
              </w:rPr>
              <w:t>01 phòng (70 m², 32 máy: 02 máy chủ, 30 máy trạm)</w:t>
            </w:r>
          </w:p>
        </w:tc>
        <w:tc>
          <w:tcPr>
            <w:tcW w:w="2268" w:type="dxa"/>
          </w:tcPr>
          <w:p w14:paraId="70289EDA" w14:textId="77777777" w:rsidR="005C2626" w:rsidRPr="00171262" w:rsidRDefault="005C2626" w:rsidP="005055F0">
            <w:pPr>
              <w:spacing w:before="20" w:after="20"/>
              <w:ind w:firstLine="0"/>
              <w:rPr>
                <w:sz w:val="26"/>
                <w:szCs w:val="26"/>
              </w:rPr>
            </w:pPr>
            <w:r w:rsidRPr="00171262">
              <w:rPr>
                <w:sz w:val="26"/>
                <w:szCs w:val="26"/>
              </w:rPr>
              <w:t>01 máy in, mạng LAN; phần mềm do Bộ Công an chuyển giao</w:t>
            </w:r>
          </w:p>
        </w:tc>
      </w:tr>
    </w:tbl>
    <w:p w14:paraId="2C919691" w14:textId="77777777" w:rsidR="005C2626" w:rsidRPr="00171262" w:rsidRDefault="00A27C38">
      <w:pPr>
        <w:pStyle w:val="Heading1"/>
        <w:rPr>
          <w:color w:val="auto"/>
        </w:rPr>
      </w:pPr>
      <w:bookmarkStart w:id="19" w:name="_Toc243571132"/>
      <w:r w:rsidRPr="00171262">
        <w:rPr>
          <w:color w:val="auto"/>
        </w:rPr>
        <w:t>III. THỰC TRẠNG NHU CẦU ĐÀO TẠO VÀ SÁT HẠCH LÁI XE MÔ TÔ HẠNG A</w:t>
      </w:r>
      <w:bookmarkEnd w:id="19"/>
    </w:p>
    <w:p w14:paraId="6849F12B" w14:textId="1F9BC848" w:rsidR="005C2626" w:rsidRPr="00171262" w:rsidRDefault="00A27C38">
      <w:r w:rsidRPr="00171262">
        <w:t>Như đã nêu tại Phần I, từ ngày 01/01/2025, giấy phép lái xe mô tô được phân thành Hạng A1 (xe mô tô hai bánh có dung tích xi-lanh đến 125 cm³) và Hạng A (xe mô tô hai bánh có dung tích xi-lanh trên 125 cm³) (điểm a, điểm b khoản 1 Điều 57 Luật Trật tự, an toàn giao thông đường bộ); người được cấp mới giấy phép lái xe để điều khiển các dòng xe mô tô phổ biến có dung tích xi-lanh trên 125 cm³ phải có giấy phép lái xe Hạng A (giấy phép lái xe cấp trước ngày 01/01/2025 tiếp tục được sử dụng theo quy định chuyển tiếp), cho thấy nhu cầu học và sát hạch Hạng A có xu hướng tăng.</w:t>
      </w:r>
    </w:p>
    <w:p w14:paraId="77B5FD2C" w14:textId="77777777" w:rsidR="005C2626" w:rsidRPr="00171262" w:rsidRDefault="00A27C38" w:rsidP="003A49E2">
      <w:r w:rsidRPr="00171262">
        <w:t>Về thực trạng các cơ sở đào tạo lái xe mô tô trên địa bàn: Theo Thông báo số 423/TB-SXD ngày 16/7/2026 của Sở Xây dựng tỉnh Quảng Ngãi về danh sách các cơ sở đào tạo lái xe đủ điều kiện hoạt động trên địa bàn tỉnh, toàn tỉnh có 09 cơ sở đào tạo lái xe, trong đó 07 cơ sở đào tạo lái xe mô tô; chỉ có Trung tâm đào tạo lái xe cơ giới đường bộ Quảng Ngãi (mã cơ sở đào tạo lái xe mô tô 51023) đào tạo Hạng A; Trường Cao đẳng Kon Tum (mã cơ sở đào tạo lái xe mô tô 51032) và các cơ sở còn lại chỉ đào tạo Hạng A1. Phương án hoạt động Hạng A1 của Trường (Thông báo số 797/TB-CĐKT) đã được Sở Xây dựng kiểm tra ngày 10/7/2026.</w:t>
      </w:r>
    </w:p>
    <w:p w14:paraId="1BBE792C" w14:textId="77777777" w:rsidR="005C2626" w:rsidRPr="00171262" w:rsidRDefault="00A27C38">
      <w:r w:rsidRPr="00171262">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753B4DF2" w14:textId="77777777" w:rsidR="00D80DBB" w:rsidRPr="00171262" w:rsidRDefault="00D80DBB">
      <w:pPr>
        <w:rPr>
          <w:b/>
          <w:bCs/>
        </w:rPr>
      </w:pPr>
      <w:r w:rsidRPr="00171262">
        <w:t>Theo Báo cáo số 393/BC-CĐKT và số liệu của Sở Xây dựng, tại các đơn vị khảo sát: Trung tâm Đào tạo lái xe cơ giới đường bộ Quảng Ngãi (quản lý trung tâm sát hạch loại 3) là cơ sở duy nhất trên địa bàn tỉnh đào tạo Hạng A năm 2025 (171 học viên, 03 xe tập lái Hạng A); Trung tâm Đào tạo và Sát hạch lái xe tỉnh Quảng Ngãi đang chuẩn bị hồ sơ, điều kiện để đào tạo Hạng A; Trung tâm Đào tạo và Sát hạch lái xe thuộc Trường Cao đẳng Cơ điện - Xây dựng và Nông lâm Trung bộ (tỉnh Gia Lai) có trên 20 xe mô tô Hạng A1, A, trong đó Trung tâm đầu tư 03 xe Hạng A, phần còn lại huy động nhà đầu tư, áp dụng tỷ lệ khoán 55% học phí đối với Hạng A. Tại Trường, quy mô đào tạo Hạng A1 năm 2025 là 3.604 học viên, năm 2026 dự kiến khoảng 4.709 học viên; đây là nguồn học viên có nhu cầu nâng hạng.</w:t>
      </w:r>
    </w:p>
    <w:p w14:paraId="7F2A2942" w14:textId="77777777" w:rsidR="00D80DBB" w:rsidRPr="00171262" w:rsidRDefault="00D80DBB">
      <w:pPr>
        <w:rPr>
          <w:b/>
          <w:bCs/>
        </w:rPr>
      </w:pPr>
      <w:r w:rsidRPr="00171262">
        <w:t>Theo số liệu do Phòng Cảnh sát giao thông Công an tỉnh Quảng Ngãi cung cấp, tại khu vực phía Tây tỉnh Quảng Ngãi (địa bàn tỉnh Kon Tum cũ), sát hạch lái xe mô tô được tổ chức tại 02 trung tâm sát hạch (của Trường và của Trung tâm giáo dục nghề nghiệp lái xe KORUCO) cho học viên của 04 cơ sở đào tạo trên địa bàn: Từ tháng 5/2025 đến hết năm 2025 có 32 kỳ sát hạch với 10.752 lượt thí sinh; năm 2026 (đến kỳ sát hạch tháng 8/2026) có 38 kỳ với 15.504 lượt thí sinh; toàn bộ là Hạng A1, chưa có kỳ sát hạch Hạng A; học viên của Trường chiếm khoảng 29–30% số lượt thí sinh. Theo số liệu của Sở Xây dựng tỉnh Quảng Ngãi, số học viên đào tạo Hạng A tại khu vực phía Đông tỉnh (địa bàn tỉnh Quảng Ngãi cũ) tăng từ 171 học viên năm 2025 lên 946 học viên năm 2026 (tính đến tháng 9/2026); khu vực phía Tây tỉnh hiện chưa có cơ sở đào tạo lái xe Hạng A được cấp phép. Như vậy, người dân khu vực phía Tây có nhu cầu giấy phép lái xe Hạng A hiện phải đi học, sát hạch tại khu vực phía Đông tỉnh hoặc địa phương khác.</w:t>
      </w:r>
    </w:p>
    <w:p w14:paraId="0F7DBBFF" w14:textId="77777777" w:rsidR="00D80DBB" w:rsidRPr="00171262" w:rsidRDefault="00D80DBB">
      <w:pPr>
        <w:rPr>
          <w:b/>
          <w:bCs/>
        </w:rPr>
      </w:pPr>
      <w:r w:rsidRPr="00171262">
        <w:t>Theo số liệu thống kê kết quả đào tạo năm 2025 của Sở Xây dựng tỉnh Quảng Ngãi, toàn tỉnh có 07 cơ sở đào tạo lái xe mô tô với 35.478 học viên; trong đó khu vực phía Tây tỉnh có 04 cơ sở với 12.066 học viên (Trung tâm giáo dục nghề nghiệp và sát hạch lái xe KORUCO 4.254; Trung tâm giáo dục nghề nghiệp kỹ thuật vận tải 3.900; Trường Cao đẳng Kon Tum 3.380, chiếm 28,0%; Trung tâm giáo dục nghề nghiệp - Giáo dục thường xuyên khu vực Đăk Hà 532), bằng khoảng 51,5% quy mô khu vực phía Đông tỉnh (03 cơ sở, 23.412 học viên). Năm 2025, toàn tỉnh chỉ có Trung tâm Đào tạo lái xe cơ giới đường bộ Quảng Ngãi đào tạo Hạng A (171 học viên; 03 xe tập lái Hạng A trong tổng số 18 xe mô tô tập lái).</w:t>
      </w:r>
    </w:p>
    <w:p w14:paraId="65A1D238" w14:textId="77777777" w:rsidR="005C2626" w:rsidRPr="00171262" w:rsidRDefault="005055F0">
      <w:pPr>
        <w:pStyle w:val="Heading1"/>
        <w:rPr>
          <w:color w:val="auto"/>
        </w:rPr>
      </w:pPr>
      <w:bookmarkStart w:id="20" w:name="_Toc243571133"/>
      <w:r w:rsidRPr="00171262">
        <w:rPr>
          <w:color w:val="auto"/>
        </w:rPr>
        <w:t>IV. ĐÁNH GIÁ CHUNG</w:t>
      </w:r>
      <w:bookmarkEnd w:id="20"/>
    </w:p>
    <w:p w14:paraId="0C0A8B1C" w14:textId="77777777" w:rsidR="005055F0" w:rsidRPr="00171262" w:rsidRDefault="005055F0" w:rsidP="005055F0">
      <w:pPr>
        <w:pStyle w:val="Heading2"/>
        <w:rPr>
          <w:color w:val="auto"/>
        </w:rPr>
      </w:pPr>
      <w:bookmarkStart w:id="21" w:name="_Toc243571134"/>
      <w:r w:rsidRPr="00171262">
        <w:rPr>
          <w:color w:val="auto"/>
        </w:rPr>
        <w:t>1. Ưu điểm, kết quả và những thuận lợi</w:t>
      </w:r>
      <w:bookmarkEnd w:id="21"/>
    </w:p>
    <w:p w14:paraId="0B875FB5" w14:textId="77777777" w:rsidR="005C2626" w:rsidRPr="00171262" w:rsidRDefault="00A27C38">
      <w:r w:rsidRPr="00171262">
        <w:t>Trường đã có nền tảng về đội ngũ nhà giáo, phương tiện, cơ sở vật chất và kinh nghiệm tổ chức đào tạo, sát hạch lái xe mô tô Hạng A1: từ năm 2018 đến nay đã đào tạo 22.284 học viên Hạng A1; quy mô tuyển sinh tăng liên tục từ năm 2024 (2.869 học viên năm 2024, 3.604 học viên năm 2025, dự kiến khoảng 4.709 học viên năm 2026); học viên của Trường chiếm khoảng 28–30% quy mô đào tạo, sát hạch lái xe mô tô khu vực phía Tây tỉnh. Trung tâm sát hạch lái xe của Trường (loại 3) được cấp Giấy phép sát hạch số 58/CSGT(SHLX) ngày 29/4/2026, có sân sát hạch Hạng A1 trang bị thiết bị sát hạch tự động; từ tháng 5/2025 đến tháng 8/2026 đã tổ chức 26 kỳ sát hạch Hạng A1 với 10.315 lượt thí sinh của Trường và các cơ sở đào tạo trên địa bàn. Đội ngũ nhà giáo có thâm niên dạy lái xe bình quân 20,2 năm, phần lớn là viên chức biên chế; đến tháng 9/2026 đã có 10 nhà giáo, viên chức có giấy phép lái xe Hạng A. Trường đã được Sở Xây dựng kiểm tra ngày 10/7/2026 đối với phương án hoạt động đào tạo Hạng A1 và đã có Phương án đầu tư nâng cấp, mở rộng sân tập lái số 12/PA-CĐKT, trong đó Giai đoạn 1 (khoảng 2.000 m²) bố trí hình bài sát hạch số 2 dùng chung cho Hạng A1 và Hạng A.</w:t>
      </w:r>
    </w:p>
    <w:p w14:paraId="636F4E83" w14:textId="77777777" w:rsidR="005055F0" w:rsidRPr="00171262" w:rsidRDefault="005055F0" w:rsidP="005055F0">
      <w:pPr>
        <w:pStyle w:val="Heading2"/>
        <w:rPr>
          <w:color w:val="auto"/>
        </w:rPr>
      </w:pPr>
      <w:bookmarkStart w:id="22" w:name="_Toc243571135"/>
      <w:r w:rsidRPr="00171262">
        <w:rPr>
          <w:color w:val="auto"/>
        </w:rPr>
        <w:t>2. Những hạn chế, khó khăn và nguyên nhân</w:t>
      </w:r>
      <w:bookmarkEnd w:id="22"/>
    </w:p>
    <w:p w14:paraId="4023D46D" w14:textId="77777777" w:rsidR="005055F0" w:rsidRPr="00171262" w:rsidRDefault="005055F0">
      <w:r w:rsidRPr="00171262">
        <w:t xml:space="preserve">- Chưa có xe mô tô Hạng A: 15 xe hiện có đều là xe Hạng A1; chưa có xe sát hạch Hạng A (xe mô tô hai bánh dung tích xi-lanh trên 200 cm³ hoặc công suất động cơ điện trên 11 kW, tối thiểu 02 xe); </w:t>
      </w:r>
    </w:p>
    <w:p w14:paraId="39993576" w14:textId="77777777" w:rsidR="005055F0" w:rsidRPr="00171262" w:rsidRDefault="005055F0">
      <w:r w:rsidRPr="00171262">
        <w:t>- Chưa có hình bài sát hạch Hạng A: Sân sát hạch hiện có phục vụ Hạng A1; Hạng A có kích thước hình lớn hơn (mục 2.1.13 QCVN 15:2026/BCA), không dùng chung được hình bài sát hạch tổng hợp số 1 của Hạng A1; từ 01/01/2028 bổ sung hình xử lý tình huống giả định trên đường (bài số 2), là hình có khả năng dùng chung cho Hạng A1 và Hạng A;</w:t>
      </w:r>
    </w:p>
    <w:p w14:paraId="45A4BDDE" w14:textId="77777777" w:rsidR="00FF7275" w:rsidRPr="00171262" w:rsidRDefault="00FF7275">
      <w:r w:rsidRPr="00171262">
        <w:t>- Chưa có thiết bị, phần mềm chấm điểm tự động và phòng điều hành sát hạch thực hành Hạng A: Thiết bị trên xe, trên sân và phòng điều hành sát hạch Hạng A1 hiện có không dùng chung được cho Hạng A;</w:t>
      </w:r>
    </w:p>
    <w:p w14:paraId="5C14CADC" w14:textId="77777777" w:rsidR="005055F0" w:rsidRPr="00171262" w:rsidRDefault="005055F0">
      <w:r w:rsidRPr="00171262">
        <w:t>- Chưa có đủ nhà giáo dạy thực hành Hạng A: Đến tháng 10/2026 có 06 người được cấp giấy chứng nhận giáo viên dạy thực hành lái xe Hạng A; 03 nhà giáo, viên chức khác đã có giấy phép lái xe Hạng A đang hoàn thành tập huấn trong tháng 10 và tháng 11/2026;</w:t>
      </w:r>
    </w:p>
    <w:p w14:paraId="24B73244" w14:textId="77777777" w:rsidR="005055F0" w:rsidRPr="00171262" w:rsidRDefault="005055F0">
      <w:r w:rsidRPr="00171262">
        <w:t>- Phương tiện Hạng A1 hiện có đã cũ: 06/15 xe sản xuất năm 2004 – 2005, 03 xe sản xuất năm 2009 – 2010 (Phụ lục II Thông báo số 797/TB-CĐKT);</w:t>
      </w:r>
    </w:p>
    <w:p w14:paraId="2310141A" w14:textId="77777777" w:rsidR="005055F0" w:rsidRPr="00171262" w:rsidRDefault="005055F0">
      <w:r w:rsidRPr="00171262">
        <w:t>- Trung tâm sát hạch lái xe chưa kết nối, truyền dữ liệu giám sát sát hạch về Phòng Cảnh sát giao thông, Cục Cảnh sát giao thông và chưa có hệ thống định danh, xác thực điện tử người dự sát hạch; đây là yêu cầu bắt buộc phải hoàn thành trước ngày 01/01/2027 (khoản 5 Điều 24, điểm g khoản 12 Điều 24 và khoản 3 Điều 42 Nghị định số 94/2026/NĐ-CP).</w:t>
      </w:r>
    </w:p>
    <w:p w14:paraId="3ADFE22B" w14:textId="77777777" w:rsidR="005C2626" w:rsidRPr="00171262" w:rsidRDefault="00A27C38" w:rsidP="003A49E2">
      <w:r w:rsidRPr="00171262">
        <w:rPr>
          <w:b/>
          <w:bCs/>
        </w:rPr>
        <w:t xml:space="preserve">Nguyên nhân: </w:t>
      </w:r>
      <w:r w:rsidRPr="00171262">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9F4525B" w14:textId="77777777" w:rsidR="006B69E3" w:rsidRPr="00171262" w:rsidRDefault="00A27C38">
      <w:r w:rsidRPr="00171262">
        <w:t xml:space="preserve"> Khoảng cách chính giữa hiện trạng đào tạo, sát hạch lái xe Hạng A1 so với yêu cầu Hạng A tập trung ở bốn nhóm: </w:t>
      </w:r>
    </w:p>
    <w:p w14:paraId="6D083284" w14:textId="77777777" w:rsidR="006B69E3" w:rsidRPr="00171262" w:rsidRDefault="00A27C38">
      <w:r w:rsidRPr="00171262">
        <w:t>(i) Phương tiện</w:t>
      </w:r>
      <w:r w:rsidR="006B69E3" w:rsidRPr="00171262">
        <w:t>: C</w:t>
      </w:r>
      <w:r w:rsidRPr="00171262">
        <w:t xml:space="preserve">hưa có xe Hạng A; </w:t>
      </w:r>
    </w:p>
    <w:p w14:paraId="6E86DA67" w14:textId="77777777" w:rsidR="006B69E3" w:rsidRPr="00171262" w:rsidRDefault="00A27C38">
      <w:r w:rsidRPr="00171262">
        <w:t>(ii) Cơ sở vật chất</w:t>
      </w:r>
      <w:r w:rsidR="006B69E3" w:rsidRPr="00171262">
        <w:t>: C</w:t>
      </w:r>
      <w:r w:rsidRPr="00171262">
        <w:t xml:space="preserve">hưa có hình bài sát hạch tổng hợp số 1, thiết bị chấm điểm và phòng điều hành sát hạch Hạng A riêng; sân cần nâng cấp và thẩm định kỹ thuật; </w:t>
      </w:r>
    </w:p>
    <w:p w14:paraId="46758359" w14:textId="77777777" w:rsidR="005C2626" w:rsidRPr="00171262" w:rsidRDefault="00A27C38">
      <w:r w:rsidRPr="00171262">
        <w:t>(iii) Pháp lý</w:t>
      </w:r>
      <w:r w:rsidR="006B69E3" w:rsidRPr="00171262">
        <w:t>: H</w:t>
      </w:r>
      <w:r w:rsidRPr="00171262">
        <w:t>ồ sơ, thủ tục công bố đủ điều kiện đào tạo Hạng A và cấp lại giấy phép sát hạch bổ sung Hạng A; (iv) Nhân lực — thiếu nhà giáo có giấy chứng nhận giáo viên dạy thực hành lái xe Hạng A. Đây là bốn nhóm giải pháp trọng tâm được đề xuất cụ thể tại Phần III — Nội dung Đề án.</w:t>
      </w:r>
    </w:p>
    <w:p w14:paraId="253CD6C2" w14:textId="77777777" w:rsidR="005C2626" w:rsidRPr="00171262" w:rsidRDefault="00A27C38">
      <w:pPr>
        <w:pStyle w:val="Heading4"/>
        <w:pageBreakBefore/>
        <w:rPr>
          <w:rFonts w:ascii="Times New Roman" w:hAnsi="Times New Roman"/>
          <w:color w:val="auto"/>
        </w:rPr>
      </w:pPr>
      <w:bookmarkStart w:id="23" w:name="_Toc243571136"/>
      <w:r w:rsidRPr="00171262">
        <w:rPr>
          <w:rFonts w:ascii="Times New Roman" w:hAnsi="Times New Roman"/>
          <w:color w:val="auto"/>
        </w:rPr>
        <w:t>Phần III</w:t>
      </w:r>
      <w:bookmarkEnd w:id="23"/>
    </w:p>
    <w:p w14:paraId="2A0799C2" w14:textId="77777777" w:rsidR="005C2626" w:rsidRPr="00171262" w:rsidRDefault="00A27C38">
      <w:pPr>
        <w:pStyle w:val="Heading4"/>
        <w:rPr>
          <w:rFonts w:ascii="Times New Roman" w:hAnsi="Times New Roman"/>
          <w:color w:val="auto"/>
        </w:rPr>
      </w:pPr>
      <w:bookmarkStart w:id="24" w:name="_Toc243571137"/>
      <w:r w:rsidRPr="00171262">
        <w:rPr>
          <w:rFonts w:ascii="Times New Roman" w:hAnsi="Times New Roman"/>
          <w:color w:val="auto"/>
        </w:rPr>
        <w:t>NỘI DUNG, GIẢI PHÁP CỦA ĐỀ ÁN</w:t>
      </w:r>
      <w:bookmarkEnd w:id="24"/>
    </w:p>
    <w:p w14:paraId="00A273AF" w14:textId="77777777" w:rsidR="007A160C" w:rsidRPr="00171262" w:rsidRDefault="007A160C" w:rsidP="007A160C">
      <w:pPr>
        <w:rPr>
          <w:lang w:val="nl-NL"/>
        </w:rPr>
      </w:pPr>
    </w:p>
    <w:p w14:paraId="733CA9A2" w14:textId="77777777" w:rsidR="005C2626" w:rsidRPr="00171262" w:rsidRDefault="00A27C38">
      <w:pPr>
        <w:pStyle w:val="Heading1"/>
        <w:rPr>
          <w:color w:val="auto"/>
        </w:rPr>
      </w:pPr>
      <w:bookmarkStart w:id="25" w:name="_Toc243571138"/>
      <w:r w:rsidRPr="00171262">
        <w:rPr>
          <w:color w:val="auto"/>
        </w:rPr>
        <w:t>I. MỤC TIÊU, QUAN ĐIỂM</w:t>
      </w:r>
      <w:bookmarkEnd w:id="25"/>
    </w:p>
    <w:p w14:paraId="79449A5E" w14:textId="77777777" w:rsidR="007A160C" w:rsidRPr="00171262" w:rsidRDefault="007A160C" w:rsidP="007A160C">
      <w:pPr>
        <w:pStyle w:val="Heading2"/>
        <w:rPr>
          <w:color w:val="auto"/>
        </w:rPr>
      </w:pPr>
      <w:bookmarkStart w:id="26" w:name="_Toc243571139"/>
      <w:r w:rsidRPr="00171262">
        <w:rPr>
          <w:color w:val="auto"/>
        </w:rPr>
        <w:t>1. Mục tiêu chung</w:t>
      </w:r>
      <w:bookmarkEnd w:id="26"/>
    </w:p>
    <w:p w14:paraId="57E310E4" w14:textId="77777777" w:rsidR="005C2626" w:rsidRPr="00171262" w:rsidRDefault="007A160C">
      <w:r w:rsidRPr="00171262">
        <w:t>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tuyển sinh khóa đào tạo Hạng A đầu tiên từ tháng 8/2027.</w:t>
      </w:r>
    </w:p>
    <w:p w14:paraId="3D0BE7B3" w14:textId="77777777" w:rsidR="007A160C" w:rsidRPr="00171262" w:rsidRDefault="007A160C" w:rsidP="007A160C">
      <w:pPr>
        <w:pStyle w:val="Heading2"/>
        <w:rPr>
          <w:color w:val="auto"/>
        </w:rPr>
      </w:pPr>
      <w:bookmarkStart w:id="27" w:name="_Toc243571140"/>
      <w:r w:rsidRPr="00171262">
        <w:rPr>
          <w:color w:val="auto"/>
        </w:rPr>
        <w:t>2. Mục tiêu cụ thể</w:t>
      </w:r>
      <w:bookmarkEnd w:id="27"/>
    </w:p>
    <w:p w14:paraId="0CC494F3" w14:textId="77777777" w:rsidR="005C2626" w:rsidRPr="00171262" w:rsidRDefault="00A27C38" w:rsidP="003A49E2">
      <w:r w:rsidRPr="00171262">
        <w:t>Đưa hoạt động đào tạo, sát hạch lái xe mô tô Hạng A vào vận hành theo lộ trình, trong đó tập trung vào các nhiệm vụ chính:</w:t>
      </w:r>
    </w:p>
    <w:p w14:paraId="6C92D65D" w14:textId="77777777" w:rsidR="005C2626" w:rsidRPr="00171262" w:rsidRDefault="00A27C38" w:rsidP="003A49E2">
      <w:r w:rsidRPr="00171262">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58368E71" w14:textId="77777777" w:rsidR="005C2626" w:rsidRPr="00171262" w:rsidRDefault="00A27C38" w:rsidP="003A49E2">
      <w:r w:rsidRPr="00171262">
        <w:t>b) Về chương trình, giáo trình, đội ngũ nhà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10 người có giấy phép lái xe Hạng A, 06 người có giấy chứng nhận giáo viên dạy thực hành Hạng A); mục tiêu đến hết tháng 11/2026 có 09 nhà giáo đủ điều kiện dạy thực hành lái xe Hạng A.</w:t>
      </w:r>
    </w:p>
    <w:p w14:paraId="40036B2E" w14:textId="77777777" w:rsidR="005C2626" w:rsidRPr="00171262" w:rsidRDefault="00A27C38" w:rsidP="003A49E2">
      <w:r w:rsidRPr="00171262">
        <w:t>c) Về đầu tư: Hoàn thiện hệ thống thông tin, đường truyền dữ liệu giám sát sát hạch và hệ thống định danh, xác thực điện tử của Trung tâm sát hạch lái xe trước ngày 01/01/2027 (yêu cầu bắt buộc; sử dụng kinh phí chi thường xuyên của Trường, không tính vào kinh phí của Đề án); hoàn thành Giai đoạn 1 sân tập lái (khoảng 2.000 m²) trước ngày 30/6/2027; lập dự toán, mua sắm thiết bị, phần mềm sát hạch bài số 2 trước ngày 30/6/2027 để lắp đặt, vận hành thử trước ngày 01/01/2028; cải tạo khu sân tập thực hành Hạng A1 thành sân sát hạch Hạng A, bố trí lại sân tập Hạng A1; trang bị xe sát hạch, xe tập lái Hạng A theo Bảng 8.</w:t>
      </w:r>
    </w:p>
    <w:p w14:paraId="5E338D4A" w14:textId="1932101D" w:rsidR="005C2626" w:rsidRPr="00171262" w:rsidRDefault="00A27C38" w:rsidP="003A49E2">
      <w:r w:rsidRPr="00171262">
        <w:t xml:space="preserve">d) Về tài chính: Xây dựng cơ chế khoán kinh phí đào tạo, sát hạch Hạng A trên cơ sở cơ chế Hạng A1; bảo đảm thu đủ bù chi, tái đầu tư từ nguồn thu; doanh thu học phí Hạng A giai đoạn 2027–2031 dự kiến khoảng 8,59 tỷ đồng; </w:t>
      </w:r>
      <w:del w:id="1063" w:author="Chốt nội dung mục 3.2, 23/10/2026 (Claude)" w:date="2026-10-23T15:39:02Z">
        <w:r w:rsidRPr="00171262">
          <w:delText xml:space="preserve">thời gian hoàn vốn khoảng 4,5 năm tính trên vốn đầu tư tài sản tại Bảng 10</w:delText>
        </w:r>
      </w:del>
      <w:ins w:id="1064" w:author="Chốt nội dung mục 3.2, 23/10/2026 (Claude)" w:date="2026-10-23T15:39:02Z">
        <w:r w:rsidRPr="00171262">
          <w:t xml:space="preserve">thời gian hoàn vốn khoảng 4,5 năm tính trên vốn ban đầu tại Bảng 10</w:t>
        </w:r>
      </w:ins>
      <w:r w:rsidRPr="00171262">
        <w:t xml:space="preserve"> (Phụ lục IV, Phụ lục V).</w:t>
      </w:r>
    </w:p>
    <w:p w14:paraId="7AC037F4" w14:textId="77777777" w:rsidR="005C2626" w:rsidRPr="00171262" w:rsidRDefault="00A27C38" w:rsidP="003A49E2">
      <w:r w:rsidRPr="00171262">
        <w:t>đ) Về tài sản công: Quản lý, sử dụng sân, thiết bị, phương tiện đúng quy định; không để thất thoát, lãng phí tài sản công.</w:t>
      </w:r>
    </w:p>
    <w:p w14:paraId="3B2F974F" w14:textId="77777777" w:rsidR="005C2626" w:rsidRPr="00171262" w:rsidRDefault="00A27C38" w:rsidP="003A49E2">
      <w:r w:rsidRPr="00171262">
        <w:t>e) Về quản trị và rủi ro: Phân định rõ trách nhiệm của khoa Đào tạo và Sát hạch lái xe và các phòng chức năng; không để xảy ra rủi ro pháp lý mức cao trong 03 năm đầu triển khai.</w:t>
      </w:r>
    </w:p>
    <w:p w14:paraId="2BCC7B5B" w14:textId="77777777" w:rsidR="007A160C" w:rsidRPr="00171262" w:rsidRDefault="007A160C" w:rsidP="007A160C">
      <w:pPr>
        <w:pStyle w:val="Heading2"/>
        <w:rPr>
          <w:color w:val="auto"/>
        </w:rPr>
      </w:pPr>
      <w:bookmarkStart w:id="28" w:name="_Toc243571141"/>
      <w:r w:rsidRPr="00171262">
        <w:rPr>
          <w:color w:val="auto"/>
        </w:rPr>
        <w:t>3. Quan điểm xây dựng Đề án</w:t>
      </w:r>
      <w:bookmarkEnd w:id="28"/>
    </w:p>
    <w:p w14:paraId="5EA51ABD" w14:textId="77777777" w:rsidR="005C2626" w:rsidRPr="00171262" w:rsidRDefault="00A27C38">
      <w:r w:rsidRPr="00171262">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EFFA5D7" w14:textId="77777777" w:rsidR="007A160C" w:rsidRPr="00171262" w:rsidRDefault="007A160C" w:rsidP="007A160C">
      <w:pPr>
        <w:pStyle w:val="Heading2"/>
        <w:rPr>
          <w:color w:val="auto"/>
        </w:rPr>
      </w:pPr>
      <w:bookmarkStart w:id="29" w:name="_Toc243571142"/>
      <w:r w:rsidRPr="00171262">
        <w:rPr>
          <w:color w:val="auto"/>
        </w:rPr>
        <w:t>4. Mục tiêu tuyển sinh, quy mô đào tạo dự kiến theo năm (từ 2027)</w:t>
      </w:r>
      <w:bookmarkEnd w:id="29"/>
      <w:r w:rsidRPr="00171262">
        <w:rPr>
          <w:color w:val="auto"/>
        </w:rPr>
        <w:t xml:space="preserve"> </w:t>
      </w:r>
    </w:p>
    <w:p w14:paraId="308A1980" w14:textId="77777777" w:rsidR="0053462B" w:rsidRPr="00171262" w:rsidRDefault="0053462B" w:rsidP="0053462B">
      <w:pPr>
        <w:spacing w:before="0"/>
        <w:ind w:firstLine="0"/>
        <w:jc w:val="center"/>
        <w:rPr>
          <w:i/>
          <w:lang w:val="nl-BE"/>
        </w:rPr>
      </w:pPr>
      <w:r w:rsidRPr="00171262">
        <w:rPr>
          <w:i/>
          <w:lang w:val="nl-BE"/>
        </w:rPr>
        <w:t>Bảng 7. Kế hoạch tuyển sinh, đào tạo lái xe mô tô giai đoạn 2027-2031</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03"/>
        <w:gridCol w:w="1550"/>
        <w:gridCol w:w="937"/>
        <w:gridCol w:w="855"/>
        <w:gridCol w:w="3632"/>
      </w:tblGrid>
      <w:tr w:rsidR="006B69E3" w:rsidRPr="00171262" w14:paraId="11184A44" w14:textId="77777777" w:rsidTr="006B69E3">
        <w:trPr>
          <w:cantSplit/>
          <w:trHeight w:val="170"/>
          <w:tblHeader/>
        </w:trPr>
        <w:tc>
          <w:tcPr>
            <w:tcW w:w="590" w:type="dxa"/>
            <w:vMerge w:val="restart"/>
            <w:vAlign w:val="center"/>
          </w:tcPr>
          <w:p w14:paraId="3D0108A9" w14:textId="77777777" w:rsidR="006B69E3" w:rsidRPr="00171262" w:rsidRDefault="006B69E3" w:rsidP="0053462B">
            <w:pPr>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TT</w:t>
            </w:r>
          </w:p>
        </w:tc>
        <w:tc>
          <w:tcPr>
            <w:tcW w:w="1503" w:type="dxa"/>
            <w:vMerge w:val="restart"/>
            <w:vAlign w:val="center"/>
          </w:tcPr>
          <w:p w14:paraId="6BB607F8" w14:textId="77777777" w:rsidR="006B69E3" w:rsidRPr="00171262" w:rsidRDefault="006B69E3" w:rsidP="0053462B">
            <w:pPr>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Năm</w:t>
            </w:r>
          </w:p>
        </w:tc>
        <w:tc>
          <w:tcPr>
            <w:tcW w:w="1550" w:type="dxa"/>
            <w:vMerge w:val="restart"/>
            <w:vAlign w:val="center"/>
          </w:tcPr>
          <w:p w14:paraId="415CA75C" w14:textId="77777777" w:rsidR="006B69E3" w:rsidRPr="00171262" w:rsidRDefault="006B69E3" w:rsidP="0053462B">
            <w:pPr>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Tổng</w:t>
            </w:r>
          </w:p>
        </w:tc>
        <w:tc>
          <w:tcPr>
            <w:tcW w:w="1792" w:type="dxa"/>
            <w:gridSpan w:val="2"/>
            <w:vAlign w:val="center"/>
          </w:tcPr>
          <w:p w14:paraId="1A8D4E6A"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bCs/>
                <w:sz w:val="26"/>
                <w:szCs w:val="26"/>
              </w:rPr>
              <w:t>Phân theo hạng</w:t>
            </w:r>
          </w:p>
        </w:tc>
        <w:tc>
          <w:tcPr>
            <w:tcW w:w="3632" w:type="dxa"/>
            <w:vMerge w:val="restart"/>
            <w:vAlign w:val="center"/>
          </w:tcPr>
          <w:p w14:paraId="3A05F1C1"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Ghi chú</w:t>
            </w:r>
          </w:p>
        </w:tc>
      </w:tr>
      <w:tr w:rsidR="006B69E3" w:rsidRPr="00171262" w14:paraId="540EC3B6" w14:textId="77777777" w:rsidTr="006B69E3">
        <w:trPr>
          <w:cantSplit/>
          <w:trHeight w:val="170"/>
          <w:tblHeader/>
        </w:trPr>
        <w:tc>
          <w:tcPr>
            <w:tcW w:w="590" w:type="dxa"/>
            <w:vMerge/>
            <w:vAlign w:val="center"/>
          </w:tcPr>
          <w:p w14:paraId="6BE5BB50" w14:textId="77777777" w:rsidR="006B69E3" w:rsidRPr="00171262" w:rsidRDefault="006B69E3" w:rsidP="0053462B">
            <w:pPr>
              <w:widowControl/>
              <w:spacing w:before="20" w:after="20"/>
              <w:ind w:firstLine="0"/>
              <w:jc w:val="left"/>
              <w:rPr>
                <w:rFonts w:asciiTheme="majorHAnsi" w:hAnsiTheme="majorHAnsi" w:cstheme="majorHAnsi"/>
                <w:b/>
                <w:bCs/>
                <w:sz w:val="26"/>
                <w:szCs w:val="26"/>
              </w:rPr>
            </w:pPr>
          </w:p>
        </w:tc>
        <w:tc>
          <w:tcPr>
            <w:tcW w:w="1503" w:type="dxa"/>
            <w:vMerge/>
            <w:vAlign w:val="center"/>
          </w:tcPr>
          <w:p w14:paraId="674FD722" w14:textId="77777777" w:rsidR="006B69E3" w:rsidRPr="00171262" w:rsidRDefault="006B69E3" w:rsidP="0053462B">
            <w:pPr>
              <w:widowControl/>
              <w:spacing w:before="20" w:after="20"/>
              <w:ind w:firstLine="0"/>
              <w:jc w:val="left"/>
              <w:rPr>
                <w:rFonts w:asciiTheme="majorHAnsi" w:hAnsiTheme="majorHAnsi" w:cstheme="majorHAnsi"/>
                <w:b/>
                <w:bCs/>
                <w:sz w:val="26"/>
                <w:szCs w:val="26"/>
              </w:rPr>
            </w:pPr>
          </w:p>
        </w:tc>
        <w:tc>
          <w:tcPr>
            <w:tcW w:w="1550" w:type="dxa"/>
            <w:vMerge/>
            <w:vAlign w:val="center"/>
          </w:tcPr>
          <w:p w14:paraId="7CFD22EB" w14:textId="77777777" w:rsidR="006B69E3" w:rsidRPr="00171262" w:rsidRDefault="006B69E3" w:rsidP="0053462B">
            <w:pPr>
              <w:widowControl/>
              <w:spacing w:before="20" w:after="20"/>
              <w:ind w:firstLine="0"/>
              <w:jc w:val="left"/>
              <w:rPr>
                <w:rFonts w:asciiTheme="majorHAnsi" w:hAnsiTheme="majorHAnsi" w:cstheme="majorHAnsi"/>
                <w:b/>
                <w:bCs/>
                <w:sz w:val="26"/>
                <w:szCs w:val="26"/>
              </w:rPr>
            </w:pPr>
          </w:p>
        </w:tc>
        <w:tc>
          <w:tcPr>
            <w:tcW w:w="937" w:type="dxa"/>
            <w:vAlign w:val="center"/>
          </w:tcPr>
          <w:p w14:paraId="16317CF9"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A1</w:t>
            </w:r>
          </w:p>
        </w:tc>
        <w:tc>
          <w:tcPr>
            <w:tcW w:w="855" w:type="dxa"/>
            <w:vAlign w:val="center"/>
          </w:tcPr>
          <w:p w14:paraId="039409A5"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w:t>
            </w:r>
          </w:p>
        </w:tc>
        <w:tc>
          <w:tcPr>
            <w:tcW w:w="3632" w:type="dxa"/>
            <w:vMerge/>
            <w:vAlign w:val="center"/>
          </w:tcPr>
          <w:p w14:paraId="6142A05C"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p>
        </w:tc>
      </w:tr>
      <w:tr w:rsidR="007221BB" w:rsidRPr="00171262" w14:paraId="6C45EC83" w14:textId="77777777" w:rsidTr="006B69E3">
        <w:trPr>
          <w:cantSplit/>
          <w:trHeight w:val="170"/>
        </w:trPr>
        <w:tc>
          <w:tcPr>
            <w:tcW w:w="590" w:type="dxa"/>
            <w:vAlign w:val="center"/>
            <w:hideMark/>
          </w:tcPr>
          <w:p w14:paraId="5576F23C"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1</w:t>
            </w:r>
          </w:p>
        </w:tc>
        <w:tc>
          <w:tcPr>
            <w:tcW w:w="1503" w:type="dxa"/>
            <w:vAlign w:val="center"/>
            <w:hideMark/>
          </w:tcPr>
          <w:p w14:paraId="4F37CED3"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2027</w:t>
            </w:r>
          </w:p>
        </w:tc>
        <w:tc>
          <w:tcPr>
            <w:tcW w:w="1550" w:type="dxa"/>
            <w:vAlign w:val="center"/>
          </w:tcPr>
          <w:p w14:paraId="2B064520"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sz w:val="26"/>
                <w:szCs w:val="26"/>
              </w:rPr>
              <w:t>4.940</w:t>
            </w:r>
          </w:p>
        </w:tc>
        <w:tc>
          <w:tcPr>
            <w:tcW w:w="937" w:type="dxa"/>
            <w:vAlign w:val="center"/>
          </w:tcPr>
          <w:p w14:paraId="2A96B99D"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4.720</w:t>
            </w:r>
          </w:p>
        </w:tc>
        <w:tc>
          <w:tcPr>
            <w:tcW w:w="855" w:type="dxa"/>
            <w:vAlign w:val="center"/>
          </w:tcPr>
          <w:p w14:paraId="735B7F78"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220</w:t>
            </w:r>
          </w:p>
        </w:tc>
        <w:tc>
          <w:tcPr>
            <w:tcW w:w="3632" w:type="dxa"/>
            <w:vAlign w:val="center"/>
          </w:tcPr>
          <w:p w14:paraId="18360AB8"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Năm đầu, Hạng A hoạt động khoảng 5 tháng (dự kiến từ tháng 8/2027)</w:t>
            </w:r>
          </w:p>
        </w:tc>
      </w:tr>
      <w:tr w:rsidR="007221BB" w:rsidRPr="00171262" w14:paraId="1597E3A4" w14:textId="77777777" w:rsidTr="006B69E3">
        <w:trPr>
          <w:cantSplit/>
          <w:trHeight w:val="170"/>
        </w:trPr>
        <w:tc>
          <w:tcPr>
            <w:tcW w:w="590" w:type="dxa"/>
            <w:vAlign w:val="center"/>
            <w:hideMark/>
          </w:tcPr>
          <w:p w14:paraId="518F5C38"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2</w:t>
            </w:r>
          </w:p>
        </w:tc>
        <w:tc>
          <w:tcPr>
            <w:tcW w:w="1503" w:type="dxa"/>
            <w:vAlign w:val="center"/>
            <w:hideMark/>
          </w:tcPr>
          <w:p w14:paraId="03D1A94A"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2028</w:t>
            </w:r>
          </w:p>
        </w:tc>
        <w:tc>
          <w:tcPr>
            <w:tcW w:w="1550" w:type="dxa"/>
            <w:vAlign w:val="center"/>
          </w:tcPr>
          <w:p w14:paraId="1D58204D"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sz w:val="26"/>
                <w:szCs w:val="26"/>
              </w:rPr>
              <w:t>5.190</w:t>
            </w:r>
          </w:p>
        </w:tc>
        <w:tc>
          <w:tcPr>
            <w:tcW w:w="937" w:type="dxa"/>
            <w:vAlign w:val="center"/>
          </w:tcPr>
          <w:p w14:paraId="58DBE816"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4.590</w:t>
            </w:r>
          </w:p>
        </w:tc>
        <w:tc>
          <w:tcPr>
            <w:tcW w:w="855" w:type="dxa"/>
            <w:vAlign w:val="center"/>
          </w:tcPr>
          <w:p w14:paraId="07638417"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600</w:t>
            </w:r>
          </w:p>
        </w:tc>
        <w:tc>
          <w:tcPr>
            <w:tcW w:w="3632" w:type="dxa"/>
            <w:vAlign w:val="center"/>
          </w:tcPr>
          <w:p w14:paraId="0FCF0FA5" w14:textId="30A0E886"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Tổng tăng 5%; nhu cầu Hạng A quy đổi năm đủ tăng 15%</w:t>
            </w:r>
          </w:p>
        </w:tc>
      </w:tr>
      <w:tr w:rsidR="007221BB" w:rsidRPr="00171262" w14:paraId="635B60F8" w14:textId="77777777" w:rsidTr="006B69E3">
        <w:trPr>
          <w:cantSplit/>
          <w:trHeight w:val="170"/>
        </w:trPr>
        <w:tc>
          <w:tcPr>
            <w:tcW w:w="590" w:type="dxa"/>
            <w:vAlign w:val="center"/>
          </w:tcPr>
          <w:p w14:paraId="7F04D4FA"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3</w:t>
            </w:r>
          </w:p>
        </w:tc>
        <w:tc>
          <w:tcPr>
            <w:tcW w:w="1503" w:type="dxa"/>
            <w:vAlign w:val="center"/>
          </w:tcPr>
          <w:p w14:paraId="776B892E"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2029</w:t>
            </w:r>
          </w:p>
        </w:tc>
        <w:tc>
          <w:tcPr>
            <w:tcW w:w="1550" w:type="dxa"/>
            <w:vAlign w:val="center"/>
          </w:tcPr>
          <w:p w14:paraId="737AAE68"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sz w:val="26"/>
                <w:szCs w:val="26"/>
              </w:rPr>
              <w:t>5.450</w:t>
            </w:r>
          </w:p>
        </w:tc>
        <w:tc>
          <w:tcPr>
            <w:tcW w:w="937" w:type="dxa"/>
            <w:vAlign w:val="center"/>
          </w:tcPr>
          <w:p w14:paraId="4481BFFF"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4.760</w:t>
            </w:r>
          </w:p>
        </w:tc>
        <w:tc>
          <w:tcPr>
            <w:tcW w:w="855" w:type="dxa"/>
            <w:vAlign w:val="center"/>
          </w:tcPr>
          <w:p w14:paraId="40AF68FC"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690</w:t>
            </w:r>
          </w:p>
        </w:tc>
        <w:tc>
          <w:tcPr>
            <w:tcW w:w="3632" w:type="dxa"/>
            <w:vAlign w:val="center"/>
          </w:tcPr>
          <w:p w14:paraId="245B731A" w14:textId="28053B2B"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Tổng tăng 5%; nhu cầu Hạng A quy đổi năm đủ tăng 15%</w:t>
            </w:r>
          </w:p>
        </w:tc>
      </w:tr>
      <w:tr w:rsidR="00B87F8E" w:rsidRPr="00171262" w14:paraId="4E5830FE" w14:textId="77777777" w:rsidTr="006B69E3">
        <w:trPr>
          <w:cantSplit/>
          <w:trHeight w:val="170"/>
        </w:trPr>
        <w:tc>
          <w:tcPr>
            <w:tcW w:w="590" w:type="dxa"/>
            <w:vAlign w:val="center"/>
          </w:tcPr>
          <w:p w14:paraId="43A3F099"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4</w:t>
            </w:r>
          </w:p>
        </w:tc>
        <w:tc>
          <w:tcPr>
            <w:tcW w:w="1503" w:type="dxa"/>
            <w:vAlign w:val="center"/>
          </w:tcPr>
          <w:p w14:paraId="0351E3A5"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2030</w:t>
            </w:r>
          </w:p>
        </w:tc>
        <w:tc>
          <w:tcPr>
            <w:tcW w:w="1550" w:type="dxa"/>
            <w:vAlign w:val="center"/>
          </w:tcPr>
          <w:p w14:paraId="7796DE0C"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sz w:val="26"/>
                <w:szCs w:val="26"/>
              </w:rPr>
              <w:t>5.720</w:t>
            </w:r>
          </w:p>
        </w:tc>
        <w:tc>
          <w:tcPr>
            <w:tcW w:w="937" w:type="dxa"/>
            <w:vAlign w:val="center"/>
          </w:tcPr>
          <w:p w14:paraId="71D15989"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4.920</w:t>
            </w:r>
          </w:p>
        </w:tc>
        <w:tc>
          <w:tcPr>
            <w:tcW w:w="855" w:type="dxa"/>
            <w:vAlign w:val="center"/>
          </w:tcPr>
          <w:p w14:paraId="0764D230"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800</w:t>
            </w:r>
          </w:p>
        </w:tc>
        <w:tc>
          <w:tcPr>
            <w:tcW w:w="3632" w:type="dxa"/>
            <w:vAlign w:val="center"/>
          </w:tcPr>
          <w:p w14:paraId="41E020D4" w14:textId="6BBB95F8"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Tổng tăng 5%; nhu cầu Hạng A quy đổi năm đủ tăng 15%</w:t>
            </w:r>
          </w:p>
        </w:tc>
      </w:tr>
      <w:tr w:rsidR="00B87F8E" w:rsidRPr="00171262" w14:paraId="3651ADB1" w14:textId="77777777" w:rsidTr="006B69E3">
        <w:trPr>
          <w:cantSplit/>
          <w:trHeight w:val="170"/>
        </w:trPr>
        <w:tc>
          <w:tcPr>
            <w:tcW w:w="590" w:type="dxa"/>
            <w:vAlign w:val="center"/>
          </w:tcPr>
          <w:p w14:paraId="285C6128"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5</w:t>
            </w:r>
          </w:p>
        </w:tc>
        <w:tc>
          <w:tcPr>
            <w:tcW w:w="1503" w:type="dxa"/>
            <w:vAlign w:val="center"/>
          </w:tcPr>
          <w:p w14:paraId="7B08100C"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2031</w:t>
            </w:r>
          </w:p>
        </w:tc>
        <w:tc>
          <w:tcPr>
            <w:tcW w:w="1550" w:type="dxa"/>
            <w:vAlign w:val="center"/>
          </w:tcPr>
          <w:p w14:paraId="7F5C985D"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sz w:val="26"/>
                <w:szCs w:val="26"/>
              </w:rPr>
              <w:t>6.010</w:t>
            </w:r>
          </w:p>
        </w:tc>
        <w:tc>
          <w:tcPr>
            <w:tcW w:w="937" w:type="dxa"/>
            <w:vAlign w:val="center"/>
          </w:tcPr>
          <w:p w14:paraId="1E4E194E"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5.090</w:t>
            </w:r>
          </w:p>
        </w:tc>
        <w:tc>
          <w:tcPr>
            <w:tcW w:w="855" w:type="dxa"/>
            <w:vAlign w:val="center"/>
          </w:tcPr>
          <w:p w14:paraId="352D8001"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920</w:t>
            </w:r>
          </w:p>
        </w:tc>
        <w:tc>
          <w:tcPr>
            <w:tcW w:w="3632" w:type="dxa"/>
            <w:vAlign w:val="center"/>
          </w:tcPr>
          <w:p w14:paraId="2D9488D2" w14:textId="16753186"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Tổng tăng 5%; nhu cầu Hạng A quy đổi năm đủ tăng 15%</w:t>
            </w:r>
          </w:p>
        </w:tc>
      </w:tr>
    </w:tbl>
    <w:p w14:paraId="76812B20" w14:textId="77777777" w:rsidR="00D80DBB" w:rsidRPr="00171262" w:rsidRDefault="00D80DBB">
      <w:pPr>
        <w:rPr>
          <w:b/>
          <w:bCs/>
        </w:rPr>
      </w:pPr>
      <w:r w:rsidRPr="00171262">
        <w:t>Cơ sở xác định chỉ tiêu: (1) Tổng quy mô đào tạo mô tô tăng khoảng 5%/năm so với năm 2026 (dự kiến khoảng 4.709 học viên), Hạng A1 bằng tổng quy mô trừ Hạng A; (2) Nhu cầu Hạng A khu vực phía Tây tỉnh theo mức năm 2026 khoảng 650 học viên/năm, tăng khoảng 15%/năm, được xác định từ số học viên Hạng A khu vực phía Đông (946 học viên đến tháng 9/2026) và tỷ lệ quy mô đào tạo mô tô giữa hai khu vực (khoảng 51,5%, số liệu Sở Xây dựng năm 2025); (3) Trường là cơ sở đầu tiên đào tạo Hạng A tại khu vực phía Tây, dự kiến tuyển sinh khoảng 70% nhu cầu này; (4) Khóa Hạng A đầu tiên khai giảng sau khi hoàn thành sân tập, xe tập lái Hạng A và được Sở Xây dựng công bố đủ điều kiện đào tạo Hạng A (dự kiến từ tháng 8/2027, tùy tiến độ đầu tư); học viên dự sát hạch tại Trường sau khi Phòng Cảnh sát giao thông cấp lại giấy phép sát hạch bổ sung Hạng A, trường hợp chưa được cấp lại thì dự sát hạch tại trung tâm sát hạch lái xe có Hạng A theo bố trí của Phòng Cảnh sát giao thông. Với 09 nhà giáo, 09 xe tập lái và 02 xe sát hạch Hạng A (xe sát hạch được sử dụng để đào tạo lái xe theo điểm d khoản 7 Điều 24 Nghị định số 94/2026/NĐ-CP), năng lực đào tạo của Trường đáp ứng chỉ tiêu trên.</w:t>
      </w:r>
    </w:p>
    <w:p w14:paraId="546063EF" w14:textId="77777777" w:rsidR="005C2626" w:rsidRPr="00171262" w:rsidRDefault="00A27C38">
      <w:pPr>
        <w:pStyle w:val="Heading1"/>
        <w:rPr>
          <w:color w:val="auto"/>
        </w:rPr>
      </w:pPr>
      <w:bookmarkStart w:id="30" w:name="_Toc243571143"/>
      <w:r w:rsidRPr="00171262">
        <w:rPr>
          <w:color w:val="auto"/>
        </w:rPr>
        <w:t>II. HOÀN THIỆN CHỨC NĂNG, NHIỆM VỤ, TỔ CHỨC NHÂN SỰ</w:t>
      </w:r>
      <w:bookmarkEnd w:id="30"/>
    </w:p>
    <w:p w14:paraId="10E6A4AA" w14:textId="77777777" w:rsidR="0053462B" w:rsidRPr="00171262" w:rsidRDefault="0053462B" w:rsidP="0053462B">
      <w:pPr>
        <w:pStyle w:val="Heading2"/>
        <w:rPr>
          <w:color w:val="auto"/>
        </w:rPr>
      </w:pPr>
      <w:bookmarkStart w:id="31" w:name="_Toc243571144"/>
      <w:r w:rsidRPr="00171262">
        <w:rPr>
          <w:color w:val="auto"/>
        </w:rPr>
        <w:t>1. Đơn vị chủ trì thực hiện</w:t>
      </w:r>
      <w:bookmarkEnd w:id="31"/>
    </w:p>
    <w:p w14:paraId="7B47C341" w14:textId="77777777" w:rsidR="005C2626" w:rsidRPr="00171262" w:rsidRDefault="00A27C38">
      <w:r w:rsidRPr="00171262">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B1A88FB" w14:textId="77777777" w:rsidR="0053462B" w:rsidRPr="00171262" w:rsidRDefault="0053462B" w:rsidP="0053462B">
      <w:pPr>
        <w:pStyle w:val="Heading2"/>
        <w:rPr>
          <w:color w:val="auto"/>
        </w:rPr>
      </w:pPr>
      <w:bookmarkStart w:id="32" w:name="_Toc243571145"/>
      <w:r w:rsidRPr="00171262">
        <w:rPr>
          <w:color w:val="auto"/>
        </w:rPr>
        <w:t>2. Về nhân sự</w:t>
      </w:r>
      <w:bookmarkEnd w:id="32"/>
    </w:p>
    <w:p w14:paraId="1405BC1C" w14:textId="77777777" w:rsidR="00FF7275" w:rsidRPr="00171262" w:rsidRDefault="00FF7275">
      <w:r w:rsidRPr="00171262">
        <w:t>a) Về nhu cầu, số lượng:</w:t>
      </w:r>
    </w:p>
    <w:p w14:paraId="3B0E371E" w14:textId="77777777" w:rsidR="005C2626" w:rsidRPr="00171262" w:rsidRDefault="00A27C38" w:rsidP="003A49E2">
      <w:r w:rsidRPr="00171262">
        <w:t>Hiện có 11 nhà giáo dạy lái xe mô tô Hạng A1 (08 biên chế, 03 hợp đồng), trong đó 04 người đã có giấy phép lái xe Hạng A; ngoài ra 06 viên chức khác của Trường đã có giấy phép lái xe Hạng A. Đến tháng 10/2026, 06 người đã có giấy chứng nhận giáo viên dạy thực hành lái xe Hạng A; 03 người hoàn thành tập huấn, kiểm tra trong tháng 10 và tháng 11/2026. Nhà giáo dạy thực hành Hạng A phải có giấy phép lái xe Hạng A hoặc cao hơn (khoản 2 Điều 10 Nghị định số 94/2026/NĐ-CP) và có giấy chứng nhận giáo viên dạy thực hành lái xe do Sở Xây dựng cấp (Điều 11). Giai đoạn đầu bố trí 09 nhà giáo dạy thực hành Hạng A, tương ứng số xe tập lái Hạng A tại Bảng 8; khi lưu lượng tăng, nguồn bổ sung theo thứ tự ưu tiên: (i) nâng hạng giấy phép lái xe lên Hạng A cho nhà giáo Hạng A1 là viên chức biên chế, có thâm niên; (ii) hợp đồng nhà giáo đã có giấy phép lái xe Hạng A và giấy chứng nhận giáo viên dạy thực hành lái xe; (iii) mời thỉnh giảng.</w:t>
      </w:r>
    </w:p>
    <w:p w14:paraId="2B65558A" w14:textId="77777777" w:rsidR="00FF7275" w:rsidRPr="00171262" w:rsidRDefault="00FF7275" w:rsidP="00FF7275">
      <w:r w:rsidRPr="00171262">
        <w:t>b) Về đào tạo, bồi dưỡng: Tiếp tục cử 03 nhà giáo, viên chức đã có giấy phép lái xe Hạng A hoàn thành bồi dưỡng nghiệp vụ dạy thực hành lái xe theo chương trình khung tập huấn (điểm d khoản 2 Điều 10 Nghị định số 94/2026/NĐ-CP) trong tháng 10 và tháng 11/2026; nâng hạng giấy phép lái xe lên Hạng A đối với nhà giáo chưa có giấy phép Hạng A khi lưu lượng đào tạo tăng.</w:t>
      </w:r>
    </w:p>
    <w:p w14:paraId="698F483A" w14:textId="77777777" w:rsidR="005C2626" w:rsidRPr="00171262" w:rsidRDefault="00A27C38" w:rsidP="00FF7275">
      <w:pPr>
        <w:pStyle w:val="Heading1"/>
        <w:rPr>
          <w:color w:val="auto"/>
        </w:rPr>
      </w:pPr>
      <w:bookmarkStart w:id="33" w:name="_Toc243571146"/>
      <w:r w:rsidRPr="00171262">
        <w:rPr>
          <w:color w:val="auto"/>
        </w:rPr>
        <w:t>III. ĐỊA ĐIỂM ĐẦU TƯ</w:t>
      </w:r>
      <w:bookmarkEnd w:id="33"/>
    </w:p>
    <w:p w14:paraId="38D2C2A5" w14:textId="365F25DC" w:rsidR="005C2626" w:rsidRPr="00171262" w:rsidRDefault="00A27C38">
      <w:r w:rsidRPr="00171262">
        <w:t>Địa điểm bố trí sân tập, sân sát hạch Hạng A dự kiến trên quỹ đất hiện có của khoa Đào tạo và Sát hạch lái xe tại Cơ sở 4 (đường Trương Vĩnh Ký, Tổ 5, phường Đăk Bla, tỉnh Quảng Ngãi), gồm: (1) Sân sát hạch Hạng A (bài sát hạch tổng hợp số 1) cải tạo trên nền sân tập thực hành Hạng A1 hiện có (41 m × 17,5 m, mở rộng thêm về hai đầu khi cần), kèm 01 nhà điều hành lắp ghép riêng cho Hạng A; giữ nguyên sân sát hạch, nhà điều hành và nhà chờ Hạng A1; sân tập thực hành Hạng A1 bố trí lại sang vị trí phù hợp khác; (2) Hình bài sát hạch số 2 (áp dụng từ 01/01/2028) bố trí tại khu vực mở rộng Giai đoạn 1 của Phương án 12/PA-CĐKT,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đối với các khoản thu cho thuê sân, thiết bị phục vụ ôn luyện, sát hạch (Phụ lục IV), Trường lập Đề án sử dụng tài sản công vào mục đích kinh doanh, cho thuê, trình Hiệu trưởng phê duyệt trước khi thực hiện, báo cáo Ủy ban nhân dân tỉnh (điểm a khoản 7 Điều 7 Nghị định số 334/2026/NĐ-CP).</w:t>
      </w:r>
    </w:p>
    <w:p w14:paraId="08820B29" w14:textId="77777777" w:rsidR="005C2626" w:rsidRPr="00171262" w:rsidRDefault="00A27C38">
      <w:pPr>
        <w:pStyle w:val="Heading1"/>
        <w:rPr>
          <w:color w:val="auto"/>
        </w:rPr>
      </w:pPr>
      <w:bookmarkStart w:id="34" w:name="_Toc243571147"/>
      <w:r w:rsidRPr="00171262">
        <w:rPr>
          <w:color w:val="auto"/>
        </w:rPr>
        <w:t>IV. NHU CẦU ĐẦU TƯ CƠ SỞ VẬT CHẤT, PHƯƠNG TIỆN, THIẾT BỊ</w:t>
      </w:r>
      <w:bookmarkEnd w:id="34"/>
    </w:p>
    <w:p w14:paraId="7FF2E7DA" w14:textId="77777777" w:rsidR="00FF7275" w:rsidRPr="00171262" w:rsidRDefault="00FF7275" w:rsidP="00616E86">
      <w:pPr>
        <w:pStyle w:val="Heading2"/>
        <w:numPr>
          <w:ilvl w:val="0"/>
          <w:numId w:val="24"/>
        </w:numPr>
        <w:rPr>
          <w:color w:val="auto"/>
        </w:rPr>
      </w:pPr>
      <w:bookmarkStart w:id="35" w:name="_Toc243571148"/>
      <w:r w:rsidRPr="00171262">
        <w:rPr>
          <w:color w:val="auto"/>
        </w:rPr>
        <w:t>1. Sân tập, sân sát hạch</w:t>
      </w:r>
      <w:bookmarkEnd w:id="35"/>
    </w:p>
    <w:p w14:paraId="24B58CBC" w14:textId="77777777" w:rsidR="00FF7275" w:rsidRPr="00171262" w:rsidRDefault="00FF7275">
      <w:r w:rsidRPr="00171262">
        <w:t>Điều kiện bảo đảm sát hạch lái xe mô tô Hạng A được thực hiện theo hướng ưu tiên tận dụng, cải tạo cơ sở vật chất hiện có của Trung tâm sát hạch lái xe, hạn chế phát sinh kinh phí. Hiện nay, Trung tâm có khu vực bố trí hình bài tổng hợp số 1 kích thước 81 m × 17,5 m (khoảng 1.417,5 m²), gồm sân sát hạch Hạng A1 (40 m × 17,5 m) và sân tập thực hành Hạng A1 (41 m × 17,5 m) bố trí liền kề, cùng nhà điều hành và nhà chờ sát hạch Hạng A1. Phương án dự kiến: Giữ nguyên sân sát hạch, nhà điều hành và nhà chờ Hạng A1; cải tạo phần sân tập thực hành Hạng A1 thành sân sát hạch Hạng A, lắp đặt thiết bị chấm điểm theo báo giá của Công ty Cổ phần Kỹ thuật Công nghệ EcoTek; xây dựng 01 nhà điều hành lắp ghép riêng cho Hạng A, bố trí ngoài phạm vi sân, bảo đảm quan sát toàn bộ sân sát hạch Hạng A; di chuyển sân tập thực hành Hạng A1 sang vị trí phù hợp khác. Theo tính toán sơ bộ, sân sát hạch Hạng A cần chiều dài khoảng 42 m (chiều rộng 17,5 m); trường hợp chiều dài 41 m hiện có không đủ thì mở rộng thêm về hai đầu khu đất; kích thước chính thức xác định theo bản vẽ thiết kế.</w:t>
      </w:r>
    </w:p>
    <w:p w14:paraId="63E4C98F" w14:textId="77777777" w:rsidR="005C2626" w:rsidRPr="00171262" w:rsidRDefault="00A27C38" w:rsidP="003A49E2">
      <w:r w:rsidRPr="00171262">
        <w:t>Việc cải tạo sân sát hạch Hạng A được thực hiện trên cơ sở các yêu cầu kỹ thuật tại QCVN 15:2026/BCA, bảo đảm bố trí đầy đủ các hình bài sát hạch tổng hợp số 1 Hạng A, gồm: Hình số 8; vạch đường thẳng; đường có vạch cản; đường gồ ghề và các hạng mục kỹ thuật, thiết bị phục vụ sát hạch theo quy định. Cụ thể, hình số 8 có các thông số R1 = 3,4 m; R0 = 2,5 m; OO' = 6,3 m; OO" = 5,9 m; vạch đường thẳng dài 27 m, rộng 0,6 m; đường có vạch cản dài 27 m, khoảng cách giữa các vạch cản 4,5 m, chiều rộng làn 3,0 m; đường gồ ghề dài 15 m, khoảng cách giữa các dải 1,7 m (mục 2.1.13 QCVN 15:2026/BCA). Từ ngày 01/01/2028, bổ sung hình xử lý tình huống giả định trên đường (bài sát hạch số 2) đối với Hạng A1, A theo mục 2.1.13.5 QCVN 15:2026/BCA; hình này bố trí tại khu vực mở rộng Giai đoạn 1 của Phương án 12/PA-CĐKT, dùng chung cho Hạng A1 và Hạng A; sân bài sát hạch số 2 bố trí 01 nhà điều hành lắp ghép (khoảng 20 m²) dùng chung cho Hạng A1 và Hạng A.</w:t>
      </w:r>
    </w:p>
    <w:p w14:paraId="5B1554CE" w14:textId="77777777" w:rsidR="005C2626" w:rsidRPr="00171262" w:rsidRDefault="00A27C38" w:rsidP="003A49E2">
      <w:r w:rsidRPr="00171262">
        <w:t>Mặt sân được cải tạo, hoàn thiện bằng thảm bê tông nhựa có mô đun đàn hồi không nhỏ hơn 110 MPa hoặc bê tông xi măng có cường độ chịu nén không nhỏ hơn 30 MPa; làn đường rộng tối thiểu 3,5 m; bảo đảm yêu cầu về độ bằng phẳng, độ bền và thoát nước theo quy định (mục 2.1.7 QCVN 15:2026/BCA). Việc thiết kế, bố trí mặt bằng phải bảo đảm đủ diện tích và khoảng không cần thiết để bố trí đầy đủ các hình bài sát hạch Hạng A cùng hành lang an toàn, đường nội bộ, nhà chờ cho học viên và các công trình phụ trợ, bảo đảm yêu cầu kỹ thuật và an toàn trong quá trình sát hạch.</w:t>
      </w:r>
    </w:p>
    <w:p w14:paraId="5C634537" w14:textId="77777777" w:rsidR="005C2626" w:rsidRPr="00171262" w:rsidRDefault="00A27C38" w:rsidP="003A49E2">
      <w:r w:rsidRPr="00171262">
        <w:t>Sau khi hoàn thành việc cải tạo, đầu tư và lắp đặt các hạng mục, thiết bị phục vụ sát hạch theo quy định, Trường thực hiện hồ sơ, thủ tục đề nghị cấp lại Giấy phép sát hạch số 58/CSGT(SHLX) để bổ sung Hạng A theo quy định tại khoản 2 Điều 26 và Điều 29 Nghị định số 94/2026/NĐ-CP.</w:t>
      </w:r>
    </w:p>
    <w:p w14:paraId="67633BC6" w14:textId="77777777" w:rsidR="005C2626" w:rsidRPr="00171262" w:rsidRDefault="00A27C38" w:rsidP="003A49E2">
      <w:r w:rsidRPr="00171262">
        <w:t>Trên cơ sở hồ sơ đề nghị của Trường và hiện trạng công trình đã hoàn thiện, Phòng Cảnh sát giao thông Công an tỉnh thực hiện kiểm tra thực tế các điều kiện của Trung tâm sát hạch, lập biên bản theo quy định; trường hợp kết quả kiểm tra xác định các điều kiện, tiêu chuẩn đáp ứng yêu cầu thì thực hiện việc cấp phép theo thẩm quyền (khoản 1 Điều 29 Nghị định số 94/2026/NĐ-CP).</w:t>
      </w:r>
    </w:p>
    <w:p w14:paraId="64F9113D" w14:textId="28F9A0D9" w:rsidR="005C2626" w:rsidRPr="00171262" w:rsidRDefault="00A27C38" w:rsidP="003A49E2">
      <w:r w:rsidRPr="00171262">
        <w:t>Theo phương án, diện tích sân sát hạch sau đầu tư gồm khoảng 1.000 m² sân sát hạch Hạng A1 hiện có, khoảng 717,5 m² sân tập thực hành Hạng A1 chuyển thành sân sát hạch Hạng A (41 m × 17,5 m) và khoảng 2.000 m² khu mở rộng Giai đoạn 1 bố trí hình bài sát hạch số 2, tổng khoảng 3.717,5 m²; trường hợp diện tích sân hiện có chỉ gồm khu vẽ hình 81 m × 17,5 m (khoảng 1.417,5 m²) thì tổng chỉ khoảng 3.417,5 m². Việc đáp ứng mức tối thiểu 3.600 m² đối với sân sát hạch của trung tâm sát hạch loại 3 (mục 2.1.5.3 QCVN 15:2026/BCA) chỉ được xác định sau khi đo đạc, lập bản vẽ ranh giới sân; nếu thiếu, mở rộng khu Giai đoạn 1 tương ứng trước khi đề nghị kiểm tra, cấp phép; do mức vượt ngưỡng chỉ khoảng 117,5 m², khoa Đào tạo và Sát hạch lái xe đo đạc hiện trạng trước khi lập thiết kế, diện tích chính thức xác định theo bản vẽ thiết kế và kết quả đo thực tế. Khu mở rộng Giai đoạn 1 liền kề khu sân sát hạch hiện có, bảo đảm yêu cầu sân sát hạch bố trí trên một thửa đất hoặc nhiều thửa đất liền kề (khoản 2 Điều 24 Nghị định số 94/2026/NĐ-CP). Trung tâm sát hạch nằm trong khuôn viên Cơ sở 4 của Trường (khoa Kỹ thuật - Công nghệ và Đào tạo - Sát hạch lái xe), sử dụng chung các công trình phòng làm việc, hội trường, phòng máy vi tính, đáp ứng yêu cầu diện tích trung tâm sát hạch loại 3 không nhỏ hơn 4.000 m² (khoản 6 Điều 24). Trường hợp phương án cải tạo, bố trí lại sân hiện hữu không bảo đảm yêu cầu về diện tích, kích thước, khoảng cách an toàn hoặc các điều kiện kỹ thuật khác theo quy định, Trung tâm tiếp tục thực hiện phương án cải tạo, bổ sung hoặc mở rộng diện tích sân sát hạch Hạng A để bảo đảm đủ điều kiện trước khi đề nghị cơ quan có thẩm quyền kiểm tra, cấp phép.</w:t>
      </w:r>
    </w:p>
    <w:p w14:paraId="42174A18" w14:textId="77777777" w:rsidR="005C2626" w:rsidRPr="00171262" w:rsidRDefault="00A27C38" w:rsidP="003A49E2">
      <w:r w:rsidRPr="00171262">
        <w:t>Phương án dự phòng: Trường hợp việc nâng cấp sân sát hạch Hạng A tại cơ sở hiện hữu chưa thể thực hiện hoặc chưa đáp ứng đầy đủ các điều kiện theo quy định, nghiên cứu phương án đăng ký hoạt động sân tập lái để sát hạch lái xe mô tô loại 2 (Hạng A1, Hạng A) theo quy định tại Điều 31, Điều 32 và Điều 33 Nghị định số 94/2026/NĐ-CP; phương án này yêu cầu sân có diện tích đủ bố trí các hình bài sát hạch của hạng tương ứng (khoản 3 Điều 31), không áp dụng mức diện tích tối thiểu của trung tâm sát hạch loại 3.</w:t>
      </w:r>
    </w:p>
    <w:p w14:paraId="12825B01" w14:textId="77777777" w:rsidR="005C2626" w:rsidRPr="00171262" w:rsidRDefault="00A27C38" w:rsidP="003A49E2">
      <w:r w:rsidRPr="00171262">
        <w:t>Hình bài sát hạch tổng hợp số 1, thiết bị chấm điểm trên xe, trên sân và phòng điều hành sát hạch thực hành Hạng A (nhà điều hành lắp ghép riêng) phải bố trí, đầu tư riêng, không dùng chung với Hạng A1; riêng hình bài sát hạch số 2 (xử lý tình huống giả định trên đường, áp dụng từ 01/01/2028) có khả năng dùng chung cho Hạng A1 và Hạng A.</w:t>
      </w:r>
    </w:p>
    <w:p w14:paraId="2DE9F880" w14:textId="77777777" w:rsidR="005C2626" w:rsidRPr="00171262" w:rsidRDefault="00A27C38">
      <w:r w:rsidRPr="00171262">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03EF16C1" w14:textId="1F350DAD" w:rsidR="005C2626" w:rsidRPr="00171262" w:rsidRDefault="00A27C38" w:rsidP="003A49E2">
      <w:r w:rsidRPr="00171262">
        <w:t>Mốc quy định cần tính vào lộ trình: Trước ngày 01/01/2027, Trung tâm sát hạch lái xe của Trường phải đáp ứng điều kiện về hệ thống thông tin, đường truyền để kết nối và truyền trực tiếp dữ liệu giám sát sát hạch về Phòng Cảnh sát giao thông và Cục Cảnh sát giao thông, Bộ Công an (khoản 5 Điều 24, khoản 3 Điều 42 Nghị định số 94/2026/NĐ-CP), đồng thời sử dụng hệ thống thiết bị, phần mềm định danh và xác thực điện tử người dự sát hạch (điểm g khoản 12 Điều 24 Nghị định số 94/2026/NĐ-CP); nội dung sát hạch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kinh phí tính cho Hạng A phân bổ theo tỷ lệ diện tích hình bài số 2 (900/2.000 m² × 1.310,2 triệu đồng, khoảng 590 triệu đồng), phần còn lại phục vụ đào tạo lái xe ô tô (Phương án 12/PA-CĐKT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06488BD6" w14:textId="77777777" w:rsidR="00FF7275" w:rsidRPr="00171262" w:rsidRDefault="00FF7275" w:rsidP="00FF7275">
      <w:pPr>
        <w:pStyle w:val="Heading2"/>
        <w:rPr>
          <w:color w:val="auto"/>
        </w:rPr>
      </w:pPr>
      <w:bookmarkStart w:id="36" w:name="_Toc243571149"/>
      <w:r w:rsidRPr="00171262">
        <w:rPr>
          <w:color w:val="auto"/>
        </w:rPr>
        <w:t>2. Về phương tiện, thiết bị</w:t>
      </w:r>
      <w:bookmarkEnd w:id="36"/>
      <w:r w:rsidRPr="00171262">
        <w:rPr>
          <w:color w:val="auto"/>
        </w:rPr>
        <w:t xml:space="preserve"> </w:t>
      </w:r>
    </w:p>
    <w:p w14:paraId="28293A2E" w14:textId="0B9C5D08" w:rsidR="005C2626" w:rsidRPr="00171262" w:rsidRDefault="00A27C38" w:rsidP="003A49E2">
      <w:r w:rsidRPr="00171262">
        <w:t>Nhu cầu dưới đây tính theo mức tối thiểu đối với trung tâm sát hạch lái xe loại 3 (Điều 24, Điều 25 Nghị định số 94/2026/NĐ-CP và QCVN 15:2026/BCA); trường hợp thực hiện phương án dự phòng (sân tập lái để sát hạch lái xe mô tô) thì áp dụng Điều 31 Nghị định số 94/2026/NĐ-CP. Số lượng chính thức do Hiệu trưởng quyết định trên cơ sở đề xuất của khoa Đào tạo và Sát hạch lái xe.</w:t>
      </w:r>
    </w:p>
    <w:p w14:paraId="50A9BB58" w14:textId="77777777" w:rsidR="00FF7275" w:rsidRPr="00171262" w:rsidRDefault="00FF7275" w:rsidP="00FF7275">
      <w:pPr>
        <w:spacing w:before="0"/>
        <w:ind w:firstLine="0"/>
        <w:jc w:val="center"/>
        <w:rPr>
          <w:i/>
          <w:lang w:val="nl-BE"/>
        </w:rPr>
      </w:pPr>
      <w:r w:rsidRPr="00171262">
        <w:rPr>
          <w:i/>
          <w:lang w:val="nl-BE"/>
        </w:rPr>
        <w:t>Bảng 8. Nhu cầu đầu tư, xã hội hóa phương tiện, thiết bị đào tạo, sát hạch lái xe mô tô Hạng 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843"/>
        <w:gridCol w:w="2693"/>
        <w:gridCol w:w="1275"/>
        <w:gridCol w:w="2553"/>
      </w:tblGrid>
      <w:tr w:rsidR="007221BB" w:rsidRPr="00171262" w14:paraId="31F85CD4" w14:textId="77777777" w:rsidTr="00171262">
        <w:trPr>
          <w:trHeight w:val="132"/>
          <w:tblHeader/>
        </w:trPr>
        <w:tc>
          <w:tcPr>
            <w:tcW w:w="562" w:type="dxa"/>
            <w:vAlign w:val="center"/>
          </w:tcPr>
          <w:p w14:paraId="1A85077F" w14:textId="77777777" w:rsidR="00FF7275" w:rsidRPr="00171262" w:rsidRDefault="00FF7275" w:rsidP="00D563C5">
            <w:pPr>
              <w:pStyle w:val="IntenseQuote"/>
              <w:spacing w:before="20" w:after="20"/>
              <w:jc w:val="center"/>
              <w:rPr>
                <w:b/>
                <w:bCs/>
                <w:sz w:val="26"/>
                <w:szCs w:val="26"/>
              </w:rPr>
            </w:pPr>
            <w:r w:rsidRPr="00171262">
              <w:rPr>
                <w:b/>
                <w:bCs/>
                <w:sz w:val="26"/>
                <w:szCs w:val="26"/>
              </w:rPr>
              <w:t>TT</w:t>
            </w:r>
          </w:p>
        </w:tc>
        <w:tc>
          <w:tcPr>
            <w:tcW w:w="1843" w:type="dxa"/>
            <w:vAlign w:val="center"/>
          </w:tcPr>
          <w:p w14:paraId="7C7D5585" w14:textId="77777777" w:rsidR="00FF7275" w:rsidRPr="00171262" w:rsidRDefault="00FF7275" w:rsidP="00D563C5">
            <w:pPr>
              <w:pStyle w:val="IntenseQuote"/>
              <w:spacing w:before="20" w:after="20"/>
              <w:jc w:val="center"/>
              <w:rPr>
                <w:b/>
                <w:bCs/>
                <w:sz w:val="26"/>
                <w:szCs w:val="26"/>
              </w:rPr>
            </w:pPr>
            <w:r w:rsidRPr="00171262">
              <w:rPr>
                <w:b/>
                <w:bCs/>
                <w:sz w:val="26"/>
                <w:szCs w:val="26"/>
              </w:rPr>
              <w:t>Tên, chủng loại thiết bị</w:t>
            </w:r>
          </w:p>
        </w:tc>
        <w:tc>
          <w:tcPr>
            <w:tcW w:w="2693" w:type="dxa"/>
            <w:vAlign w:val="center"/>
          </w:tcPr>
          <w:p w14:paraId="6F46CCF8" w14:textId="77777777" w:rsidR="00FF7275" w:rsidRPr="00171262" w:rsidRDefault="00FF7275" w:rsidP="00D563C5">
            <w:pPr>
              <w:pStyle w:val="IntenseQuote"/>
              <w:spacing w:before="20" w:after="20"/>
              <w:jc w:val="center"/>
              <w:rPr>
                <w:b/>
                <w:bCs/>
                <w:sz w:val="26"/>
                <w:szCs w:val="26"/>
              </w:rPr>
            </w:pPr>
            <w:r w:rsidRPr="00171262">
              <w:rPr>
                <w:b/>
                <w:bCs/>
                <w:sz w:val="26"/>
                <w:szCs w:val="26"/>
              </w:rPr>
              <w:t>Yêu cầu</w:t>
            </w:r>
          </w:p>
        </w:tc>
        <w:tc>
          <w:tcPr>
            <w:tcW w:w="1275" w:type="dxa"/>
            <w:vAlign w:val="center"/>
          </w:tcPr>
          <w:p w14:paraId="0A323777" w14:textId="73FE6EE9" w:rsidR="00FF7275" w:rsidRPr="00171262" w:rsidRDefault="00FF7275" w:rsidP="00D563C5">
            <w:pPr>
              <w:pStyle w:val="IntenseQuote"/>
              <w:spacing w:before="20" w:after="20"/>
              <w:jc w:val="center"/>
              <w:rPr>
                <w:b/>
                <w:bCs/>
                <w:sz w:val="26"/>
                <w:szCs w:val="26"/>
              </w:rPr>
            </w:pPr>
            <w:r w:rsidRPr="00171262">
              <w:rPr>
                <w:b/>
                <w:bCs/>
                <w:sz w:val="26"/>
                <w:szCs w:val="26"/>
              </w:rPr>
              <w:t>Đơn vị</w:t>
            </w:r>
          </w:p>
          <w:p w14:paraId="43867CF6" w14:textId="77777777" w:rsidR="00FF7275" w:rsidRPr="00171262" w:rsidRDefault="0079472C" w:rsidP="00D563C5">
            <w:pPr>
              <w:pStyle w:val="IntenseQuote"/>
              <w:spacing w:before="20" w:after="20"/>
              <w:jc w:val="center"/>
              <w:rPr>
                <w:b/>
                <w:bCs/>
                <w:sz w:val="26"/>
                <w:szCs w:val="26"/>
              </w:rPr>
            </w:pPr>
            <w:r w:rsidRPr="00171262">
              <w:rPr>
                <w:b/>
                <w:bCs/>
                <w:sz w:val="26"/>
                <w:szCs w:val="26"/>
              </w:rPr>
              <w:t>tính</w:t>
            </w:r>
          </w:p>
        </w:tc>
        <w:tc>
          <w:tcPr>
            <w:tcW w:w="2553" w:type="dxa"/>
            <w:vAlign w:val="center"/>
          </w:tcPr>
          <w:p w14:paraId="1974D411" w14:textId="77777777" w:rsidR="00FF7275" w:rsidRPr="00171262" w:rsidRDefault="00FF7275" w:rsidP="00D563C5">
            <w:pPr>
              <w:pStyle w:val="IntenseQuote"/>
              <w:spacing w:before="20" w:after="20"/>
              <w:jc w:val="center"/>
              <w:rPr>
                <w:b/>
                <w:bCs/>
                <w:sz w:val="26"/>
                <w:szCs w:val="26"/>
              </w:rPr>
            </w:pPr>
            <w:r w:rsidRPr="00171262">
              <w:rPr>
                <w:b/>
                <w:bCs/>
                <w:sz w:val="26"/>
                <w:szCs w:val="26"/>
              </w:rPr>
              <w:t>Ghi chú</w:t>
            </w:r>
          </w:p>
        </w:tc>
      </w:tr>
      <w:tr w:rsidR="007221BB" w:rsidRPr="00171262" w14:paraId="0908879B" w14:textId="77777777" w:rsidTr="00171262">
        <w:trPr>
          <w:trHeight w:val="397"/>
        </w:trPr>
        <w:tc>
          <w:tcPr>
            <w:tcW w:w="562" w:type="dxa"/>
            <w:vAlign w:val="center"/>
          </w:tcPr>
          <w:p w14:paraId="200E03E3" w14:textId="77777777" w:rsidR="00FF7275" w:rsidRPr="00171262" w:rsidRDefault="00FF7275" w:rsidP="00D563C5">
            <w:pPr>
              <w:pStyle w:val="IntenseQuote"/>
              <w:spacing w:before="20" w:after="20"/>
              <w:jc w:val="center"/>
              <w:rPr>
                <w:sz w:val="26"/>
                <w:szCs w:val="26"/>
              </w:rPr>
            </w:pPr>
            <w:r w:rsidRPr="00171262">
              <w:rPr>
                <w:sz w:val="26"/>
                <w:szCs w:val="26"/>
              </w:rPr>
              <w:t>1</w:t>
            </w:r>
          </w:p>
        </w:tc>
        <w:tc>
          <w:tcPr>
            <w:tcW w:w="1843" w:type="dxa"/>
            <w:vAlign w:val="center"/>
          </w:tcPr>
          <w:p w14:paraId="54B7F142" w14:textId="77777777" w:rsidR="00FF7275" w:rsidRPr="00171262" w:rsidRDefault="00FF7275" w:rsidP="00D563C5">
            <w:pPr>
              <w:pStyle w:val="IntenseQuote"/>
              <w:spacing w:before="20" w:after="20"/>
              <w:jc w:val="center"/>
              <w:rPr>
                <w:sz w:val="26"/>
                <w:szCs w:val="26"/>
              </w:rPr>
            </w:pPr>
            <w:r w:rsidRPr="00171262">
              <w:rPr>
                <w:sz w:val="26"/>
                <w:szCs w:val="26"/>
              </w:rPr>
              <w:t>Xe mô tô hai bánh sát hạch Hạng A</w:t>
            </w:r>
          </w:p>
        </w:tc>
        <w:tc>
          <w:tcPr>
            <w:tcW w:w="2693" w:type="dxa"/>
            <w:vAlign w:val="center"/>
          </w:tcPr>
          <w:p w14:paraId="2FAF49FE" w14:textId="77777777" w:rsidR="00FF7275" w:rsidRPr="00171262" w:rsidRDefault="00FF7275" w:rsidP="00D563C5">
            <w:pPr>
              <w:pStyle w:val="IntenseQuote"/>
              <w:spacing w:before="20" w:after="20"/>
              <w:jc w:val="center"/>
              <w:rPr>
                <w:sz w:val="26"/>
                <w:szCs w:val="26"/>
              </w:rPr>
            </w:pPr>
            <w:r w:rsidRPr="00171262">
              <w:rPr>
                <w:sz w:val="26"/>
                <w:szCs w:val="26"/>
              </w:rPr>
              <w:t>Dung tích xi-lanh trên 200 cm³ hoặc công suất động cơ điện trên 11 kW (mục 2.2.3 QCVN 15:2026/BCA); thuộc quyền sử dụng hợp pháp; gắn 02 biển "SÁT HẠCH"</w:t>
            </w:r>
          </w:p>
        </w:tc>
        <w:tc>
          <w:tcPr>
            <w:tcW w:w="1275" w:type="dxa"/>
            <w:vAlign w:val="center"/>
          </w:tcPr>
          <w:p w14:paraId="72B66704" w14:textId="77777777" w:rsidR="00FF7275" w:rsidRPr="00171262" w:rsidRDefault="00FF7275" w:rsidP="00D563C5">
            <w:pPr>
              <w:pStyle w:val="IntenseQuote"/>
              <w:spacing w:before="20" w:after="20"/>
              <w:jc w:val="center"/>
              <w:rPr>
                <w:sz w:val="26"/>
                <w:szCs w:val="26"/>
              </w:rPr>
            </w:pPr>
            <w:r w:rsidRPr="00171262">
              <w:rPr>
                <w:sz w:val="26"/>
                <w:szCs w:val="26"/>
              </w:rPr>
              <w:t>02 chiếc (tối thiểu, điểm b khoản 7 Điều 24)</w:t>
            </w:r>
          </w:p>
        </w:tc>
        <w:tc>
          <w:tcPr>
            <w:tcW w:w="2553" w:type="dxa"/>
            <w:vAlign w:val="center"/>
          </w:tcPr>
          <w:p w14:paraId="5A9B0B2C" w14:textId="77777777" w:rsidR="00FF7275" w:rsidRPr="00171262" w:rsidRDefault="00FF7275" w:rsidP="00D563C5">
            <w:pPr>
              <w:pStyle w:val="IntenseQuote"/>
              <w:spacing w:before="20" w:after="20"/>
              <w:jc w:val="center"/>
              <w:rPr>
                <w:sz w:val="26"/>
                <w:szCs w:val="26"/>
              </w:rPr>
            </w:pPr>
            <w:r w:rsidRPr="00171262">
              <w:rPr>
                <w:sz w:val="26"/>
                <w:szCs w:val="26"/>
              </w:rPr>
              <w:t>Hiện chưa có; nhà trường đầu tư; dự kiến xe Honda CB350 H'ness</w:t>
            </w:r>
          </w:p>
        </w:tc>
      </w:tr>
      <w:tr w:rsidR="007221BB" w:rsidRPr="00171262" w14:paraId="5394ABCE" w14:textId="77777777" w:rsidTr="00171262">
        <w:trPr>
          <w:trHeight w:val="397"/>
        </w:trPr>
        <w:tc>
          <w:tcPr>
            <w:tcW w:w="562" w:type="dxa"/>
            <w:vAlign w:val="center"/>
          </w:tcPr>
          <w:p w14:paraId="2746F903" w14:textId="77777777" w:rsidR="00FF7275" w:rsidRPr="00171262" w:rsidRDefault="00FF7275" w:rsidP="00D563C5">
            <w:pPr>
              <w:pStyle w:val="IntenseQuote"/>
              <w:spacing w:before="20" w:after="20"/>
              <w:jc w:val="center"/>
              <w:rPr>
                <w:sz w:val="26"/>
                <w:szCs w:val="26"/>
              </w:rPr>
            </w:pPr>
            <w:r w:rsidRPr="00171262">
              <w:rPr>
                <w:sz w:val="26"/>
                <w:szCs w:val="26"/>
              </w:rPr>
              <w:t>2</w:t>
            </w:r>
          </w:p>
        </w:tc>
        <w:tc>
          <w:tcPr>
            <w:tcW w:w="1843" w:type="dxa"/>
            <w:vAlign w:val="center"/>
          </w:tcPr>
          <w:p w14:paraId="68CBA84D" w14:textId="77777777" w:rsidR="00FF7275" w:rsidRPr="00171262" w:rsidRDefault="00FF7275" w:rsidP="00D563C5">
            <w:pPr>
              <w:pStyle w:val="IntenseQuote"/>
              <w:spacing w:before="20" w:after="20"/>
              <w:jc w:val="center"/>
              <w:rPr>
                <w:sz w:val="26"/>
                <w:szCs w:val="26"/>
              </w:rPr>
            </w:pPr>
            <w:r w:rsidRPr="00171262">
              <w:rPr>
                <w:sz w:val="26"/>
                <w:szCs w:val="26"/>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2693" w:type="dxa"/>
            <w:vAlign w:val="center"/>
          </w:tcPr>
          <w:p w14:paraId="6804855C" w14:textId="77777777" w:rsidR="00FF7275" w:rsidRPr="00171262" w:rsidRDefault="00FF7275" w:rsidP="00D563C5">
            <w:pPr>
              <w:pStyle w:val="IntenseQuote"/>
              <w:spacing w:before="20" w:after="20"/>
              <w:jc w:val="center"/>
              <w:rPr>
                <w:sz w:val="26"/>
                <w:szCs w:val="26"/>
              </w:rPr>
            </w:pPr>
            <w:r w:rsidRPr="00171262">
              <w:rPr>
                <w:sz w:val="26"/>
                <w:szCs w:val="26"/>
              </w:rPr>
              <w:t>Số lượng thiết bị trên xe tối thiểu tương ứng số xe sát hạch (khoản 9 Điều 24)</w:t>
            </w:r>
          </w:p>
        </w:tc>
        <w:tc>
          <w:tcPr>
            <w:tcW w:w="1275" w:type="dxa"/>
            <w:vAlign w:val="center"/>
          </w:tcPr>
          <w:p w14:paraId="107D1023" w14:textId="77777777" w:rsidR="00FF7275" w:rsidRPr="00171262" w:rsidRDefault="00FF7275" w:rsidP="00D563C5">
            <w:pPr>
              <w:pStyle w:val="IntenseQuote"/>
              <w:spacing w:before="20" w:after="20"/>
              <w:jc w:val="center"/>
              <w:rPr>
                <w:sz w:val="26"/>
                <w:szCs w:val="26"/>
              </w:rPr>
            </w:pPr>
            <w:r w:rsidRPr="00171262">
              <w:rPr>
                <w:sz w:val="26"/>
                <w:szCs w:val="26"/>
              </w:rPr>
              <w:t>02 bộ (tối thiểu)</w:t>
            </w:r>
          </w:p>
        </w:tc>
        <w:tc>
          <w:tcPr>
            <w:tcW w:w="2553" w:type="dxa"/>
            <w:vAlign w:val="center"/>
          </w:tcPr>
          <w:p w14:paraId="28E0CFE7" w14:textId="77777777" w:rsidR="00FF7275" w:rsidRPr="00171262" w:rsidRDefault="00FF7275" w:rsidP="00D563C5">
            <w:pPr>
              <w:pStyle w:val="IntenseQuote"/>
              <w:spacing w:before="20" w:after="20"/>
              <w:jc w:val="center"/>
              <w:rPr>
                <w:sz w:val="26"/>
                <w:szCs w:val="26"/>
              </w:rPr>
            </w:pPr>
            <w:r w:rsidRPr="00171262">
              <w:rPr>
                <w:sz w:val="26"/>
                <w:szCs w:val="26"/>
              </w:rPr>
              <w:t>Thiết bị Hạng A1 hiện có không dùng chung được cho Hạng A; phải đầu tư mới</w:t>
            </w:r>
          </w:p>
        </w:tc>
      </w:tr>
      <w:tr w:rsidR="007221BB" w:rsidRPr="00171262" w14:paraId="068EAB4A" w14:textId="77777777" w:rsidTr="00171262">
        <w:trPr>
          <w:trHeight w:val="397"/>
        </w:trPr>
        <w:tc>
          <w:tcPr>
            <w:tcW w:w="562" w:type="dxa"/>
            <w:vAlign w:val="center"/>
          </w:tcPr>
          <w:p w14:paraId="098FE457" w14:textId="77777777" w:rsidR="00FF7275" w:rsidRPr="00171262" w:rsidRDefault="00FF7275" w:rsidP="00D563C5">
            <w:pPr>
              <w:pStyle w:val="IntenseQuote"/>
              <w:spacing w:before="20" w:after="20"/>
              <w:jc w:val="center"/>
              <w:rPr>
                <w:sz w:val="26"/>
                <w:szCs w:val="26"/>
              </w:rPr>
            </w:pPr>
            <w:r w:rsidRPr="00171262">
              <w:rPr>
                <w:sz w:val="26"/>
                <w:szCs w:val="26"/>
              </w:rPr>
              <w:t>3</w:t>
            </w:r>
          </w:p>
        </w:tc>
        <w:tc>
          <w:tcPr>
            <w:tcW w:w="1843" w:type="dxa"/>
            <w:vAlign w:val="center"/>
          </w:tcPr>
          <w:p w14:paraId="7037A3A9" w14:textId="77777777" w:rsidR="00FF7275" w:rsidRPr="00171262" w:rsidRDefault="00FF7275" w:rsidP="00D563C5">
            <w:pPr>
              <w:pStyle w:val="IntenseQuote"/>
              <w:spacing w:before="20" w:after="20"/>
              <w:jc w:val="center"/>
              <w:rPr>
                <w:sz w:val="26"/>
                <w:szCs w:val="26"/>
              </w:rPr>
            </w:pPr>
            <w:r w:rsidRPr="00171262">
              <w:rPr>
                <w:sz w:val="26"/>
                <w:szCs w:val="26"/>
              </w:rPr>
              <w:t>Thiết bị, phần mềm sát hạch xử lý tình huống giả định trên đường Hạng A1, A</w:t>
            </w:r>
          </w:p>
        </w:tc>
        <w:tc>
          <w:tcPr>
            <w:tcW w:w="2693" w:type="dxa"/>
            <w:vAlign w:val="center"/>
          </w:tcPr>
          <w:p w14:paraId="218E843B" w14:textId="77777777" w:rsidR="00FF7275" w:rsidRPr="00171262" w:rsidRDefault="00FF7275" w:rsidP="00D563C5">
            <w:pPr>
              <w:pStyle w:val="IntenseQuote"/>
              <w:spacing w:before="20" w:after="20"/>
              <w:jc w:val="center"/>
              <w:rPr>
                <w:sz w:val="26"/>
                <w:szCs w:val="26"/>
              </w:rPr>
            </w:pPr>
            <w:r w:rsidRPr="00171262">
              <w:rPr>
                <w:sz w:val="26"/>
                <w:szCs w:val="26"/>
              </w:rPr>
              <w:t>Mục 2.3.3 QCVN 15:2026/BCA; áp dụng từ 01/01/2028</w:t>
            </w:r>
          </w:p>
        </w:tc>
        <w:tc>
          <w:tcPr>
            <w:tcW w:w="1275" w:type="dxa"/>
            <w:vAlign w:val="center"/>
          </w:tcPr>
          <w:p w14:paraId="73738C65" w14:textId="77777777" w:rsidR="00FF7275" w:rsidRPr="00171262" w:rsidRDefault="00FF7275" w:rsidP="00D563C5">
            <w:pPr>
              <w:pStyle w:val="IntenseQuote"/>
              <w:spacing w:before="20" w:after="20"/>
              <w:jc w:val="center"/>
              <w:rPr>
                <w:sz w:val="26"/>
                <w:szCs w:val="26"/>
              </w:rPr>
            </w:pPr>
            <w:r w:rsidRPr="00171262">
              <w:rPr>
                <w:sz w:val="26"/>
                <w:szCs w:val="26"/>
              </w:rPr>
              <w:t>01 hệ thống</w:t>
            </w:r>
          </w:p>
        </w:tc>
        <w:tc>
          <w:tcPr>
            <w:tcW w:w="2553" w:type="dxa"/>
            <w:vAlign w:val="center"/>
          </w:tcPr>
          <w:p w14:paraId="32DDEB0A" w14:textId="77777777" w:rsidR="00FF7275" w:rsidRPr="00171262" w:rsidRDefault="00FF7275" w:rsidP="00D563C5">
            <w:pPr>
              <w:pStyle w:val="IntenseQuote"/>
              <w:spacing w:before="20" w:after="20"/>
              <w:jc w:val="center"/>
              <w:rPr>
                <w:sz w:val="26"/>
                <w:szCs w:val="26"/>
              </w:rPr>
            </w:pPr>
            <w:r w:rsidRPr="00171262">
              <w:rPr>
                <w:sz w:val="26"/>
                <w:szCs w:val="26"/>
              </w:rPr>
              <w:t>Chưa có; giao khoa ĐT&amp;SHLX lập dự toán riêng, hoàn thành trước 30/6/2027 (Phương án 12/PA-CĐKT)</w:t>
            </w:r>
          </w:p>
        </w:tc>
      </w:tr>
      <w:tr w:rsidR="007221BB" w:rsidRPr="00171262" w14:paraId="6A3E4106" w14:textId="77777777" w:rsidTr="00171262">
        <w:trPr>
          <w:trHeight w:val="397"/>
        </w:trPr>
        <w:tc>
          <w:tcPr>
            <w:tcW w:w="562" w:type="dxa"/>
            <w:vAlign w:val="center"/>
          </w:tcPr>
          <w:p w14:paraId="2A4DE264" w14:textId="77777777" w:rsidR="00FF7275" w:rsidRPr="00171262" w:rsidRDefault="00FF7275" w:rsidP="00D563C5">
            <w:pPr>
              <w:pStyle w:val="IntenseQuote"/>
              <w:spacing w:before="20" w:after="20"/>
              <w:jc w:val="center"/>
              <w:rPr>
                <w:sz w:val="26"/>
                <w:szCs w:val="26"/>
              </w:rPr>
            </w:pPr>
            <w:r w:rsidRPr="00171262">
              <w:rPr>
                <w:sz w:val="26"/>
                <w:szCs w:val="26"/>
              </w:rPr>
              <w:t>4</w:t>
            </w:r>
          </w:p>
        </w:tc>
        <w:tc>
          <w:tcPr>
            <w:tcW w:w="1843" w:type="dxa"/>
            <w:vAlign w:val="center"/>
          </w:tcPr>
          <w:p w14:paraId="08F2EC20" w14:textId="77777777" w:rsidR="00FF7275" w:rsidRPr="00171262" w:rsidRDefault="00FF7275" w:rsidP="00D563C5">
            <w:pPr>
              <w:pStyle w:val="IntenseQuote"/>
              <w:spacing w:before="20" w:after="20"/>
              <w:jc w:val="center"/>
              <w:rPr>
                <w:sz w:val="26"/>
                <w:szCs w:val="26"/>
              </w:rPr>
            </w:pPr>
            <w:r w:rsidRPr="00171262">
              <w:rPr>
                <w:sz w:val="26"/>
                <w:szCs w:val="26"/>
              </w:rPr>
              <w:t>Thiết bị sát hạch lý thuyết</w:t>
            </w:r>
          </w:p>
        </w:tc>
        <w:tc>
          <w:tcPr>
            <w:tcW w:w="2693" w:type="dxa"/>
            <w:vAlign w:val="center"/>
          </w:tcPr>
          <w:p w14:paraId="6A593A46" w14:textId="77777777" w:rsidR="00FF7275" w:rsidRPr="00171262" w:rsidRDefault="00FF7275" w:rsidP="00D563C5">
            <w:pPr>
              <w:pStyle w:val="IntenseQuote"/>
              <w:spacing w:before="20" w:after="20"/>
              <w:jc w:val="center"/>
              <w:rPr>
                <w:sz w:val="26"/>
                <w:szCs w:val="26"/>
              </w:rPr>
            </w:pPr>
            <w:r w:rsidRPr="00171262">
              <w:rPr>
                <w:sz w:val="26"/>
                <w:szCs w:val="26"/>
              </w:rPr>
              <w:t>Tối thiểu 02 máy tính chức năng máy chủ, 10 máy trạm (khoản 8 Điều 24)</w:t>
            </w:r>
          </w:p>
        </w:tc>
        <w:tc>
          <w:tcPr>
            <w:tcW w:w="1275" w:type="dxa"/>
            <w:vAlign w:val="center"/>
          </w:tcPr>
          <w:p w14:paraId="7C1D8789" w14:textId="77777777" w:rsidR="00FF7275" w:rsidRPr="00171262" w:rsidRDefault="00FF7275" w:rsidP="00D563C5">
            <w:pPr>
              <w:pStyle w:val="IntenseQuote"/>
              <w:spacing w:before="20" w:after="20"/>
              <w:jc w:val="center"/>
              <w:rPr>
                <w:sz w:val="26"/>
                <w:szCs w:val="26"/>
              </w:rPr>
            </w:pPr>
            <w:r w:rsidRPr="00171262">
              <w:rPr>
                <w:sz w:val="26"/>
                <w:szCs w:val="26"/>
              </w:rPr>
              <w:t>02 máy chủ; 10 máy trạm</w:t>
            </w:r>
          </w:p>
        </w:tc>
        <w:tc>
          <w:tcPr>
            <w:tcW w:w="2553" w:type="dxa"/>
            <w:vAlign w:val="center"/>
          </w:tcPr>
          <w:p w14:paraId="13E5997E" w14:textId="77777777" w:rsidR="00FF7275" w:rsidRPr="00171262" w:rsidRDefault="00FF7275" w:rsidP="00D563C5">
            <w:pPr>
              <w:pStyle w:val="IntenseQuote"/>
              <w:spacing w:before="20" w:after="20"/>
              <w:jc w:val="center"/>
              <w:rPr>
                <w:sz w:val="26"/>
                <w:szCs w:val="26"/>
              </w:rPr>
            </w:pPr>
            <w:r w:rsidRPr="00171262">
              <w:rPr>
                <w:sz w:val="26"/>
                <w:szCs w:val="26"/>
              </w:rPr>
              <w:t>Phòng máy 32 máy tính, gồm 02 máy chủ và 30 máy trạm (Windows 11, Intel Core i3-10100, RAM DDR4 4 GB, SSD 128 GB)</w:t>
            </w:r>
          </w:p>
        </w:tc>
      </w:tr>
      <w:tr w:rsidR="007221BB" w:rsidRPr="00171262" w14:paraId="2D69A7A8" w14:textId="77777777" w:rsidTr="00171262">
        <w:trPr>
          <w:trHeight w:val="397"/>
        </w:trPr>
        <w:tc>
          <w:tcPr>
            <w:tcW w:w="562" w:type="dxa"/>
            <w:vAlign w:val="center"/>
          </w:tcPr>
          <w:p w14:paraId="7151839B" w14:textId="77777777" w:rsidR="00FF7275" w:rsidRPr="00171262" w:rsidRDefault="00FF7275" w:rsidP="00D563C5">
            <w:pPr>
              <w:pStyle w:val="IntenseQuote"/>
              <w:spacing w:before="20" w:after="20"/>
              <w:jc w:val="center"/>
              <w:rPr>
                <w:sz w:val="26"/>
                <w:szCs w:val="26"/>
              </w:rPr>
            </w:pPr>
            <w:r w:rsidRPr="00171262">
              <w:rPr>
                <w:sz w:val="26"/>
                <w:szCs w:val="26"/>
              </w:rPr>
              <w:t>5</w:t>
            </w:r>
          </w:p>
        </w:tc>
        <w:tc>
          <w:tcPr>
            <w:tcW w:w="1843" w:type="dxa"/>
            <w:vAlign w:val="center"/>
          </w:tcPr>
          <w:p w14:paraId="5F32B7E2" w14:textId="77777777" w:rsidR="00FF7275" w:rsidRPr="00171262" w:rsidRDefault="00FF7275" w:rsidP="00D563C5">
            <w:pPr>
              <w:pStyle w:val="IntenseQuote"/>
              <w:spacing w:before="20" w:after="20"/>
              <w:jc w:val="center"/>
              <w:rPr>
                <w:sz w:val="26"/>
                <w:szCs w:val="26"/>
              </w:rPr>
            </w:pPr>
            <w:r w:rsidRPr="00171262">
              <w:rPr>
                <w:sz w:val="26"/>
                <w:szCs w:val="26"/>
              </w:rPr>
              <w:t>Thiết bị hỗ trợ sát hạch: Bộ đàm; hệ thống âm thanh; màn hình hiển thị; camera giám sát; máy phát điện dự phòng; thiết bị lưu điện</w:t>
            </w:r>
          </w:p>
        </w:tc>
        <w:tc>
          <w:tcPr>
            <w:tcW w:w="2693" w:type="dxa"/>
            <w:vAlign w:val="center"/>
          </w:tcPr>
          <w:p w14:paraId="37C54C91" w14:textId="77777777" w:rsidR="00FF7275" w:rsidRPr="00171262" w:rsidRDefault="00FF7275" w:rsidP="00D563C5">
            <w:pPr>
              <w:pStyle w:val="IntenseQuote"/>
              <w:spacing w:before="20" w:after="20"/>
              <w:jc w:val="center"/>
              <w:rPr>
                <w:sz w:val="26"/>
                <w:szCs w:val="26"/>
              </w:rPr>
            </w:pPr>
            <w:r w:rsidRPr="00171262">
              <w:rPr>
                <w:sz w:val="26"/>
                <w:szCs w:val="26"/>
              </w:rPr>
              <w:t>Bộ đàm tối thiểu 02; âm thanh tối thiểu 01; màn hình tối thiểu 03; camera tại phòng sát hạch lý thuyết và sân; máy phát điện dự phòng tối thiểu 01; thiết bị lưu điện tương ứng số máy tính (khoản 12 Điều 24)</w:t>
            </w:r>
          </w:p>
        </w:tc>
        <w:tc>
          <w:tcPr>
            <w:tcW w:w="1275" w:type="dxa"/>
            <w:vAlign w:val="center"/>
          </w:tcPr>
          <w:p w14:paraId="27172CFF" w14:textId="77777777" w:rsidR="00FF7275" w:rsidRPr="00171262" w:rsidRDefault="00FF7275" w:rsidP="00D563C5">
            <w:pPr>
              <w:pStyle w:val="IntenseQuote"/>
              <w:spacing w:before="20" w:after="20"/>
              <w:jc w:val="center"/>
              <w:rPr>
                <w:sz w:val="26"/>
                <w:szCs w:val="26"/>
              </w:rPr>
            </w:pPr>
            <w:r w:rsidRPr="00171262">
              <w:rPr>
                <w:sz w:val="26"/>
                <w:szCs w:val="26"/>
              </w:rPr>
              <w:t>Theo yêu cầu</w:t>
            </w:r>
          </w:p>
        </w:tc>
        <w:tc>
          <w:tcPr>
            <w:tcW w:w="2553" w:type="dxa"/>
            <w:vAlign w:val="center"/>
          </w:tcPr>
          <w:p w14:paraId="3F25EFB4" w14:textId="77777777" w:rsidR="00FF7275" w:rsidRPr="00171262" w:rsidRDefault="00FF7275" w:rsidP="00D563C5">
            <w:pPr>
              <w:pStyle w:val="IntenseQuote"/>
              <w:spacing w:before="20" w:after="20"/>
              <w:jc w:val="center"/>
              <w:rPr>
                <w:sz w:val="26"/>
                <w:szCs w:val="26"/>
              </w:rPr>
            </w:pPr>
            <w:r w:rsidRPr="00171262">
              <w:rPr>
                <w:sz w:val="26"/>
                <w:szCs w:val="26"/>
              </w:rPr>
              <w:t>Hiện có: 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r>
      <w:tr w:rsidR="007221BB" w:rsidRPr="00171262" w14:paraId="756576F0" w14:textId="77777777" w:rsidTr="00171262">
        <w:trPr>
          <w:trHeight w:val="397"/>
        </w:trPr>
        <w:tc>
          <w:tcPr>
            <w:tcW w:w="562" w:type="dxa"/>
            <w:vAlign w:val="center"/>
          </w:tcPr>
          <w:p w14:paraId="495194A6" w14:textId="77777777" w:rsidR="00FF7275" w:rsidRPr="00171262" w:rsidRDefault="00FF7275" w:rsidP="00D563C5">
            <w:pPr>
              <w:pStyle w:val="IntenseQuote"/>
              <w:spacing w:before="20" w:after="20"/>
              <w:jc w:val="center"/>
              <w:rPr>
                <w:sz w:val="26"/>
                <w:szCs w:val="26"/>
              </w:rPr>
            </w:pPr>
            <w:r w:rsidRPr="00171262">
              <w:rPr>
                <w:sz w:val="26"/>
                <w:szCs w:val="26"/>
              </w:rPr>
              <w:t>6</w:t>
            </w:r>
          </w:p>
        </w:tc>
        <w:tc>
          <w:tcPr>
            <w:tcW w:w="1843" w:type="dxa"/>
            <w:vAlign w:val="center"/>
          </w:tcPr>
          <w:p w14:paraId="59C07C1F" w14:textId="77777777" w:rsidR="00FF7275" w:rsidRPr="00171262" w:rsidRDefault="00FF7275" w:rsidP="00D563C5">
            <w:pPr>
              <w:pStyle w:val="IntenseQuote"/>
              <w:spacing w:before="20" w:after="20"/>
              <w:jc w:val="center"/>
              <w:rPr>
                <w:sz w:val="26"/>
                <w:szCs w:val="26"/>
              </w:rPr>
            </w:pPr>
            <w:r w:rsidRPr="00171262">
              <w:rPr>
                <w:sz w:val="26"/>
                <w:szCs w:val="26"/>
              </w:rPr>
              <w:t>Xe mô tô tập lái Hạng A</w:t>
            </w:r>
          </w:p>
        </w:tc>
        <w:tc>
          <w:tcPr>
            <w:tcW w:w="2693" w:type="dxa"/>
            <w:vAlign w:val="center"/>
          </w:tcPr>
          <w:p w14:paraId="4866869B" w14:textId="08A9B83A" w:rsidR="00FF7275" w:rsidRPr="00171262" w:rsidRDefault="00FF7275" w:rsidP="00D563C5">
            <w:pPr>
              <w:pStyle w:val="IntenseQuote"/>
              <w:spacing w:before="20" w:after="20"/>
              <w:jc w:val="center"/>
              <w:rPr>
                <w:sz w:val="26"/>
                <w:szCs w:val="26"/>
              </w:rPr>
            </w:pPr>
            <w:r w:rsidRPr="00171262">
              <w:rPr>
                <w:sz w:val="26"/>
                <w:szCs w:val="26"/>
              </w:rPr>
              <w:t xml:space="preserve">Dung tích xi-lanh trên 125 cm³; </w:t>
            </w:r>
            <w:del w:id="1085" w:author="Chốt nội dung mục 3.2, 23/10/2026 (Claude)" w:date="2026-10-23T15:39:02Z">
              <w:r w:rsidRPr="00171262">
                <w:rPr>
                  <w:sz w:val="26"/>
                  <w:szCs w:val="26"/>
                </w:rPr>
                <w:delText xml:space="preserve">số lượng bố trí theo lịch thực hành (12 giờ/học viên), dự kiến 09 xe</w:delText>
              </w:r>
            </w:del>
            <w:ins w:id="1086" w:author="Chốt nội dung mục 3.2, 23/10/2026 (Claude)" w:date="2026-10-23T15:39:02Z">
              <w:r w:rsidRPr="00171262">
                <w:rPr>
                  <w:sz w:val="26"/>
                  <w:szCs w:val="26"/>
                </w:rPr>
                <w:t xml:space="preserve">số lượng bố trí theo lịch thực hành (12 giờ/học viên), dự kiến 09 xe; khoa ĐT&amp;SHLX lập lịch thực hành trước mỗi khóa, quy mô khóa không vượt năng lực xe, nhà giáo, sân</w:t>
              </w:r>
            </w:ins>
          </w:p>
        </w:tc>
        <w:tc>
          <w:tcPr>
            <w:tcW w:w="1275" w:type="dxa"/>
            <w:vAlign w:val="center"/>
          </w:tcPr>
          <w:p w14:paraId="2046BDE1" w14:textId="77777777" w:rsidR="00FF7275" w:rsidRPr="00171262" w:rsidRDefault="00FF7275" w:rsidP="00D563C5">
            <w:pPr>
              <w:pStyle w:val="IntenseQuote"/>
              <w:spacing w:before="20" w:after="20"/>
              <w:jc w:val="center"/>
              <w:rPr>
                <w:sz w:val="26"/>
                <w:szCs w:val="26"/>
              </w:rPr>
            </w:pPr>
            <w:r w:rsidRPr="00171262">
              <w:rPr>
                <w:sz w:val="26"/>
                <w:szCs w:val="26"/>
              </w:rPr>
              <w:t>09 chiếc (tối thiểu)</w:t>
            </w:r>
          </w:p>
        </w:tc>
        <w:tc>
          <w:tcPr>
            <w:tcW w:w="2553" w:type="dxa"/>
            <w:vAlign w:val="center"/>
          </w:tcPr>
          <w:p w14:paraId="54EF24D9" w14:textId="77777777" w:rsidR="00FF7275" w:rsidRPr="00171262" w:rsidRDefault="00FF7275" w:rsidP="00D563C5">
            <w:pPr>
              <w:pStyle w:val="IntenseQuote"/>
              <w:spacing w:before="20" w:after="20"/>
              <w:jc w:val="center"/>
              <w:rPr>
                <w:sz w:val="26"/>
                <w:szCs w:val="26"/>
              </w:rPr>
            </w:pPr>
            <w:r w:rsidRPr="00171262">
              <w:rPr>
                <w:sz w:val="26"/>
                <w:szCs w:val="26"/>
              </w:rPr>
              <w:t>Xã hội hóa: Các nhà đầu tư hợp đồng với nhà trường cung cấp xe để khai thác, sử dụng trong đào tạo</w:t>
            </w:r>
          </w:p>
        </w:tc>
      </w:tr>
    </w:tbl>
    <w:p w14:paraId="5090DAC9" w14:textId="77777777" w:rsidR="005C2626" w:rsidRPr="00171262" w:rsidRDefault="00A27C38">
      <w:pPr>
        <w:pStyle w:val="Heading1"/>
        <w:rPr>
          <w:color w:val="auto"/>
        </w:rPr>
      </w:pPr>
      <w:bookmarkStart w:id="37" w:name="_Toc243571150"/>
      <w:r w:rsidRPr="00171262">
        <w:rPr>
          <w:color w:val="auto"/>
        </w:rPr>
        <w:t>V. CƠ CHẾ HOẠT ĐỘNG, QUẢN LÝ TÀI CHÍNH</w:t>
      </w:r>
      <w:bookmarkEnd w:id="37"/>
    </w:p>
    <w:p w14:paraId="602625C3" w14:textId="77777777" w:rsidR="005C2626" w:rsidRPr="00171262" w:rsidRDefault="00192465">
      <w:r w:rsidRPr="00171262">
        <w:t>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Lãnh đạo Trường;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32839464" w14:textId="77777777" w:rsidR="005C2626" w:rsidRPr="00171262" w:rsidRDefault="00192465">
      <w:r w:rsidRPr="00171262">
        <w:t>2. Cơ chế tài chính:</w:t>
      </w:r>
    </w:p>
    <w:p w14:paraId="7CE07F0A" w14:textId="77777777" w:rsidR="005C2626" w:rsidRPr="00171262" w:rsidRDefault="00A27C38" w:rsidP="003A49E2">
      <w:r w:rsidRPr="00171262">
        <w:t>a) Nguồn thu: Nguồn thu từ hoạt động đào tạo và sát hạch lái xe Hạng A là nguồn thu sự nghiệp của Trường, bao gồm: Học phí đào tạo, giá dịch vụ cho thuê sân, thiết bị ôn luyện và khoản thu từ cung cấp sân, thiết bị phục vụ sát hạch theo thỏa thuận với cơ quan tổ chức sát hạch (phí sát hạch theo Thông tư số 154/2025/TT-BTC là khoản thu của cơ quan tổ chức sát hạch). Mức thu học phí Hạng A được xây dựng theo cơ chế thị trường trên cơ sở cơ cấu chi phí năm 2026, bảo đảm bù đắp chi phí đào tạo, có tích lũy một phần theo quy định.</w:t>
      </w:r>
    </w:p>
    <w:p w14:paraId="4B76A41C" w14:textId="77777777" w:rsidR="003F6848" w:rsidRPr="00171262" w:rsidRDefault="003F6848" w:rsidP="003F6848">
      <w:r w:rsidRPr="00171262">
        <w:t>Bảng 9. Lộ trình mức học phí, thu cho thuê xe tập luyện và xe thiết bị/học viên</w:t>
      </w:r>
    </w:p>
    <w:p w14:paraId="21829B38" w14:textId="77777777" w:rsidR="00AC25ED" w:rsidRPr="00171262" w:rsidRDefault="00AC25ED" w:rsidP="003F6848">
      <w:pPr>
        <w:rPr>
          <w:i/>
        </w:rPr>
      </w:pPr>
      <w:r w:rsidRPr="00171262">
        <w:rPr>
          <w:i/>
        </w:rPr>
        <w:t xml:space="preserve">                                                                                          Đơn vị tính: Đồng</w:t>
      </w:r>
    </w:p>
    <w:tbl>
      <w:tblPr>
        <w:tblStyle w:val="TableGrid"/>
        <w:tblW w:w="9072" w:type="dxa"/>
        <w:tblLook w:val="04A0" w:firstRow="1" w:lastRow="0" w:firstColumn="1" w:lastColumn="0" w:noHBand="0" w:noVBand="1"/>
      </w:tblPr>
      <w:tblGrid>
        <w:gridCol w:w="1764"/>
        <w:gridCol w:w="1536"/>
        <w:gridCol w:w="1443"/>
        <w:gridCol w:w="1443"/>
        <w:gridCol w:w="1443"/>
        <w:gridCol w:w="1443"/>
      </w:tblGrid>
      <w:tr w:rsidR="00AC25ED" w:rsidRPr="00171262" w14:paraId="219CFF93" w14:textId="77777777" w:rsidTr="00917F77">
        <w:trPr>
          <w:tblHeader/>
        </w:trPr>
        <w:tc>
          <w:tcPr>
            <w:tcW w:w="1762" w:type="dxa"/>
            <w:vAlign w:val="center"/>
          </w:tcPr>
          <w:p w14:paraId="2A896D0A" w14:textId="208D9CA7" w:rsidR="00AC25ED" w:rsidRPr="00171262" w:rsidRDefault="00425D63" w:rsidP="00AC25ED">
            <w:pPr>
              <w:spacing w:before="20" w:after="20"/>
              <w:ind w:firstLine="0"/>
              <w:rPr>
                <w:sz w:val="26"/>
                <w:szCs w:val="26"/>
              </w:rPr>
            </w:pPr>
            <w:r>
              <w:rPr>
                <w:b/>
                <w:bCs/>
                <w:sz w:val="26"/>
                <w:szCs w:val="26"/>
              </w:rPr>
              <w:t xml:space="preserve"> </w:t>
            </w:r>
            <w:r w:rsidR="00917F77">
              <w:rPr>
                <w:b/>
                <w:bCs/>
                <w:sz w:val="26"/>
                <w:szCs w:val="26"/>
              </w:rPr>
              <w:t>Hạng mục</w:t>
            </w:r>
          </w:p>
        </w:tc>
        <w:tc>
          <w:tcPr>
            <w:tcW w:w="1535" w:type="dxa"/>
            <w:vAlign w:val="center"/>
          </w:tcPr>
          <w:p w14:paraId="7528ED39" w14:textId="77777777" w:rsidR="00AC25ED" w:rsidRPr="00171262" w:rsidRDefault="00AC25ED" w:rsidP="00AC25ED">
            <w:pPr>
              <w:spacing w:before="20" w:after="20"/>
              <w:ind w:firstLine="0"/>
              <w:rPr>
                <w:sz w:val="26"/>
                <w:szCs w:val="26"/>
              </w:rPr>
            </w:pPr>
            <w:r w:rsidRPr="00171262">
              <w:rPr>
                <w:b/>
                <w:bCs/>
                <w:sz w:val="26"/>
                <w:szCs w:val="26"/>
              </w:rPr>
              <w:t>Năm 2027</w:t>
            </w:r>
          </w:p>
        </w:tc>
        <w:tc>
          <w:tcPr>
            <w:tcW w:w="1443" w:type="dxa"/>
            <w:vAlign w:val="center"/>
          </w:tcPr>
          <w:p w14:paraId="3E21A6AF" w14:textId="77777777" w:rsidR="00AC25ED" w:rsidRPr="00171262" w:rsidRDefault="00AC25ED" w:rsidP="00AC25ED">
            <w:pPr>
              <w:spacing w:before="20" w:after="20"/>
              <w:ind w:firstLine="0"/>
              <w:rPr>
                <w:sz w:val="26"/>
                <w:szCs w:val="26"/>
              </w:rPr>
            </w:pPr>
            <w:r w:rsidRPr="00171262">
              <w:rPr>
                <w:b/>
                <w:bCs/>
                <w:sz w:val="26"/>
                <w:szCs w:val="26"/>
              </w:rPr>
              <w:t>Năm 2028</w:t>
            </w:r>
          </w:p>
        </w:tc>
        <w:tc>
          <w:tcPr>
            <w:tcW w:w="1443" w:type="dxa"/>
            <w:vAlign w:val="center"/>
          </w:tcPr>
          <w:p w14:paraId="2C044E88" w14:textId="77777777" w:rsidR="00AC25ED" w:rsidRPr="00171262" w:rsidRDefault="00AC25ED" w:rsidP="00AC25ED">
            <w:pPr>
              <w:spacing w:before="20" w:after="20"/>
              <w:ind w:firstLine="0"/>
              <w:rPr>
                <w:sz w:val="26"/>
                <w:szCs w:val="26"/>
              </w:rPr>
            </w:pPr>
            <w:r w:rsidRPr="00171262">
              <w:rPr>
                <w:b/>
                <w:bCs/>
                <w:sz w:val="26"/>
                <w:szCs w:val="26"/>
              </w:rPr>
              <w:t>Năm 2029</w:t>
            </w:r>
          </w:p>
        </w:tc>
        <w:tc>
          <w:tcPr>
            <w:tcW w:w="1443" w:type="dxa"/>
            <w:vAlign w:val="center"/>
          </w:tcPr>
          <w:p w14:paraId="3C4591C5" w14:textId="77777777" w:rsidR="00AC25ED" w:rsidRPr="00171262" w:rsidRDefault="00AC25ED" w:rsidP="00AC25ED">
            <w:pPr>
              <w:spacing w:before="20" w:after="20"/>
              <w:ind w:firstLine="0"/>
              <w:rPr>
                <w:sz w:val="26"/>
                <w:szCs w:val="26"/>
              </w:rPr>
            </w:pPr>
            <w:r w:rsidRPr="00171262">
              <w:rPr>
                <w:b/>
                <w:bCs/>
                <w:sz w:val="26"/>
                <w:szCs w:val="26"/>
              </w:rPr>
              <w:t>Năm 2030</w:t>
            </w:r>
          </w:p>
        </w:tc>
        <w:tc>
          <w:tcPr>
            <w:tcW w:w="1443" w:type="dxa"/>
            <w:vAlign w:val="center"/>
          </w:tcPr>
          <w:p w14:paraId="53F60EA7" w14:textId="77777777" w:rsidR="00AC25ED" w:rsidRPr="00171262" w:rsidRDefault="00AC25ED" w:rsidP="00AC25ED">
            <w:pPr>
              <w:spacing w:before="20" w:after="20"/>
              <w:ind w:firstLine="0"/>
              <w:rPr>
                <w:sz w:val="26"/>
                <w:szCs w:val="26"/>
              </w:rPr>
            </w:pPr>
            <w:r w:rsidRPr="00171262">
              <w:rPr>
                <w:b/>
                <w:bCs/>
                <w:sz w:val="26"/>
                <w:szCs w:val="26"/>
              </w:rPr>
              <w:t>Năm 2031</w:t>
            </w:r>
          </w:p>
        </w:tc>
      </w:tr>
      <w:tr w:rsidR="00AC25ED" w:rsidRPr="00171262" w14:paraId="194B3FC5" w14:textId="77777777" w:rsidTr="00917F77">
        <w:tc>
          <w:tcPr>
            <w:tcW w:w="1762" w:type="dxa"/>
            <w:vAlign w:val="center"/>
          </w:tcPr>
          <w:p w14:paraId="1F057B41" w14:textId="77777777" w:rsidR="00AC25ED" w:rsidRPr="00171262" w:rsidRDefault="00AC25ED" w:rsidP="00AC25ED">
            <w:pPr>
              <w:spacing w:before="20" w:after="20"/>
              <w:ind w:firstLine="0"/>
              <w:rPr>
                <w:sz w:val="26"/>
                <w:szCs w:val="26"/>
              </w:rPr>
            </w:pPr>
            <w:r w:rsidRPr="00171262">
              <w:rPr>
                <w:sz w:val="26"/>
                <w:szCs w:val="26"/>
              </w:rPr>
              <w:t>Mức học phí đào tạo/học viên</w:t>
            </w:r>
          </w:p>
        </w:tc>
        <w:tc>
          <w:tcPr>
            <w:tcW w:w="1535" w:type="dxa"/>
            <w:vAlign w:val="center"/>
          </w:tcPr>
          <w:p w14:paraId="30561FB7" w14:textId="77777777" w:rsidR="00AC25ED" w:rsidRPr="00171262" w:rsidRDefault="00AC25ED" w:rsidP="00A6136A">
            <w:pPr>
              <w:spacing w:before="20" w:after="20"/>
              <w:ind w:firstLine="0"/>
              <w:jc w:val="right"/>
              <w:rPr>
                <w:sz w:val="26"/>
                <w:szCs w:val="26"/>
              </w:rPr>
            </w:pPr>
            <w:r w:rsidRPr="00171262">
              <w:rPr>
                <w:sz w:val="26"/>
                <w:szCs w:val="26"/>
              </w:rPr>
              <w:t xml:space="preserve">     2.350.000 </w:t>
            </w:r>
          </w:p>
        </w:tc>
        <w:tc>
          <w:tcPr>
            <w:tcW w:w="1443" w:type="dxa"/>
            <w:vAlign w:val="center"/>
          </w:tcPr>
          <w:p w14:paraId="730B84AC" w14:textId="77777777" w:rsidR="00AC25ED" w:rsidRPr="00171262" w:rsidRDefault="00AC25ED" w:rsidP="00A6136A">
            <w:pPr>
              <w:spacing w:before="20" w:after="20"/>
              <w:ind w:firstLine="0"/>
              <w:jc w:val="right"/>
              <w:rPr>
                <w:sz w:val="26"/>
                <w:szCs w:val="26"/>
              </w:rPr>
            </w:pPr>
            <w:r w:rsidRPr="00171262">
              <w:rPr>
                <w:sz w:val="26"/>
                <w:szCs w:val="26"/>
              </w:rPr>
              <w:t xml:space="preserve">     2.467.500 </w:t>
            </w:r>
          </w:p>
        </w:tc>
        <w:tc>
          <w:tcPr>
            <w:tcW w:w="1443" w:type="dxa"/>
            <w:vAlign w:val="center"/>
          </w:tcPr>
          <w:p w14:paraId="1BEDA87B" w14:textId="77777777" w:rsidR="00AC25ED" w:rsidRPr="00171262" w:rsidRDefault="00AC25ED" w:rsidP="00A6136A">
            <w:pPr>
              <w:spacing w:before="20" w:after="20"/>
              <w:ind w:firstLine="0"/>
              <w:jc w:val="right"/>
              <w:rPr>
                <w:sz w:val="26"/>
                <w:szCs w:val="26"/>
              </w:rPr>
            </w:pPr>
            <w:r w:rsidRPr="00171262">
              <w:rPr>
                <w:sz w:val="26"/>
                <w:szCs w:val="26"/>
              </w:rPr>
              <w:t xml:space="preserve">     2.590.875 </w:t>
            </w:r>
          </w:p>
        </w:tc>
        <w:tc>
          <w:tcPr>
            <w:tcW w:w="1443" w:type="dxa"/>
            <w:vAlign w:val="center"/>
          </w:tcPr>
          <w:p w14:paraId="0765430A" w14:textId="77777777" w:rsidR="00AC25ED" w:rsidRPr="00171262" w:rsidRDefault="00AC25ED" w:rsidP="00A6136A">
            <w:pPr>
              <w:spacing w:before="20" w:after="20"/>
              <w:ind w:firstLine="0"/>
              <w:jc w:val="right"/>
              <w:rPr>
                <w:sz w:val="26"/>
                <w:szCs w:val="26"/>
              </w:rPr>
            </w:pPr>
            <w:r w:rsidRPr="00171262">
              <w:rPr>
                <w:sz w:val="26"/>
                <w:szCs w:val="26"/>
              </w:rPr>
              <w:t xml:space="preserve">     2.720.419 </w:t>
            </w:r>
          </w:p>
        </w:tc>
        <w:tc>
          <w:tcPr>
            <w:tcW w:w="1443" w:type="dxa"/>
            <w:vAlign w:val="center"/>
          </w:tcPr>
          <w:p w14:paraId="52C98DA1" w14:textId="77777777" w:rsidR="00AC25ED" w:rsidRPr="00171262" w:rsidRDefault="00AC25ED" w:rsidP="00A6136A">
            <w:pPr>
              <w:spacing w:before="20" w:after="20"/>
              <w:ind w:firstLine="0"/>
              <w:jc w:val="right"/>
              <w:rPr>
                <w:sz w:val="26"/>
                <w:szCs w:val="26"/>
              </w:rPr>
            </w:pPr>
            <w:r w:rsidRPr="00171262">
              <w:rPr>
                <w:sz w:val="26"/>
                <w:szCs w:val="26"/>
              </w:rPr>
              <w:t xml:space="preserve">     2.856.440 </w:t>
            </w:r>
          </w:p>
        </w:tc>
      </w:tr>
      <w:tr w:rsidR="00AC25ED" w:rsidRPr="00171262" w14:paraId="4F4A1BAE" w14:textId="77777777" w:rsidTr="00917F77">
        <w:tc>
          <w:tcPr>
            <w:tcW w:w="1762" w:type="dxa"/>
            <w:vAlign w:val="center"/>
          </w:tcPr>
          <w:p w14:paraId="76DA19B7" w14:textId="77777777" w:rsidR="00AC25ED" w:rsidRPr="00171262" w:rsidRDefault="00AC25ED" w:rsidP="004F7CBD">
            <w:pPr>
              <w:spacing w:before="20" w:after="20"/>
              <w:ind w:firstLine="0"/>
              <w:rPr>
                <w:sz w:val="26"/>
                <w:szCs w:val="26"/>
              </w:rPr>
            </w:pPr>
            <w:r w:rsidRPr="00171262">
              <w:rPr>
                <w:sz w:val="26"/>
                <w:szCs w:val="26"/>
              </w:rPr>
              <w:t>Mức thu cho thuê xe tập luyện/giờ</w:t>
            </w:r>
          </w:p>
        </w:tc>
        <w:tc>
          <w:tcPr>
            <w:tcW w:w="1535" w:type="dxa"/>
            <w:vAlign w:val="center"/>
          </w:tcPr>
          <w:p w14:paraId="281987AE" w14:textId="77777777" w:rsidR="00AC25ED" w:rsidRPr="00171262" w:rsidRDefault="00AC25ED" w:rsidP="00A6136A">
            <w:pPr>
              <w:spacing w:before="20" w:after="20"/>
              <w:ind w:firstLine="0"/>
              <w:jc w:val="right"/>
              <w:rPr>
                <w:sz w:val="26"/>
                <w:szCs w:val="26"/>
              </w:rPr>
            </w:pPr>
            <w:r w:rsidRPr="00171262">
              <w:rPr>
                <w:sz w:val="26"/>
                <w:szCs w:val="26"/>
              </w:rPr>
              <w:t xml:space="preserve">        300.000 </w:t>
            </w:r>
          </w:p>
        </w:tc>
        <w:tc>
          <w:tcPr>
            <w:tcW w:w="1443" w:type="dxa"/>
            <w:vAlign w:val="center"/>
          </w:tcPr>
          <w:p w14:paraId="7676DDF9" w14:textId="77777777" w:rsidR="00AC25ED" w:rsidRPr="00171262" w:rsidRDefault="00AC25ED" w:rsidP="00A6136A">
            <w:pPr>
              <w:spacing w:before="20" w:after="20"/>
              <w:ind w:firstLine="0"/>
              <w:jc w:val="right"/>
              <w:rPr>
                <w:sz w:val="26"/>
                <w:szCs w:val="26"/>
              </w:rPr>
            </w:pPr>
            <w:r w:rsidRPr="00171262">
              <w:rPr>
                <w:sz w:val="26"/>
                <w:szCs w:val="26"/>
              </w:rPr>
              <w:t xml:space="preserve">        315.000 </w:t>
            </w:r>
          </w:p>
        </w:tc>
        <w:tc>
          <w:tcPr>
            <w:tcW w:w="1443" w:type="dxa"/>
            <w:vAlign w:val="center"/>
          </w:tcPr>
          <w:p w14:paraId="492E8966" w14:textId="77777777" w:rsidR="00AC25ED" w:rsidRPr="00171262" w:rsidRDefault="00AC25ED" w:rsidP="00A6136A">
            <w:pPr>
              <w:spacing w:before="20" w:after="20"/>
              <w:ind w:firstLine="0"/>
              <w:jc w:val="right"/>
              <w:rPr>
                <w:sz w:val="26"/>
                <w:szCs w:val="26"/>
              </w:rPr>
            </w:pPr>
            <w:r w:rsidRPr="00171262">
              <w:rPr>
                <w:sz w:val="26"/>
                <w:szCs w:val="26"/>
              </w:rPr>
              <w:t xml:space="preserve">        330.750 </w:t>
            </w:r>
          </w:p>
        </w:tc>
        <w:tc>
          <w:tcPr>
            <w:tcW w:w="1443" w:type="dxa"/>
            <w:vAlign w:val="center"/>
          </w:tcPr>
          <w:p w14:paraId="1959F648" w14:textId="77777777" w:rsidR="00AC25ED" w:rsidRPr="00171262" w:rsidRDefault="00AC25ED" w:rsidP="00A6136A">
            <w:pPr>
              <w:spacing w:before="20" w:after="20"/>
              <w:ind w:firstLine="0"/>
              <w:jc w:val="right"/>
              <w:rPr>
                <w:sz w:val="26"/>
                <w:szCs w:val="26"/>
              </w:rPr>
            </w:pPr>
            <w:r w:rsidRPr="00171262">
              <w:rPr>
                <w:sz w:val="26"/>
                <w:szCs w:val="26"/>
              </w:rPr>
              <w:t xml:space="preserve">        347.288 </w:t>
            </w:r>
          </w:p>
        </w:tc>
        <w:tc>
          <w:tcPr>
            <w:tcW w:w="1443" w:type="dxa"/>
            <w:vAlign w:val="center"/>
          </w:tcPr>
          <w:p w14:paraId="2B49F509" w14:textId="77777777" w:rsidR="00AC25ED" w:rsidRPr="00171262" w:rsidRDefault="00AC25ED" w:rsidP="00A6136A">
            <w:pPr>
              <w:spacing w:before="20" w:after="20"/>
              <w:ind w:firstLine="0"/>
              <w:jc w:val="right"/>
              <w:rPr>
                <w:sz w:val="26"/>
                <w:szCs w:val="26"/>
              </w:rPr>
            </w:pPr>
            <w:r w:rsidRPr="00171262">
              <w:rPr>
                <w:sz w:val="26"/>
                <w:szCs w:val="26"/>
              </w:rPr>
              <w:t xml:space="preserve">        364.652 </w:t>
            </w:r>
          </w:p>
        </w:tc>
      </w:tr>
      <w:tr w:rsidR="00AC25ED" w:rsidRPr="00171262" w14:paraId="236E2C89" w14:textId="77777777" w:rsidTr="00917F77">
        <w:tc>
          <w:tcPr>
            <w:tcW w:w="1762" w:type="dxa"/>
            <w:vAlign w:val="center"/>
          </w:tcPr>
          <w:p w14:paraId="6914D200" w14:textId="77777777" w:rsidR="00AC25ED" w:rsidRPr="00171262" w:rsidRDefault="00AC25ED" w:rsidP="00AC25ED">
            <w:pPr>
              <w:spacing w:before="20" w:after="20"/>
              <w:ind w:firstLine="0"/>
              <w:rPr>
                <w:sz w:val="26"/>
                <w:szCs w:val="26"/>
              </w:rPr>
            </w:pPr>
            <w:r w:rsidRPr="00171262">
              <w:rPr>
                <w:sz w:val="26"/>
                <w:szCs w:val="26"/>
              </w:rPr>
              <w:t>Mức thu cho thuê xe thiết bị/lượt</w:t>
            </w:r>
          </w:p>
        </w:tc>
        <w:tc>
          <w:tcPr>
            <w:tcW w:w="1535" w:type="dxa"/>
            <w:vAlign w:val="center"/>
          </w:tcPr>
          <w:p w14:paraId="5EC94A80" w14:textId="77777777" w:rsidR="00AC25ED" w:rsidRPr="00171262" w:rsidRDefault="00AC25ED" w:rsidP="00A6136A">
            <w:pPr>
              <w:spacing w:before="20" w:after="20"/>
              <w:ind w:firstLine="0"/>
              <w:jc w:val="right"/>
              <w:rPr>
                <w:sz w:val="26"/>
                <w:szCs w:val="26"/>
              </w:rPr>
            </w:pPr>
            <w:r w:rsidRPr="00171262">
              <w:rPr>
                <w:sz w:val="26"/>
                <w:szCs w:val="26"/>
              </w:rPr>
              <w:t xml:space="preserve">          50.000 </w:t>
            </w:r>
          </w:p>
        </w:tc>
        <w:tc>
          <w:tcPr>
            <w:tcW w:w="1443" w:type="dxa"/>
            <w:vAlign w:val="center"/>
          </w:tcPr>
          <w:p w14:paraId="6B3BFE0B" w14:textId="77777777" w:rsidR="00AC25ED" w:rsidRPr="00171262" w:rsidRDefault="00AC25ED" w:rsidP="00A6136A">
            <w:pPr>
              <w:spacing w:before="20" w:after="20"/>
              <w:ind w:firstLine="0"/>
              <w:jc w:val="right"/>
              <w:rPr>
                <w:sz w:val="26"/>
                <w:szCs w:val="26"/>
              </w:rPr>
            </w:pPr>
            <w:r w:rsidRPr="00171262">
              <w:rPr>
                <w:sz w:val="26"/>
                <w:szCs w:val="26"/>
              </w:rPr>
              <w:t xml:space="preserve">          52.500 </w:t>
            </w:r>
          </w:p>
        </w:tc>
        <w:tc>
          <w:tcPr>
            <w:tcW w:w="1443" w:type="dxa"/>
            <w:vAlign w:val="center"/>
          </w:tcPr>
          <w:p w14:paraId="778DDB43" w14:textId="77777777" w:rsidR="00AC25ED" w:rsidRPr="00171262" w:rsidRDefault="00AC25ED" w:rsidP="00A6136A">
            <w:pPr>
              <w:spacing w:before="20" w:after="20"/>
              <w:ind w:firstLine="0"/>
              <w:jc w:val="right"/>
              <w:rPr>
                <w:sz w:val="26"/>
                <w:szCs w:val="26"/>
              </w:rPr>
            </w:pPr>
            <w:r w:rsidRPr="00171262">
              <w:rPr>
                <w:sz w:val="26"/>
                <w:szCs w:val="26"/>
              </w:rPr>
              <w:t xml:space="preserve">          57.750 </w:t>
            </w:r>
          </w:p>
        </w:tc>
        <w:tc>
          <w:tcPr>
            <w:tcW w:w="1443" w:type="dxa"/>
            <w:vAlign w:val="center"/>
          </w:tcPr>
          <w:p w14:paraId="18218F81" w14:textId="77777777" w:rsidR="00AC25ED" w:rsidRPr="00171262" w:rsidRDefault="00AC25ED" w:rsidP="00A6136A">
            <w:pPr>
              <w:spacing w:before="20" w:after="20"/>
              <w:ind w:firstLine="0"/>
              <w:jc w:val="right"/>
              <w:rPr>
                <w:sz w:val="26"/>
                <w:szCs w:val="26"/>
              </w:rPr>
            </w:pPr>
            <w:r w:rsidRPr="00171262">
              <w:rPr>
                <w:sz w:val="26"/>
                <w:szCs w:val="26"/>
              </w:rPr>
              <w:t xml:space="preserve">          63.525 </w:t>
            </w:r>
          </w:p>
        </w:tc>
        <w:tc>
          <w:tcPr>
            <w:tcW w:w="1443" w:type="dxa"/>
            <w:vAlign w:val="center"/>
          </w:tcPr>
          <w:p w14:paraId="5A8B0C92" w14:textId="77777777" w:rsidR="00AC25ED" w:rsidRPr="00171262" w:rsidRDefault="00AC25ED" w:rsidP="00A6136A">
            <w:pPr>
              <w:spacing w:before="20" w:after="20"/>
              <w:ind w:firstLine="0"/>
              <w:jc w:val="right"/>
              <w:rPr>
                <w:sz w:val="26"/>
                <w:szCs w:val="26"/>
              </w:rPr>
            </w:pPr>
            <w:r w:rsidRPr="00171262">
              <w:rPr>
                <w:sz w:val="26"/>
                <w:szCs w:val="26"/>
              </w:rPr>
              <w:t xml:space="preserve">          69.878 </w:t>
            </w:r>
          </w:p>
        </w:tc>
      </w:tr>
    </w:tbl>
    <w:p w14:paraId="54AF4209" w14:textId="720D4503" w:rsidR="00AC25ED" w:rsidRPr="00171262" w:rsidRDefault="00AC25ED" w:rsidP="003F6848">
      <w:pPr>
        <w:rPr>
          <w:i/>
        </w:rPr>
      </w:pPr>
      <w:r w:rsidRPr="00171262">
        <w:rPr>
          <w:i/>
        </w:rPr>
        <w:t>Ghi chú: Học phí và mức thu cho thuê xe tập luyện tăng 5%/năm; mức thu cho thuê thiết bị ôn luyện tăng 5% năm 2028 và 10%/năm từ năm 2029 (Phụ lục V); khoản thu cho thuê xe tập luyện (300.000 đồng/giờ năm 2027) chưa tính vào phương án tài chính tại Phụ lục IV, V để bảo đảm thận trọng.</w:t>
      </w:r>
    </w:p>
    <w:p w14:paraId="62852AEF" w14:textId="77777777" w:rsidR="003F6848" w:rsidRPr="00171262" w:rsidRDefault="003F6848" w:rsidP="003F6848">
      <w:r w:rsidRPr="00171262">
        <w:t xml:space="preserve">b) Các khoản chi và cơ chế khoán: </w:t>
      </w:r>
    </w:p>
    <w:p w14:paraId="29CD0099" w14:textId="77777777" w:rsidR="003F6848" w:rsidRPr="00171262" w:rsidRDefault="003F6848" w:rsidP="003F6848">
      <w:r w:rsidRPr="00171262">
        <w:t>- Các khoản chi: Thực hiện chi phục vụ cho hoạt động đào tạo và sát hạch lái xe như: Chi tiền lương, tiền công, chi thuê xe, nhiên liệu, văn phòng phẩm, khấu hao tài sản cố định và các khoản chi khác phục vụ cho hoạt động đào tạo.</w:t>
      </w:r>
    </w:p>
    <w:p w14:paraId="389CA508" w14:textId="77777777" w:rsidR="003F6848" w:rsidRPr="00171262" w:rsidRDefault="00A27C38" w:rsidP="004F7CBD">
      <w:r w:rsidRPr="00171262">
        <w:t xml:space="preserve">c) Cơ chế khoán: Tham chiếu Đề án khoán kinh phí đào tạo và sát hạch lái xe mô tô Hạng A1 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 Các nội dung khoán/ mức thu, bao gồm: </w:t>
      </w:r>
    </w:p>
    <w:p w14:paraId="6C73E744" w14:textId="1305F0DD" w:rsidR="00AC25ED" w:rsidRPr="00171262" w:rsidRDefault="00917F77" w:rsidP="004F7CBD">
      <w:r>
        <w:t>-</w:t>
      </w:r>
      <w:r w:rsidR="00AC25ED" w:rsidRPr="00171262">
        <w:t xml:space="preserve"> Khoán tuyển sinh Hạng A: </w:t>
      </w:r>
      <w:r w:rsidR="00161B82" w:rsidRPr="00171262">
        <w:t>5</w:t>
      </w:r>
      <w:r w:rsidR="00AC25ED" w:rsidRPr="00171262">
        <w:t>%</w:t>
      </w:r>
    </w:p>
    <w:p w14:paraId="357C00DB" w14:textId="2ABC9B5B" w:rsidR="003F6848" w:rsidRPr="00171262" w:rsidRDefault="00917F77" w:rsidP="003F6848">
      <w:r>
        <w:t>-</w:t>
      </w:r>
      <w:r w:rsidR="003F6848" w:rsidRPr="00171262">
        <w:t xml:space="preserve"> Khoán tiền lương dạy lý thuyết: </w:t>
      </w:r>
      <w:r w:rsidR="002F722A" w:rsidRPr="00171262">
        <w:rPr>
          <w:lang w:val="vi-VN"/>
        </w:rPr>
        <w:t>12</w:t>
      </w:r>
      <w:r w:rsidR="003F6848" w:rsidRPr="00171262">
        <w:t xml:space="preserve">% </w:t>
      </w:r>
    </w:p>
    <w:p w14:paraId="7139B3C9" w14:textId="531A0F78" w:rsidR="003F6848" w:rsidRPr="00171262" w:rsidRDefault="00917F77" w:rsidP="003F6848">
      <w:r>
        <w:t>-</w:t>
      </w:r>
      <w:r w:rsidR="003F6848" w:rsidRPr="00171262">
        <w:t xml:space="preserve"> Khoán tiền lương dạy thực hành: </w:t>
      </w:r>
      <w:r w:rsidR="002F722A" w:rsidRPr="00171262">
        <w:rPr>
          <w:lang w:val="vi-VN"/>
        </w:rPr>
        <w:t>12</w:t>
      </w:r>
      <w:r w:rsidR="003F6848" w:rsidRPr="00171262">
        <w:t>%</w:t>
      </w:r>
    </w:p>
    <w:p w14:paraId="4DB32B3E" w14:textId="367D5BBD" w:rsidR="003F6848" w:rsidRPr="00171262" w:rsidRDefault="00917F77" w:rsidP="003F6848">
      <w:r>
        <w:t>-</w:t>
      </w:r>
      <w:r w:rsidR="003F6848" w:rsidRPr="00171262">
        <w:t xml:space="preserve"> Khoán thuê xe phục vụ đào tạo: </w:t>
      </w:r>
      <w:r w:rsidR="00161B82" w:rsidRPr="00171262">
        <w:t>22</w:t>
      </w:r>
      <w:r w:rsidR="003F6848" w:rsidRPr="00171262">
        <w:t>%</w:t>
      </w:r>
    </w:p>
    <w:p w14:paraId="6D8EC1DD" w14:textId="4DEAFE2C" w:rsidR="003F6848" w:rsidRPr="00171262" w:rsidRDefault="00917F77" w:rsidP="003F6848">
      <w:r>
        <w:t>-</w:t>
      </w:r>
      <w:r w:rsidR="003F6848" w:rsidRPr="00171262">
        <w:t xml:space="preserve"> Khoán nhiên liệu phục vụ đào tạo: 10%</w:t>
      </w:r>
    </w:p>
    <w:p w14:paraId="18B01B0C" w14:textId="039F2496" w:rsidR="003F6848" w:rsidRPr="00171262" w:rsidRDefault="00917F77" w:rsidP="003F6848">
      <w:r>
        <w:t>-</w:t>
      </w:r>
      <w:r w:rsidR="003F6848" w:rsidRPr="00171262">
        <w:t xml:space="preserve"> Khoán nhiên liệu phục vụ ôn luyện: 12%</w:t>
      </w:r>
    </w:p>
    <w:p w14:paraId="370A543B" w14:textId="6170B5CA" w:rsidR="00AC25ED" w:rsidRPr="00171262" w:rsidRDefault="00917F77" w:rsidP="003F6848">
      <w:r>
        <w:t>-</w:t>
      </w:r>
      <w:r w:rsidR="00AC25ED" w:rsidRPr="00171262">
        <w:t xml:space="preserve"> Khoán vệ sinh, phục vụ sát hạch: 5%</w:t>
      </w:r>
    </w:p>
    <w:p w14:paraId="224E301B" w14:textId="25727A1C" w:rsidR="003F6848" w:rsidRPr="00171262" w:rsidRDefault="00917F77" w:rsidP="003F6848">
      <w:r>
        <w:t>-</w:t>
      </w:r>
      <w:r w:rsidR="003F6848" w:rsidRPr="00171262">
        <w:t xml:space="preserve"> Khoán văn phòng phẩm phục vụ đào tạo 1% và sát hạch 4%</w:t>
      </w:r>
    </w:p>
    <w:p w14:paraId="2C983907" w14:textId="77777777" w:rsidR="005C2626" w:rsidRPr="00171262" w:rsidRDefault="00A27C38" w:rsidP="003A49E2">
      <w:r w:rsidRPr="00171262">
        <w:t>d) Quản lý dòng tiền: Hạch toán riêng nguồn thu, chi của hoạt động đào tạo, sát hạch Hạng A trong nguồn thu sự nghiệp của Trường theo Nghị định số 60/2021/NĐ-CP, Nghị định số 111/2025/NĐ-CP; bảo đảm công khai, minh bạch.</w:t>
      </w:r>
    </w:p>
    <w:p w14:paraId="66D08461" w14:textId="77777777" w:rsidR="005C2626" w:rsidRPr="00171262" w:rsidRDefault="00A27C38" w:rsidP="003A49E2">
      <w:r w:rsidRPr="00171262">
        <w:t>đ)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w:t>
      </w:r>
    </w:p>
    <w:p w14:paraId="687357F9" w14:textId="77777777" w:rsidR="005C2626" w:rsidRPr="00171262" w:rsidRDefault="00A27C38" w:rsidP="003A49E2">
      <w:r w:rsidRPr="00171262">
        <w:t>e) Xã hội hóa phương tiện: Xe mô tô tập lái Hạng A do các nhà đầu tư hợp đồng với nhà trường để khai thác, sử dụng trong đào tạo; hình thức, mức chi trả thực hiện theo hợp đồng; tiêu chí lựa chọn nhà đầu tư công khai; không sử dụng tài sản công để bảo đảm nghĩa vụ của bên thuê (nếu có).</w:t>
      </w:r>
    </w:p>
    <w:p w14:paraId="2C02EA63" w14:textId="77777777" w:rsidR="005C2626" w:rsidRPr="00171262" w:rsidRDefault="00A27C38">
      <w:pPr>
        <w:pStyle w:val="Heading4"/>
        <w:pageBreakBefore/>
        <w:rPr>
          <w:rFonts w:ascii="Times New Roman" w:hAnsi="Times New Roman"/>
          <w:color w:val="auto"/>
        </w:rPr>
      </w:pPr>
      <w:bookmarkStart w:id="38" w:name="_Toc243571151"/>
      <w:r w:rsidRPr="00171262">
        <w:rPr>
          <w:rFonts w:ascii="Times New Roman" w:hAnsi="Times New Roman"/>
          <w:color w:val="auto"/>
        </w:rPr>
        <w:t>Phần IV</w:t>
      </w:r>
      <w:bookmarkEnd w:id="38"/>
    </w:p>
    <w:p w14:paraId="06E6A645" w14:textId="77777777" w:rsidR="005C2626" w:rsidRPr="00171262" w:rsidRDefault="00A27C38">
      <w:pPr>
        <w:pStyle w:val="Heading4"/>
        <w:rPr>
          <w:rFonts w:ascii="Times New Roman" w:hAnsi="Times New Roman"/>
          <w:color w:val="auto"/>
        </w:rPr>
      </w:pPr>
      <w:bookmarkStart w:id="39" w:name="_Toc243571152"/>
      <w:r w:rsidRPr="00171262">
        <w:rPr>
          <w:rFonts w:ascii="Times New Roman" w:hAnsi="Times New Roman"/>
          <w:color w:val="auto"/>
        </w:rPr>
        <w:t>LỘ TRÌNH, CÁC BƯỚC THỰC HIỆN VÀ NHU CẦU KINH PHÍ</w:t>
      </w:r>
      <w:bookmarkEnd w:id="39"/>
    </w:p>
    <w:p w14:paraId="5985516C" w14:textId="77777777" w:rsidR="00BE60C7" w:rsidRPr="00171262" w:rsidRDefault="00BE60C7" w:rsidP="00BE60C7">
      <w:pPr>
        <w:pStyle w:val="Heading1"/>
        <w:rPr>
          <w:color w:val="auto"/>
          <w:lang w:val="nl-NL"/>
        </w:rPr>
      </w:pPr>
    </w:p>
    <w:p w14:paraId="6A918A74" w14:textId="77777777" w:rsidR="005C2626" w:rsidRPr="00171262" w:rsidRDefault="00A27C38">
      <w:pPr>
        <w:pStyle w:val="Heading1"/>
        <w:rPr>
          <w:color w:val="auto"/>
        </w:rPr>
      </w:pPr>
      <w:bookmarkStart w:id="40" w:name="_Toc243571153"/>
      <w:r w:rsidRPr="00171262">
        <w:rPr>
          <w:color w:val="auto"/>
        </w:rPr>
        <w:t>I. LỘ TRÌNH, CÁC BƯỚC THỰC HIỆN</w:t>
      </w:r>
      <w:bookmarkEnd w:id="40"/>
    </w:p>
    <w:p w14:paraId="6C796565" w14:textId="7E794606" w:rsidR="005C2626" w:rsidRPr="00171262" w:rsidRDefault="00A27C38">
      <w:r w:rsidRPr="00171262">
        <w:t>Lộ trình gồm 5 nhóm công việc chính, thực hiện theo hướng đào tạo trước, sát hạch sau, thứ tự và thời gian thực hiện tại bảng dưới đây. Thời gian thực hiện từng bước phụ thuộc tiến độ bố trí kinh phí, đầu tư sân tập, sân sát hạch, xe tập lái, xe sát hạch. Trong đó, việc hoàn thiện hệ thống thông tin, đường truyền dữ liệu giám sát sát hạch và hệ thống định danh, xác thực điện tử của Trung tâm sát hạch lái xe là yêu cầu bắt buộc, phải hoàn thành trước ngày 01/01/2027 (khoản 5 Điều 24, điểm g khoản 12 Điều 24 và khoản 3 Điều 42 Nghị định số 94/2026/NĐ-CP), được ưu tiên triển khai ngay, không phụ thuộc tiến độ bổ sung Hạng A.</w:t>
      </w:r>
    </w:p>
    <w:tbl>
      <w:tblPr>
        <w:tblW w:w="0" w:type="auto"/>
        <w:jc w:val="center"/>
        <w:tblLayout w:type="fixed"/>
        <w:tblLook w:val="04A0" w:firstRow="1" w:lastRow="0" w:firstColumn="1" w:lastColumn="0" w:noHBand="0" w:noVBand="1"/>
      </w:tblPr>
      <w:tblGrid>
        <w:gridCol w:w="567"/>
        <w:gridCol w:w="1871"/>
        <w:gridCol w:w="4649"/>
        <w:gridCol w:w="1984"/>
      </w:tblGrid>
      <w:tr w:rsidR="001948EA" w14:paraId="39870507" w14:textId="77777777">
        <w:trPr>
          <w:cantSplit/>
          <w:tblHeader/>
          <w:jc w:val="center"/>
        </w:trPr>
        <w:tc>
          <w:tcPr>
            <w:tcW w:w="567" w:type="dxa"/>
            <w:tcBorders>
              <w:top w:val="single" w:sz="4" w:space="0" w:color="000000"/>
              <w:left w:val="single" w:sz="4" w:space="0" w:color="000000"/>
              <w:bottom w:val="single" w:sz="4" w:space="0" w:color="000000"/>
              <w:right w:val="single" w:sz="4" w:space="0" w:color="000000"/>
            </w:tcBorders>
            <w:vAlign w:val="center"/>
          </w:tcPr>
          <w:p w14:paraId="067ACD03" w14:textId="77777777" w:rsidR="001948EA" w:rsidRDefault="00DC6B0E">
            <w:pPr>
              <w:spacing w:before="20" w:after="20"/>
              <w:ind w:firstLine="0"/>
              <w:jc w:val="center"/>
            </w:pPr>
            <w:r>
              <w:rPr>
                <w:b/>
                <w:sz w:val="26"/>
              </w:rPr>
              <w:t>TT</w:t>
            </w:r>
          </w:p>
        </w:tc>
        <w:tc>
          <w:tcPr>
            <w:tcW w:w="1871" w:type="dxa"/>
            <w:tcBorders>
              <w:top w:val="single" w:sz="4" w:space="0" w:color="000000"/>
              <w:left w:val="single" w:sz="4" w:space="0" w:color="000000"/>
              <w:bottom w:val="single" w:sz="4" w:space="0" w:color="000000"/>
              <w:right w:val="single" w:sz="4" w:space="0" w:color="000000"/>
            </w:tcBorders>
            <w:vAlign w:val="center"/>
          </w:tcPr>
          <w:p w14:paraId="30178F28" w14:textId="77777777" w:rsidR="001948EA" w:rsidRDefault="00DC6B0E">
            <w:pPr>
              <w:spacing w:before="20" w:after="20"/>
              <w:ind w:firstLine="0"/>
              <w:jc w:val="center"/>
            </w:pPr>
            <w:r>
              <w:rPr>
                <w:b/>
                <w:sz w:val="26"/>
              </w:rPr>
              <w:t>Nhóm công việc</w:t>
            </w:r>
          </w:p>
        </w:tc>
        <w:tc>
          <w:tcPr>
            <w:tcW w:w="4649" w:type="dxa"/>
            <w:tcBorders>
              <w:top w:val="single" w:sz="4" w:space="0" w:color="000000"/>
              <w:left w:val="single" w:sz="4" w:space="0" w:color="000000"/>
              <w:bottom w:val="single" w:sz="4" w:space="0" w:color="000000"/>
              <w:right w:val="single" w:sz="4" w:space="0" w:color="000000"/>
            </w:tcBorders>
            <w:vAlign w:val="center"/>
          </w:tcPr>
          <w:p w14:paraId="12DBCBAC" w14:textId="77777777" w:rsidR="001948EA" w:rsidRDefault="00DC6B0E">
            <w:pPr>
              <w:spacing w:before="20" w:after="20"/>
              <w:ind w:firstLine="0"/>
              <w:jc w:val="center"/>
            </w:pPr>
            <w:r>
              <w:rPr>
                <w:b/>
                <w:sz w:val="26"/>
              </w:rPr>
              <w:t>Nội dung chính</w:t>
            </w:r>
          </w:p>
        </w:tc>
        <w:tc>
          <w:tcPr>
            <w:tcW w:w="1984" w:type="dxa"/>
            <w:tcBorders>
              <w:top w:val="single" w:sz="4" w:space="0" w:color="000000"/>
              <w:left w:val="single" w:sz="4" w:space="0" w:color="000000"/>
              <w:bottom w:val="single" w:sz="4" w:space="0" w:color="000000"/>
              <w:right w:val="single" w:sz="4" w:space="0" w:color="000000"/>
            </w:tcBorders>
            <w:vAlign w:val="center"/>
          </w:tcPr>
          <w:p w14:paraId="15214CAB" w14:textId="77777777" w:rsidR="001948EA" w:rsidRDefault="00DC6B0E">
            <w:pPr>
              <w:spacing w:before="20" w:after="20"/>
              <w:ind w:firstLine="0"/>
              <w:jc w:val="center"/>
            </w:pPr>
            <w:r>
              <w:rPr>
                <w:b/>
                <w:sz w:val="26"/>
              </w:rPr>
              <w:t>Thời gian dự kiến</w:t>
            </w:r>
          </w:p>
        </w:tc>
      </w:tr>
      <w:tr w:rsidR="001948EA" w14:paraId="4C78E0E4"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vAlign w:val="center"/>
          </w:tcPr>
          <w:p w14:paraId="0BD8AD45" w14:textId="77777777" w:rsidR="001948EA" w:rsidRDefault="00DC6B0E">
            <w:pPr>
              <w:spacing w:before="20" w:after="20"/>
              <w:ind w:firstLine="0"/>
              <w:jc w:val="center"/>
            </w:pPr>
            <w:r>
              <w:rPr>
                <w:sz w:val="26"/>
              </w:rPr>
              <w:t>1</w:t>
            </w:r>
          </w:p>
        </w:tc>
        <w:tc>
          <w:tcPr>
            <w:tcW w:w="1871" w:type="dxa"/>
            <w:tcBorders>
              <w:top w:val="single" w:sz="4" w:space="0" w:color="000000"/>
              <w:left w:val="single" w:sz="4" w:space="0" w:color="000000"/>
              <w:bottom w:val="single" w:sz="4" w:space="0" w:color="000000"/>
              <w:right w:val="single" w:sz="4" w:space="0" w:color="000000"/>
            </w:tcBorders>
            <w:vAlign w:val="center"/>
          </w:tcPr>
          <w:p w14:paraId="127BEDBC" w14:textId="77777777" w:rsidR="001948EA" w:rsidRDefault="00DC6B0E">
            <w:pPr>
              <w:spacing w:before="20" w:after="20"/>
              <w:ind w:firstLine="0"/>
              <w:jc w:val="left"/>
            </w:pPr>
            <w:r>
              <w:rPr>
                <w:sz w:val="26"/>
              </w:rPr>
              <w:t>Phê duyệt Đề án</w:t>
            </w:r>
          </w:p>
        </w:tc>
        <w:tc>
          <w:tcPr>
            <w:tcW w:w="4649" w:type="dxa"/>
            <w:tcBorders>
              <w:top w:val="single" w:sz="4" w:space="0" w:color="000000"/>
              <w:left w:val="single" w:sz="4" w:space="0" w:color="000000"/>
              <w:bottom w:val="single" w:sz="4" w:space="0" w:color="000000"/>
              <w:right w:val="single" w:sz="4" w:space="0" w:color="000000"/>
            </w:tcBorders>
            <w:vAlign w:val="center"/>
          </w:tcPr>
          <w:p w14:paraId="375C0B95" w14:textId="77777777" w:rsidR="001948EA" w:rsidRDefault="00DC6B0E">
            <w:pPr>
              <w:spacing w:before="20" w:after="20"/>
              <w:ind w:firstLine="0"/>
              <w:jc w:val="left"/>
            </w:pPr>
            <w:r>
              <w:rPr>
                <w:sz w:val="26"/>
              </w:rPr>
              <w:t>Tổ xây dựng Đề án hoàn thiện, trình Hiệu trưởng phê duyệt</w:t>
            </w:r>
          </w:p>
        </w:tc>
        <w:tc>
          <w:tcPr>
            <w:tcW w:w="1984" w:type="dxa"/>
            <w:tcBorders>
              <w:top w:val="single" w:sz="4" w:space="0" w:color="000000"/>
              <w:left w:val="single" w:sz="4" w:space="0" w:color="000000"/>
              <w:bottom w:val="single" w:sz="4" w:space="0" w:color="000000"/>
              <w:right w:val="single" w:sz="4" w:space="0" w:color="000000"/>
            </w:tcBorders>
            <w:vAlign w:val="center"/>
          </w:tcPr>
          <w:p w14:paraId="61351524" w14:textId="77777777" w:rsidR="001948EA" w:rsidRDefault="00DC6B0E">
            <w:pPr>
              <w:spacing w:before="20" w:after="20"/>
              <w:ind w:firstLine="0"/>
              <w:jc w:val="left"/>
            </w:pPr>
            <w:r>
              <w:rPr>
                <w:sz w:val="26"/>
              </w:rPr>
              <w:t>Tháng 10/2026</w:t>
            </w:r>
          </w:p>
        </w:tc>
      </w:tr>
      <w:tr w:rsidR="001948EA" w14:paraId="56F8FDF1"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vAlign w:val="center"/>
          </w:tcPr>
          <w:p w14:paraId="54586A5C" w14:textId="77777777" w:rsidR="001948EA" w:rsidRDefault="00DC6B0E">
            <w:pPr>
              <w:spacing w:before="20" w:after="20"/>
              <w:ind w:firstLine="0"/>
              <w:jc w:val="center"/>
            </w:pPr>
            <w:r>
              <w:rPr>
                <w:sz w:val="26"/>
              </w:rPr>
              <w:t>2</w:t>
            </w:r>
          </w:p>
        </w:tc>
        <w:tc>
          <w:tcPr>
            <w:tcW w:w="1871" w:type="dxa"/>
            <w:tcBorders>
              <w:top w:val="single" w:sz="4" w:space="0" w:color="000000"/>
              <w:left w:val="single" w:sz="4" w:space="0" w:color="000000"/>
              <w:bottom w:val="single" w:sz="4" w:space="0" w:color="000000"/>
              <w:right w:val="single" w:sz="4" w:space="0" w:color="000000"/>
            </w:tcBorders>
            <w:vAlign w:val="center"/>
          </w:tcPr>
          <w:p w14:paraId="5EF53BF6" w14:textId="77777777" w:rsidR="001948EA" w:rsidRDefault="00DC6B0E">
            <w:pPr>
              <w:spacing w:before="20" w:after="20"/>
              <w:ind w:firstLine="0"/>
              <w:jc w:val="left"/>
            </w:pPr>
            <w:r>
              <w:rPr>
                <w:sz w:val="26"/>
              </w:rPr>
              <w:t>Hoàn thiện hồ sơ pháp lý</w:t>
            </w:r>
          </w:p>
        </w:tc>
        <w:tc>
          <w:tcPr>
            <w:tcW w:w="4649" w:type="dxa"/>
            <w:tcBorders>
              <w:top w:val="single" w:sz="4" w:space="0" w:color="000000"/>
              <w:left w:val="single" w:sz="4" w:space="0" w:color="000000"/>
              <w:bottom w:val="single" w:sz="4" w:space="0" w:color="000000"/>
              <w:right w:val="single" w:sz="4" w:space="0" w:color="000000"/>
            </w:tcBorders>
            <w:vAlign w:val="center"/>
          </w:tcPr>
          <w:p w14:paraId="010A45D5" w14:textId="77777777" w:rsidR="001948EA" w:rsidRDefault="00DC6B0E">
            <w:pPr>
              <w:spacing w:before="20" w:after="20"/>
              <w:ind w:firstLine="0"/>
              <w:jc w:val="left"/>
            </w:pPr>
            <w:r>
              <w:rPr>
                <w:sz w:val="26"/>
              </w:rPr>
              <w:t>a) Thông báo phương án hoạt động đào tạo Hạng A với Sở Xây dựng tỉnh Quảng Ngãi;</w:t>
            </w:r>
          </w:p>
          <w:p w14:paraId="02259A5B" w14:textId="77777777" w:rsidR="001948EA" w:rsidRDefault="00DC6B0E">
            <w:pPr>
              <w:spacing w:before="20" w:after="20"/>
              <w:ind w:firstLine="0"/>
              <w:jc w:val="left"/>
            </w:pPr>
            <w:r>
              <w:rPr>
                <w:sz w:val="26"/>
              </w:rPr>
              <w:t>b) Lập hồ sơ đề nghị Phòng Cảnh sát giao thông Công an tỉnh kiểm tra, cấp lại giấy phép sát hạch bổ sung Hạng A</w:t>
            </w:r>
          </w:p>
        </w:tc>
        <w:tc>
          <w:tcPr>
            <w:tcW w:w="1984" w:type="dxa"/>
            <w:tcBorders>
              <w:top w:val="single" w:sz="4" w:space="0" w:color="000000"/>
              <w:left w:val="single" w:sz="4" w:space="0" w:color="000000"/>
              <w:bottom w:val="single" w:sz="4" w:space="0" w:color="000000"/>
              <w:right w:val="single" w:sz="4" w:space="0" w:color="000000"/>
            </w:tcBorders>
            <w:vAlign w:val="center"/>
          </w:tcPr>
          <w:p w14:paraId="779F3B58" w14:textId="77777777" w:rsidR="001948EA" w:rsidRDefault="00DC6B0E">
            <w:pPr>
              <w:spacing w:before="20" w:after="20"/>
              <w:ind w:firstLine="0"/>
              <w:jc w:val="left"/>
            </w:pPr>
            <w:r>
              <w:rPr>
                <w:sz w:val="26"/>
              </w:rPr>
              <w:t>a) Sau khi hoàn thành sân tập, xe tập lái Hạng A;</w:t>
            </w:r>
          </w:p>
          <w:p w14:paraId="32B4A3B4" w14:textId="77777777" w:rsidR="001948EA" w:rsidRDefault="00DC6B0E">
            <w:pPr>
              <w:spacing w:before="20" w:after="20"/>
              <w:ind w:firstLine="0"/>
              <w:jc w:val="left"/>
            </w:pPr>
            <w:r>
              <w:rPr>
                <w:sz w:val="26"/>
              </w:rPr>
              <w:t>b) Sau khi hoàn thành sân, xe, thiết bị sát hạch Hạng A</w:t>
            </w:r>
          </w:p>
        </w:tc>
      </w:tr>
      <w:tr w:rsidR="001948EA" w14:paraId="093939D3"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vAlign w:val="center"/>
          </w:tcPr>
          <w:p w14:paraId="2932E051" w14:textId="77777777" w:rsidR="001948EA" w:rsidRDefault="00DC6B0E">
            <w:pPr>
              <w:spacing w:before="20" w:after="20"/>
              <w:ind w:firstLine="0"/>
              <w:jc w:val="center"/>
            </w:pPr>
            <w:r>
              <w:rPr>
                <w:sz w:val="26"/>
              </w:rPr>
              <w:t>3</w:t>
            </w:r>
          </w:p>
        </w:tc>
        <w:tc>
          <w:tcPr>
            <w:tcW w:w="1871" w:type="dxa"/>
            <w:tcBorders>
              <w:top w:val="single" w:sz="4" w:space="0" w:color="000000"/>
              <w:left w:val="single" w:sz="4" w:space="0" w:color="000000"/>
              <w:bottom w:val="single" w:sz="4" w:space="0" w:color="000000"/>
              <w:right w:val="single" w:sz="4" w:space="0" w:color="000000"/>
            </w:tcBorders>
            <w:vAlign w:val="center"/>
          </w:tcPr>
          <w:p w14:paraId="1FD44E22" w14:textId="77777777" w:rsidR="001948EA" w:rsidRDefault="00DC6B0E">
            <w:pPr>
              <w:spacing w:before="20" w:after="20"/>
              <w:ind w:firstLine="0"/>
              <w:jc w:val="left"/>
            </w:pPr>
            <w:r>
              <w:rPr>
                <w:sz w:val="26"/>
              </w:rPr>
              <w:t>Đầu tư cơ sở vật chất, phương tiện</w:t>
            </w:r>
          </w:p>
        </w:tc>
        <w:tc>
          <w:tcPr>
            <w:tcW w:w="4649" w:type="dxa"/>
            <w:tcBorders>
              <w:top w:val="single" w:sz="4" w:space="0" w:color="000000"/>
              <w:left w:val="single" w:sz="4" w:space="0" w:color="000000"/>
              <w:bottom w:val="single" w:sz="4" w:space="0" w:color="000000"/>
              <w:right w:val="single" w:sz="4" w:space="0" w:color="000000"/>
            </w:tcBorders>
            <w:vAlign w:val="center"/>
          </w:tcPr>
          <w:p w14:paraId="2EC62580" w14:textId="77777777" w:rsidR="001948EA" w:rsidRDefault="00DC6B0E">
            <w:pPr>
              <w:spacing w:before="20" w:after="20"/>
              <w:ind w:firstLine="0"/>
              <w:jc w:val="left"/>
            </w:pPr>
            <w:r>
              <w:rPr>
                <w:sz w:val="26"/>
              </w:rPr>
              <w:t>Theo thứ tự:</w:t>
            </w:r>
          </w:p>
          <w:p w14:paraId="02996D5B" w14:textId="77777777" w:rsidR="001948EA" w:rsidRDefault="00DC6B0E">
            <w:pPr>
              <w:spacing w:before="20" w:after="20"/>
              <w:ind w:firstLine="0"/>
              <w:jc w:val="left"/>
            </w:pPr>
            <w:r>
              <w:rPr>
                <w:sz w:val="26"/>
              </w:rPr>
              <w:t>a) Sân tập, xe tập lái Hạng A;</w:t>
            </w:r>
          </w:p>
          <w:p w14:paraId="5304E4F8" w14:textId="77777777" w:rsidR="001948EA" w:rsidRDefault="00DC6B0E">
            <w:pPr>
              <w:spacing w:before="20" w:after="20"/>
              <w:ind w:firstLine="0"/>
              <w:jc w:val="left"/>
            </w:pPr>
            <w:r>
              <w:rPr>
                <w:sz w:val="26"/>
              </w:rPr>
              <w:t>b) Sân sát hạch Hạng A bài sát hạch tổng hợp số 1 (cải tạo khu sân tập thực hành Hạng A1 thành sân sát hạch Hạng A, bố trí lại sân tập Hạng A1), xe sát hạch, thiết bị chấm điểm;</w:t>
            </w:r>
          </w:p>
          <w:p w14:paraId="7DD0DEAD" w14:textId="77777777" w:rsidR="001948EA" w:rsidRDefault="00DC6B0E">
            <w:pPr>
              <w:spacing w:before="20" w:after="20"/>
              <w:ind w:firstLine="0"/>
              <w:jc w:val="left"/>
            </w:pPr>
            <w:r>
              <w:rPr>
                <w:sz w:val="26"/>
              </w:rPr>
              <w:t>c) Hình, thiết bị, phần mềm bài sát hạch số 2 dùng chung Hạng A1, Hạng A tại khu mở rộng Giai đoạn 1 (Phương án 12/PA-CĐKT), khi có kinh phí và báo giá của Công ty Cổ phần Kỹ thuật Công nghệ EcoTek</w:t>
            </w:r>
          </w:p>
        </w:tc>
        <w:tc>
          <w:tcPr>
            <w:tcW w:w="1984" w:type="dxa"/>
            <w:tcBorders>
              <w:top w:val="single" w:sz="4" w:space="0" w:color="000000"/>
              <w:left w:val="single" w:sz="4" w:space="0" w:color="000000"/>
              <w:bottom w:val="single" w:sz="4" w:space="0" w:color="000000"/>
              <w:right w:val="single" w:sz="4" w:space="0" w:color="000000"/>
            </w:tcBorders>
            <w:vAlign w:val="center"/>
          </w:tcPr>
          <w:p w14:paraId="50FB88DC" w14:textId="77777777" w:rsidR="001948EA" w:rsidRDefault="00DC6B0E">
            <w:pPr>
              <w:spacing w:before="20" w:after="20"/>
              <w:ind w:firstLine="0"/>
              <w:jc w:val="left"/>
            </w:pPr>
            <w:r>
              <w:rPr>
                <w:sz w:val="26"/>
              </w:rPr>
              <w:t>a), b) Theo tiến độ bố trí kinh phí;</w:t>
            </w:r>
          </w:p>
          <w:p w14:paraId="5CBE3D0E" w14:textId="77777777" w:rsidR="001948EA" w:rsidRDefault="00DC6B0E">
            <w:pPr>
              <w:spacing w:before="20" w:after="20"/>
              <w:ind w:firstLine="0"/>
              <w:jc w:val="left"/>
            </w:pPr>
            <w:r>
              <w:rPr>
                <w:sz w:val="26"/>
              </w:rPr>
              <w:t>c) Hoàn thành trước ngày 01/01/2028</w:t>
            </w:r>
          </w:p>
        </w:tc>
      </w:tr>
      <w:tr w:rsidR="001948EA" w14:paraId="242C1F2B"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vAlign w:val="center"/>
          </w:tcPr>
          <w:p w14:paraId="736C112A" w14:textId="77777777" w:rsidR="001948EA" w:rsidRDefault="00DC6B0E">
            <w:pPr>
              <w:spacing w:before="20" w:after="20"/>
              <w:ind w:firstLine="0"/>
              <w:jc w:val="center"/>
            </w:pPr>
            <w:r>
              <w:rPr>
                <w:sz w:val="26"/>
              </w:rPr>
              <w:t>4</w:t>
            </w:r>
          </w:p>
        </w:tc>
        <w:tc>
          <w:tcPr>
            <w:tcW w:w="1871" w:type="dxa"/>
            <w:tcBorders>
              <w:top w:val="single" w:sz="4" w:space="0" w:color="000000"/>
              <w:left w:val="single" w:sz="4" w:space="0" w:color="000000"/>
              <w:bottom w:val="single" w:sz="4" w:space="0" w:color="000000"/>
              <w:right w:val="single" w:sz="4" w:space="0" w:color="000000"/>
            </w:tcBorders>
            <w:vAlign w:val="center"/>
          </w:tcPr>
          <w:p w14:paraId="13DB7D55" w14:textId="77777777" w:rsidR="001948EA" w:rsidRDefault="00DC6B0E">
            <w:pPr>
              <w:spacing w:before="20" w:after="20"/>
              <w:ind w:firstLine="0"/>
              <w:jc w:val="left"/>
            </w:pPr>
            <w:r>
              <w:rPr>
                <w:sz w:val="26"/>
              </w:rPr>
              <w:t>Chuẩn bị đội ngũ, chương trình đào tạo</w:t>
            </w:r>
          </w:p>
        </w:tc>
        <w:tc>
          <w:tcPr>
            <w:tcW w:w="4649" w:type="dxa"/>
            <w:tcBorders>
              <w:top w:val="single" w:sz="4" w:space="0" w:color="000000"/>
              <w:left w:val="single" w:sz="4" w:space="0" w:color="000000"/>
              <w:bottom w:val="single" w:sz="4" w:space="0" w:color="000000"/>
              <w:right w:val="single" w:sz="4" w:space="0" w:color="000000"/>
            </w:tcBorders>
            <w:vAlign w:val="center"/>
          </w:tcPr>
          <w:p w14:paraId="6663F021" w14:textId="77777777" w:rsidR="001948EA" w:rsidRDefault="00DC6B0E">
            <w:pPr>
              <w:spacing w:before="20" w:after="20"/>
              <w:ind w:firstLine="0"/>
              <w:jc w:val="left"/>
            </w:pPr>
            <w:r>
              <w:rPr>
                <w:sz w:val="26"/>
              </w:rPr>
              <w:t>a) Hoàn thành tập huấn, cấp giấy chứng nhận cho 03 nhà giáo còn lại;</w:t>
            </w:r>
          </w:p>
          <w:p w14:paraId="2300226B" w14:textId="77777777" w:rsidR="001948EA" w:rsidRDefault="00DC6B0E">
            <w:pPr>
              <w:spacing w:before="20" w:after="20"/>
              <w:ind w:firstLine="0"/>
              <w:jc w:val="left"/>
            </w:pPr>
            <w:r>
              <w:rPr>
                <w:sz w:val="26"/>
              </w:rPr>
              <w:t>b) Xây dựng, thẩm định chương trình, giáo trình Hạng A</w:t>
            </w:r>
          </w:p>
        </w:tc>
        <w:tc>
          <w:tcPr>
            <w:tcW w:w="1984" w:type="dxa"/>
            <w:tcBorders>
              <w:top w:val="single" w:sz="4" w:space="0" w:color="000000"/>
              <w:left w:val="single" w:sz="4" w:space="0" w:color="000000"/>
              <w:bottom w:val="single" w:sz="4" w:space="0" w:color="000000"/>
              <w:right w:val="single" w:sz="4" w:space="0" w:color="000000"/>
            </w:tcBorders>
            <w:vAlign w:val="center"/>
          </w:tcPr>
          <w:p w14:paraId="57352315" w14:textId="77777777" w:rsidR="001948EA" w:rsidRDefault="00DC6B0E">
            <w:pPr>
              <w:spacing w:before="20" w:after="20"/>
              <w:ind w:firstLine="0"/>
              <w:jc w:val="left"/>
            </w:pPr>
            <w:r>
              <w:rPr>
                <w:sz w:val="26"/>
              </w:rPr>
              <w:t>a) Tháng 10 và tháng 11/2026;</w:t>
            </w:r>
          </w:p>
          <w:p w14:paraId="2C8FD005" w14:textId="77777777" w:rsidR="001948EA" w:rsidRDefault="00DC6B0E">
            <w:pPr>
              <w:spacing w:before="20" w:after="20"/>
              <w:ind w:firstLine="0"/>
              <w:jc w:val="left"/>
            </w:pPr>
            <w:r>
              <w:rPr>
                <w:sz w:val="26"/>
              </w:rPr>
              <w:t>b) Trước khi thông báo phương án đào tạo</w:t>
            </w:r>
          </w:p>
        </w:tc>
      </w:tr>
      <w:tr w:rsidR="001948EA" w14:paraId="101E48D9"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vAlign w:val="center"/>
          </w:tcPr>
          <w:p w14:paraId="4BB475CF" w14:textId="77777777" w:rsidR="001948EA" w:rsidRDefault="00DC6B0E">
            <w:pPr>
              <w:spacing w:before="20" w:after="20"/>
              <w:ind w:firstLine="0"/>
              <w:jc w:val="center"/>
            </w:pPr>
            <w:r>
              <w:rPr>
                <w:sz w:val="26"/>
              </w:rPr>
              <w:t>5</w:t>
            </w:r>
          </w:p>
        </w:tc>
        <w:tc>
          <w:tcPr>
            <w:tcW w:w="1871" w:type="dxa"/>
            <w:tcBorders>
              <w:top w:val="single" w:sz="4" w:space="0" w:color="000000"/>
              <w:left w:val="single" w:sz="4" w:space="0" w:color="000000"/>
              <w:bottom w:val="single" w:sz="4" w:space="0" w:color="000000"/>
              <w:right w:val="single" w:sz="4" w:space="0" w:color="000000"/>
            </w:tcBorders>
            <w:vAlign w:val="center"/>
          </w:tcPr>
          <w:p w14:paraId="65186116" w14:textId="77777777" w:rsidR="001948EA" w:rsidRDefault="00DC6B0E">
            <w:pPr>
              <w:spacing w:before="20" w:after="20"/>
              <w:ind w:firstLine="0"/>
              <w:jc w:val="left"/>
            </w:pPr>
            <w:r>
              <w:rPr>
                <w:sz w:val="26"/>
              </w:rPr>
              <w:t>Tuyển sinh, tổ chức sát hạch</w:t>
            </w:r>
          </w:p>
        </w:tc>
        <w:tc>
          <w:tcPr>
            <w:tcW w:w="4649" w:type="dxa"/>
            <w:tcBorders>
              <w:top w:val="single" w:sz="4" w:space="0" w:color="000000"/>
              <w:left w:val="single" w:sz="4" w:space="0" w:color="000000"/>
              <w:bottom w:val="single" w:sz="4" w:space="0" w:color="000000"/>
              <w:right w:val="single" w:sz="4" w:space="0" w:color="000000"/>
            </w:tcBorders>
            <w:vAlign w:val="center"/>
          </w:tcPr>
          <w:p w14:paraId="73516F7E" w14:textId="77777777" w:rsidR="001948EA" w:rsidRDefault="00DC6B0E">
            <w:pPr>
              <w:spacing w:before="20" w:after="20"/>
              <w:ind w:firstLine="0"/>
              <w:jc w:val="left"/>
            </w:pPr>
            <w:r>
              <w:rPr>
                <w:sz w:val="26"/>
              </w:rPr>
              <w:t>a) Tuyển sinh khóa đào tạo Hạng A đầu tiên sau khi được công bố đủ điều kiện đào tạo;</w:t>
            </w:r>
          </w:p>
          <w:p w14:paraId="162F2133" w14:textId="77777777" w:rsidR="001948EA" w:rsidRDefault="00DC6B0E">
            <w:pPr>
              <w:spacing w:before="20" w:after="20"/>
              <w:ind w:firstLine="0"/>
              <w:jc w:val="left"/>
            </w:pPr>
            <w:r>
              <w:rPr>
                <w:sz w:val="26"/>
              </w:rPr>
              <w:t>b) Khi Trung tâm sát hạch chưa được cấp lại giấy phép bổ sung Hạng A: Học viên dự sát hạch tại trung tâm sát hạch lái xe có Hạng A theo bố trí của Phòng Cảnh sát giao thông;</w:t>
            </w:r>
          </w:p>
          <w:p w14:paraId="29194EB6" w14:textId="77777777" w:rsidR="001948EA" w:rsidRDefault="00DC6B0E">
            <w:pPr>
              <w:spacing w:before="20" w:after="20"/>
              <w:ind w:firstLine="0"/>
              <w:jc w:val="left"/>
            </w:pPr>
            <w:r>
              <w:rPr>
                <w:sz w:val="26"/>
              </w:rPr>
              <w:t>c) Sau khi được cấp lại giấy phép: Tổ chức sát hạch tại Trường</w:t>
            </w:r>
          </w:p>
        </w:tc>
        <w:tc>
          <w:tcPr>
            <w:tcW w:w="1984" w:type="dxa"/>
            <w:tcBorders>
              <w:top w:val="single" w:sz="4" w:space="0" w:color="000000"/>
              <w:left w:val="single" w:sz="4" w:space="0" w:color="000000"/>
              <w:bottom w:val="single" w:sz="4" w:space="0" w:color="000000"/>
              <w:right w:val="single" w:sz="4" w:space="0" w:color="000000"/>
            </w:tcBorders>
            <w:vAlign w:val="center"/>
          </w:tcPr>
          <w:p w14:paraId="4AED63E6" w14:textId="77777777" w:rsidR="001948EA" w:rsidRDefault="00DC6B0E">
            <w:pPr>
              <w:spacing w:before="20" w:after="20"/>
              <w:ind w:firstLine="0"/>
              <w:jc w:val="left"/>
            </w:pPr>
            <w:r>
              <w:rPr>
                <w:sz w:val="26"/>
              </w:rPr>
              <w:t>Dự kiến từ tháng 8/2027</w:t>
            </w:r>
          </w:p>
        </w:tc>
      </w:tr>
    </w:tbl>
    <w:p w14:paraId="0833CB0E" w14:textId="77777777" w:rsidR="005C2626" w:rsidRPr="00171262" w:rsidRDefault="00A27C38">
      <w:r w:rsidRPr="00171262">
        <w:t>Tiến độ triển khai chi tiết sau khi Đề án được phê duyệt được trình bày tại Phụ lục III.</w:t>
      </w:r>
    </w:p>
    <w:p w14:paraId="46019933" w14:textId="77777777" w:rsidR="005C2626" w:rsidRPr="00171262" w:rsidRDefault="00A27C38">
      <w:pPr>
        <w:pStyle w:val="Heading1"/>
        <w:rPr>
          <w:color w:val="auto"/>
        </w:rPr>
      </w:pPr>
      <w:bookmarkStart w:id="41" w:name="_Toc243571154"/>
      <w:r w:rsidRPr="00171262">
        <w:rPr>
          <w:color w:val="auto"/>
        </w:rPr>
        <w:t>II. NHU CẦU KINH PHÍ VÀ NGUỒN VỐN ĐẦU TƯ</w:t>
      </w:r>
      <w:bookmarkEnd w:id="41"/>
    </w:p>
    <w:p w14:paraId="465F0D72" w14:textId="77777777" w:rsidR="00836553" w:rsidRPr="00171262" w:rsidRDefault="00836553" w:rsidP="00836553">
      <w:pPr>
        <w:rPr>
          <w:b/>
          <w:bCs/>
        </w:rPr>
      </w:pPr>
      <w:r w:rsidRPr="00171262">
        <w:rPr>
          <w:b/>
          <w:bCs/>
        </w:rPr>
        <w:t>1. Nhu cầu kinh phí</w:t>
      </w:r>
    </w:p>
    <w:p w14:paraId="4793B909" w14:textId="77777777" w:rsidR="005C2626" w:rsidRPr="00171262" w:rsidRDefault="00A27C38" w:rsidP="003A49E2">
      <w:r w:rsidRPr="00171262">
        <w:t xml:space="preserve">Tổng nhu cầu kinh phí đầu tư trực tiếp phục vụ đào tạo, sát hạch Hạng A được thể hiện tại Bảng 10. </w:t>
      </w:r>
    </w:p>
    <w:p w14:paraId="092E7A52" w14:textId="77777777" w:rsidR="00D748D7" w:rsidRPr="00171262" w:rsidRDefault="00D748D7" w:rsidP="00D748D7">
      <w:pPr>
        <w:pStyle w:val="tnbng"/>
        <w:rPr>
          <w:color w:val="auto"/>
        </w:rPr>
      </w:pPr>
      <w:r w:rsidRPr="00171262">
        <w:rPr>
          <w:color w:val="auto"/>
        </w:rPr>
        <w:t>Bảng 10. Nhu cầu kinh phí đầu tư trực tiếp cho đào tạo, sát hạch Hạng A</w:t>
      </w:r>
    </w:p>
    <w:tbl>
      <w:tblPr>
        <w:tblStyle w:val="TableGrid"/>
        <w:tblW w:w="9067" w:type="dxa"/>
        <w:tblLook w:val="04A0" w:firstRow="1" w:lastRow="0" w:firstColumn="1" w:lastColumn="0" w:noHBand="0" w:noVBand="1"/>
      </w:tblPr>
      <w:tblGrid>
        <w:gridCol w:w="590"/>
        <w:gridCol w:w="2949"/>
        <w:gridCol w:w="1701"/>
        <w:gridCol w:w="3827"/>
      </w:tblGrid>
      <w:tr w:rsidR="007221BB" w:rsidRPr="00171262" w14:paraId="09E06932" w14:textId="77777777" w:rsidTr="00D563C5">
        <w:trPr>
          <w:cantSplit/>
          <w:tblHeader/>
        </w:trPr>
        <w:tc>
          <w:tcPr>
            <w:tcW w:w="590" w:type="dxa"/>
            <w:vAlign w:val="center"/>
          </w:tcPr>
          <w:p w14:paraId="57174C6B" w14:textId="77777777" w:rsidR="005C2626" w:rsidRPr="00171262" w:rsidRDefault="00A27C38" w:rsidP="00CC26A5">
            <w:pPr>
              <w:spacing w:before="20" w:after="20"/>
              <w:ind w:firstLine="0"/>
              <w:jc w:val="center"/>
              <w:rPr>
                <w:b/>
                <w:sz w:val="26"/>
                <w:szCs w:val="26"/>
              </w:rPr>
            </w:pPr>
            <w:r w:rsidRPr="00171262">
              <w:rPr>
                <w:b/>
                <w:sz w:val="26"/>
                <w:szCs w:val="26"/>
              </w:rPr>
              <w:t>TT</w:t>
            </w:r>
          </w:p>
        </w:tc>
        <w:tc>
          <w:tcPr>
            <w:tcW w:w="2949" w:type="dxa"/>
            <w:vAlign w:val="center"/>
          </w:tcPr>
          <w:p w14:paraId="33DB7A4A" w14:textId="77777777" w:rsidR="005C2626" w:rsidRPr="00171262" w:rsidRDefault="005055F0" w:rsidP="00CC26A5">
            <w:pPr>
              <w:spacing w:before="20" w:after="20"/>
              <w:ind w:firstLine="0"/>
              <w:jc w:val="center"/>
              <w:rPr>
                <w:b/>
                <w:sz w:val="26"/>
                <w:szCs w:val="26"/>
              </w:rPr>
            </w:pPr>
            <w:r w:rsidRPr="00171262">
              <w:rPr>
                <w:b/>
                <w:sz w:val="26"/>
                <w:szCs w:val="26"/>
              </w:rPr>
              <w:t>Hạng mục</w:t>
            </w:r>
          </w:p>
        </w:tc>
        <w:tc>
          <w:tcPr>
            <w:tcW w:w="1701" w:type="dxa"/>
            <w:vAlign w:val="center"/>
          </w:tcPr>
          <w:p w14:paraId="05EF456C" w14:textId="77777777" w:rsidR="005C2626" w:rsidRPr="00171262" w:rsidRDefault="00A27C38" w:rsidP="00CC26A5">
            <w:pPr>
              <w:spacing w:before="20" w:after="20"/>
              <w:ind w:firstLine="0"/>
              <w:jc w:val="center"/>
              <w:rPr>
                <w:b/>
                <w:sz w:val="26"/>
                <w:szCs w:val="26"/>
              </w:rPr>
            </w:pPr>
            <w:r w:rsidRPr="00171262">
              <w:rPr>
                <w:b/>
                <w:sz w:val="26"/>
                <w:szCs w:val="26"/>
              </w:rPr>
              <w:t>Kinh phí (triệu đồng)</w:t>
            </w:r>
          </w:p>
        </w:tc>
        <w:tc>
          <w:tcPr>
            <w:tcW w:w="3827" w:type="dxa"/>
            <w:vAlign w:val="center"/>
          </w:tcPr>
          <w:p w14:paraId="47470039" w14:textId="77777777" w:rsidR="005C2626" w:rsidRPr="00171262" w:rsidRDefault="00A27C38" w:rsidP="00CC26A5">
            <w:pPr>
              <w:spacing w:before="20" w:after="20"/>
              <w:ind w:firstLine="0"/>
              <w:jc w:val="center"/>
              <w:rPr>
                <w:b/>
                <w:sz w:val="26"/>
                <w:szCs w:val="26"/>
              </w:rPr>
            </w:pPr>
            <w:r w:rsidRPr="00171262">
              <w:rPr>
                <w:b/>
                <w:sz w:val="26"/>
                <w:szCs w:val="26"/>
              </w:rPr>
              <w:t>Nguồn vốn, ghi chú</w:t>
            </w:r>
          </w:p>
        </w:tc>
      </w:tr>
      <w:tr w:rsidR="007221BB" w:rsidRPr="00171262" w14:paraId="3993DB07" w14:textId="77777777" w:rsidTr="00D563C5">
        <w:trPr>
          <w:cantSplit/>
        </w:trPr>
        <w:tc>
          <w:tcPr>
            <w:tcW w:w="590" w:type="dxa"/>
          </w:tcPr>
          <w:p w14:paraId="01305884" w14:textId="77777777" w:rsidR="005C2626" w:rsidRPr="00171262" w:rsidRDefault="00A27C38" w:rsidP="005055F0">
            <w:pPr>
              <w:spacing w:before="20" w:after="20"/>
              <w:ind w:firstLine="0"/>
              <w:rPr>
                <w:sz w:val="26"/>
                <w:szCs w:val="26"/>
              </w:rPr>
            </w:pPr>
            <w:r w:rsidRPr="00171262">
              <w:rPr>
                <w:sz w:val="26"/>
                <w:szCs w:val="26"/>
              </w:rPr>
              <w:t>1</w:t>
            </w:r>
          </w:p>
        </w:tc>
        <w:tc>
          <w:tcPr>
            <w:tcW w:w="2949" w:type="dxa"/>
          </w:tcPr>
          <w:p w14:paraId="36C08005" w14:textId="77777777" w:rsidR="005C2626" w:rsidRPr="00171262" w:rsidRDefault="00A27C38" w:rsidP="005055F0">
            <w:pPr>
              <w:spacing w:before="20" w:after="20"/>
              <w:ind w:firstLine="0"/>
              <w:rPr>
                <w:sz w:val="26"/>
                <w:szCs w:val="26"/>
              </w:rPr>
            </w:pPr>
            <w:r w:rsidRPr="00171262">
              <w:rPr>
                <w:sz w:val="26"/>
                <w:szCs w:val="26"/>
              </w:rPr>
              <w:t>Giai đoạn 1 — mở rộng sân tập lái về phía xưởng thực hành sửa chữa ô tô (khoảng 2.000 m²), dùng chung cho đào tạo ô tô và bài sát hạch số 2</w:t>
            </w:r>
          </w:p>
        </w:tc>
        <w:tc>
          <w:tcPr>
            <w:tcW w:w="1701" w:type="dxa"/>
          </w:tcPr>
          <w:p w14:paraId="11FBFEE9" w14:textId="77777777" w:rsidR="005C2626" w:rsidRPr="00171262" w:rsidRDefault="00A27C38" w:rsidP="00CC26A5">
            <w:pPr>
              <w:spacing w:before="20" w:after="20"/>
              <w:ind w:firstLine="0"/>
              <w:jc w:val="center"/>
              <w:rPr>
                <w:sz w:val="26"/>
                <w:szCs w:val="26"/>
              </w:rPr>
            </w:pPr>
            <w:r w:rsidRPr="00171262">
              <w:rPr>
                <w:sz w:val="26"/>
                <w:szCs w:val="26"/>
              </w:rPr>
              <w:t>590</w:t>
            </w:r>
          </w:p>
        </w:tc>
        <w:tc>
          <w:tcPr>
            <w:tcW w:w="3827" w:type="dxa"/>
          </w:tcPr>
          <w:p w14:paraId="0B6EED57" w14:textId="77777777" w:rsidR="005C2626" w:rsidRPr="00171262" w:rsidRDefault="005C2626">
            <w:pPr>
              <w:spacing w:before="20" w:after="20"/>
              <w:ind w:firstLine="0"/>
              <w:rPr>
                <w:sz w:val="26"/>
                <w:szCs w:val="26"/>
              </w:rPr>
            </w:pPr>
            <w:r w:rsidRPr="00171262">
              <w:rPr>
                <w:sz w:val="26"/>
                <w:szCs w:val="26"/>
              </w:rPr>
              <w:t>Nguồn thu hoạt động đào tạo, sát hạch và Quỹ phát triển hoạt động sự nghiệp; thực hiện năm 2027; chưa gồm sơn kẻ vạch, thiết bị và phần mềm sát hạch bài số 2 (khái toán 1.310.200.000 đồng cho 2.000m2, bài số 2 kích thước 15 m × 60 m (900 m²)</w:t>
            </w:r>
          </w:p>
        </w:tc>
      </w:tr>
      <w:tr w:rsidR="003B0726" w:rsidRPr="00171262" w14:paraId="2C5A3C2A" w14:textId="77777777" w:rsidTr="00D563C5">
        <w:trPr>
          <w:cantSplit/>
        </w:trPr>
        <w:tc>
          <w:tcPr>
            <w:tcW w:w="590" w:type="dxa"/>
          </w:tcPr>
          <w:p w14:paraId="78466CC3" w14:textId="77777777" w:rsidR="003B0726" w:rsidRPr="00171262" w:rsidRDefault="003B0726" w:rsidP="005055F0">
            <w:pPr>
              <w:spacing w:before="20" w:after="20"/>
              <w:ind w:firstLine="0"/>
              <w:rPr>
                <w:sz w:val="26"/>
                <w:szCs w:val="26"/>
              </w:rPr>
            </w:pPr>
          </w:p>
        </w:tc>
        <w:tc>
          <w:tcPr>
            <w:tcW w:w="2949" w:type="dxa"/>
          </w:tcPr>
          <w:p w14:paraId="40C77125" w14:textId="77777777" w:rsidR="003B0726" w:rsidRPr="00171262" w:rsidRDefault="003B0726" w:rsidP="005055F0">
            <w:pPr>
              <w:spacing w:before="20" w:after="20"/>
              <w:ind w:firstLine="0"/>
              <w:rPr>
                <w:sz w:val="26"/>
                <w:szCs w:val="26"/>
              </w:rPr>
            </w:pPr>
            <w:r w:rsidRPr="00171262">
              <w:rPr>
                <w:sz w:val="26"/>
                <w:szCs w:val="26"/>
              </w:rPr>
              <w:t>Xây dựng Nhà điều hành số 2</w:t>
            </w:r>
          </w:p>
        </w:tc>
        <w:tc>
          <w:tcPr>
            <w:tcW w:w="1701" w:type="dxa"/>
          </w:tcPr>
          <w:p w14:paraId="3E4C7F78" w14:textId="77777777" w:rsidR="003B0726" w:rsidRPr="00171262" w:rsidDel="00703145" w:rsidRDefault="00F510C5" w:rsidP="00CC26A5">
            <w:pPr>
              <w:spacing w:before="20" w:after="20"/>
              <w:ind w:firstLine="0"/>
              <w:jc w:val="center"/>
              <w:rPr>
                <w:sz w:val="26"/>
                <w:szCs w:val="26"/>
                <w:lang w:val="vi-VN"/>
              </w:rPr>
            </w:pPr>
            <w:r w:rsidRPr="00171262">
              <w:rPr>
                <w:sz w:val="26"/>
                <w:szCs w:val="26"/>
                <w:lang w:val="vi-VN"/>
              </w:rPr>
              <w:t>70</w:t>
            </w:r>
          </w:p>
        </w:tc>
        <w:tc>
          <w:tcPr>
            <w:tcW w:w="3827" w:type="dxa"/>
          </w:tcPr>
          <w:p w14:paraId="17C2EF12" w14:textId="7B3C2922" w:rsidR="003B0726" w:rsidRPr="00171262" w:rsidRDefault="003B0726">
            <w:pPr>
              <w:spacing w:before="20" w:after="20"/>
              <w:ind w:firstLine="0"/>
              <w:rPr>
                <w:sz w:val="26"/>
                <w:szCs w:val="26"/>
              </w:rPr>
            </w:pPr>
            <w:r w:rsidRPr="00171262">
              <w:rPr>
                <w:sz w:val="26"/>
                <w:szCs w:val="26"/>
              </w:rPr>
              <w:t>Nhà lắp ghép, máy điều hòa, diện tích 20 m²; 01 nhà phục vụ sát hạch Hạng A, số lượng, vị trí chính thức xác định theo thiết kế</w:t>
            </w:r>
          </w:p>
        </w:tc>
      </w:tr>
      <w:tr w:rsidR="007221BB" w:rsidRPr="00171262" w14:paraId="54466785" w14:textId="77777777" w:rsidTr="00D563C5">
        <w:trPr>
          <w:cantSplit/>
        </w:trPr>
        <w:tc>
          <w:tcPr>
            <w:tcW w:w="590" w:type="dxa"/>
          </w:tcPr>
          <w:p w14:paraId="1CC2DAB2" w14:textId="77777777" w:rsidR="005C2626" w:rsidRPr="00171262" w:rsidRDefault="00A27C38" w:rsidP="005055F0">
            <w:pPr>
              <w:spacing w:before="20" w:after="20"/>
              <w:ind w:firstLine="0"/>
              <w:rPr>
                <w:sz w:val="26"/>
                <w:szCs w:val="26"/>
              </w:rPr>
            </w:pPr>
            <w:r w:rsidRPr="00171262">
              <w:rPr>
                <w:sz w:val="26"/>
                <w:szCs w:val="26"/>
              </w:rPr>
              <w:t>2</w:t>
            </w:r>
          </w:p>
        </w:tc>
        <w:tc>
          <w:tcPr>
            <w:tcW w:w="2949" w:type="dxa"/>
          </w:tcPr>
          <w:p w14:paraId="7A4CA46B" w14:textId="77777777" w:rsidR="005C2626" w:rsidRPr="00171262" w:rsidRDefault="00A27C38" w:rsidP="005055F0">
            <w:pPr>
              <w:spacing w:before="20" w:after="20"/>
              <w:ind w:firstLine="0"/>
              <w:rPr>
                <w:sz w:val="26"/>
                <w:szCs w:val="26"/>
              </w:rPr>
            </w:pPr>
            <w:r w:rsidRPr="00171262">
              <w:rPr>
                <w:sz w:val="26"/>
                <w:szCs w:val="26"/>
              </w:rPr>
              <w:t>Thiết bị, phần mềm sát hạch bài số 2 (xử lý tình huống giả định trên đường)</w:t>
            </w:r>
          </w:p>
        </w:tc>
        <w:tc>
          <w:tcPr>
            <w:tcW w:w="1701" w:type="dxa"/>
          </w:tcPr>
          <w:p w14:paraId="694CA131" w14:textId="77777777" w:rsidR="005C2626" w:rsidRPr="00171262" w:rsidRDefault="005757B6" w:rsidP="00CC26A5">
            <w:pPr>
              <w:spacing w:before="20" w:after="20"/>
              <w:ind w:firstLine="0"/>
              <w:jc w:val="center"/>
              <w:rPr>
                <w:sz w:val="26"/>
                <w:szCs w:val="26"/>
              </w:rPr>
            </w:pPr>
            <w:r w:rsidRPr="00171262">
              <w:rPr>
                <w:sz w:val="26"/>
                <w:szCs w:val="26"/>
              </w:rPr>
              <w:t>469</w:t>
            </w:r>
          </w:p>
        </w:tc>
        <w:tc>
          <w:tcPr>
            <w:tcW w:w="3827" w:type="dxa"/>
          </w:tcPr>
          <w:p w14:paraId="3BD0CC9D" w14:textId="77777777" w:rsidR="005C2626" w:rsidRPr="00171262" w:rsidRDefault="005C2626" w:rsidP="005055F0">
            <w:pPr>
              <w:spacing w:before="20" w:after="20"/>
              <w:ind w:firstLine="0"/>
              <w:rPr>
                <w:sz w:val="26"/>
                <w:szCs w:val="26"/>
              </w:rPr>
            </w:pPr>
            <w:r w:rsidRPr="00171262">
              <w:rPr>
                <w:sz w:val="26"/>
                <w:szCs w:val="26"/>
              </w:rPr>
              <w:t>Khái toán sơ bộ, chưa có báo giá: Thiết bị chấm điểm, phần mềm cho 02 xe Hạng A; vạch sơn, biển báo, đèn tín hiệu, cáp điện; thiết bị phòng điều hành. Công ty Cổ phần Kỹ thuật Công nghệ EcoTek là đơn vị cung cấp thiết bị, thi công sân sát hạch Trường đang sử dụng; khoa ĐT&amp;SHLX phối hợp phòng TC-KT, phòng TH-HC&amp;QT lập dự toán chi tiết, hoàn thành trước 30/6/2027</w:t>
            </w:r>
          </w:p>
        </w:tc>
      </w:tr>
      <w:tr w:rsidR="007221BB" w:rsidRPr="00171262" w14:paraId="06714E2E" w14:textId="77777777" w:rsidTr="00D563C5">
        <w:trPr>
          <w:cantSplit/>
        </w:trPr>
        <w:tc>
          <w:tcPr>
            <w:tcW w:w="590" w:type="dxa"/>
          </w:tcPr>
          <w:p w14:paraId="2BFE33E8" w14:textId="77777777" w:rsidR="005C2626" w:rsidRPr="00171262" w:rsidRDefault="00A27C38" w:rsidP="005055F0">
            <w:pPr>
              <w:spacing w:before="20" w:after="20"/>
              <w:ind w:firstLine="0"/>
              <w:rPr>
                <w:sz w:val="26"/>
                <w:szCs w:val="26"/>
              </w:rPr>
            </w:pPr>
            <w:r w:rsidRPr="00171262">
              <w:rPr>
                <w:sz w:val="26"/>
                <w:szCs w:val="26"/>
              </w:rPr>
              <w:t>3</w:t>
            </w:r>
          </w:p>
        </w:tc>
        <w:tc>
          <w:tcPr>
            <w:tcW w:w="2949" w:type="dxa"/>
          </w:tcPr>
          <w:p w14:paraId="521A15E9" w14:textId="77777777" w:rsidR="005C2626" w:rsidRPr="00171262" w:rsidRDefault="00A27C38" w:rsidP="005055F0">
            <w:pPr>
              <w:spacing w:before="20" w:after="20"/>
              <w:ind w:firstLine="0"/>
              <w:rPr>
                <w:sz w:val="26"/>
                <w:szCs w:val="26"/>
              </w:rPr>
            </w:pPr>
            <w:r w:rsidRPr="00171262">
              <w:rPr>
                <w:sz w:val="26"/>
                <w:szCs w:val="26"/>
              </w:rPr>
              <w:t>Xe mô tô sát hạch Hạng A (02 xe); thiết bị chấm điểm trên xe, trên sân và phòng điều hành sát hạch thực hành Hạng A; cải tạo sân sát hạch Hạng A từ sân tập thực hành Hạng A1, bố trí lại sân tập Hạng A1)</w:t>
            </w:r>
          </w:p>
        </w:tc>
        <w:tc>
          <w:tcPr>
            <w:tcW w:w="1701" w:type="dxa"/>
          </w:tcPr>
          <w:p w14:paraId="4DC76230" w14:textId="77777777" w:rsidR="005C2626" w:rsidRPr="00171262" w:rsidRDefault="00C81373" w:rsidP="00CC26A5">
            <w:pPr>
              <w:pStyle w:val="ListParagraph"/>
              <w:spacing w:before="20" w:after="20"/>
              <w:jc w:val="center"/>
              <w:rPr>
                <w:color w:val="auto"/>
                <w:sz w:val="26"/>
                <w:szCs w:val="26"/>
              </w:rPr>
            </w:pPr>
            <w:r w:rsidRPr="00171262">
              <w:rPr>
                <w:color w:val="auto"/>
                <w:sz w:val="26"/>
                <w:szCs w:val="26"/>
              </w:rPr>
              <w:t>460</w:t>
            </w:r>
          </w:p>
        </w:tc>
        <w:tc>
          <w:tcPr>
            <w:tcW w:w="3827" w:type="dxa"/>
          </w:tcPr>
          <w:p w14:paraId="750E9D68" w14:textId="77777777" w:rsidR="00C81373" w:rsidRPr="00171262" w:rsidRDefault="005C2626" w:rsidP="00171262">
            <w:pPr>
              <w:spacing w:before="20" w:after="20"/>
              <w:ind w:firstLine="0"/>
              <w:rPr>
                <w:sz w:val="26"/>
                <w:szCs w:val="26"/>
              </w:rPr>
            </w:pPr>
            <w:r w:rsidRPr="00171262">
              <w:rPr>
                <w:sz w:val="26"/>
                <w:szCs w:val="26"/>
              </w:rPr>
              <w:t>Nhà trường đầu tư; xe dự kiến Honda CB350 H'ness (giá bán lẻ đề xuất của nhà sản xuất, đã gồm thuế GTGT): 260.000.000 đồng (02 xe × 130.000.000);</w:t>
            </w:r>
          </w:p>
          <w:p w14:paraId="4CB9940B" w14:textId="77777777" w:rsidR="005C2626" w:rsidRPr="00171262" w:rsidRDefault="00C81373" w:rsidP="00171262">
            <w:pPr>
              <w:spacing w:before="20" w:after="20"/>
              <w:ind w:firstLine="0"/>
              <w:rPr>
                <w:sz w:val="26"/>
                <w:szCs w:val="26"/>
              </w:rPr>
            </w:pPr>
            <w:r w:rsidRPr="00171262">
              <w:rPr>
                <w:sz w:val="26"/>
                <w:szCs w:val="26"/>
              </w:rPr>
              <w:t>Thiết bị chấm điểm: 200</w:t>
            </w:r>
            <w:r w:rsidR="006B69E3" w:rsidRPr="00171262">
              <w:rPr>
                <w:sz w:val="26"/>
                <w:szCs w:val="26"/>
              </w:rPr>
              <w:t xml:space="preserve"> triệu</w:t>
            </w:r>
            <w:r w:rsidRPr="00171262">
              <w:rPr>
                <w:sz w:val="26"/>
                <w:szCs w:val="26"/>
              </w:rPr>
              <w:t xml:space="preserve"> đồng</w:t>
            </w:r>
          </w:p>
        </w:tc>
      </w:tr>
      <w:tr w:rsidR="007221BB" w:rsidRPr="00171262" w14:paraId="7A9CFB35" w14:textId="77777777" w:rsidTr="00D563C5">
        <w:trPr>
          <w:cantSplit/>
        </w:trPr>
        <w:tc>
          <w:tcPr>
            <w:tcW w:w="590" w:type="dxa"/>
          </w:tcPr>
          <w:p w14:paraId="43D0E891" w14:textId="77777777" w:rsidR="005C2626" w:rsidRPr="00171262" w:rsidRDefault="00A27C38" w:rsidP="005055F0">
            <w:pPr>
              <w:spacing w:before="20" w:after="20"/>
              <w:ind w:firstLine="0"/>
              <w:rPr>
                <w:sz w:val="26"/>
                <w:szCs w:val="26"/>
              </w:rPr>
            </w:pPr>
            <w:r w:rsidRPr="00171262">
              <w:rPr>
                <w:sz w:val="26"/>
                <w:szCs w:val="26"/>
              </w:rPr>
              <w:t>4</w:t>
            </w:r>
          </w:p>
        </w:tc>
        <w:tc>
          <w:tcPr>
            <w:tcW w:w="2949" w:type="dxa"/>
          </w:tcPr>
          <w:p w14:paraId="4076E2CF" w14:textId="77777777" w:rsidR="005C2626" w:rsidRPr="00171262" w:rsidRDefault="00A27C38" w:rsidP="005055F0">
            <w:pPr>
              <w:spacing w:before="20" w:after="20"/>
              <w:ind w:firstLine="0"/>
              <w:rPr>
                <w:sz w:val="26"/>
                <w:szCs w:val="26"/>
              </w:rPr>
            </w:pPr>
            <w:r w:rsidRPr="00171262">
              <w:rPr>
                <w:sz w:val="26"/>
                <w:szCs w:val="26"/>
              </w:rPr>
              <w:t>Xe mô tô tập lái Hạng A</w:t>
            </w:r>
          </w:p>
        </w:tc>
        <w:tc>
          <w:tcPr>
            <w:tcW w:w="1701" w:type="dxa"/>
          </w:tcPr>
          <w:p w14:paraId="2BE7FAC3" w14:textId="77777777" w:rsidR="005C2626" w:rsidRPr="00171262" w:rsidRDefault="00A27C38" w:rsidP="00CC26A5">
            <w:pPr>
              <w:spacing w:before="20" w:after="20"/>
              <w:ind w:firstLine="0"/>
              <w:jc w:val="center"/>
              <w:rPr>
                <w:sz w:val="26"/>
                <w:szCs w:val="26"/>
              </w:rPr>
            </w:pPr>
            <w:r w:rsidRPr="00171262">
              <w:rPr>
                <w:sz w:val="26"/>
                <w:szCs w:val="26"/>
              </w:rPr>
              <w:t>Không sử dụng kinh phí của Trường</w:t>
            </w:r>
          </w:p>
        </w:tc>
        <w:tc>
          <w:tcPr>
            <w:tcW w:w="3827" w:type="dxa"/>
          </w:tcPr>
          <w:p w14:paraId="7D8BE354" w14:textId="77777777" w:rsidR="005C2626" w:rsidRPr="00171262" w:rsidRDefault="005C2626" w:rsidP="005055F0">
            <w:pPr>
              <w:spacing w:before="20" w:after="20"/>
              <w:ind w:firstLine="0"/>
              <w:rPr>
                <w:sz w:val="26"/>
                <w:szCs w:val="26"/>
              </w:rPr>
            </w:pPr>
            <w:r w:rsidRPr="00171262">
              <w:rPr>
                <w:sz w:val="26"/>
                <w:szCs w:val="26"/>
              </w:rPr>
              <w:t>Xã hội hóa: Các nhà đầu tư hợp đồng với nhà trường cho thuê xe để khai thác, sử dụng (tối thiểu 09 chiếc)</w:t>
            </w:r>
          </w:p>
        </w:tc>
      </w:tr>
      <w:tr w:rsidR="009C06F8" w:rsidRPr="00171262" w14:paraId="58CFD46C" w14:textId="77777777" w:rsidTr="00D563C5">
        <w:trPr>
          <w:cantSplit/>
        </w:trPr>
        <w:tc>
          <w:tcPr>
            <w:tcW w:w="590" w:type="dxa"/>
          </w:tcPr>
          <w:p w14:paraId="735E1D75" w14:textId="77777777" w:rsidR="009C06F8" w:rsidRPr="00171262" w:rsidRDefault="009C06F8" w:rsidP="005055F0">
            <w:pPr>
              <w:spacing w:before="20" w:after="20"/>
              <w:ind w:firstLine="0"/>
              <w:rPr>
                <w:sz w:val="26"/>
                <w:szCs w:val="26"/>
                <w:lang w:val="vi-VN"/>
              </w:rPr>
            </w:pPr>
            <w:r w:rsidRPr="00171262">
              <w:rPr>
                <w:sz w:val="26"/>
                <w:szCs w:val="26"/>
                <w:lang w:val="vi-VN"/>
              </w:rPr>
              <w:t>5</w:t>
            </w:r>
          </w:p>
        </w:tc>
        <w:tc>
          <w:tcPr>
            <w:tcW w:w="2949" w:type="dxa"/>
          </w:tcPr>
          <w:p w14:paraId="7C9CFF6C" w14:textId="77777777" w:rsidR="009C06F8" w:rsidRPr="00171262" w:rsidRDefault="009C06F8" w:rsidP="005055F0">
            <w:pPr>
              <w:spacing w:before="20" w:after="20"/>
              <w:ind w:firstLine="0"/>
              <w:rPr>
                <w:sz w:val="26"/>
                <w:szCs w:val="26"/>
                <w:lang w:val="vi-VN"/>
              </w:rPr>
            </w:pPr>
            <w:r w:rsidRPr="00171262">
              <w:rPr>
                <w:sz w:val="26"/>
                <w:szCs w:val="26"/>
                <w:lang w:val="vi-VN"/>
              </w:rPr>
              <w:t>Sân tổng hợp số 1</w:t>
            </w:r>
          </w:p>
        </w:tc>
        <w:tc>
          <w:tcPr>
            <w:tcW w:w="1701" w:type="dxa"/>
          </w:tcPr>
          <w:p w14:paraId="2DFFBE0F" w14:textId="77777777" w:rsidR="009C06F8" w:rsidRPr="00171262" w:rsidRDefault="009C06F8" w:rsidP="00CC26A5">
            <w:pPr>
              <w:spacing w:before="20" w:after="20"/>
              <w:ind w:firstLine="0"/>
              <w:jc w:val="center"/>
              <w:rPr>
                <w:sz w:val="26"/>
                <w:szCs w:val="26"/>
                <w:lang w:val="vi-VN"/>
              </w:rPr>
            </w:pPr>
            <w:r w:rsidRPr="00171262">
              <w:rPr>
                <w:sz w:val="26"/>
                <w:szCs w:val="26"/>
                <w:lang w:val="vi-VN"/>
              </w:rPr>
              <w:t>80</w:t>
            </w:r>
          </w:p>
        </w:tc>
        <w:tc>
          <w:tcPr>
            <w:tcW w:w="3827" w:type="dxa"/>
          </w:tcPr>
          <w:p w14:paraId="472B079C" w14:textId="77777777" w:rsidR="009C06F8" w:rsidRPr="00171262" w:rsidRDefault="009C06F8" w:rsidP="005055F0">
            <w:pPr>
              <w:spacing w:before="20" w:after="20"/>
              <w:ind w:firstLine="0"/>
              <w:rPr>
                <w:sz w:val="26"/>
                <w:szCs w:val="26"/>
              </w:rPr>
            </w:pPr>
          </w:p>
        </w:tc>
      </w:tr>
      <w:tr w:rsidR="007221BB" w:rsidRPr="00171262" w14:paraId="744A05A9" w14:textId="77777777" w:rsidTr="00D563C5">
        <w:trPr>
          <w:cantSplit/>
        </w:trPr>
        <w:tc>
          <w:tcPr>
            <w:tcW w:w="590" w:type="dxa"/>
          </w:tcPr>
          <w:p w14:paraId="38150A87" w14:textId="77777777" w:rsidR="005C2626" w:rsidRPr="00171262" w:rsidRDefault="009C06F8" w:rsidP="005055F0">
            <w:pPr>
              <w:spacing w:before="20" w:after="20"/>
              <w:ind w:firstLine="0"/>
              <w:rPr>
                <w:sz w:val="26"/>
                <w:szCs w:val="26"/>
                <w:lang w:val="vi-VN"/>
              </w:rPr>
            </w:pPr>
            <w:r w:rsidRPr="00171262">
              <w:rPr>
                <w:sz w:val="26"/>
                <w:szCs w:val="26"/>
                <w:lang w:val="vi-VN"/>
              </w:rPr>
              <w:t>6</w:t>
            </w:r>
          </w:p>
        </w:tc>
        <w:tc>
          <w:tcPr>
            <w:tcW w:w="2949" w:type="dxa"/>
          </w:tcPr>
          <w:p w14:paraId="1A41A7F9" w14:textId="77777777" w:rsidR="005C2626" w:rsidRPr="00171262" w:rsidRDefault="00A27C38" w:rsidP="005055F0">
            <w:pPr>
              <w:spacing w:before="20" w:after="20"/>
              <w:ind w:firstLine="0"/>
              <w:rPr>
                <w:sz w:val="26"/>
                <w:szCs w:val="26"/>
              </w:rPr>
            </w:pPr>
            <w:r w:rsidRPr="00171262">
              <w:rPr>
                <w:sz w:val="26"/>
                <w:szCs w:val="26"/>
              </w:rPr>
              <w:t>Chương trình, giáo trình Hạng A; bồi dưỡng, nâng hạng giấy phép lái xe cho 09 nhà giáo</w:t>
            </w:r>
          </w:p>
        </w:tc>
        <w:tc>
          <w:tcPr>
            <w:tcW w:w="1701" w:type="dxa"/>
          </w:tcPr>
          <w:p w14:paraId="63D5C782" w14:textId="77777777" w:rsidR="00AC25ED" w:rsidRPr="00171262" w:rsidRDefault="00A27C38" w:rsidP="00CC26A5">
            <w:pPr>
              <w:pStyle w:val="ListParagraph"/>
              <w:spacing w:before="20" w:after="20"/>
              <w:jc w:val="center"/>
              <w:rPr>
                <w:color w:val="auto"/>
                <w:sz w:val="26"/>
                <w:szCs w:val="26"/>
              </w:rPr>
            </w:pPr>
            <w:r w:rsidRPr="00171262">
              <w:rPr>
                <w:color w:val="auto"/>
                <w:sz w:val="26"/>
                <w:szCs w:val="26"/>
              </w:rPr>
              <w:t>61,2</w:t>
            </w:r>
          </w:p>
        </w:tc>
        <w:tc>
          <w:tcPr>
            <w:tcW w:w="3827" w:type="dxa"/>
          </w:tcPr>
          <w:p w14:paraId="1B53AE14" w14:textId="77777777" w:rsidR="005C2626" w:rsidRPr="00171262" w:rsidRDefault="005C2626">
            <w:pPr>
              <w:spacing w:before="20" w:after="20"/>
              <w:ind w:firstLine="0"/>
              <w:rPr>
                <w:sz w:val="26"/>
                <w:szCs w:val="26"/>
              </w:rPr>
            </w:pPr>
            <w:r w:rsidRPr="00171262">
              <w:rPr>
                <w:sz w:val="26"/>
                <w:szCs w:val="26"/>
              </w:rPr>
              <w:t xml:space="preserve">Nguồn thu hoạt động đào tạo: Học phí Hạng A: 2.800.000 đồng/người, Tập huấn GVTHLX: 4.000.000 đồng/người, cập nhật hàng năm: </w:t>
            </w:r>
            <w:r w:rsidR="00F510C5" w:rsidRPr="00171262">
              <w:rPr>
                <w:sz w:val="26"/>
                <w:szCs w:val="26"/>
                <w:lang w:val="vi-VN"/>
              </w:rPr>
              <w:t>7</w:t>
            </w:r>
            <w:r w:rsidRPr="00171262">
              <w:rPr>
                <w:sz w:val="26"/>
                <w:szCs w:val="26"/>
              </w:rPr>
              <w:t>.000.000 đồng</w:t>
            </w:r>
          </w:p>
        </w:tc>
      </w:tr>
      <w:tr w:rsidR="00836553" w:rsidRPr="00171262" w14:paraId="6608D6CA" w14:textId="77777777" w:rsidTr="00D563C5">
        <w:trPr>
          <w:cantSplit/>
        </w:trPr>
        <w:tc>
          <w:tcPr>
            <w:tcW w:w="590" w:type="dxa"/>
          </w:tcPr>
          <w:p w14:paraId="56C820C6" w14:textId="77777777" w:rsidR="00836553" w:rsidRPr="00171262" w:rsidRDefault="00836553" w:rsidP="005055F0">
            <w:pPr>
              <w:spacing w:before="20" w:after="20"/>
              <w:ind w:firstLine="0"/>
              <w:rPr>
                <w:sz w:val="26"/>
                <w:szCs w:val="26"/>
              </w:rPr>
            </w:pPr>
          </w:p>
        </w:tc>
        <w:tc>
          <w:tcPr>
            <w:tcW w:w="2949" w:type="dxa"/>
          </w:tcPr>
          <w:p w14:paraId="569E39D9" w14:textId="77777777" w:rsidR="00836553" w:rsidRPr="00171262" w:rsidRDefault="00836553" w:rsidP="005055F0">
            <w:pPr>
              <w:spacing w:before="20" w:after="20"/>
              <w:ind w:firstLine="0"/>
              <w:rPr>
                <w:b/>
                <w:sz w:val="26"/>
                <w:szCs w:val="26"/>
              </w:rPr>
            </w:pPr>
            <w:r w:rsidRPr="00171262">
              <w:rPr>
                <w:b/>
                <w:sz w:val="26"/>
                <w:szCs w:val="26"/>
              </w:rPr>
              <w:t>Tổng cộng</w:t>
            </w:r>
          </w:p>
        </w:tc>
        <w:tc>
          <w:tcPr>
            <w:tcW w:w="1701" w:type="dxa"/>
          </w:tcPr>
          <w:p w14:paraId="0F1E2595" w14:textId="77777777" w:rsidR="00836553" w:rsidRPr="00171262" w:rsidDel="00AC25ED" w:rsidRDefault="00B4060F" w:rsidP="00CC26A5">
            <w:pPr>
              <w:pStyle w:val="ListParagraph"/>
              <w:spacing w:before="20" w:after="20"/>
              <w:jc w:val="center"/>
              <w:rPr>
                <w:b/>
                <w:color w:val="auto"/>
                <w:sz w:val="26"/>
                <w:szCs w:val="26"/>
              </w:rPr>
            </w:pPr>
            <w:r w:rsidRPr="00171262">
              <w:rPr>
                <w:b/>
                <w:color w:val="auto"/>
                <w:sz w:val="26"/>
                <w:szCs w:val="26"/>
              </w:rPr>
              <w:t>1.</w:t>
            </w:r>
            <w:r w:rsidR="009C06F8" w:rsidRPr="00171262">
              <w:rPr>
                <w:b/>
                <w:color w:val="auto"/>
                <w:sz w:val="26"/>
                <w:szCs w:val="26"/>
                <w:lang w:val="vi-VN"/>
              </w:rPr>
              <w:t>73</w:t>
            </w:r>
            <w:r w:rsidRPr="00171262">
              <w:rPr>
                <w:b/>
                <w:color w:val="auto"/>
                <w:sz w:val="26"/>
                <w:szCs w:val="26"/>
              </w:rPr>
              <w:t>0,2</w:t>
            </w:r>
          </w:p>
        </w:tc>
        <w:tc>
          <w:tcPr>
            <w:tcW w:w="3827" w:type="dxa"/>
          </w:tcPr>
          <w:p w14:paraId="12948040" w14:textId="77777777" w:rsidR="00836553" w:rsidRPr="00171262" w:rsidRDefault="00836553" w:rsidP="005055F0">
            <w:pPr>
              <w:spacing w:before="20" w:after="20"/>
              <w:ind w:firstLine="0"/>
              <w:rPr>
                <w:sz w:val="26"/>
                <w:szCs w:val="26"/>
              </w:rPr>
            </w:pPr>
          </w:p>
        </w:tc>
      </w:tr>
    </w:tbl>
    <w:p w14:paraId="7C24DE6B" w14:textId="77777777" w:rsidR="007A2360" w:rsidRPr="00171262" w:rsidRDefault="0049138E">
      <w:r w:rsidRPr="00171262">
        <w:t>Ghi chú: Kinh phí hoàn thiện hệ thống thông tin, đường truyền dữ liệu giám sát sát hạch và hệ thống định danh, xác thực điện tử của Trung tâm sát hạch lái xe (yêu cầu bắt buộc trước ngày 01/01/2027) do khoa Đào tạo và Sát hạch lái xe chủ trì, sử dụng kinh phí chi thường xuyên của Trường, không tính vào kinh phí của Đề án (Bảng 10). Giai đoạn 2, 3, 4 của Phương án 12/PA-CĐKT chủ yếu phục vụ đào tạo lái xe ô tô, nằm ngoài phạm vi kinh phí của Đề án này.</w:t>
      </w:r>
    </w:p>
    <w:p w14:paraId="0DAFC57A" w14:textId="3D753084" w:rsidR="007A2360" w:rsidRPr="00171262" w:rsidRDefault="0049138E">
      <w:r w:rsidRPr="00171262">
        <w:t xml:space="preserve">Đối chiếu các mức vốn trong hồ sơ: (1) Khoảng 1.730,2 triệu đồng là tổng nhu cầu kinh phí trực tiếp cho Hạng A (Bảng 10), </w:t>
      </w:r>
      <w:del w:id="1061" w:author="Chốt nội dung mục 3.2, 23/10/2026 (Claude)" w:date="2026-10-23T15:39:02Z">
        <w:r w:rsidRPr="00171262">
          <w:delText xml:space="preserve">trong đó khoảng 1.669,0 triệu đồng là vốn đầu tư tài sản, dùng để xác định thời gian hoàn vốn, và 61,2 triệu đồng là chi phí bồi dưỡng nhà giáo, chương trình, giáo trình đã hạch toán vào chi phí năm thứ nhất (Phụ lục IV);</w:delText>
        </w:r>
      </w:del>
      <w:ins w:id="1062" w:author="Chốt nội dung mục 3.2, 23/10/2026 (Claude)" w:date="2026-10-23T15:39:02Z">
        <w:r w:rsidRPr="00171262">
          <w:t xml:space="preserve">gồm khoảng 1.669,0 triệu đồng vốn đầu tư tài sản và 61,2 triệu đồng chi phí bồi dưỡng nhà giáo, chương trình, giáo trình chi trong năm 2026 (trước khi vận hành); toàn bộ 1.730,2 triệu đồng là vốn ban đầu dùng để xác định thời gian hoàn vốn;</w:t>
        </w:r>
      </w:ins>
      <w:r w:rsidRPr="00171262">
        <w:t xml:space="preserve"> (2) Khoảng 1.555,2 triệu đồng là giá trị tài sản mới và tài sản hiện có phân bổ cho Hạng A theo tần suất sử dụng, dùng để tính khấu hao tại Phụ lục IV, không phải nhu cầu vốn; (3) Khoảng 2,5–2,8 tỷ đồng là tổng mức đầu tư ước tính của dự án Giai đoạn 1 (toàn bộ khoảng 2.000 m² sân lưỡng dụng, thiết bị, chi phí tư vấn, quản lý dự án, dự phòng), trong đó phần phục vụ đào tạo lái xe ô tô không tính vào kinh phí của Đề án. Tổng mức đầu tư chính thức xác định tại Báo cáo kinh tế - kỹ thuật được phê duyệt.</w:t>
      </w:r>
    </w:p>
    <w:p w14:paraId="2D75A350" w14:textId="77777777" w:rsidR="00836553" w:rsidRPr="00171262" w:rsidRDefault="00836553" w:rsidP="003A49E2">
      <w:r w:rsidRPr="00171262">
        <w:t>2. Nguồn vốn đầu tư</w:t>
      </w:r>
    </w:p>
    <w:p w14:paraId="1506F208" w14:textId="515A768B" w:rsidR="00836553" w:rsidRPr="00171262" w:rsidRDefault="00836553" w:rsidP="003A49E2">
      <w:r w:rsidRPr="00171262">
        <w:t>Nguồn vốn đầu tư là nguồn thu hợp pháp của Trường, gồm Quỹ phát triển hoạt động sự nghiệp và chênh lệch thu – chi hoạt động đào tạo, sát hạch lái xe; không sử dụng ngân sách nhà nước cho vốn đầu tư của Đề án. Việc trích lập, sử dụng Quỹ thực hiện theo Nghị định số 60/2021/NĐ-CP (được sửa đổi, bổ sung bởi Nghị định số 111/2025/NĐ-CP), Thông tư số 56/2022/TT-BTC (được sửa đổi, bổ sung bởi Thông tư số 03/2026/TT-BTC) và điểm a khoản 3 Điều 7 Nghị định số 334/2026/NĐ-CP. Hệ thống truyền dữ liệu giám sát sát hạch, định danh điện tử sử dụng kinh phí chi thường xuyên của Trường, không tính vào kinh phí của Đề án.</w:t>
      </w:r>
    </w:p>
    <w:p w14:paraId="467FD8B3" w14:textId="77777777" w:rsidR="005C2626" w:rsidRPr="00171262" w:rsidRDefault="00A27C38">
      <w:pPr>
        <w:pStyle w:val="Heading4"/>
        <w:pageBreakBefore/>
        <w:rPr>
          <w:rFonts w:ascii="Times New Roman" w:hAnsi="Times New Roman"/>
          <w:color w:val="auto"/>
        </w:rPr>
      </w:pPr>
      <w:bookmarkStart w:id="42" w:name="_Toc243571155"/>
      <w:r w:rsidRPr="00171262">
        <w:rPr>
          <w:rFonts w:ascii="Times New Roman" w:hAnsi="Times New Roman"/>
          <w:color w:val="auto"/>
        </w:rPr>
        <w:t>Phần V</w:t>
      </w:r>
      <w:bookmarkEnd w:id="42"/>
    </w:p>
    <w:p w14:paraId="31A922EB" w14:textId="77777777" w:rsidR="005C2626" w:rsidRPr="00171262" w:rsidRDefault="00A27C38">
      <w:pPr>
        <w:pStyle w:val="Heading4"/>
        <w:rPr>
          <w:rFonts w:ascii="Times New Roman" w:hAnsi="Times New Roman"/>
          <w:color w:val="auto"/>
        </w:rPr>
      </w:pPr>
      <w:bookmarkStart w:id="43" w:name="_Toc243571156"/>
      <w:r w:rsidRPr="00171262">
        <w:rPr>
          <w:rFonts w:ascii="Times New Roman" w:hAnsi="Times New Roman"/>
          <w:color w:val="auto"/>
        </w:rPr>
        <w:t>HIỆU QUẢ, TÍNH BỀN VỮNG, QUẢN TRỊ RỦI RO</w:t>
      </w:r>
      <w:bookmarkEnd w:id="43"/>
    </w:p>
    <w:p w14:paraId="40AD6DAF" w14:textId="77777777" w:rsidR="00BE60C7" w:rsidRPr="00171262" w:rsidRDefault="00BE60C7" w:rsidP="00BE60C7">
      <w:pPr>
        <w:rPr>
          <w:lang w:val="nl-NL"/>
        </w:rPr>
      </w:pPr>
    </w:p>
    <w:p w14:paraId="5855A405" w14:textId="77777777" w:rsidR="005C2626" w:rsidRPr="00171262" w:rsidRDefault="00A27C38">
      <w:pPr>
        <w:pStyle w:val="Heading1"/>
        <w:rPr>
          <w:color w:val="auto"/>
        </w:rPr>
      </w:pPr>
      <w:bookmarkStart w:id="44" w:name="_Toc243571157"/>
      <w:r w:rsidRPr="00171262">
        <w:rPr>
          <w:color w:val="auto"/>
        </w:rPr>
        <w:t>I. HIỆU QUẢ KINH TẾ</w:t>
      </w:r>
      <w:bookmarkEnd w:id="44"/>
    </w:p>
    <w:p w14:paraId="68823EA9" w14:textId="77777777" w:rsidR="005C2626" w:rsidRPr="00171262" w:rsidRDefault="00A27C38">
      <w:r w:rsidRPr="00171262">
        <w:rPr>
          <w:b/>
          <w:bCs/>
        </w:rPr>
        <w:t>1. Về kinh tế:</w:t>
      </w:r>
      <w:r w:rsidRPr="00171262">
        <w:t xml:space="preserve"> Đề án được phê duyệt và triển khai sẽ mang lại hiệu quả kinh tế, thể hiện qua những điểm sau đây:</w:t>
      </w:r>
    </w:p>
    <w:p w14:paraId="67AADA58" w14:textId="77777777" w:rsidR="005C2626" w:rsidRPr="00171262" w:rsidRDefault="00A27C38" w:rsidP="003A49E2">
      <w:r w:rsidRPr="00171262">
        <w:t>- Khai thác có hiệu quả đội ngũ nhà giáo, xe, sân, Trung tâm sát hạch hiện có, hạn chế đầu tư trùng lặp;</w:t>
      </w:r>
    </w:p>
    <w:p w14:paraId="208752F6" w14:textId="77777777" w:rsidR="005C2626" w:rsidRPr="00171262" w:rsidRDefault="00A27C38" w:rsidP="003A49E2">
      <w:r w:rsidRPr="00171262">
        <w:t>- Tạo nguồn thu sự nghiệp cho nhà trường từ dịch vụ đào tạo, sát hạch Hạng A, bổ sung nguồn tái đầu tư cơ sở vật chất; cải thiện thu nhập cho nhà giáo, người lao động thông qua cơ chế khoán;</w:t>
      </w:r>
    </w:p>
    <w:p w14:paraId="02867DEA" w14:textId="77777777" w:rsidR="005C2626" w:rsidRPr="00171262" w:rsidRDefault="00A27C38" w:rsidP="003A49E2">
      <w:r w:rsidRPr="00171262">
        <w:t>- Hạn chế người học phải di chuyển đến khu vực phía Đông tỉnh hoặc địa phương khác để học, sát hạch Hạng A, giữ nguồn thu dịch vụ trên địa bàn;</w:t>
      </w:r>
    </w:p>
    <w:p w14:paraId="7C99259D" w14:textId="77777777" w:rsidR="005C2626" w:rsidRPr="00171262" w:rsidRDefault="00A27C38" w:rsidP="003A49E2">
      <w:r w:rsidRPr="00171262">
        <w:t>- "Một lần đầu tư, hai công năng": Sân mở rộng Giai đoạn 1 phục vụ đồng thời đào tạo lái xe ô tô và bài sát hạch số 2, không phải đầu tư riêng sau năm 2028 (Phương án 12/PA-CĐKT).</w:t>
      </w:r>
    </w:p>
    <w:p w14:paraId="1A44ED4E" w14:textId="77777777" w:rsidR="009B61EC" w:rsidRPr="00171262" w:rsidRDefault="009B61EC" w:rsidP="009B61EC">
      <w:pPr>
        <w:rPr>
          <w:bCs/>
          <w:i/>
          <w:iCs/>
        </w:rPr>
      </w:pPr>
      <w:r w:rsidRPr="00171262">
        <w:rPr>
          <w:bCs/>
          <w:i/>
          <w:iCs/>
        </w:rPr>
        <w:t>Bảng 11. Dự toán doanh thu đào tạo, cho thuê sân, thiết bị ôn luyện và sát hạch Hạng A</w:t>
      </w:r>
    </w:p>
    <w:p w14:paraId="615077B7" w14:textId="77777777" w:rsidR="006105B2" w:rsidRPr="00171262" w:rsidRDefault="00CC26A5" w:rsidP="00CC26A5">
      <w:pPr>
        <w:tabs>
          <w:tab w:val="left" w:pos="720"/>
          <w:tab w:val="left" w:pos="1440"/>
          <w:tab w:val="left" w:pos="2160"/>
          <w:tab w:val="left" w:pos="2880"/>
          <w:tab w:val="left" w:pos="3600"/>
          <w:tab w:val="left" w:pos="4320"/>
          <w:tab w:val="left" w:pos="5040"/>
          <w:tab w:val="left" w:pos="5760"/>
          <w:tab w:val="left" w:pos="6480"/>
          <w:tab w:val="left" w:pos="9800"/>
        </w:tabs>
        <w:jc w:val="right"/>
        <w:rPr>
          <w:i/>
          <w:lang w:val="vi-VN"/>
        </w:rPr>
      </w:pPr>
      <w:r w:rsidRPr="00171262">
        <w:rPr>
          <w:i/>
          <w:lang w:val="vi-VN"/>
        </w:rPr>
        <w:t>Đ</w:t>
      </w:r>
      <w:r w:rsidR="00F510C5" w:rsidRPr="00171262">
        <w:rPr>
          <w:i/>
          <w:lang w:val="vi-VN"/>
        </w:rPr>
        <w:t>ơn vị tính: Triệu đồng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2255"/>
        <w:gridCol w:w="1137"/>
        <w:gridCol w:w="1256"/>
        <w:gridCol w:w="1256"/>
        <w:gridCol w:w="1256"/>
        <w:gridCol w:w="1256"/>
      </w:tblGrid>
      <w:tr w:rsidR="00AA7B83" w:rsidRPr="00171262" w14:paraId="269E98EF" w14:textId="77777777" w:rsidTr="00CC26A5">
        <w:trPr>
          <w:cantSplit/>
          <w:trHeight w:val="1065"/>
          <w:tblHeader/>
        </w:trPr>
        <w:tc>
          <w:tcPr>
            <w:tcW w:w="686" w:type="dxa"/>
            <w:vAlign w:val="center"/>
          </w:tcPr>
          <w:p w14:paraId="670D9207" w14:textId="77777777" w:rsidR="00AA7B83" w:rsidRPr="00171262" w:rsidRDefault="00AA7B83" w:rsidP="00D563C5">
            <w:pPr>
              <w:widowControl/>
              <w:spacing w:before="0" w:after="0"/>
              <w:ind w:firstLine="0"/>
              <w:jc w:val="center"/>
              <w:rPr>
                <w:b/>
                <w:bCs/>
                <w:sz w:val="26"/>
                <w:szCs w:val="26"/>
              </w:rPr>
            </w:pPr>
            <w:r w:rsidRPr="00171262">
              <w:rPr>
                <w:b/>
                <w:bCs/>
                <w:sz w:val="26"/>
                <w:szCs w:val="26"/>
              </w:rPr>
              <w:t>TT</w:t>
            </w:r>
          </w:p>
        </w:tc>
        <w:tc>
          <w:tcPr>
            <w:tcW w:w="2577" w:type="dxa"/>
            <w:vAlign w:val="center"/>
            <w:hideMark/>
          </w:tcPr>
          <w:p w14:paraId="0EA7FBA0" w14:textId="77777777" w:rsidR="00AA7B83" w:rsidRPr="00171262" w:rsidRDefault="00AA7B83" w:rsidP="00D563C5">
            <w:pPr>
              <w:widowControl/>
              <w:spacing w:before="0" w:after="0"/>
              <w:ind w:firstLine="0"/>
              <w:jc w:val="center"/>
              <w:rPr>
                <w:b/>
                <w:bCs/>
                <w:sz w:val="26"/>
                <w:szCs w:val="26"/>
              </w:rPr>
            </w:pPr>
            <w:r w:rsidRPr="00171262">
              <w:rPr>
                <w:b/>
                <w:bCs/>
                <w:sz w:val="26"/>
                <w:szCs w:val="26"/>
              </w:rPr>
              <w:t>Chỉ tiêu</w:t>
            </w:r>
          </w:p>
        </w:tc>
        <w:tc>
          <w:tcPr>
            <w:tcW w:w="1161" w:type="dxa"/>
            <w:vAlign w:val="center"/>
            <w:hideMark/>
          </w:tcPr>
          <w:p w14:paraId="5D6CDDE0"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2027</w:t>
            </w:r>
          </w:p>
        </w:tc>
        <w:tc>
          <w:tcPr>
            <w:tcW w:w="1161" w:type="dxa"/>
            <w:vAlign w:val="center"/>
            <w:hideMark/>
          </w:tcPr>
          <w:p w14:paraId="3488AF6B"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2028</w:t>
            </w:r>
          </w:p>
        </w:tc>
        <w:tc>
          <w:tcPr>
            <w:tcW w:w="1161" w:type="dxa"/>
            <w:vAlign w:val="center"/>
            <w:hideMark/>
          </w:tcPr>
          <w:p w14:paraId="7ABE7BED"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2029</w:t>
            </w:r>
          </w:p>
        </w:tc>
        <w:tc>
          <w:tcPr>
            <w:tcW w:w="1161" w:type="dxa"/>
            <w:vAlign w:val="center"/>
            <w:hideMark/>
          </w:tcPr>
          <w:p w14:paraId="78A52E0D"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2030</w:t>
            </w:r>
          </w:p>
        </w:tc>
        <w:tc>
          <w:tcPr>
            <w:tcW w:w="1161" w:type="dxa"/>
            <w:vAlign w:val="center"/>
            <w:hideMark/>
          </w:tcPr>
          <w:p w14:paraId="73E4ABC5"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2031</w:t>
            </w:r>
          </w:p>
        </w:tc>
      </w:tr>
      <w:tr w:rsidR="00AA7B83" w:rsidRPr="00171262" w14:paraId="73FB7426" w14:textId="77777777" w:rsidTr="00CC26A5">
        <w:trPr>
          <w:cantSplit/>
          <w:trHeight w:val="1065"/>
        </w:trPr>
        <w:tc>
          <w:tcPr>
            <w:tcW w:w="686" w:type="dxa"/>
            <w:vAlign w:val="center"/>
          </w:tcPr>
          <w:p w14:paraId="2D5DBFC0" w14:textId="77777777" w:rsidR="00AA7B83" w:rsidRPr="00171262" w:rsidRDefault="00AA7B83" w:rsidP="00D563C5">
            <w:pPr>
              <w:widowControl/>
              <w:spacing w:before="0" w:after="0"/>
              <w:ind w:firstLine="0"/>
              <w:jc w:val="center"/>
              <w:rPr>
                <w:b/>
                <w:sz w:val="26"/>
                <w:szCs w:val="26"/>
              </w:rPr>
            </w:pPr>
            <w:r w:rsidRPr="00171262">
              <w:rPr>
                <w:b/>
                <w:sz w:val="26"/>
                <w:szCs w:val="26"/>
              </w:rPr>
              <w:t>I</w:t>
            </w:r>
          </w:p>
        </w:tc>
        <w:tc>
          <w:tcPr>
            <w:tcW w:w="2577" w:type="dxa"/>
            <w:vAlign w:val="center"/>
          </w:tcPr>
          <w:p w14:paraId="0091E1B3" w14:textId="77777777" w:rsidR="00AA7B83" w:rsidRPr="00171262" w:rsidRDefault="00AA7B83" w:rsidP="00D563C5">
            <w:pPr>
              <w:widowControl/>
              <w:spacing w:before="0" w:after="0"/>
              <w:ind w:firstLine="0"/>
              <w:rPr>
                <w:b/>
                <w:sz w:val="26"/>
                <w:szCs w:val="26"/>
              </w:rPr>
            </w:pPr>
            <w:r w:rsidRPr="00171262">
              <w:rPr>
                <w:b/>
                <w:sz w:val="26"/>
                <w:szCs w:val="26"/>
              </w:rPr>
              <w:t>Hoạt động đào tạo lái xe mô tô Hạng A</w:t>
            </w:r>
          </w:p>
        </w:tc>
        <w:tc>
          <w:tcPr>
            <w:tcW w:w="1161" w:type="dxa"/>
            <w:vAlign w:val="center"/>
          </w:tcPr>
          <w:p w14:paraId="778C454C"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5B4B7A6E" w14:textId="77777777" w:rsidR="00AA7B83" w:rsidRPr="00171262" w:rsidRDefault="00AA7B83" w:rsidP="00D563C5">
            <w:pPr>
              <w:widowControl/>
              <w:spacing w:before="0" w:after="0"/>
              <w:ind w:firstLine="0"/>
              <w:jc w:val="center"/>
              <w:rPr>
                <w:sz w:val="26"/>
                <w:szCs w:val="26"/>
              </w:rPr>
            </w:pPr>
          </w:p>
        </w:tc>
        <w:tc>
          <w:tcPr>
            <w:tcW w:w="1161" w:type="dxa"/>
            <w:vAlign w:val="center"/>
          </w:tcPr>
          <w:p w14:paraId="79A4C312" w14:textId="77777777" w:rsidR="00AA7B83" w:rsidRPr="00171262" w:rsidRDefault="00AA7B83" w:rsidP="00D563C5">
            <w:pPr>
              <w:widowControl/>
              <w:spacing w:before="0" w:after="0"/>
              <w:ind w:firstLine="0"/>
              <w:jc w:val="center"/>
              <w:rPr>
                <w:sz w:val="26"/>
                <w:szCs w:val="26"/>
              </w:rPr>
            </w:pPr>
          </w:p>
        </w:tc>
        <w:tc>
          <w:tcPr>
            <w:tcW w:w="1161" w:type="dxa"/>
            <w:vAlign w:val="center"/>
          </w:tcPr>
          <w:p w14:paraId="40DC8612" w14:textId="77777777" w:rsidR="00AA7B83" w:rsidRPr="00171262" w:rsidRDefault="00AA7B83" w:rsidP="00D563C5">
            <w:pPr>
              <w:widowControl/>
              <w:spacing w:before="0" w:after="0"/>
              <w:ind w:firstLine="0"/>
              <w:jc w:val="center"/>
              <w:rPr>
                <w:sz w:val="26"/>
                <w:szCs w:val="26"/>
              </w:rPr>
            </w:pPr>
          </w:p>
        </w:tc>
        <w:tc>
          <w:tcPr>
            <w:tcW w:w="1161" w:type="dxa"/>
            <w:vAlign w:val="center"/>
          </w:tcPr>
          <w:p w14:paraId="6710362E" w14:textId="77777777" w:rsidR="00AA7B83" w:rsidRPr="00171262" w:rsidRDefault="00AA7B83" w:rsidP="00D563C5">
            <w:pPr>
              <w:widowControl/>
              <w:spacing w:before="0" w:after="0"/>
              <w:ind w:firstLine="0"/>
              <w:jc w:val="center"/>
              <w:rPr>
                <w:sz w:val="26"/>
                <w:szCs w:val="26"/>
              </w:rPr>
            </w:pPr>
          </w:p>
        </w:tc>
      </w:tr>
      <w:tr w:rsidR="00F510C5" w:rsidRPr="00171262" w14:paraId="2DEBC3C6" w14:textId="77777777" w:rsidTr="00CC26A5">
        <w:trPr>
          <w:cantSplit/>
          <w:trHeight w:val="1065"/>
        </w:trPr>
        <w:tc>
          <w:tcPr>
            <w:tcW w:w="686" w:type="dxa"/>
            <w:vAlign w:val="center"/>
          </w:tcPr>
          <w:p w14:paraId="10A3D629" w14:textId="77777777" w:rsidR="00F510C5" w:rsidRPr="00171262" w:rsidRDefault="00CC26A5" w:rsidP="00D563C5">
            <w:pPr>
              <w:widowControl/>
              <w:spacing w:before="0" w:after="0"/>
              <w:ind w:firstLine="0"/>
              <w:jc w:val="center"/>
              <w:rPr>
                <w:sz w:val="26"/>
                <w:szCs w:val="26"/>
              </w:rPr>
            </w:pPr>
            <w:r w:rsidRPr="00171262">
              <w:rPr>
                <w:sz w:val="26"/>
                <w:szCs w:val="26"/>
              </w:rPr>
              <w:t>1</w:t>
            </w:r>
          </w:p>
        </w:tc>
        <w:tc>
          <w:tcPr>
            <w:tcW w:w="2577" w:type="dxa"/>
            <w:vAlign w:val="center"/>
            <w:hideMark/>
          </w:tcPr>
          <w:p w14:paraId="785B9C36" w14:textId="77777777" w:rsidR="00F510C5" w:rsidRPr="00171262" w:rsidRDefault="00F510C5" w:rsidP="00D563C5">
            <w:pPr>
              <w:widowControl/>
              <w:spacing w:before="0" w:after="0"/>
              <w:ind w:firstLine="0"/>
              <w:rPr>
                <w:sz w:val="26"/>
                <w:szCs w:val="26"/>
              </w:rPr>
            </w:pPr>
            <w:r w:rsidRPr="00171262">
              <w:rPr>
                <w:sz w:val="26"/>
                <w:szCs w:val="26"/>
              </w:rPr>
              <w:t>Số học viên đào tạo (dự kiến bình quân 45 HV/khoá)</w:t>
            </w:r>
          </w:p>
        </w:tc>
        <w:tc>
          <w:tcPr>
            <w:tcW w:w="1161" w:type="dxa"/>
            <w:vAlign w:val="center"/>
            <w:hideMark/>
          </w:tcPr>
          <w:p w14:paraId="6D84C218" w14:textId="77777777" w:rsidR="00F510C5" w:rsidRPr="00171262" w:rsidRDefault="00F510C5" w:rsidP="00D563C5">
            <w:pPr>
              <w:widowControl/>
              <w:spacing w:before="0" w:after="0"/>
              <w:ind w:firstLine="0"/>
              <w:jc w:val="center"/>
              <w:rPr>
                <w:sz w:val="26"/>
                <w:szCs w:val="26"/>
              </w:rPr>
            </w:pPr>
            <w:r w:rsidRPr="00171262">
              <w:rPr>
                <w:sz w:val="26"/>
                <w:szCs w:val="26"/>
              </w:rPr>
              <w:t>220</w:t>
            </w:r>
          </w:p>
        </w:tc>
        <w:tc>
          <w:tcPr>
            <w:tcW w:w="1161" w:type="dxa"/>
            <w:vAlign w:val="center"/>
            <w:hideMark/>
          </w:tcPr>
          <w:p w14:paraId="191703F0" w14:textId="77777777" w:rsidR="00F510C5" w:rsidRPr="00171262" w:rsidRDefault="00F510C5" w:rsidP="00D563C5">
            <w:pPr>
              <w:widowControl/>
              <w:spacing w:before="0" w:after="0"/>
              <w:ind w:firstLine="0"/>
              <w:jc w:val="center"/>
              <w:rPr>
                <w:sz w:val="26"/>
                <w:szCs w:val="26"/>
              </w:rPr>
            </w:pPr>
            <w:r w:rsidRPr="00171262">
              <w:rPr>
                <w:sz w:val="26"/>
                <w:szCs w:val="26"/>
              </w:rPr>
              <w:t>600</w:t>
            </w:r>
          </w:p>
        </w:tc>
        <w:tc>
          <w:tcPr>
            <w:tcW w:w="1161" w:type="dxa"/>
            <w:vAlign w:val="center"/>
            <w:hideMark/>
          </w:tcPr>
          <w:p w14:paraId="22FED359" w14:textId="77777777" w:rsidR="00F510C5" w:rsidRPr="00171262" w:rsidRDefault="00F510C5" w:rsidP="00D563C5">
            <w:pPr>
              <w:widowControl/>
              <w:spacing w:before="0" w:after="0"/>
              <w:ind w:firstLine="0"/>
              <w:jc w:val="center"/>
              <w:rPr>
                <w:sz w:val="26"/>
                <w:szCs w:val="26"/>
              </w:rPr>
            </w:pPr>
            <w:r w:rsidRPr="00171262">
              <w:rPr>
                <w:sz w:val="26"/>
                <w:szCs w:val="26"/>
              </w:rPr>
              <w:t>690</w:t>
            </w:r>
          </w:p>
        </w:tc>
        <w:tc>
          <w:tcPr>
            <w:tcW w:w="1161" w:type="dxa"/>
            <w:vAlign w:val="center"/>
            <w:hideMark/>
          </w:tcPr>
          <w:p w14:paraId="24FEC9E9" w14:textId="77777777" w:rsidR="00F510C5" w:rsidRPr="00171262" w:rsidRDefault="00F510C5" w:rsidP="00D563C5">
            <w:pPr>
              <w:widowControl/>
              <w:spacing w:before="0" w:after="0"/>
              <w:ind w:firstLine="0"/>
              <w:jc w:val="center"/>
              <w:rPr>
                <w:sz w:val="26"/>
                <w:szCs w:val="26"/>
              </w:rPr>
            </w:pPr>
            <w:r w:rsidRPr="00171262">
              <w:rPr>
                <w:sz w:val="26"/>
                <w:szCs w:val="26"/>
              </w:rPr>
              <w:t>800</w:t>
            </w:r>
          </w:p>
        </w:tc>
        <w:tc>
          <w:tcPr>
            <w:tcW w:w="1161" w:type="dxa"/>
            <w:vAlign w:val="center"/>
            <w:hideMark/>
          </w:tcPr>
          <w:p w14:paraId="5D94BB8C" w14:textId="77777777" w:rsidR="00F510C5" w:rsidRPr="00171262" w:rsidRDefault="00F510C5" w:rsidP="00D563C5">
            <w:pPr>
              <w:widowControl/>
              <w:spacing w:before="0" w:after="0"/>
              <w:ind w:firstLine="0"/>
              <w:jc w:val="center"/>
              <w:rPr>
                <w:sz w:val="26"/>
                <w:szCs w:val="26"/>
              </w:rPr>
            </w:pPr>
            <w:r w:rsidRPr="00171262">
              <w:rPr>
                <w:sz w:val="26"/>
                <w:szCs w:val="26"/>
              </w:rPr>
              <w:t>920</w:t>
            </w:r>
          </w:p>
        </w:tc>
      </w:tr>
      <w:tr w:rsidR="00F510C5" w:rsidRPr="00171262" w14:paraId="0B07C5CD" w14:textId="77777777" w:rsidTr="00CC26A5">
        <w:trPr>
          <w:cantSplit/>
          <w:trHeight w:val="1065"/>
        </w:trPr>
        <w:tc>
          <w:tcPr>
            <w:tcW w:w="686" w:type="dxa"/>
            <w:vAlign w:val="center"/>
          </w:tcPr>
          <w:p w14:paraId="48C25B92" w14:textId="77777777" w:rsidR="00F510C5" w:rsidRPr="00171262" w:rsidRDefault="00CC26A5" w:rsidP="00D563C5">
            <w:pPr>
              <w:widowControl/>
              <w:spacing w:before="0" w:after="0"/>
              <w:ind w:firstLine="0"/>
              <w:jc w:val="center"/>
              <w:rPr>
                <w:sz w:val="26"/>
                <w:szCs w:val="26"/>
              </w:rPr>
            </w:pPr>
            <w:r w:rsidRPr="00171262">
              <w:rPr>
                <w:sz w:val="26"/>
                <w:szCs w:val="26"/>
              </w:rPr>
              <w:t>2</w:t>
            </w:r>
          </w:p>
        </w:tc>
        <w:tc>
          <w:tcPr>
            <w:tcW w:w="2577" w:type="dxa"/>
            <w:vAlign w:val="center"/>
            <w:hideMark/>
          </w:tcPr>
          <w:p w14:paraId="633FC54E" w14:textId="77777777" w:rsidR="00F510C5" w:rsidRPr="00171262" w:rsidRDefault="00F510C5" w:rsidP="00D563C5">
            <w:pPr>
              <w:widowControl/>
              <w:spacing w:before="0" w:after="0"/>
              <w:ind w:firstLine="0"/>
              <w:rPr>
                <w:sz w:val="26"/>
                <w:szCs w:val="26"/>
              </w:rPr>
            </w:pPr>
            <w:r w:rsidRPr="00171262">
              <w:rPr>
                <w:sz w:val="26"/>
                <w:szCs w:val="26"/>
              </w:rPr>
              <w:t>Học phí/học viên (dự kiến)</w:t>
            </w:r>
          </w:p>
        </w:tc>
        <w:tc>
          <w:tcPr>
            <w:tcW w:w="1161" w:type="dxa"/>
            <w:vAlign w:val="center"/>
            <w:hideMark/>
          </w:tcPr>
          <w:p w14:paraId="2081364D" w14:textId="77777777" w:rsidR="00F510C5" w:rsidRPr="00171262" w:rsidRDefault="00F510C5" w:rsidP="00D563C5">
            <w:pPr>
              <w:widowControl/>
              <w:spacing w:before="0" w:after="0"/>
              <w:ind w:firstLine="0"/>
              <w:jc w:val="center"/>
              <w:rPr>
                <w:sz w:val="26"/>
                <w:szCs w:val="26"/>
              </w:rPr>
            </w:pPr>
            <w:r w:rsidRPr="00171262">
              <w:rPr>
                <w:sz w:val="26"/>
                <w:szCs w:val="26"/>
              </w:rPr>
              <w:t>2,350</w:t>
            </w:r>
          </w:p>
        </w:tc>
        <w:tc>
          <w:tcPr>
            <w:tcW w:w="1161" w:type="dxa"/>
            <w:vAlign w:val="center"/>
            <w:hideMark/>
          </w:tcPr>
          <w:p w14:paraId="180CF035" w14:textId="77777777" w:rsidR="00F510C5" w:rsidRPr="00171262" w:rsidRDefault="00F510C5" w:rsidP="00D563C5">
            <w:pPr>
              <w:widowControl/>
              <w:spacing w:before="0" w:after="0"/>
              <w:ind w:firstLine="0"/>
              <w:jc w:val="center"/>
              <w:rPr>
                <w:sz w:val="26"/>
                <w:szCs w:val="26"/>
              </w:rPr>
            </w:pPr>
            <w:r w:rsidRPr="00171262">
              <w:rPr>
                <w:sz w:val="26"/>
                <w:szCs w:val="26"/>
              </w:rPr>
              <w:t>2,468</w:t>
            </w:r>
          </w:p>
        </w:tc>
        <w:tc>
          <w:tcPr>
            <w:tcW w:w="1161" w:type="dxa"/>
            <w:vAlign w:val="center"/>
            <w:hideMark/>
          </w:tcPr>
          <w:p w14:paraId="4367D8A0" w14:textId="77777777" w:rsidR="00F510C5" w:rsidRPr="00171262" w:rsidRDefault="00F510C5" w:rsidP="00D563C5">
            <w:pPr>
              <w:widowControl/>
              <w:spacing w:before="0" w:after="0"/>
              <w:ind w:firstLine="0"/>
              <w:jc w:val="center"/>
              <w:rPr>
                <w:sz w:val="26"/>
                <w:szCs w:val="26"/>
              </w:rPr>
            </w:pPr>
            <w:r w:rsidRPr="00171262">
              <w:rPr>
                <w:sz w:val="26"/>
                <w:szCs w:val="26"/>
              </w:rPr>
              <w:t>2,591</w:t>
            </w:r>
          </w:p>
        </w:tc>
        <w:tc>
          <w:tcPr>
            <w:tcW w:w="1161" w:type="dxa"/>
            <w:vAlign w:val="center"/>
            <w:hideMark/>
          </w:tcPr>
          <w:p w14:paraId="01EE54E2" w14:textId="77777777" w:rsidR="00F510C5" w:rsidRPr="00171262" w:rsidRDefault="00F510C5" w:rsidP="00D563C5">
            <w:pPr>
              <w:widowControl/>
              <w:spacing w:before="0" w:after="0"/>
              <w:ind w:firstLine="0"/>
              <w:jc w:val="center"/>
              <w:rPr>
                <w:sz w:val="26"/>
                <w:szCs w:val="26"/>
              </w:rPr>
            </w:pPr>
            <w:r w:rsidRPr="00171262">
              <w:rPr>
                <w:sz w:val="26"/>
                <w:szCs w:val="26"/>
              </w:rPr>
              <w:t>2,720</w:t>
            </w:r>
          </w:p>
        </w:tc>
        <w:tc>
          <w:tcPr>
            <w:tcW w:w="1161" w:type="dxa"/>
            <w:vAlign w:val="center"/>
            <w:hideMark/>
          </w:tcPr>
          <w:p w14:paraId="2F3B2504" w14:textId="77777777" w:rsidR="00F510C5" w:rsidRPr="00171262" w:rsidRDefault="00F510C5" w:rsidP="00D563C5">
            <w:pPr>
              <w:widowControl/>
              <w:spacing w:before="0" w:after="0"/>
              <w:ind w:firstLine="0"/>
              <w:jc w:val="center"/>
              <w:rPr>
                <w:sz w:val="26"/>
                <w:szCs w:val="26"/>
              </w:rPr>
            </w:pPr>
            <w:r w:rsidRPr="00171262">
              <w:rPr>
                <w:sz w:val="26"/>
                <w:szCs w:val="26"/>
              </w:rPr>
              <w:t>2,856</w:t>
            </w:r>
          </w:p>
        </w:tc>
      </w:tr>
      <w:tr w:rsidR="00F510C5" w:rsidRPr="00171262" w14:paraId="1E5E5AEC" w14:textId="77777777" w:rsidTr="00CC26A5">
        <w:trPr>
          <w:cantSplit/>
          <w:trHeight w:val="1065"/>
        </w:trPr>
        <w:tc>
          <w:tcPr>
            <w:tcW w:w="686" w:type="dxa"/>
            <w:vAlign w:val="center"/>
          </w:tcPr>
          <w:p w14:paraId="443C0E8E" w14:textId="77777777" w:rsidR="00F510C5" w:rsidRPr="00171262" w:rsidRDefault="00CC26A5" w:rsidP="00D563C5">
            <w:pPr>
              <w:widowControl/>
              <w:spacing w:before="0" w:after="0"/>
              <w:ind w:firstLine="0"/>
              <w:jc w:val="center"/>
              <w:rPr>
                <w:sz w:val="26"/>
                <w:szCs w:val="26"/>
              </w:rPr>
            </w:pPr>
            <w:r w:rsidRPr="00171262">
              <w:rPr>
                <w:sz w:val="26"/>
                <w:szCs w:val="26"/>
              </w:rPr>
              <w:t>3</w:t>
            </w:r>
          </w:p>
        </w:tc>
        <w:tc>
          <w:tcPr>
            <w:tcW w:w="2577" w:type="dxa"/>
            <w:vAlign w:val="center"/>
            <w:hideMark/>
          </w:tcPr>
          <w:p w14:paraId="4F07498F" w14:textId="77777777" w:rsidR="00F510C5" w:rsidRPr="00171262" w:rsidRDefault="00F510C5" w:rsidP="00D563C5">
            <w:pPr>
              <w:widowControl/>
              <w:spacing w:before="0" w:after="0"/>
              <w:ind w:firstLine="0"/>
              <w:rPr>
                <w:sz w:val="26"/>
                <w:szCs w:val="26"/>
              </w:rPr>
            </w:pPr>
            <w:r w:rsidRPr="00171262">
              <w:rPr>
                <w:sz w:val="26"/>
                <w:szCs w:val="26"/>
              </w:rPr>
              <w:t>Tổng doanh thu dự kiến/năm</w:t>
            </w:r>
          </w:p>
        </w:tc>
        <w:tc>
          <w:tcPr>
            <w:tcW w:w="1161" w:type="dxa"/>
            <w:vAlign w:val="center"/>
            <w:hideMark/>
          </w:tcPr>
          <w:p w14:paraId="659DC2F8" w14:textId="77777777" w:rsidR="00F510C5" w:rsidRPr="00171262" w:rsidRDefault="00F510C5" w:rsidP="00D563C5">
            <w:pPr>
              <w:widowControl/>
              <w:spacing w:before="0" w:after="0"/>
              <w:ind w:firstLine="0"/>
              <w:jc w:val="center"/>
              <w:rPr>
                <w:sz w:val="26"/>
                <w:szCs w:val="26"/>
              </w:rPr>
            </w:pPr>
            <w:r w:rsidRPr="00171262">
              <w:rPr>
                <w:sz w:val="26"/>
                <w:szCs w:val="26"/>
              </w:rPr>
              <w:t>517,000</w:t>
            </w:r>
          </w:p>
        </w:tc>
        <w:tc>
          <w:tcPr>
            <w:tcW w:w="1161" w:type="dxa"/>
            <w:vAlign w:val="center"/>
            <w:hideMark/>
          </w:tcPr>
          <w:p w14:paraId="704DA3FE" w14:textId="77777777" w:rsidR="00F510C5" w:rsidRPr="00171262" w:rsidRDefault="00F510C5" w:rsidP="00D563C5">
            <w:pPr>
              <w:widowControl/>
              <w:spacing w:before="0" w:after="0"/>
              <w:ind w:firstLine="0"/>
              <w:jc w:val="center"/>
              <w:rPr>
                <w:sz w:val="26"/>
                <w:szCs w:val="26"/>
              </w:rPr>
            </w:pPr>
            <w:r w:rsidRPr="00171262">
              <w:rPr>
                <w:sz w:val="26"/>
                <w:szCs w:val="26"/>
              </w:rPr>
              <w:t>1.480,500</w:t>
            </w:r>
          </w:p>
        </w:tc>
        <w:tc>
          <w:tcPr>
            <w:tcW w:w="1161" w:type="dxa"/>
            <w:vAlign w:val="center"/>
            <w:hideMark/>
          </w:tcPr>
          <w:p w14:paraId="6D9949CC" w14:textId="77777777" w:rsidR="00F510C5" w:rsidRPr="00171262" w:rsidRDefault="00F510C5" w:rsidP="00D563C5">
            <w:pPr>
              <w:widowControl/>
              <w:spacing w:before="0" w:after="0"/>
              <w:ind w:firstLine="0"/>
              <w:jc w:val="center"/>
              <w:rPr>
                <w:sz w:val="26"/>
                <w:szCs w:val="26"/>
              </w:rPr>
            </w:pPr>
            <w:r w:rsidRPr="00171262">
              <w:rPr>
                <w:sz w:val="26"/>
                <w:szCs w:val="26"/>
              </w:rPr>
              <w:t>1.787,704</w:t>
            </w:r>
          </w:p>
        </w:tc>
        <w:tc>
          <w:tcPr>
            <w:tcW w:w="1161" w:type="dxa"/>
            <w:vAlign w:val="center"/>
            <w:hideMark/>
          </w:tcPr>
          <w:p w14:paraId="2CB10122" w14:textId="77777777" w:rsidR="00F510C5" w:rsidRPr="00171262" w:rsidRDefault="00F510C5" w:rsidP="00D563C5">
            <w:pPr>
              <w:widowControl/>
              <w:spacing w:before="0" w:after="0"/>
              <w:ind w:firstLine="0"/>
              <w:jc w:val="center"/>
              <w:rPr>
                <w:sz w:val="26"/>
                <w:szCs w:val="26"/>
              </w:rPr>
            </w:pPr>
            <w:r w:rsidRPr="00171262">
              <w:rPr>
                <w:sz w:val="26"/>
                <w:szCs w:val="26"/>
              </w:rPr>
              <w:t>2.176,335</w:t>
            </w:r>
          </w:p>
        </w:tc>
        <w:tc>
          <w:tcPr>
            <w:tcW w:w="1161" w:type="dxa"/>
            <w:vAlign w:val="center"/>
            <w:hideMark/>
          </w:tcPr>
          <w:p w14:paraId="1D855018" w14:textId="77777777" w:rsidR="00F510C5" w:rsidRPr="00171262" w:rsidRDefault="00F510C5" w:rsidP="00D563C5">
            <w:pPr>
              <w:widowControl/>
              <w:spacing w:before="0" w:after="0"/>
              <w:ind w:firstLine="0"/>
              <w:jc w:val="center"/>
              <w:rPr>
                <w:sz w:val="26"/>
                <w:szCs w:val="26"/>
              </w:rPr>
            </w:pPr>
            <w:r w:rsidRPr="00171262">
              <w:rPr>
                <w:sz w:val="26"/>
                <w:szCs w:val="26"/>
              </w:rPr>
              <w:t>2.627,925</w:t>
            </w:r>
          </w:p>
        </w:tc>
      </w:tr>
      <w:tr w:rsidR="00AA7B83" w:rsidRPr="00171262" w14:paraId="2263AD4F" w14:textId="77777777" w:rsidTr="00CC26A5">
        <w:trPr>
          <w:cantSplit/>
          <w:trHeight w:val="1065"/>
        </w:trPr>
        <w:tc>
          <w:tcPr>
            <w:tcW w:w="686" w:type="dxa"/>
            <w:vAlign w:val="center"/>
          </w:tcPr>
          <w:p w14:paraId="24D2DE09" w14:textId="77777777" w:rsidR="00AA7B83" w:rsidRPr="00171262" w:rsidRDefault="00AA7B83" w:rsidP="00D563C5">
            <w:pPr>
              <w:widowControl/>
              <w:spacing w:before="0" w:after="0"/>
              <w:ind w:firstLine="0"/>
              <w:jc w:val="center"/>
              <w:rPr>
                <w:b/>
                <w:sz w:val="26"/>
                <w:szCs w:val="26"/>
              </w:rPr>
            </w:pPr>
            <w:r w:rsidRPr="00171262">
              <w:rPr>
                <w:b/>
                <w:sz w:val="26"/>
                <w:szCs w:val="26"/>
              </w:rPr>
              <w:t>II</w:t>
            </w:r>
          </w:p>
        </w:tc>
        <w:tc>
          <w:tcPr>
            <w:tcW w:w="2577" w:type="dxa"/>
            <w:vAlign w:val="center"/>
          </w:tcPr>
          <w:p w14:paraId="489CD1FD" w14:textId="77777777" w:rsidR="00AA7B83" w:rsidRPr="00171262" w:rsidRDefault="00AA7B83" w:rsidP="00D563C5">
            <w:pPr>
              <w:widowControl/>
              <w:spacing w:before="0" w:after="0"/>
              <w:ind w:firstLine="0"/>
              <w:rPr>
                <w:b/>
                <w:sz w:val="26"/>
                <w:szCs w:val="26"/>
              </w:rPr>
            </w:pPr>
            <w:r w:rsidRPr="00171262">
              <w:rPr>
                <w:b/>
                <w:sz w:val="26"/>
                <w:szCs w:val="26"/>
              </w:rPr>
              <w:t>Hoạt động cho thuê sân, thiết bị phục vụ ôn luyện mô tô Hạng A</w:t>
            </w:r>
          </w:p>
        </w:tc>
        <w:tc>
          <w:tcPr>
            <w:tcW w:w="1161" w:type="dxa"/>
            <w:vAlign w:val="center"/>
          </w:tcPr>
          <w:p w14:paraId="4330C521"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4107643F"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539D95E2"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5F8BE680"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1516AFD1" w14:textId="77777777" w:rsidR="00AA7B83" w:rsidRPr="00171262" w:rsidRDefault="00AA7B83" w:rsidP="00D563C5">
            <w:pPr>
              <w:widowControl/>
              <w:spacing w:before="0" w:after="0"/>
              <w:ind w:firstLine="0"/>
              <w:jc w:val="center"/>
              <w:rPr>
                <w:b/>
                <w:sz w:val="26"/>
                <w:szCs w:val="26"/>
              </w:rPr>
            </w:pPr>
          </w:p>
        </w:tc>
      </w:tr>
      <w:tr w:rsidR="00F510C5" w:rsidRPr="00171262" w14:paraId="1951F6CC" w14:textId="77777777" w:rsidTr="00CC26A5">
        <w:trPr>
          <w:cantSplit/>
          <w:trHeight w:val="1065"/>
        </w:trPr>
        <w:tc>
          <w:tcPr>
            <w:tcW w:w="686" w:type="dxa"/>
            <w:vAlign w:val="center"/>
          </w:tcPr>
          <w:p w14:paraId="64FC7502" w14:textId="77777777" w:rsidR="00F510C5" w:rsidRPr="00171262" w:rsidRDefault="00CC26A5" w:rsidP="00D563C5">
            <w:pPr>
              <w:widowControl/>
              <w:spacing w:before="0" w:after="0"/>
              <w:ind w:firstLine="0"/>
              <w:jc w:val="center"/>
              <w:rPr>
                <w:sz w:val="26"/>
                <w:szCs w:val="26"/>
              </w:rPr>
            </w:pPr>
            <w:r w:rsidRPr="00171262">
              <w:rPr>
                <w:sz w:val="26"/>
                <w:szCs w:val="26"/>
              </w:rPr>
              <w:t>1</w:t>
            </w:r>
          </w:p>
        </w:tc>
        <w:tc>
          <w:tcPr>
            <w:tcW w:w="2577" w:type="dxa"/>
            <w:vAlign w:val="center"/>
          </w:tcPr>
          <w:p w14:paraId="4421A83D" w14:textId="77777777" w:rsidR="00F510C5" w:rsidRPr="00171262" w:rsidRDefault="00F510C5" w:rsidP="00D563C5">
            <w:pPr>
              <w:widowControl/>
              <w:spacing w:before="0" w:after="0"/>
              <w:ind w:firstLine="0"/>
              <w:rPr>
                <w:sz w:val="26"/>
                <w:szCs w:val="26"/>
              </w:rPr>
            </w:pPr>
            <w:r w:rsidRPr="00171262">
              <w:rPr>
                <w:sz w:val="26"/>
                <w:szCs w:val="26"/>
              </w:rPr>
              <w:t>Số lượt cho thuê thiết bị ôn luyện</w:t>
            </w:r>
          </w:p>
        </w:tc>
        <w:tc>
          <w:tcPr>
            <w:tcW w:w="1161" w:type="dxa"/>
            <w:vAlign w:val="center"/>
          </w:tcPr>
          <w:p w14:paraId="5A40162F" w14:textId="77777777" w:rsidR="00F510C5" w:rsidRPr="00171262" w:rsidRDefault="00F510C5" w:rsidP="00D563C5">
            <w:pPr>
              <w:widowControl/>
              <w:spacing w:before="0" w:after="0"/>
              <w:ind w:firstLine="0"/>
              <w:jc w:val="center"/>
              <w:rPr>
                <w:sz w:val="26"/>
                <w:szCs w:val="26"/>
              </w:rPr>
            </w:pPr>
            <w:r w:rsidRPr="00171262">
              <w:rPr>
                <w:sz w:val="26"/>
                <w:szCs w:val="26"/>
              </w:rPr>
              <w:t>220</w:t>
            </w:r>
          </w:p>
        </w:tc>
        <w:tc>
          <w:tcPr>
            <w:tcW w:w="1161" w:type="dxa"/>
            <w:vAlign w:val="center"/>
          </w:tcPr>
          <w:p w14:paraId="679FE3BC" w14:textId="77777777" w:rsidR="00F510C5" w:rsidRPr="00171262" w:rsidRDefault="00F510C5" w:rsidP="00D563C5">
            <w:pPr>
              <w:widowControl/>
              <w:spacing w:before="0" w:after="0"/>
              <w:ind w:firstLine="0"/>
              <w:jc w:val="center"/>
              <w:rPr>
                <w:sz w:val="26"/>
                <w:szCs w:val="26"/>
              </w:rPr>
            </w:pPr>
            <w:r w:rsidRPr="00171262">
              <w:rPr>
                <w:sz w:val="26"/>
                <w:szCs w:val="26"/>
              </w:rPr>
              <w:t>600</w:t>
            </w:r>
          </w:p>
        </w:tc>
        <w:tc>
          <w:tcPr>
            <w:tcW w:w="1161" w:type="dxa"/>
            <w:vAlign w:val="center"/>
          </w:tcPr>
          <w:p w14:paraId="7BF09B41" w14:textId="77777777" w:rsidR="00F510C5" w:rsidRPr="00171262" w:rsidRDefault="00F510C5" w:rsidP="00D563C5">
            <w:pPr>
              <w:widowControl/>
              <w:spacing w:before="0" w:after="0"/>
              <w:ind w:firstLine="0"/>
              <w:jc w:val="center"/>
              <w:rPr>
                <w:sz w:val="26"/>
                <w:szCs w:val="26"/>
              </w:rPr>
            </w:pPr>
            <w:r w:rsidRPr="00171262">
              <w:rPr>
                <w:sz w:val="26"/>
                <w:szCs w:val="26"/>
              </w:rPr>
              <w:t>690</w:t>
            </w:r>
          </w:p>
        </w:tc>
        <w:tc>
          <w:tcPr>
            <w:tcW w:w="1161" w:type="dxa"/>
            <w:vAlign w:val="center"/>
          </w:tcPr>
          <w:p w14:paraId="58810566" w14:textId="77777777" w:rsidR="00F510C5" w:rsidRPr="00171262" w:rsidRDefault="00F510C5" w:rsidP="00D563C5">
            <w:pPr>
              <w:widowControl/>
              <w:spacing w:before="0" w:after="0"/>
              <w:ind w:firstLine="0"/>
              <w:jc w:val="center"/>
              <w:rPr>
                <w:sz w:val="26"/>
                <w:szCs w:val="26"/>
              </w:rPr>
            </w:pPr>
            <w:r w:rsidRPr="00171262">
              <w:rPr>
                <w:sz w:val="26"/>
                <w:szCs w:val="26"/>
              </w:rPr>
              <w:t>800</w:t>
            </w:r>
          </w:p>
        </w:tc>
        <w:tc>
          <w:tcPr>
            <w:tcW w:w="1161" w:type="dxa"/>
            <w:vAlign w:val="center"/>
          </w:tcPr>
          <w:p w14:paraId="68B8EC66" w14:textId="77777777" w:rsidR="00F510C5" w:rsidRPr="00171262" w:rsidRDefault="00F510C5" w:rsidP="00D563C5">
            <w:pPr>
              <w:widowControl/>
              <w:spacing w:before="0" w:after="0"/>
              <w:ind w:firstLine="0"/>
              <w:jc w:val="center"/>
              <w:rPr>
                <w:sz w:val="26"/>
                <w:szCs w:val="26"/>
              </w:rPr>
            </w:pPr>
            <w:r w:rsidRPr="00171262">
              <w:rPr>
                <w:sz w:val="26"/>
                <w:szCs w:val="26"/>
              </w:rPr>
              <w:t>920</w:t>
            </w:r>
          </w:p>
        </w:tc>
      </w:tr>
      <w:tr w:rsidR="00F510C5" w:rsidRPr="00171262" w14:paraId="02F883F5" w14:textId="77777777" w:rsidTr="00CC26A5">
        <w:trPr>
          <w:cantSplit/>
          <w:trHeight w:val="1065"/>
        </w:trPr>
        <w:tc>
          <w:tcPr>
            <w:tcW w:w="686" w:type="dxa"/>
            <w:vAlign w:val="center"/>
          </w:tcPr>
          <w:p w14:paraId="7875BF9B" w14:textId="77777777" w:rsidR="00F510C5" w:rsidRPr="00171262" w:rsidRDefault="00CC26A5" w:rsidP="00D563C5">
            <w:pPr>
              <w:widowControl/>
              <w:spacing w:before="0" w:after="0"/>
              <w:ind w:firstLine="0"/>
              <w:jc w:val="center"/>
              <w:rPr>
                <w:sz w:val="26"/>
                <w:szCs w:val="26"/>
              </w:rPr>
            </w:pPr>
            <w:r w:rsidRPr="00171262">
              <w:rPr>
                <w:sz w:val="26"/>
                <w:szCs w:val="26"/>
              </w:rPr>
              <w:t>2</w:t>
            </w:r>
          </w:p>
        </w:tc>
        <w:tc>
          <w:tcPr>
            <w:tcW w:w="2577" w:type="dxa"/>
            <w:vAlign w:val="center"/>
          </w:tcPr>
          <w:p w14:paraId="584492CC" w14:textId="77777777" w:rsidR="00F510C5" w:rsidRPr="00171262" w:rsidRDefault="00F510C5" w:rsidP="00D563C5">
            <w:pPr>
              <w:widowControl/>
              <w:spacing w:before="0" w:after="0"/>
              <w:ind w:firstLine="0"/>
              <w:rPr>
                <w:sz w:val="26"/>
                <w:szCs w:val="26"/>
              </w:rPr>
            </w:pPr>
            <w:r w:rsidRPr="00171262">
              <w:rPr>
                <w:sz w:val="26"/>
                <w:szCs w:val="26"/>
              </w:rPr>
              <w:t>Đơn giá cho thuê</w:t>
            </w:r>
          </w:p>
        </w:tc>
        <w:tc>
          <w:tcPr>
            <w:tcW w:w="1161" w:type="dxa"/>
            <w:vAlign w:val="center"/>
          </w:tcPr>
          <w:p w14:paraId="59C06EC1" w14:textId="77777777" w:rsidR="00F510C5" w:rsidRPr="00171262" w:rsidRDefault="00F510C5" w:rsidP="00D563C5">
            <w:pPr>
              <w:widowControl/>
              <w:spacing w:before="0" w:after="0"/>
              <w:ind w:firstLine="0"/>
              <w:jc w:val="center"/>
              <w:rPr>
                <w:sz w:val="26"/>
                <w:szCs w:val="26"/>
              </w:rPr>
            </w:pPr>
            <w:r w:rsidRPr="00171262">
              <w:rPr>
                <w:sz w:val="26"/>
                <w:szCs w:val="26"/>
              </w:rPr>
              <w:t>0,05</w:t>
            </w:r>
          </w:p>
        </w:tc>
        <w:tc>
          <w:tcPr>
            <w:tcW w:w="1161" w:type="dxa"/>
            <w:vAlign w:val="center"/>
          </w:tcPr>
          <w:p w14:paraId="4665C95D" w14:textId="77777777" w:rsidR="00F510C5" w:rsidRPr="00171262" w:rsidRDefault="00F510C5" w:rsidP="00D563C5">
            <w:pPr>
              <w:widowControl/>
              <w:spacing w:before="0" w:after="0"/>
              <w:ind w:firstLine="0"/>
              <w:jc w:val="center"/>
              <w:rPr>
                <w:sz w:val="26"/>
                <w:szCs w:val="26"/>
              </w:rPr>
            </w:pPr>
            <w:r w:rsidRPr="00171262">
              <w:rPr>
                <w:sz w:val="26"/>
                <w:szCs w:val="26"/>
              </w:rPr>
              <w:t>0,05</w:t>
            </w:r>
          </w:p>
        </w:tc>
        <w:tc>
          <w:tcPr>
            <w:tcW w:w="1161" w:type="dxa"/>
            <w:vAlign w:val="center"/>
          </w:tcPr>
          <w:p w14:paraId="49EADA2A" w14:textId="77777777" w:rsidR="00F510C5" w:rsidRPr="00171262" w:rsidRDefault="00F510C5" w:rsidP="00D563C5">
            <w:pPr>
              <w:widowControl/>
              <w:spacing w:before="0" w:after="0"/>
              <w:ind w:firstLine="0"/>
              <w:jc w:val="center"/>
              <w:rPr>
                <w:sz w:val="26"/>
                <w:szCs w:val="26"/>
              </w:rPr>
            </w:pPr>
            <w:r w:rsidRPr="00171262">
              <w:rPr>
                <w:sz w:val="26"/>
                <w:szCs w:val="26"/>
              </w:rPr>
              <w:t>0,06</w:t>
            </w:r>
          </w:p>
        </w:tc>
        <w:tc>
          <w:tcPr>
            <w:tcW w:w="1161" w:type="dxa"/>
            <w:vAlign w:val="center"/>
          </w:tcPr>
          <w:p w14:paraId="51C04DE1" w14:textId="77777777" w:rsidR="00F510C5" w:rsidRPr="00171262" w:rsidRDefault="00F510C5" w:rsidP="00D563C5">
            <w:pPr>
              <w:widowControl/>
              <w:spacing w:before="0" w:after="0"/>
              <w:ind w:firstLine="0"/>
              <w:jc w:val="center"/>
              <w:rPr>
                <w:sz w:val="26"/>
                <w:szCs w:val="26"/>
              </w:rPr>
            </w:pPr>
            <w:r w:rsidRPr="00171262">
              <w:rPr>
                <w:sz w:val="26"/>
                <w:szCs w:val="26"/>
              </w:rPr>
              <w:t>0,06</w:t>
            </w:r>
          </w:p>
        </w:tc>
        <w:tc>
          <w:tcPr>
            <w:tcW w:w="1161" w:type="dxa"/>
            <w:vAlign w:val="center"/>
          </w:tcPr>
          <w:p w14:paraId="59789BA9" w14:textId="77777777" w:rsidR="00F510C5" w:rsidRPr="00171262" w:rsidRDefault="00F510C5" w:rsidP="00D563C5">
            <w:pPr>
              <w:widowControl/>
              <w:spacing w:before="0" w:after="0"/>
              <w:ind w:firstLine="0"/>
              <w:jc w:val="center"/>
              <w:rPr>
                <w:sz w:val="26"/>
                <w:szCs w:val="26"/>
              </w:rPr>
            </w:pPr>
            <w:r w:rsidRPr="00171262">
              <w:rPr>
                <w:sz w:val="26"/>
                <w:szCs w:val="26"/>
              </w:rPr>
              <w:t>0,07</w:t>
            </w:r>
          </w:p>
        </w:tc>
      </w:tr>
      <w:tr w:rsidR="00F510C5" w:rsidRPr="00171262" w14:paraId="0A02379E" w14:textId="77777777" w:rsidTr="00CC26A5">
        <w:trPr>
          <w:cantSplit/>
          <w:trHeight w:val="1065"/>
        </w:trPr>
        <w:tc>
          <w:tcPr>
            <w:tcW w:w="686" w:type="dxa"/>
            <w:vAlign w:val="center"/>
          </w:tcPr>
          <w:p w14:paraId="12EAEE27" w14:textId="4E02F0BE" w:rsidR="00F510C5" w:rsidRPr="00171262" w:rsidRDefault="00CC26A5" w:rsidP="00D563C5">
            <w:pPr>
              <w:widowControl/>
              <w:spacing w:before="0" w:after="0"/>
              <w:ind w:firstLine="0"/>
              <w:jc w:val="center"/>
              <w:rPr>
                <w:sz w:val="26"/>
                <w:szCs w:val="26"/>
              </w:rPr>
            </w:pPr>
            <w:r w:rsidRPr="00171262">
              <w:rPr>
                <w:sz w:val="26"/>
                <w:szCs w:val="26"/>
              </w:rPr>
              <w:t>3</w:t>
            </w:r>
          </w:p>
        </w:tc>
        <w:tc>
          <w:tcPr>
            <w:tcW w:w="2577" w:type="dxa"/>
            <w:vAlign w:val="center"/>
          </w:tcPr>
          <w:p w14:paraId="59BEFEB9" w14:textId="77777777" w:rsidR="00F510C5" w:rsidRPr="00171262" w:rsidRDefault="00F510C5" w:rsidP="00D563C5">
            <w:pPr>
              <w:widowControl/>
              <w:spacing w:before="0" w:after="0"/>
              <w:ind w:firstLine="0"/>
              <w:rPr>
                <w:sz w:val="26"/>
                <w:szCs w:val="26"/>
              </w:rPr>
            </w:pPr>
            <w:r w:rsidRPr="00171262">
              <w:rPr>
                <w:sz w:val="26"/>
                <w:szCs w:val="26"/>
              </w:rPr>
              <w:t>Tổng doanh thu</w:t>
            </w:r>
          </w:p>
        </w:tc>
        <w:tc>
          <w:tcPr>
            <w:tcW w:w="1161" w:type="dxa"/>
            <w:vAlign w:val="center"/>
          </w:tcPr>
          <w:p w14:paraId="0F3EE4AA" w14:textId="77777777" w:rsidR="00F510C5" w:rsidRPr="00171262" w:rsidRDefault="00F510C5" w:rsidP="00D563C5">
            <w:pPr>
              <w:widowControl/>
              <w:spacing w:before="0" w:after="0"/>
              <w:ind w:firstLine="0"/>
              <w:jc w:val="center"/>
              <w:rPr>
                <w:sz w:val="26"/>
                <w:szCs w:val="26"/>
              </w:rPr>
            </w:pPr>
            <w:r w:rsidRPr="00171262">
              <w:rPr>
                <w:sz w:val="26"/>
                <w:szCs w:val="26"/>
              </w:rPr>
              <w:t>11,00</w:t>
            </w:r>
          </w:p>
        </w:tc>
        <w:tc>
          <w:tcPr>
            <w:tcW w:w="1161" w:type="dxa"/>
            <w:vAlign w:val="center"/>
          </w:tcPr>
          <w:p w14:paraId="7AD6FEFC" w14:textId="77777777" w:rsidR="00F510C5" w:rsidRPr="00171262" w:rsidRDefault="00F510C5" w:rsidP="00D563C5">
            <w:pPr>
              <w:widowControl/>
              <w:spacing w:before="0" w:after="0"/>
              <w:ind w:firstLine="0"/>
              <w:jc w:val="center"/>
              <w:rPr>
                <w:sz w:val="26"/>
                <w:szCs w:val="26"/>
              </w:rPr>
            </w:pPr>
            <w:r w:rsidRPr="00171262">
              <w:rPr>
                <w:sz w:val="26"/>
                <w:szCs w:val="26"/>
              </w:rPr>
              <w:t>31,50</w:t>
            </w:r>
          </w:p>
        </w:tc>
        <w:tc>
          <w:tcPr>
            <w:tcW w:w="1161" w:type="dxa"/>
            <w:vAlign w:val="center"/>
          </w:tcPr>
          <w:p w14:paraId="2500F05A" w14:textId="77777777" w:rsidR="00F510C5" w:rsidRPr="00171262" w:rsidRDefault="00F510C5" w:rsidP="00D563C5">
            <w:pPr>
              <w:widowControl/>
              <w:spacing w:before="0" w:after="0"/>
              <w:ind w:firstLine="0"/>
              <w:jc w:val="center"/>
              <w:rPr>
                <w:sz w:val="26"/>
                <w:szCs w:val="26"/>
              </w:rPr>
            </w:pPr>
            <w:r w:rsidRPr="00171262">
              <w:rPr>
                <w:sz w:val="26"/>
                <w:szCs w:val="26"/>
              </w:rPr>
              <w:t>39,85</w:t>
            </w:r>
          </w:p>
        </w:tc>
        <w:tc>
          <w:tcPr>
            <w:tcW w:w="1161" w:type="dxa"/>
            <w:vAlign w:val="center"/>
          </w:tcPr>
          <w:p w14:paraId="30116844" w14:textId="77777777" w:rsidR="00F510C5" w:rsidRPr="00171262" w:rsidRDefault="00F510C5" w:rsidP="00D563C5">
            <w:pPr>
              <w:widowControl/>
              <w:spacing w:before="0" w:after="0"/>
              <w:ind w:firstLine="0"/>
              <w:jc w:val="center"/>
              <w:rPr>
                <w:sz w:val="26"/>
                <w:szCs w:val="26"/>
              </w:rPr>
            </w:pPr>
            <w:r w:rsidRPr="00171262">
              <w:rPr>
                <w:sz w:val="26"/>
                <w:szCs w:val="26"/>
              </w:rPr>
              <w:t>50,82</w:t>
            </w:r>
          </w:p>
        </w:tc>
        <w:tc>
          <w:tcPr>
            <w:tcW w:w="1161" w:type="dxa"/>
            <w:vAlign w:val="center"/>
          </w:tcPr>
          <w:p w14:paraId="26D9BBB1" w14:textId="77777777" w:rsidR="00F510C5" w:rsidRPr="00171262" w:rsidRDefault="00F510C5" w:rsidP="00D563C5">
            <w:pPr>
              <w:widowControl/>
              <w:spacing w:before="0" w:after="0"/>
              <w:ind w:firstLine="0"/>
              <w:jc w:val="center"/>
              <w:rPr>
                <w:sz w:val="26"/>
                <w:szCs w:val="26"/>
              </w:rPr>
            </w:pPr>
            <w:r w:rsidRPr="00171262">
              <w:rPr>
                <w:sz w:val="26"/>
                <w:szCs w:val="26"/>
              </w:rPr>
              <w:t>64,29</w:t>
            </w:r>
          </w:p>
        </w:tc>
      </w:tr>
      <w:tr w:rsidR="00AA7B83" w:rsidRPr="00171262" w14:paraId="29D9ED6B" w14:textId="77777777" w:rsidTr="00CC26A5">
        <w:trPr>
          <w:cantSplit/>
          <w:trHeight w:val="1065"/>
        </w:trPr>
        <w:tc>
          <w:tcPr>
            <w:tcW w:w="686" w:type="dxa"/>
            <w:vAlign w:val="center"/>
          </w:tcPr>
          <w:p w14:paraId="121C525D" w14:textId="77777777" w:rsidR="00AA7B83" w:rsidRPr="00171262" w:rsidRDefault="00AA7B83" w:rsidP="00D563C5">
            <w:pPr>
              <w:widowControl/>
              <w:spacing w:before="0" w:after="0"/>
              <w:ind w:firstLine="0"/>
              <w:jc w:val="center"/>
              <w:rPr>
                <w:b/>
                <w:sz w:val="26"/>
                <w:szCs w:val="26"/>
              </w:rPr>
            </w:pPr>
            <w:r w:rsidRPr="00171262">
              <w:rPr>
                <w:b/>
                <w:sz w:val="26"/>
                <w:szCs w:val="26"/>
              </w:rPr>
              <w:t>III</w:t>
            </w:r>
          </w:p>
        </w:tc>
        <w:tc>
          <w:tcPr>
            <w:tcW w:w="2577" w:type="dxa"/>
            <w:vAlign w:val="center"/>
          </w:tcPr>
          <w:p w14:paraId="63906278" w14:textId="77777777" w:rsidR="00AA7B83" w:rsidRPr="00171262" w:rsidRDefault="00AA7B83" w:rsidP="00D563C5">
            <w:pPr>
              <w:widowControl/>
              <w:spacing w:before="0" w:after="0"/>
              <w:ind w:firstLine="0"/>
              <w:rPr>
                <w:b/>
                <w:sz w:val="26"/>
                <w:szCs w:val="26"/>
              </w:rPr>
            </w:pPr>
            <w:r w:rsidRPr="00171262">
              <w:rPr>
                <w:b/>
                <w:sz w:val="26"/>
                <w:szCs w:val="26"/>
              </w:rPr>
              <w:t>Hoạt động cho thuê sân, thiết bị phục vụ sát hạch lái xe mô tô Hạng A</w:t>
            </w:r>
          </w:p>
        </w:tc>
        <w:tc>
          <w:tcPr>
            <w:tcW w:w="1161" w:type="dxa"/>
            <w:vAlign w:val="center"/>
          </w:tcPr>
          <w:p w14:paraId="351E87A3" w14:textId="77777777" w:rsidR="00AA7B83" w:rsidRPr="00171262" w:rsidRDefault="00AA7B83" w:rsidP="00D563C5">
            <w:pPr>
              <w:widowControl/>
              <w:spacing w:before="0" w:after="0"/>
              <w:ind w:firstLine="0"/>
              <w:jc w:val="center"/>
              <w:rPr>
                <w:sz w:val="26"/>
                <w:szCs w:val="26"/>
              </w:rPr>
            </w:pPr>
          </w:p>
        </w:tc>
        <w:tc>
          <w:tcPr>
            <w:tcW w:w="1161" w:type="dxa"/>
            <w:vAlign w:val="center"/>
          </w:tcPr>
          <w:p w14:paraId="6F463D39" w14:textId="77777777" w:rsidR="00AA7B83" w:rsidRPr="00171262" w:rsidRDefault="00AA7B83" w:rsidP="00D563C5">
            <w:pPr>
              <w:widowControl/>
              <w:spacing w:before="0" w:after="0"/>
              <w:ind w:firstLine="0"/>
              <w:jc w:val="center"/>
              <w:rPr>
                <w:sz w:val="26"/>
                <w:szCs w:val="26"/>
              </w:rPr>
            </w:pPr>
          </w:p>
        </w:tc>
        <w:tc>
          <w:tcPr>
            <w:tcW w:w="1161" w:type="dxa"/>
            <w:vAlign w:val="center"/>
          </w:tcPr>
          <w:p w14:paraId="74A798B5" w14:textId="77777777" w:rsidR="00AA7B83" w:rsidRPr="00171262" w:rsidRDefault="00AA7B83" w:rsidP="00D563C5">
            <w:pPr>
              <w:widowControl/>
              <w:spacing w:before="0" w:after="0"/>
              <w:ind w:firstLine="0"/>
              <w:jc w:val="center"/>
              <w:rPr>
                <w:sz w:val="26"/>
                <w:szCs w:val="26"/>
              </w:rPr>
            </w:pPr>
          </w:p>
        </w:tc>
        <w:tc>
          <w:tcPr>
            <w:tcW w:w="1161" w:type="dxa"/>
            <w:vAlign w:val="center"/>
          </w:tcPr>
          <w:p w14:paraId="5C9A5243" w14:textId="77777777" w:rsidR="00AA7B83" w:rsidRPr="00171262" w:rsidRDefault="00AA7B83" w:rsidP="00D563C5">
            <w:pPr>
              <w:widowControl/>
              <w:spacing w:before="0" w:after="0"/>
              <w:ind w:firstLine="0"/>
              <w:jc w:val="center"/>
              <w:rPr>
                <w:sz w:val="26"/>
                <w:szCs w:val="26"/>
              </w:rPr>
            </w:pPr>
          </w:p>
        </w:tc>
        <w:tc>
          <w:tcPr>
            <w:tcW w:w="1161" w:type="dxa"/>
            <w:vAlign w:val="center"/>
          </w:tcPr>
          <w:p w14:paraId="2752AD95" w14:textId="77777777" w:rsidR="00AA7B83" w:rsidRPr="00171262" w:rsidRDefault="00AA7B83" w:rsidP="00D563C5">
            <w:pPr>
              <w:widowControl/>
              <w:spacing w:before="0" w:after="0"/>
              <w:ind w:firstLine="0"/>
              <w:jc w:val="center"/>
              <w:rPr>
                <w:sz w:val="26"/>
                <w:szCs w:val="26"/>
              </w:rPr>
            </w:pPr>
          </w:p>
        </w:tc>
      </w:tr>
      <w:tr w:rsidR="009C06F8" w:rsidRPr="00171262" w14:paraId="3D22AD7B" w14:textId="77777777" w:rsidTr="00CC26A5">
        <w:trPr>
          <w:cantSplit/>
          <w:trHeight w:val="1065"/>
        </w:trPr>
        <w:tc>
          <w:tcPr>
            <w:tcW w:w="686" w:type="dxa"/>
            <w:vAlign w:val="center"/>
          </w:tcPr>
          <w:p w14:paraId="2875F5DE" w14:textId="77777777" w:rsidR="009C06F8" w:rsidRPr="00171262" w:rsidRDefault="001D0753" w:rsidP="00D563C5">
            <w:pPr>
              <w:widowControl/>
              <w:spacing w:before="0" w:after="0"/>
              <w:ind w:firstLine="0"/>
              <w:jc w:val="center"/>
              <w:rPr>
                <w:sz w:val="26"/>
                <w:szCs w:val="26"/>
              </w:rPr>
            </w:pPr>
            <w:r w:rsidRPr="00171262">
              <w:rPr>
                <w:sz w:val="26"/>
                <w:szCs w:val="26"/>
              </w:rPr>
              <w:t>1</w:t>
            </w:r>
          </w:p>
        </w:tc>
        <w:tc>
          <w:tcPr>
            <w:tcW w:w="2577" w:type="dxa"/>
            <w:vAlign w:val="center"/>
          </w:tcPr>
          <w:p w14:paraId="506610E0" w14:textId="77777777" w:rsidR="009C06F8" w:rsidRPr="00171262" w:rsidRDefault="009C06F8" w:rsidP="00D563C5">
            <w:pPr>
              <w:widowControl/>
              <w:spacing w:before="0" w:after="0"/>
              <w:ind w:firstLine="0"/>
              <w:rPr>
                <w:sz w:val="26"/>
                <w:szCs w:val="26"/>
              </w:rPr>
            </w:pPr>
            <w:r w:rsidRPr="00171262">
              <w:rPr>
                <w:sz w:val="26"/>
                <w:szCs w:val="26"/>
              </w:rPr>
              <w:t>Số lượt cho thuê thiết bị sát hạch</w:t>
            </w:r>
          </w:p>
        </w:tc>
        <w:tc>
          <w:tcPr>
            <w:tcW w:w="1161" w:type="dxa"/>
            <w:vAlign w:val="center"/>
          </w:tcPr>
          <w:p w14:paraId="76A2494C" w14:textId="61DA785F" w:rsidR="009C06F8" w:rsidRPr="00171262" w:rsidRDefault="009C06F8" w:rsidP="00D563C5">
            <w:pPr>
              <w:widowControl/>
              <w:spacing w:before="0" w:after="0"/>
              <w:ind w:firstLine="0"/>
              <w:jc w:val="center"/>
              <w:rPr>
                <w:sz w:val="26"/>
                <w:szCs w:val="26"/>
              </w:rPr>
            </w:pPr>
            <w:r w:rsidRPr="00171262">
              <w:rPr>
                <w:sz w:val="26"/>
                <w:szCs w:val="26"/>
              </w:rPr>
              <w:t>264</w:t>
            </w:r>
          </w:p>
        </w:tc>
        <w:tc>
          <w:tcPr>
            <w:tcW w:w="1161" w:type="dxa"/>
            <w:vAlign w:val="center"/>
          </w:tcPr>
          <w:p w14:paraId="4AE2E657" w14:textId="1548BC11" w:rsidR="009C06F8" w:rsidRPr="00171262" w:rsidRDefault="009C06F8" w:rsidP="00D563C5">
            <w:pPr>
              <w:widowControl/>
              <w:spacing w:before="0" w:after="0"/>
              <w:ind w:firstLine="0"/>
              <w:jc w:val="center"/>
              <w:rPr>
                <w:sz w:val="26"/>
                <w:szCs w:val="26"/>
              </w:rPr>
            </w:pPr>
            <w:r w:rsidRPr="00171262">
              <w:rPr>
                <w:sz w:val="26"/>
                <w:szCs w:val="26"/>
              </w:rPr>
              <w:t>720</w:t>
            </w:r>
          </w:p>
        </w:tc>
        <w:tc>
          <w:tcPr>
            <w:tcW w:w="1161" w:type="dxa"/>
            <w:vAlign w:val="center"/>
          </w:tcPr>
          <w:p w14:paraId="7DAB69A6" w14:textId="77777777" w:rsidR="009C06F8" w:rsidRPr="00171262" w:rsidRDefault="009C06F8" w:rsidP="00D563C5">
            <w:pPr>
              <w:widowControl/>
              <w:spacing w:before="0" w:after="0"/>
              <w:ind w:firstLine="0"/>
              <w:jc w:val="center"/>
              <w:rPr>
                <w:sz w:val="26"/>
                <w:szCs w:val="26"/>
              </w:rPr>
            </w:pPr>
            <w:r w:rsidRPr="00171262">
              <w:rPr>
                <w:sz w:val="26"/>
                <w:szCs w:val="26"/>
              </w:rPr>
              <w:t>828</w:t>
            </w:r>
          </w:p>
        </w:tc>
        <w:tc>
          <w:tcPr>
            <w:tcW w:w="1161" w:type="dxa"/>
            <w:vAlign w:val="center"/>
          </w:tcPr>
          <w:p w14:paraId="34010189" w14:textId="77777777" w:rsidR="009C06F8" w:rsidRPr="00171262" w:rsidRDefault="009C06F8" w:rsidP="00D563C5">
            <w:pPr>
              <w:widowControl/>
              <w:spacing w:before="0" w:after="0"/>
              <w:ind w:firstLine="0"/>
              <w:jc w:val="center"/>
              <w:rPr>
                <w:sz w:val="26"/>
                <w:szCs w:val="26"/>
              </w:rPr>
            </w:pPr>
            <w:r w:rsidRPr="00171262">
              <w:rPr>
                <w:sz w:val="26"/>
                <w:szCs w:val="26"/>
              </w:rPr>
              <w:t>960</w:t>
            </w:r>
          </w:p>
        </w:tc>
        <w:tc>
          <w:tcPr>
            <w:tcW w:w="1161" w:type="dxa"/>
            <w:vAlign w:val="center"/>
          </w:tcPr>
          <w:p w14:paraId="25A4C4E8" w14:textId="22638CB4" w:rsidR="009C06F8" w:rsidRPr="00171262" w:rsidRDefault="009C06F8" w:rsidP="00D563C5">
            <w:pPr>
              <w:widowControl/>
              <w:spacing w:before="0" w:after="0"/>
              <w:ind w:firstLine="0"/>
              <w:jc w:val="center"/>
              <w:rPr>
                <w:sz w:val="26"/>
                <w:szCs w:val="26"/>
              </w:rPr>
            </w:pPr>
            <w:r w:rsidRPr="00171262">
              <w:rPr>
                <w:sz w:val="26"/>
                <w:szCs w:val="26"/>
              </w:rPr>
              <w:t>1.104</w:t>
            </w:r>
          </w:p>
        </w:tc>
      </w:tr>
      <w:tr w:rsidR="009C06F8" w:rsidRPr="00171262" w14:paraId="068F1EC9" w14:textId="77777777" w:rsidTr="00CC26A5">
        <w:trPr>
          <w:cantSplit/>
          <w:trHeight w:val="1065"/>
        </w:trPr>
        <w:tc>
          <w:tcPr>
            <w:tcW w:w="686" w:type="dxa"/>
            <w:vAlign w:val="center"/>
          </w:tcPr>
          <w:p w14:paraId="7666202C" w14:textId="77777777" w:rsidR="009C06F8" w:rsidRPr="00171262" w:rsidRDefault="00CC26A5" w:rsidP="00D563C5">
            <w:pPr>
              <w:widowControl/>
              <w:spacing w:before="0" w:after="0"/>
              <w:ind w:firstLine="0"/>
              <w:jc w:val="center"/>
              <w:rPr>
                <w:sz w:val="26"/>
                <w:szCs w:val="26"/>
              </w:rPr>
            </w:pPr>
            <w:r w:rsidRPr="00171262">
              <w:rPr>
                <w:sz w:val="26"/>
                <w:szCs w:val="26"/>
              </w:rPr>
              <w:t>2</w:t>
            </w:r>
          </w:p>
        </w:tc>
        <w:tc>
          <w:tcPr>
            <w:tcW w:w="2577" w:type="dxa"/>
            <w:vAlign w:val="center"/>
          </w:tcPr>
          <w:p w14:paraId="46ED25AE" w14:textId="77777777" w:rsidR="009C06F8" w:rsidRPr="00171262" w:rsidRDefault="009C06F8" w:rsidP="00D563C5">
            <w:pPr>
              <w:widowControl/>
              <w:spacing w:before="0" w:after="0"/>
              <w:ind w:firstLine="0"/>
              <w:rPr>
                <w:sz w:val="26"/>
                <w:szCs w:val="26"/>
              </w:rPr>
            </w:pPr>
            <w:r w:rsidRPr="00171262">
              <w:rPr>
                <w:sz w:val="26"/>
                <w:szCs w:val="26"/>
              </w:rPr>
              <w:t>Đơn giá cho thuê</w:t>
            </w:r>
          </w:p>
        </w:tc>
        <w:tc>
          <w:tcPr>
            <w:tcW w:w="1161" w:type="dxa"/>
            <w:vAlign w:val="center"/>
          </w:tcPr>
          <w:p w14:paraId="12CB5B0E" w14:textId="77777777" w:rsidR="009C06F8" w:rsidRPr="00171262" w:rsidRDefault="009C06F8" w:rsidP="00D563C5">
            <w:pPr>
              <w:widowControl/>
              <w:spacing w:before="0" w:after="0"/>
              <w:ind w:firstLine="0"/>
              <w:jc w:val="center"/>
              <w:rPr>
                <w:sz w:val="26"/>
                <w:szCs w:val="26"/>
              </w:rPr>
            </w:pPr>
            <w:r w:rsidRPr="00171262">
              <w:rPr>
                <w:sz w:val="26"/>
                <w:szCs w:val="26"/>
              </w:rPr>
              <w:t>0,06</w:t>
            </w:r>
            <w:r w:rsidR="002F722A" w:rsidRPr="00171262">
              <w:rPr>
                <w:sz w:val="26"/>
                <w:szCs w:val="26"/>
                <w:lang w:val="vi-VN"/>
              </w:rPr>
              <w:t>8</w:t>
            </w:r>
            <w:r w:rsidRPr="00171262">
              <w:rPr>
                <w:sz w:val="26"/>
                <w:szCs w:val="26"/>
              </w:rPr>
              <w:t>9</w:t>
            </w:r>
          </w:p>
        </w:tc>
        <w:tc>
          <w:tcPr>
            <w:tcW w:w="1161" w:type="dxa"/>
            <w:vAlign w:val="center"/>
          </w:tcPr>
          <w:p w14:paraId="1E70EF92" w14:textId="77777777" w:rsidR="009C06F8" w:rsidRPr="00171262" w:rsidRDefault="009C06F8" w:rsidP="00D563C5">
            <w:pPr>
              <w:widowControl/>
              <w:spacing w:before="0" w:after="0"/>
              <w:ind w:firstLine="0"/>
              <w:jc w:val="center"/>
              <w:rPr>
                <w:sz w:val="26"/>
                <w:szCs w:val="26"/>
              </w:rPr>
            </w:pPr>
            <w:r w:rsidRPr="00171262">
              <w:rPr>
                <w:sz w:val="26"/>
                <w:szCs w:val="26"/>
              </w:rPr>
              <w:t>0,069</w:t>
            </w:r>
          </w:p>
        </w:tc>
        <w:tc>
          <w:tcPr>
            <w:tcW w:w="1161" w:type="dxa"/>
            <w:vAlign w:val="center"/>
          </w:tcPr>
          <w:p w14:paraId="6DA37274" w14:textId="77777777" w:rsidR="009C06F8" w:rsidRPr="00171262" w:rsidRDefault="009C06F8" w:rsidP="00D563C5">
            <w:pPr>
              <w:widowControl/>
              <w:spacing w:before="0" w:after="0"/>
              <w:ind w:firstLine="0"/>
              <w:jc w:val="center"/>
              <w:rPr>
                <w:sz w:val="26"/>
                <w:szCs w:val="26"/>
              </w:rPr>
            </w:pPr>
            <w:r w:rsidRPr="00171262">
              <w:rPr>
                <w:sz w:val="26"/>
                <w:szCs w:val="26"/>
              </w:rPr>
              <w:t>0,069</w:t>
            </w:r>
          </w:p>
        </w:tc>
        <w:tc>
          <w:tcPr>
            <w:tcW w:w="1161" w:type="dxa"/>
            <w:vAlign w:val="center"/>
          </w:tcPr>
          <w:p w14:paraId="326AB1BF" w14:textId="77777777" w:rsidR="009C06F8" w:rsidRPr="00171262" w:rsidRDefault="009C06F8" w:rsidP="00D563C5">
            <w:pPr>
              <w:widowControl/>
              <w:spacing w:before="0" w:after="0"/>
              <w:ind w:firstLine="0"/>
              <w:jc w:val="center"/>
              <w:rPr>
                <w:sz w:val="26"/>
                <w:szCs w:val="26"/>
              </w:rPr>
            </w:pPr>
            <w:r w:rsidRPr="00171262">
              <w:rPr>
                <w:sz w:val="26"/>
                <w:szCs w:val="26"/>
              </w:rPr>
              <w:t>0,069</w:t>
            </w:r>
          </w:p>
        </w:tc>
        <w:tc>
          <w:tcPr>
            <w:tcW w:w="1161" w:type="dxa"/>
            <w:vAlign w:val="center"/>
          </w:tcPr>
          <w:p w14:paraId="4231AB8D" w14:textId="77777777" w:rsidR="009C06F8" w:rsidRPr="00171262" w:rsidRDefault="009C06F8" w:rsidP="00D563C5">
            <w:pPr>
              <w:widowControl/>
              <w:spacing w:before="0" w:after="0"/>
              <w:ind w:firstLine="0"/>
              <w:jc w:val="center"/>
              <w:rPr>
                <w:sz w:val="26"/>
                <w:szCs w:val="26"/>
              </w:rPr>
            </w:pPr>
            <w:r w:rsidRPr="00171262">
              <w:rPr>
                <w:sz w:val="26"/>
                <w:szCs w:val="26"/>
              </w:rPr>
              <w:t>0,069</w:t>
            </w:r>
          </w:p>
        </w:tc>
      </w:tr>
      <w:tr w:rsidR="009C06F8" w:rsidRPr="00171262" w14:paraId="38BA9FA4" w14:textId="77777777" w:rsidTr="00CC26A5">
        <w:trPr>
          <w:cantSplit/>
          <w:trHeight w:val="1065"/>
        </w:trPr>
        <w:tc>
          <w:tcPr>
            <w:tcW w:w="686" w:type="dxa"/>
            <w:vAlign w:val="center"/>
          </w:tcPr>
          <w:p w14:paraId="3B9CC156" w14:textId="77777777" w:rsidR="009C06F8" w:rsidRPr="00171262" w:rsidRDefault="00CC26A5" w:rsidP="00D563C5">
            <w:pPr>
              <w:widowControl/>
              <w:spacing w:before="0" w:after="0"/>
              <w:ind w:firstLine="0"/>
              <w:jc w:val="center"/>
              <w:rPr>
                <w:sz w:val="26"/>
                <w:szCs w:val="26"/>
              </w:rPr>
            </w:pPr>
            <w:r w:rsidRPr="00171262">
              <w:rPr>
                <w:sz w:val="26"/>
                <w:szCs w:val="26"/>
              </w:rPr>
              <w:t>3</w:t>
            </w:r>
          </w:p>
        </w:tc>
        <w:tc>
          <w:tcPr>
            <w:tcW w:w="2577" w:type="dxa"/>
            <w:vAlign w:val="center"/>
          </w:tcPr>
          <w:p w14:paraId="07B1E28D" w14:textId="77777777" w:rsidR="009C06F8" w:rsidRPr="00171262" w:rsidRDefault="009C06F8" w:rsidP="00D563C5">
            <w:pPr>
              <w:widowControl/>
              <w:spacing w:before="0" w:after="0"/>
              <w:ind w:firstLine="0"/>
              <w:rPr>
                <w:sz w:val="26"/>
                <w:szCs w:val="26"/>
              </w:rPr>
            </w:pPr>
            <w:r w:rsidRPr="00171262">
              <w:rPr>
                <w:sz w:val="26"/>
                <w:szCs w:val="26"/>
              </w:rPr>
              <w:t>Tổng doanh thu</w:t>
            </w:r>
          </w:p>
        </w:tc>
        <w:tc>
          <w:tcPr>
            <w:tcW w:w="1161" w:type="dxa"/>
            <w:vAlign w:val="center"/>
          </w:tcPr>
          <w:p w14:paraId="4E4CFAB0" w14:textId="60199587" w:rsidR="009C06F8" w:rsidRPr="00171262" w:rsidRDefault="009C06F8" w:rsidP="00D563C5">
            <w:pPr>
              <w:widowControl/>
              <w:spacing w:before="0" w:after="0"/>
              <w:ind w:firstLine="0"/>
              <w:jc w:val="center"/>
              <w:rPr>
                <w:sz w:val="26"/>
                <w:szCs w:val="26"/>
              </w:rPr>
            </w:pPr>
            <w:r w:rsidRPr="00171262">
              <w:rPr>
                <w:sz w:val="26"/>
                <w:szCs w:val="26"/>
              </w:rPr>
              <w:t>18,19</w:t>
            </w:r>
          </w:p>
        </w:tc>
        <w:tc>
          <w:tcPr>
            <w:tcW w:w="1161" w:type="dxa"/>
            <w:vAlign w:val="center"/>
          </w:tcPr>
          <w:p w14:paraId="7A3A0601" w14:textId="508A4877" w:rsidR="009C06F8" w:rsidRPr="00171262" w:rsidRDefault="009C06F8" w:rsidP="00D563C5">
            <w:pPr>
              <w:widowControl/>
              <w:spacing w:before="0" w:after="0"/>
              <w:ind w:firstLine="0"/>
              <w:jc w:val="center"/>
              <w:rPr>
                <w:sz w:val="26"/>
                <w:szCs w:val="26"/>
              </w:rPr>
            </w:pPr>
            <w:r w:rsidRPr="00171262">
              <w:rPr>
                <w:sz w:val="26"/>
                <w:szCs w:val="26"/>
              </w:rPr>
              <w:t>49,61</w:t>
            </w:r>
          </w:p>
        </w:tc>
        <w:tc>
          <w:tcPr>
            <w:tcW w:w="1161" w:type="dxa"/>
            <w:vAlign w:val="center"/>
          </w:tcPr>
          <w:p w14:paraId="1F054CED" w14:textId="77777777" w:rsidR="009C06F8" w:rsidRPr="00171262" w:rsidRDefault="009C06F8" w:rsidP="00D563C5">
            <w:pPr>
              <w:widowControl/>
              <w:spacing w:before="0" w:after="0"/>
              <w:ind w:firstLine="0"/>
              <w:jc w:val="center"/>
              <w:rPr>
                <w:sz w:val="26"/>
                <w:szCs w:val="26"/>
              </w:rPr>
            </w:pPr>
            <w:r w:rsidRPr="00171262">
              <w:rPr>
                <w:sz w:val="26"/>
                <w:szCs w:val="26"/>
              </w:rPr>
              <w:t>57,05</w:t>
            </w:r>
          </w:p>
        </w:tc>
        <w:tc>
          <w:tcPr>
            <w:tcW w:w="1161" w:type="dxa"/>
            <w:vAlign w:val="center"/>
          </w:tcPr>
          <w:p w14:paraId="2964DD9E" w14:textId="77777777" w:rsidR="009C06F8" w:rsidRPr="00171262" w:rsidRDefault="009C06F8" w:rsidP="00D563C5">
            <w:pPr>
              <w:widowControl/>
              <w:spacing w:before="0" w:after="0"/>
              <w:ind w:firstLine="0"/>
              <w:jc w:val="center"/>
              <w:rPr>
                <w:sz w:val="26"/>
                <w:szCs w:val="26"/>
              </w:rPr>
            </w:pPr>
            <w:r w:rsidRPr="00171262">
              <w:rPr>
                <w:sz w:val="26"/>
                <w:szCs w:val="26"/>
              </w:rPr>
              <w:t>66,14</w:t>
            </w:r>
          </w:p>
        </w:tc>
        <w:tc>
          <w:tcPr>
            <w:tcW w:w="1161" w:type="dxa"/>
            <w:vAlign w:val="center"/>
          </w:tcPr>
          <w:p w14:paraId="1D96AEBF" w14:textId="77777777" w:rsidR="009C06F8" w:rsidRPr="00171262" w:rsidRDefault="009C06F8" w:rsidP="00D563C5">
            <w:pPr>
              <w:widowControl/>
              <w:spacing w:before="0" w:after="0"/>
              <w:ind w:firstLine="0"/>
              <w:jc w:val="center"/>
              <w:rPr>
                <w:sz w:val="26"/>
                <w:szCs w:val="26"/>
              </w:rPr>
            </w:pPr>
            <w:r w:rsidRPr="00171262">
              <w:rPr>
                <w:sz w:val="26"/>
                <w:szCs w:val="26"/>
              </w:rPr>
              <w:t>76,07</w:t>
            </w:r>
          </w:p>
        </w:tc>
      </w:tr>
    </w:tbl>
    <w:p w14:paraId="6A8B30A4" w14:textId="77777777" w:rsidR="005C2626" w:rsidRPr="00171262" w:rsidRDefault="001D0753">
      <w:r w:rsidRPr="00171262">
        <w:rPr>
          <w:b/>
        </w:rPr>
        <w:t xml:space="preserve">2. </w:t>
      </w:r>
      <w:r w:rsidR="00A27C38" w:rsidRPr="00171262">
        <w:rPr>
          <w:b/>
        </w:rPr>
        <w:t>Hiệu quả về tài chính (ước tính)</w:t>
      </w:r>
    </w:p>
    <w:p w14:paraId="78D5EA27" w14:textId="77777777" w:rsidR="00BB773A" w:rsidRPr="00171262" w:rsidRDefault="00A27C38" w:rsidP="003A49E2">
      <w:r w:rsidRPr="00171262">
        <w:t>Dự toán thu – chi theo năm được xây dựng trên cơ sở mức học phí Hạng A dự kiến, các khoản chi phí đào tạo và cơ chế khoán kinh phí; chỉ tính các khoản thu, chi trực tiếp của hoạt động đào tạo, sát hạch Hạng A</w:t>
      </w:r>
    </w:p>
    <w:p w14:paraId="4184CD8F" w14:textId="640AD0B3" w:rsidR="005C2626" w:rsidRPr="00171262" w:rsidRDefault="00BB773A" w:rsidP="003A49E2">
      <w:r w:rsidRPr="00171262">
        <w:t xml:space="preserve">Kết quả tính toán chi tiết tại Phụ lục IV: Doanh thu tăng từ khoảng 546 triệu đồng (năm thứ nhất, Hạng A hoạt động khoảng 05 tháng) lên khoảng 2.768 triệu đồng (năm thứ năm); năm thứ nhất </w:t>
      </w:r>
      <w:del w:id="1065" w:author="Chốt nội dung mục 3.2, 23/10/2026 (Claude)" w:date="2026-10-23T15:39:02Z">
        <w:r w:rsidRPr="00171262">
          <w:delText xml:space="preserve">lợi nhuận sau thuế âm khoảng 61 triệu đồng do chi phí bồi dưỡng nhà giáo và khấu hao ban đầu</w:delText>
        </w:r>
      </w:del>
      <w:ins w:id="1066" w:author="Chốt nội dung mục 3.2, 23/10/2026 (Claude)" w:date="2026-10-23T15:39:02Z">
        <w:r w:rsidRPr="00171262">
          <w:t xml:space="preserve">lợi nhuận sau thuế xấp xỉ hòa (âm khoảng 01 triệu đồng) do khấu hao ban đầu</w:t>
        </w:r>
      </w:ins>
      <w:r w:rsidRPr="00171262">
        <w:t xml:space="preserve">; từ năm thứ hai </w:t>
      </w:r>
      <w:del w:id="1067" w:author="Chốt nội dung mục 3.2, 23/10/2026 (Claude)" w:date="2026-10-23T15:39:02Z">
        <w:r w:rsidRPr="00171262">
          <w:delText xml:space="preserve">có lãi khoảng 170–448 triệu đồng/năm</w:delText>
        </w:r>
      </w:del>
      <w:ins w:id="1068" w:author="Chốt nội dung mục 3.2, 23/10/2026 (Claude)" w:date="2026-10-23T15:39:02Z">
        <w:r w:rsidRPr="00171262">
          <w:t xml:space="preserve">có lãi khoảng 169–447 triệu đồng/năm</w:t>
        </w:r>
      </w:ins>
      <w:r w:rsidRPr="00171262">
        <w:t xml:space="preserve">. </w:t>
      </w:r>
      <w:del w:id="1069" w:author="Chốt nội dung mục 3.2, 23/10/2026 (Claude)" w:date="2026-10-23T15:39:02Z">
        <w:r w:rsidRPr="00171262">
          <w:delText xml:space="preserve">Tính trên vốn đầu tư tài sản khoảng 1.669,0 triệu đồng (Bảng 10, không gồm 61,2 triệu đồng chi phí bồi dưỡng đã tính vào chi phí năm thứ nhất), dòng tiền lũy kế 05 năm khoảng 2.001 triệu đồng;</w:delText>
        </w:r>
      </w:del>
      <w:ins w:id="1070" w:author="Chốt nội dung mục 3.2, 23/10/2026 (Claude)" w:date="2026-10-23T15:39:02Z">
        <w:r w:rsidRPr="00171262">
          <w:t xml:space="preserve">Tính trên vốn ban đầu khoảng 1.730,2 triệu đồng (Bảng 10, gồm 61,2 triệu đồng chi phí bồi dưỡng chi trong năm 2026), dòng tiền lũy kế 05 năm khoảng 2.063 triệu đồng;</w:t>
        </w:r>
      </w:ins>
      <w:r w:rsidRPr="00171262">
        <w:t xml:space="preserve"> thời gian hoàn vốn giản đơn khoảng 4,5 năm, tính theo các năm của mô hình (năm thứ nhất hoạt động khoảng 05 tháng). Số lượt sát hạch Hạng A tại Trường tính bằng số học viên × 1,2 (gồm thi lại); khoản thu từ sân, thiết bị phục vụ sát hạch là giá dịch vụ theo thỏa thuận với cơ quan tổ chức sát hạch, </w:t>
      </w:r>
      <w:del w:id="1071" w:author="Chốt nội dung mục 3.2, 23/10/2026 (Claude)" w:date="2026-10-23T15:39:02Z">
        <w:r w:rsidRPr="00171262">
          <w:delText xml:space="preserve">tạm tính 68.900 đồng/lượt.</w:delText>
        </w:r>
      </w:del>
      <w:ins w:id="1072" w:author="Chốt nội dung mục 3.2, 23/10/2026 (Claude)" w:date="2026-10-23T15:39:02Z">
        <w:r w:rsidRPr="00171262">
          <w:t xml:space="preserve">tạm tính 68.900 đồng/lượt (giả định; Trường ký thỏa thuận với Phòng Cảnh sát giao thông Công an tỉnh trước khi khai thác).</w:t>
        </w:r>
      </w:ins>
      <w:r w:rsidRPr="00171262">
        <w:t xml:space="preserve"> Năm thứ nhất, số lượt sát hạch tại Trường phụ thuộc thời điểm được cấp lại giấy phép sát hạch bổ sung Hạng A, có thể thấp hơn mô hình. </w:t>
      </w:r>
      <w:del w:id="1073" w:author="Chốt nội dung mục 3.2, 23/10/2026 (Claude)" w:date="2026-10-23T15:39:02Z">
        <w:r w:rsidRPr="00171262">
          <w:delText xml:space="preserve">Các khoản bảo dưỡng thiết bị, sân bãi, vệ sinh phục vụ sát hạch tại bảng phân khai của Phụ lục V chưa tách riêng trong dự toán tổng hợp; nếu phải chi riêng, ngoài chi phí quản lý chung, thời gian hoàn vốn khoảng 4,7 năm.</w:delText>
        </w:r>
      </w:del>
      <w:ins w:id="1074" w:author="Chốt nội dung mục 3.2, 23/10/2026 (Claude)" w:date="2026-10-23T15:39:02Z">
        <w:r w:rsidRPr="00171262">
          <w:t xml:space="preserve">Các khoản bảo dưỡng thiết bị, sân bãi, vệ sinh phục vụ sát hạch đã bao gồm trong chi phí quản lý chung đào tạo, sát hạch (10% doanh thu); chi phí lương bộ phận quản lý tính bằng 15% lương trực tiếp.</w:t>
        </w:r>
      </w:ins>
      <w:r w:rsidRPr="00171262">
        <w:t xml:space="preserve"> Thuế thu nhập doanh nghiệp tính theo tỷ lệ trên doanh thu (Trường nộp thuế theo phương pháp trực tiếp) nên vẫn phát sinh trong năm có chênh lệch thu – chi âm. Bảng tính chi tiết tại Phụ lục V (tệp Excel kèm theo Đề án).</w:t>
      </w:r>
    </w:p>
    <w:p w14:paraId="1ECEB64D" w14:textId="0DF54A35" w:rsidR="005C2626" w:rsidRPr="00171262" w:rsidRDefault="00BB773A" w:rsidP="003A49E2">
      <w:r w:rsidRPr="00171262">
        <w:t xml:space="preserve">Phân tích độ nhạy theo số học viên Hạng A (Phụ lục V, sheet Độ nhạy): Đạt 100% kế hoạch tại Bảng 7 thì thời gian hoàn vốn </w:t>
      </w:r>
      <w:del w:id="1075" w:author="Chốt nội dung mục 3.2, 23/10/2026 (Claude)" w:date="2026-10-23T15:39:02Z">
        <w:r w:rsidRPr="00171262">
          <w:delText xml:space="preserve">khoảng 4,5 năm (vốn đầu tư tài sản tại Bảng 10)</w:delText>
        </w:r>
      </w:del>
      <w:ins w:id="1076" w:author="Chốt nội dung mục 3.2, 23/10/2026 (Claude)" w:date="2026-10-23T15:39:02Z">
        <w:r w:rsidRPr="00171262">
          <w:t xml:space="preserve">khoảng 4,5 năm (vốn ban đầu tại Bảng 10)</w:t>
        </w:r>
      </w:ins>
      <w:r w:rsidRPr="00171262">
        <w:t xml:space="preserve">; đạt 70% thì </w:t>
      </w:r>
      <w:del w:id="1077" w:author="Chốt nội dung mục 3.2, 23/10/2026 (Claude)" w:date="2026-10-23T15:39:02Z">
        <w:r w:rsidRPr="00171262">
          <w:delText xml:space="preserve">dòng tiền 05 năm khoảng 1.374 triệu đồng</w:delText>
        </w:r>
      </w:del>
      <w:ins w:id="1078" w:author="Chốt nội dung mục 3.2, 23/10/2026 (Claude)" w:date="2026-10-23T15:39:02Z">
        <w:r w:rsidRPr="00171262">
          <w:t xml:space="preserve">dòng tiền 05 năm khoảng 1.435 triệu đồng</w:t>
        </w:r>
      </w:ins>
      <w:r w:rsidRPr="00171262">
        <w:t xml:space="preserve">, chưa thu hồi đủ vốn trong 05 năm; đạt 50% thì lợi nhuận sau thuế âm trong 02 năm đầu, </w:t>
      </w:r>
      <w:del w:id="1079" w:author="Chốt nội dung mục 3.2, 23/10/2026 (Claude)" w:date="2026-10-23T15:39:02Z">
        <w:r w:rsidRPr="00171262">
          <w:delText xml:space="preserve">dòng tiền 05 năm khoảng 956 triệu đồng</w:delText>
        </w:r>
      </w:del>
      <w:ins w:id="1080" w:author="Chốt nội dung mục 3.2, 23/10/2026 (Claude)" w:date="2026-10-23T15:39:02Z">
        <w:r w:rsidRPr="00171262">
          <w:t xml:space="preserve">dòng tiền 05 năm khoảng 1.017 triệu đồng</w:t>
        </w:r>
      </w:ins>
      <w:r w:rsidRPr="00171262">
        <w:t xml:space="preserve">. </w:t>
      </w:r>
      <w:del w:id="1081" w:author="Chốt nội dung mục 3.2, 23/10/2026 (Claude)" w:date="2026-10-23T15:39:02Z">
        <w:r w:rsidRPr="00171262">
          <w:delText xml:space="preserve">Để thu hồi đủ vốn đầu tư tài sản trong 05 năm, số học viên phải đạt tối thiểu khoảng 84% kế hoạch (khoảng 90% nếu các khoản bảo dưỡng nêu trên phải chi riêng);</w:delText>
        </w:r>
      </w:del>
      <w:ins w:id="1082" w:author="Chốt nội dung mục 3.2, 23/10/2026 (Claude)" w:date="2026-10-23T15:39:02Z">
        <w:r w:rsidRPr="00171262">
          <w:t xml:space="preserve">Để thu hồi đủ vốn ban đầu trong 05 năm, số học viên phải đạt tối thiểu khoảng 84% kế hoạch;</w:t>
        </w:r>
      </w:ins>
      <w:r w:rsidRPr="00171262">
        <w:t xml:space="preserve"> nếu vốn đầu tư thực tế tăng 20% thì chưa hoàn vốn trong 05 năm.</w:t>
      </w:r>
    </w:p>
    <w:p w14:paraId="7B346928" w14:textId="77777777" w:rsidR="005C2626" w:rsidRPr="00171262" w:rsidRDefault="00A27C38">
      <w:pPr>
        <w:pStyle w:val="Heading1"/>
        <w:rPr>
          <w:color w:val="auto"/>
        </w:rPr>
      </w:pPr>
      <w:bookmarkStart w:id="45" w:name="_Toc243571158"/>
      <w:r w:rsidRPr="00171262">
        <w:rPr>
          <w:color w:val="auto"/>
        </w:rPr>
        <w:t>II. HIỆU QUẢ XÃ HỘI, MÔI TRƯỜNG, TÍNH BỀN VỮNG</w:t>
      </w:r>
      <w:bookmarkEnd w:id="45"/>
    </w:p>
    <w:p w14:paraId="24B324C9" w14:textId="77777777" w:rsidR="005C2626" w:rsidRPr="00171262" w:rsidRDefault="00A27C38">
      <w:r w:rsidRPr="00171262">
        <w:t>1. Hiệu quả xã hội: Đề án thực hiện thành công sẽ mang lại hiệu quả xã hội, thể hiện qua những điểm sau đây:</w:t>
      </w:r>
    </w:p>
    <w:p w14:paraId="0796F33D" w14:textId="77777777" w:rsidR="005C2626" w:rsidRPr="00171262" w:rsidRDefault="00A27C38" w:rsidP="003A49E2">
      <w:r w:rsidRPr="00171262">
        <w:t>a) Đáp ứng nhu cầu học và sát hạch Hạng A của người dân khu vực phía Tây tỉnh Quảng Ngãi (hiện chưa có cơ sở đào tạo Hạng A được cấp phép và chưa tổ chức sát hạch Hạng A), giảm chi phí, thời gian đi lại đến các cơ sở đào tạo, sát hạch ở khu vực phía Đông tỉnh và các địa phương khác;</w:t>
      </w:r>
    </w:p>
    <w:p w14:paraId="44FE11D3" w14:textId="77777777" w:rsidR="005C2626" w:rsidRPr="00171262" w:rsidRDefault="00A27C38" w:rsidP="003A49E2">
      <w:r w:rsidRPr="00171262">
        <w:t>b) Góp phần bảo đảm an toàn giao thông đường bộ thông qua đào tạo bài bản, sát hạch đúng quy chuẩn;</w:t>
      </w:r>
    </w:p>
    <w:p w14:paraId="61FE9B00" w14:textId="77777777" w:rsidR="005C2626" w:rsidRPr="00171262" w:rsidRDefault="00A27C38" w:rsidP="003A49E2">
      <w:r w:rsidRPr="00171262">
        <w:t>c) Phát huy hiệu quả sử dụng cơ sở vật chất, đội ngũ hiện có của Trường theo hướng bền vững;</w:t>
      </w:r>
    </w:p>
    <w:p w14:paraId="7F8D368C" w14:textId="77777777" w:rsidR="005C2626" w:rsidRPr="00171262" w:rsidRDefault="00A27C38" w:rsidP="003A49E2">
      <w:r w:rsidRPr="00171262">
        <w:t>d) Nâng cao vị thế, thương hiệu của Trường trong lĩnh vực đào tạo, sát hạch lái xe.</w:t>
      </w:r>
    </w:p>
    <w:p w14:paraId="67729A1C" w14:textId="77777777" w:rsidR="005C2626" w:rsidRPr="00171262" w:rsidRDefault="00A27C38" w:rsidP="003A49E2">
      <w:r w:rsidRPr="00171262">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328F0AC0" w14:textId="77777777" w:rsidR="005C2626" w:rsidRPr="00171262" w:rsidRDefault="00A27C38" w:rsidP="003A49E2">
      <w:r w:rsidRPr="00171262">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349C34C7" w14:textId="77777777" w:rsidR="005C2626" w:rsidRPr="00171262" w:rsidRDefault="00A27C38">
      <w:pPr>
        <w:pStyle w:val="Heading1"/>
        <w:rPr>
          <w:color w:val="auto"/>
        </w:rPr>
      </w:pPr>
      <w:bookmarkStart w:id="46" w:name="_Toc243571159"/>
      <w:r w:rsidRPr="00171262">
        <w:rPr>
          <w:color w:val="auto"/>
        </w:rPr>
        <w:t>III. QUẢN TRỊ RỦI RO</w:t>
      </w:r>
      <w:bookmarkEnd w:id="46"/>
    </w:p>
    <w:p w14:paraId="67A185A4" w14:textId="77777777" w:rsidR="007A160C" w:rsidRPr="00171262" w:rsidRDefault="007A160C" w:rsidP="007A160C">
      <w:pPr>
        <w:pStyle w:val="Heading2"/>
        <w:rPr>
          <w:color w:val="auto"/>
        </w:rPr>
      </w:pPr>
      <w:bookmarkStart w:id="47" w:name="_Toc243571160"/>
      <w:r w:rsidRPr="00171262">
        <w:rPr>
          <w:color w:val="auto"/>
        </w:rPr>
        <w:t>1. Cấp độ rủi ro</w:t>
      </w:r>
      <w:bookmarkEnd w:id="47"/>
    </w:p>
    <w:p w14:paraId="3A90CC21" w14:textId="77777777" w:rsidR="005C2626" w:rsidRPr="00171262" w:rsidRDefault="00A27C38" w:rsidP="003A49E2">
      <w:r w:rsidRPr="00171262">
        <w:t>Đề án nhận dạng rủi ro theo ba mức độ chấp nhận như sau:</w:t>
      </w:r>
    </w:p>
    <w:p w14:paraId="5FF3E8E0" w14:textId="77777777" w:rsidR="00D748D7" w:rsidRPr="00171262" w:rsidRDefault="00D748D7" w:rsidP="00D748D7">
      <w:pPr>
        <w:pStyle w:val="tnbng"/>
        <w:rPr>
          <w:color w:val="auto"/>
        </w:rPr>
      </w:pPr>
      <w:r w:rsidRPr="00171262">
        <w:rPr>
          <w:color w:val="auto"/>
        </w:rPr>
        <w:t>Bảng 12. Nhận dạng rủi ro</w:t>
      </w:r>
    </w:p>
    <w:tbl>
      <w:tblPr>
        <w:tblStyle w:val="TableGrid"/>
        <w:tblW w:w="9068" w:type="dxa"/>
        <w:tblLook w:val="04A0" w:firstRow="1" w:lastRow="0" w:firstColumn="1" w:lastColumn="0" w:noHBand="0" w:noVBand="1"/>
      </w:tblPr>
      <w:tblGrid>
        <w:gridCol w:w="7083"/>
        <w:gridCol w:w="1985"/>
      </w:tblGrid>
      <w:tr w:rsidR="007221BB" w:rsidRPr="00171262" w14:paraId="74F6C594" w14:textId="77777777" w:rsidTr="00B0238A">
        <w:trPr>
          <w:cantSplit/>
          <w:tblHeader/>
        </w:trPr>
        <w:tc>
          <w:tcPr>
            <w:tcW w:w="7083" w:type="dxa"/>
            <w:vAlign w:val="center"/>
          </w:tcPr>
          <w:p w14:paraId="2B39BFE1" w14:textId="77777777" w:rsidR="005C2626" w:rsidRPr="00171262" w:rsidRDefault="00A27C38" w:rsidP="00B0238A">
            <w:pPr>
              <w:spacing w:before="20" w:after="20"/>
              <w:ind w:firstLine="0"/>
              <w:jc w:val="center"/>
              <w:rPr>
                <w:sz w:val="26"/>
                <w:szCs w:val="26"/>
              </w:rPr>
            </w:pPr>
            <w:r w:rsidRPr="00171262">
              <w:rPr>
                <w:b/>
                <w:sz w:val="26"/>
                <w:szCs w:val="26"/>
              </w:rPr>
              <w:t>Phạm vi rủi ro</w:t>
            </w:r>
          </w:p>
        </w:tc>
        <w:tc>
          <w:tcPr>
            <w:tcW w:w="1985" w:type="dxa"/>
            <w:vAlign w:val="center"/>
          </w:tcPr>
          <w:p w14:paraId="6182E0CB" w14:textId="77777777" w:rsidR="005C2626" w:rsidRPr="00171262" w:rsidRDefault="00A27C38" w:rsidP="00B0238A">
            <w:pPr>
              <w:spacing w:before="20" w:after="20"/>
              <w:ind w:firstLine="0"/>
              <w:jc w:val="center"/>
              <w:rPr>
                <w:sz w:val="26"/>
                <w:szCs w:val="26"/>
              </w:rPr>
            </w:pPr>
            <w:r w:rsidRPr="00171262">
              <w:rPr>
                <w:b/>
                <w:sz w:val="26"/>
                <w:szCs w:val="26"/>
              </w:rPr>
              <w:t>Mức độ chấp nhận</w:t>
            </w:r>
          </w:p>
        </w:tc>
      </w:tr>
      <w:tr w:rsidR="007221BB" w:rsidRPr="00171262" w14:paraId="534A4DFB" w14:textId="77777777" w:rsidTr="00B0238A">
        <w:trPr>
          <w:cantSplit/>
        </w:trPr>
        <w:tc>
          <w:tcPr>
            <w:tcW w:w="7083" w:type="dxa"/>
            <w:vAlign w:val="center"/>
          </w:tcPr>
          <w:p w14:paraId="3A06A5F1" w14:textId="77777777" w:rsidR="005C2626" w:rsidRPr="00171262" w:rsidRDefault="00A27C38" w:rsidP="00B0238A">
            <w:pPr>
              <w:spacing w:before="20" w:after="20"/>
              <w:ind w:firstLine="0"/>
              <w:rPr>
                <w:sz w:val="26"/>
                <w:szCs w:val="26"/>
              </w:rPr>
            </w:pPr>
            <w:r w:rsidRPr="00171262">
              <w:rPr>
                <w:sz w:val="26"/>
                <w:szCs w:val="26"/>
              </w:rPr>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2C18ED09" w14:textId="77777777" w:rsidR="005C2626" w:rsidRPr="00171262" w:rsidRDefault="005C2626" w:rsidP="00B0238A">
            <w:pPr>
              <w:spacing w:before="20" w:after="20"/>
              <w:ind w:firstLine="0"/>
              <w:jc w:val="center"/>
              <w:rPr>
                <w:sz w:val="26"/>
                <w:szCs w:val="26"/>
              </w:rPr>
            </w:pPr>
            <w:r w:rsidRPr="00171262">
              <w:rPr>
                <w:sz w:val="26"/>
                <w:szCs w:val="26"/>
              </w:rPr>
              <w:t>Không chấp nhận</w:t>
            </w:r>
          </w:p>
        </w:tc>
      </w:tr>
      <w:tr w:rsidR="007221BB" w:rsidRPr="00171262" w14:paraId="5F9E6D37" w14:textId="77777777" w:rsidTr="00B0238A">
        <w:trPr>
          <w:cantSplit/>
        </w:trPr>
        <w:tc>
          <w:tcPr>
            <w:tcW w:w="7083" w:type="dxa"/>
            <w:vAlign w:val="center"/>
          </w:tcPr>
          <w:p w14:paraId="649E7C9C" w14:textId="77777777" w:rsidR="005C2626" w:rsidRPr="00171262" w:rsidRDefault="00A27C38" w:rsidP="00B0238A">
            <w:pPr>
              <w:spacing w:before="20" w:after="20"/>
              <w:ind w:firstLine="0"/>
              <w:rPr>
                <w:sz w:val="26"/>
                <w:szCs w:val="26"/>
              </w:rPr>
            </w:pPr>
            <w:r w:rsidRPr="00171262">
              <w:rPr>
                <w:sz w:val="26"/>
                <w:szCs w:val="26"/>
              </w:rPr>
              <w:t>Đầu tư theo giai đoạn; xã hội hóa phương tiện; điều chỉnh cơ chế khoán; điều chỉnh tiến độ theo quy định mới</w:t>
            </w:r>
          </w:p>
        </w:tc>
        <w:tc>
          <w:tcPr>
            <w:tcW w:w="1985" w:type="dxa"/>
            <w:vAlign w:val="center"/>
          </w:tcPr>
          <w:p w14:paraId="2F1F5220" w14:textId="77777777" w:rsidR="005C2626" w:rsidRPr="00171262" w:rsidRDefault="005C2626" w:rsidP="00B0238A">
            <w:pPr>
              <w:spacing w:before="20" w:after="20"/>
              <w:ind w:firstLine="0"/>
              <w:jc w:val="center"/>
              <w:rPr>
                <w:sz w:val="26"/>
                <w:szCs w:val="26"/>
              </w:rPr>
            </w:pPr>
            <w:r w:rsidRPr="00171262">
              <w:rPr>
                <w:sz w:val="26"/>
                <w:szCs w:val="26"/>
              </w:rPr>
              <w:t>Chấp nhận có kiểm soát</w:t>
            </w:r>
          </w:p>
        </w:tc>
      </w:tr>
      <w:tr w:rsidR="007221BB" w:rsidRPr="00171262" w14:paraId="0B7DFAD8" w14:textId="77777777" w:rsidTr="00B0238A">
        <w:trPr>
          <w:cantSplit/>
        </w:trPr>
        <w:tc>
          <w:tcPr>
            <w:tcW w:w="7083" w:type="dxa"/>
            <w:vAlign w:val="center"/>
          </w:tcPr>
          <w:p w14:paraId="5BD0BDC8" w14:textId="77777777" w:rsidR="005C2626" w:rsidRPr="00171262" w:rsidRDefault="00A27C38" w:rsidP="00B0238A">
            <w:pPr>
              <w:spacing w:before="20" w:after="20"/>
              <w:ind w:firstLine="0"/>
              <w:rPr>
                <w:sz w:val="26"/>
                <w:szCs w:val="26"/>
              </w:rPr>
            </w:pPr>
            <w:r w:rsidRPr="00171262">
              <w:rPr>
                <w:sz w:val="26"/>
                <w:szCs w:val="26"/>
              </w:rPr>
              <w:t>Ứng dụng công nghệ thông tin trong quản lý, giám sát đào tạo; cải tiến chương trình, nâng cao chất lượng đào tạo thực hành</w:t>
            </w:r>
          </w:p>
        </w:tc>
        <w:tc>
          <w:tcPr>
            <w:tcW w:w="1985" w:type="dxa"/>
            <w:vAlign w:val="center"/>
          </w:tcPr>
          <w:p w14:paraId="720D8396" w14:textId="77777777" w:rsidR="005C2626" w:rsidRPr="00171262" w:rsidRDefault="005C2626" w:rsidP="00B0238A">
            <w:pPr>
              <w:spacing w:before="20" w:after="20"/>
              <w:ind w:firstLine="0"/>
              <w:jc w:val="center"/>
              <w:rPr>
                <w:sz w:val="26"/>
                <w:szCs w:val="26"/>
              </w:rPr>
            </w:pPr>
            <w:r w:rsidRPr="00171262">
              <w:rPr>
                <w:sz w:val="26"/>
                <w:szCs w:val="26"/>
              </w:rPr>
              <w:t>Khuyến khích</w:t>
            </w:r>
          </w:p>
        </w:tc>
      </w:tr>
    </w:tbl>
    <w:p w14:paraId="7B0CF2ED" w14:textId="77777777" w:rsidR="007A160C" w:rsidRPr="00171262" w:rsidRDefault="007A160C" w:rsidP="007A160C">
      <w:pPr>
        <w:pStyle w:val="Heading2"/>
        <w:rPr>
          <w:color w:val="auto"/>
        </w:rPr>
      </w:pPr>
      <w:bookmarkStart w:id="48" w:name="_Toc243571161"/>
      <w:r w:rsidRPr="00171262">
        <w:rPr>
          <w:color w:val="auto"/>
        </w:rPr>
        <w:t>2. Cơ chế kiểm soát rủi ro</w:t>
      </w:r>
      <w:bookmarkEnd w:id="48"/>
    </w:p>
    <w:p w14:paraId="3AD072B9" w14:textId="77777777" w:rsidR="00D748D7" w:rsidRPr="00171262" w:rsidRDefault="00D748D7" w:rsidP="00D748D7">
      <w:pPr>
        <w:pStyle w:val="tnbng"/>
        <w:rPr>
          <w:color w:val="auto"/>
        </w:rPr>
      </w:pPr>
      <w:r w:rsidRPr="00171262">
        <w:rPr>
          <w:color w:val="auto"/>
        </w:rPr>
        <w:t>Bảng 13. Cơ chế kiểm soát rủi ro</w:t>
      </w:r>
    </w:p>
    <w:tbl>
      <w:tblPr>
        <w:tblStyle w:val="TableGrid"/>
        <w:tblW w:w="8784" w:type="dxa"/>
        <w:tblLook w:val="04A0" w:firstRow="1" w:lastRow="0" w:firstColumn="1" w:lastColumn="0" w:noHBand="0" w:noVBand="1"/>
      </w:tblPr>
      <w:tblGrid>
        <w:gridCol w:w="704"/>
        <w:gridCol w:w="1257"/>
        <w:gridCol w:w="2003"/>
        <w:gridCol w:w="1112"/>
        <w:gridCol w:w="1638"/>
        <w:gridCol w:w="2070"/>
      </w:tblGrid>
      <w:tr w:rsidR="007221BB" w:rsidRPr="00171262" w14:paraId="3D59577F" w14:textId="77777777" w:rsidTr="00D563C5">
        <w:trPr>
          <w:cantSplit/>
          <w:tblHeader/>
        </w:trPr>
        <w:tc>
          <w:tcPr>
            <w:tcW w:w="704" w:type="dxa"/>
            <w:vAlign w:val="center"/>
          </w:tcPr>
          <w:p w14:paraId="69CDEA29" w14:textId="77777777" w:rsidR="005C2626" w:rsidRPr="00171262" w:rsidRDefault="00A27C38" w:rsidP="00BE60C7">
            <w:pPr>
              <w:spacing w:before="20" w:after="20"/>
              <w:ind w:firstLine="0"/>
              <w:jc w:val="center"/>
              <w:rPr>
                <w:sz w:val="26"/>
                <w:szCs w:val="26"/>
              </w:rPr>
            </w:pPr>
            <w:r w:rsidRPr="00171262">
              <w:rPr>
                <w:b/>
                <w:sz w:val="26"/>
                <w:szCs w:val="26"/>
              </w:rPr>
              <w:t>TT</w:t>
            </w:r>
          </w:p>
        </w:tc>
        <w:tc>
          <w:tcPr>
            <w:tcW w:w="1257" w:type="dxa"/>
            <w:vAlign w:val="center"/>
          </w:tcPr>
          <w:p w14:paraId="1B9D27A0" w14:textId="77777777" w:rsidR="005C2626" w:rsidRPr="00171262" w:rsidRDefault="00A27C38" w:rsidP="00BE60C7">
            <w:pPr>
              <w:spacing w:before="20" w:after="20"/>
              <w:ind w:firstLine="0"/>
              <w:jc w:val="center"/>
              <w:rPr>
                <w:sz w:val="26"/>
                <w:szCs w:val="26"/>
              </w:rPr>
            </w:pPr>
            <w:r w:rsidRPr="00171262">
              <w:rPr>
                <w:b/>
                <w:sz w:val="26"/>
                <w:szCs w:val="26"/>
              </w:rPr>
              <w:t>Nhóm rủi ro</w:t>
            </w:r>
          </w:p>
        </w:tc>
        <w:tc>
          <w:tcPr>
            <w:tcW w:w="2003" w:type="dxa"/>
            <w:vAlign w:val="center"/>
          </w:tcPr>
          <w:p w14:paraId="7705DAD8" w14:textId="77777777" w:rsidR="005C2626" w:rsidRPr="00171262" w:rsidRDefault="00A27C38" w:rsidP="00BE60C7">
            <w:pPr>
              <w:spacing w:before="20" w:after="20"/>
              <w:ind w:firstLine="0"/>
              <w:jc w:val="center"/>
              <w:rPr>
                <w:sz w:val="26"/>
                <w:szCs w:val="26"/>
              </w:rPr>
            </w:pPr>
            <w:r w:rsidRPr="00171262">
              <w:rPr>
                <w:b/>
                <w:sz w:val="26"/>
                <w:szCs w:val="26"/>
              </w:rPr>
              <w:t>Mô tả</w:t>
            </w:r>
          </w:p>
        </w:tc>
        <w:tc>
          <w:tcPr>
            <w:tcW w:w="1112" w:type="dxa"/>
            <w:vAlign w:val="center"/>
          </w:tcPr>
          <w:p w14:paraId="36A999BD" w14:textId="77777777" w:rsidR="005C2626" w:rsidRPr="00171262" w:rsidRDefault="00A27C38" w:rsidP="00BE60C7">
            <w:pPr>
              <w:spacing w:before="20" w:after="20"/>
              <w:ind w:firstLine="0"/>
              <w:jc w:val="center"/>
              <w:rPr>
                <w:sz w:val="26"/>
                <w:szCs w:val="26"/>
              </w:rPr>
            </w:pPr>
            <w:r w:rsidRPr="00171262">
              <w:rPr>
                <w:b/>
                <w:sz w:val="26"/>
                <w:szCs w:val="26"/>
              </w:rPr>
              <w:t>Mức độ</w:t>
            </w:r>
          </w:p>
        </w:tc>
        <w:tc>
          <w:tcPr>
            <w:tcW w:w="1638" w:type="dxa"/>
            <w:vAlign w:val="center"/>
          </w:tcPr>
          <w:p w14:paraId="237BB883" w14:textId="77777777" w:rsidR="005C2626" w:rsidRPr="00171262" w:rsidRDefault="00A27C38" w:rsidP="00BE60C7">
            <w:pPr>
              <w:spacing w:before="20" w:after="20"/>
              <w:ind w:firstLine="0"/>
              <w:jc w:val="center"/>
              <w:rPr>
                <w:sz w:val="26"/>
                <w:szCs w:val="26"/>
              </w:rPr>
            </w:pPr>
            <w:r w:rsidRPr="00171262">
              <w:rPr>
                <w:b/>
                <w:sz w:val="26"/>
                <w:szCs w:val="26"/>
              </w:rPr>
              <w:t>Dấu hiệu, cảnh báo</w:t>
            </w:r>
          </w:p>
        </w:tc>
        <w:tc>
          <w:tcPr>
            <w:tcW w:w="2070" w:type="dxa"/>
            <w:vAlign w:val="center"/>
          </w:tcPr>
          <w:p w14:paraId="5C622CB1" w14:textId="77777777" w:rsidR="005C2626" w:rsidRPr="00171262" w:rsidRDefault="00A27C38" w:rsidP="00BE60C7">
            <w:pPr>
              <w:spacing w:before="20" w:after="20"/>
              <w:ind w:firstLine="0"/>
              <w:jc w:val="center"/>
              <w:rPr>
                <w:sz w:val="26"/>
                <w:szCs w:val="26"/>
              </w:rPr>
            </w:pPr>
            <w:r w:rsidRPr="00171262">
              <w:rPr>
                <w:b/>
                <w:sz w:val="26"/>
                <w:szCs w:val="26"/>
              </w:rPr>
              <w:t>Biện pháp kiểm soát</w:t>
            </w:r>
          </w:p>
        </w:tc>
      </w:tr>
      <w:tr w:rsidR="007221BB" w:rsidRPr="00171262" w14:paraId="1DE7F721" w14:textId="77777777" w:rsidTr="00D563C5">
        <w:trPr>
          <w:cantSplit/>
        </w:trPr>
        <w:tc>
          <w:tcPr>
            <w:tcW w:w="704" w:type="dxa"/>
            <w:vAlign w:val="center"/>
          </w:tcPr>
          <w:p w14:paraId="277E6AC5" w14:textId="77777777" w:rsidR="005C2626" w:rsidRPr="00171262" w:rsidRDefault="00A27C38" w:rsidP="00BE60C7">
            <w:pPr>
              <w:spacing w:before="20" w:after="20"/>
              <w:ind w:firstLine="0"/>
              <w:jc w:val="center"/>
              <w:rPr>
                <w:sz w:val="26"/>
                <w:szCs w:val="26"/>
              </w:rPr>
            </w:pPr>
            <w:r w:rsidRPr="00171262">
              <w:rPr>
                <w:sz w:val="26"/>
                <w:szCs w:val="26"/>
              </w:rPr>
              <w:t>1</w:t>
            </w:r>
          </w:p>
        </w:tc>
        <w:tc>
          <w:tcPr>
            <w:tcW w:w="1257" w:type="dxa"/>
            <w:vAlign w:val="center"/>
          </w:tcPr>
          <w:p w14:paraId="37D2D3EB" w14:textId="77777777" w:rsidR="005C2626" w:rsidRPr="00171262" w:rsidRDefault="00A27C38" w:rsidP="00BE60C7">
            <w:pPr>
              <w:spacing w:before="20" w:after="20"/>
              <w:ind w:firstLine="0"/>
              <w:jc w:val="center"/>
              <w:rPr>
                <w:sz w:val="26"/>
                <w:szCs w:val="26"/>
              </w:rPr>
            </w:pPr>
            <w:r w:rsidRPr="00171262">
              <w:rPr>
                <w:sz w:val="26"/>
                <w:szCs w:val="26"/>
              </w:rPr>
              <w:t>Pháp lý và tuân thủ</w:t>
            </w:r>
          </w:p>
        </w:tc>
        <w:tc>
          <w:tcPr>
            <w:tcW w:w="2003" w:type="dxa"/>
            <w:vAlign w:val="center"/>
          </w:tcPr>
          <w:p w14:paraId="2E18BBBC" w14:textId="77777777" w:rsidR="005C2626" w:rsidRPr="00171262" w:rsidRDefault="005C2626" w:rsidP="00BE60C7">
            <w:pPr>
              <w:spacing w:before="20" w:after="20"/>
              <w:ind w:firstLine="0"/>
              <w:jc w:val="center"/>
              <w:rPr>
                <w:sz w:val="26"/>
                <w:szCs w:val="26"/>
              </w:rPr>
            </w:pPr>
            <w:r w:rsidRPr="00171262">
              <w:rPr>
                <w:sz w:val="26"/>
                <w:szCs w:val="26"/>
              </w:rPr>
              <w:t>Chưa được công bố đủ điều kiện đào tạo Hạng A; chưa được cấp lại giấy phép sát hạch bổ sung Hạng A; áp dụng khác nhau về loại trung tâm, ngưỡng diện tích; chưa hoàn thiện hệ thống truyền dữ liệu giám sát sát hạch, định danh điện tử trước 01/01/2027</w:t>
            </w:r>
          </w:p>
        </w:tc>
        <w:tc>
          <w:tcPr>
            <w:tcW w:w="1112" w:type="dxa"/>
            <w:vAlign w:val="center"/>
          </w:tcPr>
          <w:p w14:paraId="05E6DB37" w14:textId="77777777" w:rsidR="005C2626" w:rsidRPr="00171262" w:rsidRDefault="00A27C38" w:rsidP="00BE60C7">
            <w:pPr>
              <w:spacing w:before="20" w:after="20"/>
              <w:ind w:firstLine="0"/>
              <w:jc w:val="center"/>
              <w:rPr>
                <w:sz w:val="26"/>
                <w:szCs w:val="26"/>
              </w:rPr>
            </w:pPr>
            <w:r w:rsidRPr="00171262">
              <w:rPr>
                <w:sz w:val="26"/>
                <w:szCs w:val="26"/>
              </w:rPr>
              <w:t>Cao</w:t>
            </w:r>
          </w:p>
        </w:tc>
        <w:tc>
          <w:tcPr>
            <w:tcW w:w="1638" w:type="dxa"/>
            <w:vAlign w:val="center"/>
          </w:tcPr>
          <w:p w14:paraId="04747E23" w14:textId="77777777" w:rsidR="005C2626" w:rsidRPr="00171262" w:rsidRDefault="005C2626" w:rsidP="00BE60C7">
            <w:pPr>
              <w:spacing w:before="20" w:after="20"/>
              <w:ind w:firstLine="0"/>
              <w:jc w:val="center"/>
              <w:rPr>
                <w:sz w:val="26"/>
                <w:szCs w:val="26"/>
              </w:rPr>
            </w:pPr>
            <w:r w:rsidRPr="00171262">
              <w:rPr>
                <w:sz w:val="26"/>
                <w:szCs w:val="26"/>
              </w:rPr>
              <w:t>Kết quả kiểm tra của Sở Xây dựng, Phòng Cảnh sát giao thông; mốc 01/01/2027, 01/3/2027, 01/01/2028</w:t>
            </w:r>
          </w:p>
        </w:tc>
        <w:tc>
          <w:tcPr>
            <w:tcW w:w="2070" w:type="dxa"/>
            <w:vAlign w:val="center"/>
          </w:tcPr>
          <w:p w14:paraId="0417BE30" w14:textId="77777777" w:rsidR="005C2626" w:rsidRPr="00171262" w:rsidRDefault="00A27C38" w:rsidP="00BE60C7">
            <w:pPr>
              <w:spacing w:before="20" w:after="20"/>
              <w:ind w:firstLine="0"/>
              <w:jc w:val="center"/>
              <w:rPr>
                <w:sz w:val="26"/>
                <w:szCs w:val="26"/>
              </w:rPr>
            </w:pPr>
            <w:r w:rsidRPr="00171262">
              <w:rPr>
                <w:sz w:val="26"/>
                <w:szCs w:val="26"/>
              </w:rPr>
              <w:t>Tự rà soát, hoàn thiện đủ điều kiện theo Nghị định số 94/2026/NĐ-CP, QCVN 15:2026/BCA trước khi nộp hồ sơ; chỉ đào tạo, sát hạch trong phạm vi được công bố, cấp phép; theo dõi văn bản mới hằng quý</w:t>
            </w:r>
          </w:p>
        </w:tc>
      </w:tr>
      <w:tr w:rsidR="007221BB" w:rsidRPr="00171262" w14:paraId="196FC312" w14:textId="77777777" w:rsidTr="00D563C5">
        <w:trPr>
          <w:cantSplit/>
        </w:trPr>
        <w:tc>
          <w:tcPr>
            <w:tcW w:w="704" w:type="dxa"/>
            <w:vAlign w:val="center"/>
          </w:tcPr>
          <w:p w14:paraId="67006F99" w14:textId="77777777" w:rsidR="005C2626" w:rsidRPr="00171262" w:rsidRDefault="00A27C38" w:rsidP="00BE60C7">
            <w:pPr>
              <w:spacing w:before="20" w:after="20"/>
              <w:ind w:firstLine="0"/>
              <w:jc w:val="center"/>
              <w:rPr>
                <w:sz w:val="26"/>
                <w:szCs w:val="26"/>
              </w:rPr>
            </w:pPr>
            <w:r w:rsidRPr="00171262">
              <w:rPr>
                <w:sz w:val="26"/>
                <w:szCs w:val="26"/>
              </w:rPr>
              <w:t>2</w:t>
            </w:r>
          </w:p>
        </w:tc>
        <w:tc>
          <w:tcPr>
            <w:tcW w:w="1257" w:type="dxa"/>
            <w:vAlign w:val="center"/>
          </w:tcPr>
          <w:p w14:paraId="16C62CC8" w14:textId="77777777" w:rsidR="005C2626" w:rsidRPr="00171262" w:rsidRDefault="00A27C38" w:rsidP="00BE60C7">
            <w:pPr>
              <w:spacing w:before="20" w:after="20"/>
              <w:ind w:firstLine="0"/>
              <w:jc w:val="center"/>
              <w:rPr>
                <w:sz w:val="26"/>
                <w:szCs w:val="26"/>
              </w:rPr>
            </w:pPr>
            <w:r w:rsidRPr="00171262">
              <w:rPr>
                <w:sz w:val="26"/>
                <w:szCs w:val="26"/>
              </w:rPr>
              <w:t>Nhân lực</w:t>
            </w:r>
          </w:p>
        </w:tc>
        <w:tc>
          <w:tcPr>
            <w:tcW w:w="2003" w:type="dxa"/>
            <w:vAlign w:val="center"/>
          </w:tcPr>
          <w:p w14:paraId="4BB0B339" w14:textId="77777777" w:rsidR="005C2626" w:rsidRPr="00171262" w:rsidRDefault="005C2626" w:rsidP="00BE60C7">
            <w:pPr>
              <w:spacing w:before="20" w:after="20"/>
              <w:ind w:firstLine="0"/>
              <w:jc w:val="center"/>
              <w:rPr>
                <w:sz w:val="26"/>
                <w:szCs w:val="26"/>
              </w:rPr>
            </w:pPr>
            <w:r w:rsidRPr="00171262">
              <w:rPr>
                <w:sz w:val="26"/>
                <w:szCs w:val="26"/>
              </w:rPr>
              <w:t>Thiếu nhà giáo có giấy chứng nhận giáo viên dạy thực hành Hạng A (hiện 06 người; 03 người hoàn thành tập huấn tháng 10–11/2026)</w:t>
            </w:r>
          </w:p>
        </w:tc>
        <w:tc>
          <w:tcPr>
            <w:tcW w:w="1112" w:type="dxa"/>
            <w:vAlign w:val="center"/>
          </w:tcPr>
          <w:p w14:paraId="54D85EE2" w14:textId="77777777" w:rsidR="005C2626" w:rsidRPr="00171262" w:rsidRDefault="00A27C38" w:rsidP="00BE60C7">
            <w:pPr>
              <w:spacing w:before="20" w:after="20"/>
              <w:ind w:firstLine="0"/>
              <w:jc w:val="center"/>
              <w:rPr>
                <w:sz w:val="26"/>
                <w:szCs w:val="26"/>
              </w:rPr>
            </w:pPr>
            <w:r w:rsidRPr="00171262">
              <w:rPr>
                <w:sz w:val="26"/>
                <w:szCs w:val="26"/>
              </w:rPr>
              <w:t>Cao</w:t>
            </w:r>
          </w:p>
        </w:tc>
        <w:tc>
          <w:tcPr>
            <w:tcW w:w="1638" w:type="dxa"/>
            <w:vAlign w:val="center"/>
          </w:tcPr>
          <w:p w14:paraId="0BBCE164" w14:textId="77777777" w:rsidR="005C2626" w:rsidRPr="00171262" w:rsidRDefault="005C2626" w:rsidP="00BE60C7">
            <w:pPr>
              <w:spacing w:before="20" w:after="20"/>
              <w:ind w:firstLine="0"/>
              <w:jc w:val="center"/>
              <w:rPr>
                <w:sz w:val="26"/>
                <w:szCs w:val="26"/>
              </w:rPr>
            </w:pPr>
            <w:r w:rsidRPr="00171262">
              <w:rPr>
                <w:sz w:val="26"/>
                <w:szCs w:val="26"/>
              </w:rPr>
              <w:t>Số nhà giáo đạt tiêu chuẩn so với nhu cầu</w:t>
            </w:r>
          </w:p>
        </w:tc>
        <w:tc>
          <w:tcPr>
            <w:tcW w:w="2070" w:type="dxa"/>
            <w:vAlign w:val="center"/>
          </w:tcPr>
          <w:p w14:paraId="681F7246" w14:textId="77777777" w:rsidR="005C2626" w:rsidRPr="00171262" w:rsidRDefault="00A27C38" w:rsidP="00BE60C7">
            <w:pPr>
              <w:spacing w:before="20" w:after="20"/>
              <w:ind w:firstLine="0"/>
              <w:jc w:val="center"/>
              <w:rPr>
                <w:sz w:val="26"/>
                <w:szCs w:val="26"/>
              </w:rPr>
            </w:pPr>
            <w:r w:rsidRPr="00171262">
              <w:rPr>
                <w:sz w:val="26"/>
                <w:szCs w:val="26"/>
              </w:rPr>
              <w:t>Kế hoạch nâng hạng, bồi dưỡng; hợp đồng, thỉnh giảng bổ sung; rà soát hồ sơ từng người theo Điều 10 Nghị định số 94/2026/NĐ-CP</w:t>
            </w:r>
          </w:p>
        </w:tc>
      </w:tr>
      <w:tr w:rsidR="007221BB" w:rsidRPr="00171262" w14:paraId="2C586097" w14:textId="77777777" w:rsidTr="00D563C5">
        <w:trPr>
          <w:cantSplit/>
        </w:trPr>
        <w:tc>
          <w:tcPr>
            <w:tcW w:w="704" w:type="dxa"/>
            <w:vAlign w:val="center"/>
          </w:tcPr>
          <w:p w14:paraId="6F9B42A2" w14:textId="77777777" w:rsidR="005C2626" w:rsidRPr="00171262" w:rsidRDefault="00A27C38" w:rsidP="00BE60C7">
            <w:pPr>
              <w:spacing w:before="20" w:after="20"/>
              <w:ind w:firstLine="0"/>
              <w:jc w:val="center"/>
              <w:rPr>
                <w:sz w:val="26"/>
                <w:szCs w:val="26"/>
              </w:rPr>
            </w:pPr>
            <w:r w:rsidRPr="00171262">
              <w:rPr>
                <w:sz w:val="26"/>
                <w:szCs w:val="26"/>
              </w:rPr>
              <w:t>3</w:t>
            </w:r>
          </w:p>
        </w:tc>
        <w:tc>
          <w:tcPr>
            <w:tcW w:w="1257" w:type="dxa"/>
            <w:vAlign w:val="center"/>
          </w:tcPr>
          <w:p w14:paraId="32582A6D" w14:textId="77777777" w:rsidR="005C2626" w:rsidRPr="00171262" w:rsidRDefault="00A27C38" w:rsidP="00BE60C7">
            <w:pPr>
              <w:spacing w:before="20" w:after="20"/>
              <w:ind w:firstLine="0"/>
              <w:jc w:val="center"/>
              <w:rPr>
                <w:sz w:val="26"/>
                <w:szCs w:val="26"/>
              </w:rPr>
            </w:pPr>
            <w:r w:rsidRPr="00171262">
              <w:rPr>
                <w:sz w:val="26"/>
                <w:szCs w:val="26"/>
              </w:rPr>
              <w:t>Đầu tư, tiến độ</w:t>
            </w:r>
          </w:p>
        </w:tc>
        <w:tc>
          <w:tcPr>
            <w:tcW w:w="2003" w:type="dxa"/>
            <w:vAlign w:val="center"/>
          </w:tcPr>
          <w:p w14:paraId="7B606EE3" w14:textId="77777777" w:rsidR="005C2626" w:rsidRPr="00171262" w:rsidRDefault="005C2626" w:rsidP="00BE60C7">
            <w:pPr>
              <w:spacing w:before="20" w:after="20"/>
              <w:ind w:firstLine="0"/>
              <w:jc w:val="center"/>
              <w:rPr>
                <w:sz w:val="26"/>
                <w:szCs w:val="26"/>
              </w:rPr>
            </w:pPr>
            <w:r w:rsidRPr="00171262">
              <w:rPr>
                <w:sz w:val="26"/>
                <w:szCs w:val="26"/>
              </w:rPr>
              <w:t>Chậm hoàn thành Giai đoạn 1 và hạng mục bài số 2 trước 01/01/2028; khái toán chưa gồm thoát nước, chiếu sáng, thiết bị bài số 2</w:t>
            </w:r>
          </w:p>
        </w:tc>
        <w:tc>
          <w:tcPr>
            <w:tcW w:w="1112" w:type="dxa"/>
            <w:vAlign w:val="center"/>
          </w:tcPr>
          <w:p w14:paraId="3D8AEBC2" w14:textId="77777777" w:rsidR="005C2626" w:rsidRPr="00171262" w:rsidRDefault="00A27C38" w:rsidP="00BE60C7">
            <w:pPr>
              <w:spacing w:before="20" w:after="20"/>
              <w:ind w:firstLine="0"/>
              <w:jc w:val="center"/>
              <w:rPr>
                <w:sz w:val="26"/>
                <w:szCs w:val="26"/>
              </w:rPr>
            </w:pPr>
            <w:r w:rsidRPr="00171262">
              <w:rPr>
                <w:sz w:val="26"/>
                <w:szCs w:val="26"/>
              </w:rPr>
              <w:t>Trung bình - Cao</w:t>
            </w:r>
          </w:p>
        </w:tc>
        <w:tc>
          <w:tcPr>
            <w:tcW w:w="1638" w:type="dxa"/>
            <w:vAlign w:val="center"/>
          </w:tcPr>
          <w:p w14:paraId="15833D88" w14:textId="77777777" w:rsidR="005C2626" w:rsidRPr="00171262" w:rsidRDefault="005C2626" w:rsidP="00BE60C7">
            <w:pPr>
              <w:spacing w:before="20" w:after="20"/>
              <w:ind w:firstLine="0"/>
              <w:jc w:val="center"/>
              <w:rPr>
                <w:sz w:val="26"/>
                <w:szCs w:val="26"/>
              </w:rPr>
            </w:pPr>
            <w:r w:rsidRPr="00171262">
              <w:rPr>
                <w:sz w:val="26"/>
                <w:szCs w:val="26"/>
              </w:rPr>
              <w:t>Tiến độ theo Phương án 12/PA-CĐKT; mốc 30/6/2027</w:t>
            </w:r>
          </w:p>
        </w:tc>
        <w:tc>
          <w:tcPr>
            <w:tcW w:w="2070" w:type="dxa"/>
            <w:vAlign w:val="center"/>
          </w:tcPr>
          <w:p w14:paraId="66DC4BE4" w14:textId="77777777" w:rsidR="005C2626" w:rsidRPr="00171262" w:rsidRDefault="00A27C38" w:rsidP="00BE60C7">
            <w:pPr>
              <w:spacing w:before="20" w:after="20"/>
              <w:ind w:firstLine="0"/>
              <w:jc w:val="center"/>
              <w:rPr>
                <w:sz w:val="26"/>
                <w:szCs w:val="26"/>
              </w:rPr>
            </w:pPr>
            <w:r w:rsidRPr="00171262">
              <w:rPr>
                <w:sz w:val="26"/>
                <w:szCs w:val="26"/>
              </w:rPr>
              <w:t>Lập một Báo cáo kinh tế - kỹ thuật tổng thể, phân kỳ giải ngân; lập dự toán bổ sung; chuẩn bị đầu tư từ đầu năm 2027</w:t>
            </w:r>
          </w:p>
        </w:tc>
      </w:tr>
      <w:tr w:rsidR="007221BB" w:rsidRPr="00171262" w14:paraId="1511460D" w14:textId="77777777" w:rsidTr="00D563C5">
        <w:trPr>
          <w:cantSplit/>
        </w:trPr>
        <w:tc>
          <w:tcPr>
            <w:tcW w:w="704" w:type="dxa"/>
            <w:vAlign w:val="center"/>
          </w:tcPr>
          <w:p w14:paraId="557E56DF" w14:textId="77777777" w:rsidR="005C2626" w:rsidRPr="00171262" w:rsidRDefault="00A27C38" w:rsidP="00BE60C7">
            <w:pPr>
              <w:spacing w:before="20" w:after="20"/>
              <w:ind w:firstLine="0"/>
              <w:jc w:val="center"/>
              <w:rPr>
                <w:sz w:val="26"/>
                <w:szCs w:val="26"/>
              </w:rPr>
            </w:pPr>
            <w:r w:rsidRPr="00171262">
              <w:rPr>
                <w:sz w:val="26"/>
                <w:szCs w:val="26"/>
              </w:rPr>
              <w:t>4</w:t>
            </w:r>
          </w:p>
        </w:tc>
        <w:tc>
          <w:tcPr>
            <w:tcW w:w="1257" w:type="dxa"/>
            <w:vAlign w:val="center"/>
          </w:tcPr>
          <w:p w14:paraId="6AD796EE" w14:textId="77777777" w:rsidR="005C2626" w:rsidRPr="00171262" w:rsidRDefault="00A27C38" w:rsidP="00BE60C7">
            <w:pPr>
              <w:spacing w:before="20" w:after="20"/>
              <w:ind w:firstLine="0"/>
              <w:jc w:val="center"/>
              <w:rPr>
                <w:sz w:val="26"/>
                <w:szCs w:val="26"/>
              </w:rPr>
            </w:pPr>
            <w:r w:rsidRPr="00171262">
              <w:rPr>
                <w:sz w:val="26"/>
                <w:szCs w:val="26"/>
              </w:rPr>
              <w:t>Tài chính</w:t>
            </w:r>
          </w:p>
        </w:tc>
        <w:tc>
          <w:tcPr>
            <w:tcW w:w="2003" w:type="dxa"/>
            <w:vAlign w:val="center"/>
          </w:tcPr>
          <w:p w14:paraId="6BC61435" w14:textId="77777777" w:rsidR="005C2626" w:rsidRPr="00171262" w:rsidRDefault="005C2626" w:rsidP="00BE60C7">
            <w:pPr>
              <w:spacing w:before="20" w:after="20"/>
              <w:ind w:firstLine="0"/>
              <w:jc w:val="center"/>
              <w:rPr>
                <w:sz w:val="26"/>
                <w:szCs w:val="26"/>
              </w:rPr>
            </w:pPr>
            <w:r w:rsidRPr="00171262">
              <w:rPr>
                <w:sz w:val="26"/>
                <w:szCs w:val="26"/>
              </w:rPr>
              <w:t>Nhu cầu Hạng A thấp hơn dự báo; chi phí đầu tư tăng; nguồn thu không đủ tái đầu tư</w:t>
            </w:r>
          </w:p>
        </w:tc>
        <w:tc>
          <w:tcPr>
            <w:tcW w:w="1112" w:type="dxa"/>
            <w:vAlign w:val="center"/>
          </w:tcPr>
          <w:p w14:paraId="290216E3" w14:textId="77777777" w:rsidR="005C2626" w:rsidRPr="00171262" w:rsidRDefault="00A27C38" w:rsidP="00BE60C7">
            <w:pPr>
              <w:spacing w:before="20" w:after="20"/>
              <w:ind w:firstLine="0"/>
              <w:jc w:val="center"/>
              <w:rPr>
                <w:sz w:val="26"/>
                <w:szCs w:val="26"/>
              </w:rPr>
            </w:pPr>
            <w:r w:rsidRPr="00171262">
              <w:rPr>
                <w:sz w:val="26"/>
                <w:szCs w:val="26"/>
              </w:rPr>
              <w:t>Trung bình</w:t>
            </w:r>
          </w:p>
        </w:tc>
        <w:tc>
          <w:tcPr>
            <w:tcW w:w="1638" w:type="dxa"/>
            <w:vAlign w:val="center"/>
          </w:tcPr>
          <w:p w14:paraId="5034D004" w14:textId="77777777" w:rsidR="005C2626" w:rsidRPr="00171262" w:rsidRDefault="005C2626" w:rsidP="00BE60C7">
            <w:pPr>
              <w:spacing w:before="20" w:after="20"/>
              <w:ind w:firstLine="0"/>
              <w:jc w:val="center"/>
              <w:rPr>
                <w:sz w:val="26"/>
                <w:szCs w:val="26"/>
              </w:rPr>
            </w:pPr>
            <w:r w:rsidRPr="00171262">
              <w:rPr>
                <w:sz w:val="26"/>
                <w:szCs w:val="26"/>
              </w:rPr>
              <w:t>Số học viên đăng ký mỗi khóa; doanh thu so với kế hoạch</w:t>
            </w:r>
          </w:p>
        </w:tc>
        <w:tc>
          <w:tcPr>
            <w:tcW w:w="2070" w:type="dxa"/>
            <w:vAlign w:val="center"/>
          </w:tcPr>
          <w:p w14:paraId="151D0338" w14:textId="77777777" w:rsidR="005C2626" w:rsidRPr="00171262" w:rsidRDefault="00A27C38" w:rsidP="00BE60C7">
            <w:pPr>
              <w:spacing w:before="20" w:after="20"/>
              <w:ind w:firstLine="0"/>
              <w:jc w:val="center"/>
              <w:rPr>
                <w:sz w:val="26"/>
                <w:szCs w:val="26"/>
              </w:rPr>
            </w:pPr>
            <w:r w:rsidRPr="00171262">
              <w:rPr>
                <w:sz w:val="26"/>
                <w:szCs w:val="26"/>
              </w:rPr>
              <w:t>Đầu tư phân kỳ theo khả năng thu; khoán gắn với doanh thu; điều chỉnh học phí theo cơ cấu chi phí</w:t>
            </w:r>
          </w:p>
        </w:tc>
      </w:tr>
      <w:tr w:rsidR="007221BB" w:rsidRPr="00171262" w14:paraId="51C738CB" w14:textId="77777777" w:rsidTr="00D563C5">
        <w:trPr>
          <w:cantSplit/>
        </w:trPr>
        <w:tc>
          <w:tcPr>
            <w:tcW w:w="704" w:type="dxa"/>
            <w:vAlign w:val="center"/>
          </w:tcPr>
          <w:p w14:paraId="52B917DE" w14:textId="77777777" w:rsidR="005C2626" w:rsidRPr="00171262" w:rsidRDefault="00A27C38" w:rsidP="00BE60C7">
            <w:pPr>
              <w:spacing w:before="20" w:after="20"/>
              <w:ind w:firstLine="0"/>
              <w:jc w:val="center"/>
              <w:rPr>
                <w:sz w:val="26"/>
                <w:szCs w:val="26"/>
              </w:rPr>
            </w:pPr>
            <w:r w:rsidRPr="00171262">
              <w:rPr>
                <w:sz w:val="26"/>
                <w:szCs w:val="26"/>
              </w:rPr>
              <w:t>5</w:t>
            </w:r>
          </w:p>
        </w:tc>
        <w:tc>
          <w:tcPr>
            <w:tcW w:w="1257" w:type="dxa"/>
            <w:vAlign w:val="center"/>
          </w:tcPr>
          <w:p w14:paraId="21D593DD" w14:textId="77777777" w:rsidR="005C2626" w:rsidRPr="00171262" w:rsidRDefault="00A27C38" w:rsidP="00BE60C7">
            <w:pPr>
              <w:spacing w:before="20" w:after="20"/>
              <w:ind w:firstLine="0"/>
              <w:jc w:val="center"/>
              <w:rPr>
                <w:sz w:val="26"/>
                <w:szCs w:val="26"/>
              </w:rPr>
            </w:pPr>
            <w:r w:rsidRPr="00171262">
              <w:rPr>
                <w:sz w:val="26"/>
                <w:szCs w:val="26"/>
              </w:rPr>
              <w:t>Phương tiện, an toàn</w:t>
            </w:r>
          </w:p>
        </w:tc>
        <w:tc>
          <w:tcPr>
            <w:tcW w:w="2003" w:type="dxa"/>
            <w:vAlign w:val="center"/>
          </w:tcPr>
          <w:p w14:paraId="19965490" w14:textId="77777777" w:rsidR="005C2626" w:rsidRPr="00171262" w:rsidRDefault="005C2626" w:rsidP="00BE60C7">
            <w:pPr>
              <w:spacing w:before="20" w:after="20"/>
              <w:ind w:firstLine="0"/>
              <w:jc w:val="center"/>
              <w:rPr>
                <w:sz w:val="26"/>
                <w:szCs w:val="26"/>
              </w:rPr>
            </w:pPr>
            <w:r w:rsidRPr="00171262">
              <w:rPr>
                <w:sz w:val="26"/>
                <w:szCs w:val="26"/>
              </w:rPr>
              <w:t>Xe tập lái, xe sát hạch Hạng A không bảo đảm kỹ thuật; tai nạn trong luyện tập</w:t>
            </w:r>
          </w:p>
        </w:tc>
        <w:tc>
          <w:tcPr>
            <w:tcW w:w="1112" w:type="dxa"/>
            <w:vAlign w:val="center"/>
          </w:tcPr>
          <w:p w14:paraId="3736D288" w14:textId="77777777" w:rsidR="005C2626" w:rsidRPr="00171262" w:rsidRDefault="00A27C38" w:rsidP="00BE60C7">
            <w:pPr>
              <w:spacing w:before="20" w:after="20"/>
              <w:ind w:firstLine="0"/>
              <w:jc w:val="center"/>
              <w:rPr>
                <w:sz w:val="26"/>
                <w:szCs w:val="26"/>
              </w:rPr>
            </w:pPr>
            <w:r w:rsidRPr="00171262">
              <w:rPr>
                <w:sz w:val="26"/>
                <w:szCs w:val="26"/>
              </w:rPr>
              <w:t>Trung bình</w:t>
            </w:r>
          </w:p>
        </w:tc>
        <w:tc>
          <w:tcPr>
            <w:tcW w:w="1638" w:type="dxa"/>
            <w:vAlign w:val="center"/>
          </w:tcPr>
          <w:p w14:paraId="4D378A6A" w14:textId="77777777" w:rsidR="005C2626" w:rsidRPr="00171262" w:rsidRDefault="005C2626" w:rsidP="00BE60C7">
            <w:pPr>
              <w:spacing w:before="20" w:after="20"/>
              <w:ind w:firstLine="0"/>
              <w:jc w:val="center"/>
              <w:rPr>
                <w:sz w:val="26"/>
                <w:szCs w:val="26"/>
              </w:rPr>
            </w:pPr>
            <w:r w:rsidRPr="00171262">
              <w:rPr>
                <w:sz w:val="26"/>
                <w:szCs w:val="26"/>
              </w:rPr>
              <w:t>Kết quả kiểm tra kỹ thuật; sự cố trong luyện tập</w:t>
            </w:r>
          </w:p>
        </w:tc>
        <w:tc>
          <w:tcPr>
            <w:tcW w:w="2070" w:type="dxa"/>
            <w:vAlign w:val="center"/>
          </w:tcPr>
          <w:p w14:paraId="66C5EAA2" w14:textId="77777777" w:rsidR="005C2626" w:rsidRPr="00171262" w:rsidRDefault="00A27C38" w:rsidP="00BE60C7">
            <w:pPr>
              <w:spacing w:before="20" w:after="20"/>
              <w:ind w:firstLine="0"/>
              <w:jc w:val="center"/>
              <w:rPr>
                <w:sz w:val="26"/>
                <w:szCs w:val="26"/>
              </w:rPr>
            </w:pPr>
            <w:r w:rsidRPr="00171262">
              <w:rPr>
                <w:sz w:val="26"/>
                <w:szCs w:val="26"/>
              </w:rPr>
              <w:t>Kiểm tra định kỳ; hợp đồng bảo dưỡng; trang bị bảo hộ; giám sát luyện tập</w:t>
            </w:r>
          </w:p>
        </w:tc>
      </w:tr>
      <w:tr w:rsidR="007221BB" w:rsidRPr="00171262" w14:paraId="36DCF930" w14:textId="77777777" w:rsidTr="00D563C5">
        <w:trPr>
          <w:cantSplit/>
        </w:trPr>
        <w:tc>
          <w:tcPr>
            <w:tcW w:w="704" w:type="dxa"/>
            <w:vAlign w:val="center"/>
          </w:tcPr>
          <w:p w14:paraId="62DAABD2" w14:textId="77777777" w:rsidR="005C2626" w:rsidRPr="00171262" w:rsidRDefault="00A27C38" w:rsidP="00BE60C7">
            <w:pPr>
              <w:spacing w:before="20" w:after="20"/>
              <w:ind w:firstLine="0"/>
              <w:jc w:val="center"/>
              <w:rPr>
                <w:sz w:val="26"/>
                <w:szCs w:val="26"/>
              </w:rPr>
            </w:pPr>
            <w:r w:rsidRPr="00171262">
              <w:rPr>
                <w:sz w:val="26"/>
                <w:szCs w:val="26"/>
              </w:rPr>
              <w:t>6</w:t>
            </w:r>
          </w:p>
        </w:tc>
        <w:tc>
          <w:tcPr>
            <w:tcW w:w="1257" w:type="dxa"/>
            <w:vAlign w:val="center"/>
          </w:tcPr>
          <w:p w14:paraId="79FE7C97" w14:textId="77777777" w:rsidR="005C2626" w:rsidRPr="00171262" w:rsidRDefault="00A27C38" w:rsidP="00BE60C7">
            <w:pPr>
              <w:spacing w:before="20" w:after="20"/>
              <w:ind w:firstLine="0"/>
              <w:jc w:val="center"/>
              <w:rPr>
                <w:sz w:val="26"/>
                <w:szCs w:val="26"/>
              </w:rPr>
            </w:pPr>
            <w:r w:rsidRPr="00171262">
              <w:rPr>
                <w:sz w:val="26"/>
                <w:szCs w:val="26"/>
              </w:rPr>
              <w:t>Xã hội hóa</w:t>
            </w:r>
          </w:p>
        </w:tc>
        <w:tc>
          <w:tcPr>
            <w:tcW w:w="2003" w:type="dxa"/>
            <w:vAlign w:val="center"/>
          </w:tcPr>
          <w:p w14:paraId="32FE9CE0" w14:textId="77777777" w:rsidR="005C2626" w:rsidRPr="00171262" w:rsidRDefault="005C2626" w:rsidP="00BE60C7">
            <w:pPr>
              <w:spacing w:before="20" w:after="20"/>
              <w:ind w:firstLine="0"/>
              <w:jc w:val="center"/>
              <w:rPr>
                <w:sz w:val="26"/>
                <w:szCs w:val="26"/>
              </w:rPr>
            </w:pPr>
            <w:r w:rsidRPr="00171262">
              <w:rPr>
                <w:sz w:val="26"/>
                <w:szCs w:val="26"/>
              </w:rPr>
              <w:t>Nhà đầu tư không thực hiện cam kết cung cấp xe; vướng mắc về tài sản công khi cho thuê sân, thiết bị</w:t>
            </w:r>
          </w:p>
        </w:tc>
        <w:tc>
          <w:tcPr>
            <w:tcW w:w="1112" w:type="dxa"/>
            <w:vAlign w:val="center"/>
          </w:tcPr>
          <w:p w14:paraId="6CD50621" w14:textId="77777777" w:rsidR="005C2626" w:rsidRPr="00171262" w:rsidRDefault="00A27C38" w:rsidP="00BE60C7">
            <w:pPr>
              <w:spacing w:before="20" w:after="20"/>
              <w:ind w:firstLine="0"/>
              <w:jc w:val="center"/>
              <w:rPr>
                <w:sz w:val="26"/>
                <w:szCs w:val="26"/>
              </w:rPr>
            </w:pPr>
            <w:r w:rsidRPr="00171262">
              <w:rPr>
                <w:sz w:val="26"/>
                <w:szCs w:val="26"/>
              </w:rPr>
              <w:t>Trung bình</w:t>
            </w:r>
          </w:p>
        </w:tc>
        <w:tc>
          <w:tcPr>
            <w:tcW w:w="1638" w:type="dxa"/>
            <w:vAlign w:val="center"/>
          </w:tcPr>
          <w:p w14:paraId="43590824" w14:textId="77777777" w:rsidR="005C2626" w:rsidRPr="00171262" w:rsidRDefault="005C2626" w:rsidP="00BE60C7">
            <w:pPr>
              <w:spacing w:before="20" w:after="20"/>
              <w:ind w:firstLine="0"/>
              <w:jc w:val="center"/>
              <w:rPr>
                <w:sz w:val="26"/>
                <w:szCs w:val="26"/>
              </w:rPr>
            </w:pPr>
            <w:r w:rsidRPr="00171262">
              <w:rPr>
                <w:sz w:val="26"/>
                <w:szCs w:val="26"/>
              </w:rPr>
              <w:t>Tiến độ ký hợp đồng; ý kiến cơ quan quản lý tài sản công</w:t>
            </w:r>
          </w:p>
        </w:tc>
        <w:tc>
          <w:tcPr>
            <w:tcW w:w="2070" w:type="dxa"/>
            <w:vAlign w:val="center"/>
          </w:tcPr>
          <w:p w14:paraId="499A1323" w14:textId="77777777" w:rsidR="005C2626" w:rsidRPr="00171262" w:rsidRDefault="00A27C38" w:rsidP="00BE60C7">
            <w:pPr>
              <w:spacing w:before="20" w:after="20"/>
              <w:ind w:firstLine="0"/>
              <w:jc w:val="center"/>
              <w:rPr>
                <w:sz w:val="26"/>
                <w:szCs w:val="26"/>
              </w:rPr>
            </w:pPr>
            <w:r w:rsidRPr="00171262">
              <w:rPr>
                <w:sz w:val="26"/>
                <w:szCs w:val="26"/>
              </w:rPr>
              <w:t>Hợp đồng theo giá thị trường; tiêu chí lựa chọn công khai; đối chiếu Luật Quản lý, sử dụng tài sản công</w:t>
            </w:r>
          </w:p>
        </w:tc>
      </w:tr>
      <w:tr w:rsidR="007221BB" w:rsidRPr="00171262" w14:paraId="25B98B98" w14:textId="77777777" w:rsidTr="00D563C5">
        <w:trPr>
          <w:cantSplit/>
        </w:trPr>
        <w:tc>
          <w:tcPr>
            <w:tcW w:w="704" w:type="dxa"/>
            <w:vAlign w:val="center"/>
          </w:tcPr>
          <w:p w14:paraId="56506740" w14:textId="77777777" w:rsidR="005C2626" w:rsidRPr="00171262" w:rsidRDefault="00A27C38" w:rsidP="00BE60C7">
            <w:pPr>
              <w:spacing w:before="20" w:after="20"/>
              <w:ind w:firstLine="0"/>
              <w:jc w:val="center"/>
              <w:rPr>
                <w:sz w:val="26"/>
                <w:szCs w:val="26"/>
              </w:rPr>
            </w:pPr>
            <w:r w:rsidRPr="00171262">
              <w:rPr>
                <w:sz w:val="26"/>
                <w:szCs w:val="26"/>
              </w:rPr>
              <w:t>7</w:t>
            </w:r>
          </w:p>
        </w:tc>
        <w:tc>
          <w:tcPr>
            <w:tcW w:w="1257" w:type="dxa"/>
            <w:vAlign w:val="center"/>
          </w:tcPr>
          <w:p w14:paraId="6595E0A8" w14:textId="77777777" w:rsidR="005C2626" w:rsidRPr="00171262" w:rsidRDefault="00A27C38" w:rsidP="00BE60C7">
            <w:pPr>
              <w:spacing w:before="20" w:after="20"/>
              <w:ind w:firstLine="0"/>
              <w:jc w:val="center"/>
              <w:rPr>
                <w:sz w:val="26"/>
                <w:szCs w:val="26"/>
              </w:rPr>
            </w:pPr>
            <w:r w:rsidRPr="00171262">
              <w:rPr>
                <w:sz w:val="26"/>
                <w:szCs w:val="26"/>
              </w:rPr>
              <w:t>Thay đổi chính sách</w:t>
            </w:r>
          </w:p>
        </w:tc>
        <w:tc>
          <w:tcPr>
            <w:tcW w:w="2003" w:type="dxa"/>
            <w:vAlign w:val="center"/>
          </w:tcPr>
          <w:p w14:paraId="41D88823" w14:textId="77777777" w:rsidR="005C2626" w:rsidRPr="00171262" w:rsidRDefault="005C2626" w:rsidP="00BE60C7">
            <w:pPr>
              <w:spacing w:before="20" w:after="20"/>
              <w:ind w:firstLine="0"/>
              <w:jc w:val="center"/>
              <w:rPr>
                <w:sz w:val="26"/>
                <w:szCs w:val="26"/>
              </w:rPr>
            </w:pPr>
            <w:r w:rsidRPr="00171262">
              <w:rPr>
                <w:sz w:val="26"/>
                <w:szCs w:val="26"/>
              </w:rPr>
              <w:t>Thay đổi quy định về phí sát hạch, quy chuẩn kỹ thuật</w:t>
            </w:r>
          </w:p>
        </w:tc>
        <w:tc>
          <w:tcPr>
            <w:tcW w:w="1112" w:type="dxa"/>
            <w:vAlign w:val="center"/>
          </w:tcPr>
          <w:p w14:paraId="2AEB9144" w14:textId="77777777" w:rsidR="005C2626" w:rsidRPr="00171262" w:rsidRDefault="00A27C38" w:rsidP="00BE60C7">
            <w:pPr>
              <w:spacing w:before="20" w:after="20"/>
              <w:ind w:firstLine="0"/>
              <w:jc w:val="center"/>
              <w:rPr>
                <w:sz w:val="26"/>
                <w:szCs w:val="26"/>
              </w:rPr>
            </w:pPr>
            <w:r w:rsidRPr="00171262">
              <w:rPr>
                <w:sz w:val="26"/>
                <w:szCs w:val="26"/>
              </w:rPr>
              <w:t>Thấp - Trung bình</w:t>
            </w:r>
          </w:p>
        </w:tc>
        <w:tc>
          <w:tcPr>
            <w:tcW w:w="1638" w:type="dxa"/>
            <w:vAlign w:val="center"/>
          </w:tcPr>
          <w:p w14:paraId="2A309C6B" w14:textId="77777777" w:rsidR="005C2626" w:rsidRPr="00171262" w:rsidRDefault="005C2626" w:rsidP="00BE60C7">
            <w:pPr>
              <w:spacing w:before="20" w:after="20"/>
              <w:ind w:firstLine="0"/>
              <w:jc w:val="center"/>
              <w:rPr>
                <w:sz w:val="26"/>
                <w:szCs w:val="26"/>
              </w:rPr>
            </w:pPr>
            <w:r w:rsidRPr="00171262">
              <w:rPr>
                <w:sz w:val="26"/>
                <w:szCs w:val="26"/>
              </w:rPr>
              <w:t>Văn bản mới ban hành</w:t>
            </w:r>
          </w:p>
        </w:tc>
        <w:tc>
          <w:tcPr>
            <w:tcW w:w="2070" w:type="dxa"/>
            <w:vAlign w:val="center"/>
          </w:tcPr>
          <w:p w14:paraId="25ED8FFC" w14:textId="77777777" w:rsidR="005C2626" w:rsidRPr="00171262" w:rsidRDefault="00A27C38" w:rsidP="00BE60C7">
            <w:pPr>
              <w:spacing w:before="20" w:after="20"/>
              <w:ind w:firstLine="0"/>
              <w:jc w:val="center"/>
              <w:rPr>
                <w:sz w:val="26"/>
                <w:szCs w:val="26"/>
              </w:rPr>
            </w:pPr>
            <w:r w:rsidRPr="00171262">
              <w:rPr>
                <w:sz w:val="26"/>
                <w:szCs w:val="26"/>
              </w:rPr>
              <w:t>Dự phòng trong kế hoạch tài chính; cập nhật phương án khi có văn bản mới</w:t>
            </w:r>
          </w:p>
        </w:tc>
      </w:tr>
    </w:tbl>
    <w:p w14:paraId="5A2CFFEA" w14:textId="77777777" w:rsidR="005C2626" w:rsidRPr="00171262" w:rsidRDefault="00A27C38">
      <w:pPr>
        <w:pStyle w:val="Heading4"/>
        <w:pageBreakBefore/>
        <w:rPr>
          <w:rFonts w:ascii="Times New Roman" w:hAnsi="Times New Roman"/>
          <w:color w:val="auto"/>
        </w:rPr>
      </w:pPr>
      <w:bookmarkStart w:id="49" w:name="_Toc243571162"/>
      <w:r w:rsidRPr="00171262">
        <w:rPr>
          <w:rFonts w:ascii="Times New Roman" w:hAnsi="Times New Roman"/>
          <w:color w:val="auto"/>
        </w:rPr>
        <w:t>Phần VI</w:t>
      </w:r>
      <w:bookmarkEnd w:id="49"/>
    </w:p>
    <w:p w14:paraId="0B62889B" w14:textId="77777777" w:rsidR="005C2626" w:rsidRPr="00171262" w:rsidRDefault="00A27C38">
      <w:pPr>
        <w:pStyle w:val="Heading4"/>
        <w:rPr>
          <w:rFonts w:ascii="Times New Roman" w:hAnsi="Times New Roman"/>
          <w:color w:val="auto"/>
        </w:rPr>
      </w:pPr>
      <w:bookmarkStart w:id="50" w:name="_Toc243571163"/>
      <w:r w:rsidRPr="00171262">
        <w:rPr>
          <w:rFonts w:ascii="Times New Roman" w:hAnsi="Times New Roman"/>
          <w:color w:val="auto"/>
        </w:rPr>
        <w:t>TỔ CHỨC THỰC HIỆN, KẾT LUẬN VÀ KIẾN NGHỊ</w:t>
      </w:r>
      <w:bookmarkEnd w:id="50"/>
    </w:p>
    <w:p w14:paraId="5E1F588E" w14:textId="77777777" w:rsidR="00BE60C7" w:rsidRPr="00171262" w:rsidRDefault="00BE60C7" w:rsidP="00BE60C7">
      <w:pPr>
        <w:pStyle w:val="Heading1"/>
        <w:rPr>
          <w:color w:val="auto"/>
          <w:lang w:val="nl-NL"/>
        </w:rPr>
      </w:pPr>
    </w:p>
    <w:p w14:paraId="73952CE7" w14:textId="77777777" w:rsidR="005C2626" w:rsidRPr="00171262" w:rsidRDefault="00A27C38">
      <w:pPr>
        <w:pStyle w:val="Heading1"/>
        <w:rPr>
          <w:color w:val="auto"/>
        </w:rPr>
      </w:pPr>
      <w:bookmarkStart w:id="51" w:name="_Toc243571164"/>
      <w:r w:rsidRPr="00171262">
        <w:rPr>
          <w:color w:val="auto"/>
        </w:rPr>
        <w:t>I. TỔ CHỨC THỰC HIỆN</w:t>
      </w:r>
      <w:bookmarkEnd w:id="51"/>
    </w:p>
    <w:p w14:paraId="3CE89AA5" w14:textId="77777777" w:rsidR="007A160C" w:rsidRPr="00171262" w:rsidRDefault="007A160C" w:rsidP="007A160C">
      <w:pPr>
        <w:pStyle w:val="Heading2"/>
        <w:rPr>
          <w:color w:val="auto"/>
        </w:rPr>
      </w:pPr>
      <w:bookmarkStart w:id="52" w:name="_Toc243571165"/>
      <w:r w:rsidRPr="00171262">
        <w:rPr>
          <w:color w:val="auto"/>
        </w:rPr>
        <w:t>1. Trường Cao đẳng Kon Tum</w:t>
      </w:r>
      <w:bookmarkEnd w:id="52"/>
    </w:p>
    <w:p w14:paraId="4281882E" w14:textId="77777777" w:rsidR="005C2626" w:rsidRPr="00171262" w:rsidRDefault="00A27C38" w:rsidP="003A49E2">
      <w:pPr>
        <w:rPr>
          <w:b/>
          <w:bCs/>
          <w:i/>
          <w:iCs/>
        </w:rPr>
      </w:pPr>
      <w:r w:rsidRPr="00171262">
        <w:rPr>
          <w:b/>
          <w:bCs/>
          <w:i/>
          <w:iCs/>
        </w:rPr>
        <w:t>1.1. Khoa Đào tạo và Sát hạch lái xe</w:t>
      </w:r>
    </w:p>
    <w:p w14:paraId="7E521730" w14:textId="77777777" w:rsidR="005C2626" w:rsidRPr="00171262" w:rsidRDefault="00A27C38" w:rsidP="003A49E2">
      <w:r w:rsidRPr="00171262">
        <w:t>a) Chủ trì xây dựng Đề án; tổ chức đào tạo, sát hạch Hạng A khi được phê duyệt;</w:t>
      </w:r>
    </w:p>
    <w:p w14:paraId="2E507B68" w14:textId="77777777" w:rsidR="005C2626" w:rsidRPr="00171262" w:rsidRDefault="00A27C38" w:rsidP="003A49E2">
      <w:r w:rsidRPr="00171262">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609B1F11" w14:textId="77777777" w:rsidR="005C2626" w:rsidRPr="00171262" w:rsidRDefault="00A27C38" w:rsidP="003A49E2">
      <w:r w:rsidRPr="00171262">
        <w:t>c) Xây dựng chương trình, giáo trình Hạng A; kế hoạch bồi dưỡng, nâng hạng giấy phép lái xe cho nhà giáo;</w:t>
      </w:r>
    </w:p>
    <w:p w14:paraId="3A03CAA9" w14:textId="77777777" w:rsidR="005C2626" w:rsidRPr="00171262" w:rsidRDefault="00A27C38" w:rsidP="003A49E2">
      <w:r w:rsidRPr="00171262">
        <w:t>d) Cung cấp số liệu, sơ đồ sân, thông số hình sát hạch Hạng A cho đơn vị tư vấn; phối hợp lập dự toán thiết bị, phần mềm sát hạch; đề xuất phương án xã hội hóa xe;</w:t>
      </w:r>
    </w:p>
    <w:p w14:paraId="3E82760F" w14:textId="77777777" w:rsidR="005C2626" w:rsidRPr="00171262" w:rsidRDefault="00A27C38" w:rsidP="003A49E2">
      <w:r w:rsidRPr="00171262">
        <w:t>đ) Chuẩn hóa công tác thống kê, lưu trữ số liệu tuyển sinh, đào tạo, sát hạch theo từng khóa; ứng dụng công nghệ thông tin trong quản lý hồ sơ học viên, theo dõi tiến độ đào tạo và kết quả sát hạch;</w:t>
      </w:r>
    </w:p>
    <w:p w14:paraId="2DF7EDEC" w14:textId="162C8B4E" w:rsidR="005C2626" w:rsidRPr="00171262" w:rsidRDefault="00A27C38" w:rsidP="003A49E2">
      <w:r w:rsidRPr="00171262">
        <w:t>e) Chủ trì, phối hợp phòng TH-HC&amp;QT, phòng TC-KT đầu tư, lắp đặt hệ thống thông tin, đường truyền dữ liệu giám sát sát hạch và hệ thống định danh, xác thực điện tử của Trung tâm sát hạch lái xe bằng kinh phí chi thường xuyên của Trường; làm việc với Phòng Cảnh sát giao thông Công an tỉnh về yêu cầu kết nối, truyền dữ liệu, bảo đảm hoàn thành trước ngày 01/01/2027; lập bảng kiểm toàn bộ điều kiện Trung tâm sát hạch phải đáp ứng từ ngày 01/01/2027 (khoản 12 Điều 24, khoản 3 Điều 42 Nghị định số 94/2026/NĐ-CP), báo cáo Hiệu trưởng trong tháng 11/2026 để kịp xử lý các điều kiện đến hạn ngày 01/01/2027.</w:t>
      </w:r>
    </w:p>
    <w:p w14:paraId="1B6F53B9" w14:textId="77777777" w:rsidR="005C2626" w:rsidRPr="00171262" w:rsidRDefault="00A27C38" w:rsidP="003A49E2">
      <w:pPr>
        <w:rPr>
          <w:b/>
          <w:bCs/>
          <w:i/>
          <w:iCs/>
        </w:rPr>
      </w:pPr>
      <w:r w:rsidRPr="00171262">
        <w:rPr>
          <w:b/>
          <w:bCs/>
          <w:i/>
          <w:iCs/>
        </w:rPr>
        <w:t>1.2. Phòng Tổng hợp – Hành chính và Quản trị</w:t>
      </w:r>
    </w:p>
    <w:p w14:paraId="18EBA3A5" w14:textId="77777777" w:rsidR="005C2626" w:rsidRPr="00171262" w:rsidRDefault="00A27C38" w:rsidP="003A49E2">
      <w:r w:rsidRPr="00171262">
        <w:t>a) Tổng hợp, biên tập Đề án; theo dõi, đôn đốc tiến độ;</w:t>
      </w:r>
    </w:p>
    <w:p w14:paraId="22F1B6B4" w14:textId="77777777" w:rsidR="005C2626" w:rsidRPr="00171262" w:rsidRDefault="00A27C38" w:rsidP="003A49E2">
      <w:r w:rsidRPr="00171262">
        <w:t>b) Chủ trì lập Báo cáo kinh tế - kỹ thuật, thiết kế, dự toán, tổ chức thi công và nghiệm thu Phương án 12/PA-CĐKT; rà soát hiện trạng đất, tài sản.</w:t>
      </w:r>
    </w:p>
    <w:p w14:paraId="2DFACEFD" w14:textId="77777777" w:rsidR="005C2626" w:rsidRPr="00171262" w:rsidRDefault="00A27C38" w:rsidP="003A49E2">
      <w:pPr>
        <w:rPr>
          <w:b/>
          <w:bCs/>
          <w:i/>
          <w:iCs/>
        </w:rPr>
      </w:pPr>
      <w:r w:rsidRPr="00171262">
        <w:rPr>
          <w:b/>
          <w:bCs/>
          <w:i/>
          <w:iCs/>
        </w:rPr>
        <w:t>1.3. Phòng Tài chính – Kế toán</w:t>
      </w:r>
    </w:p>
    <w:p w14:paraId="09E39136" w14:textId="77777777" w:rsidR="005C2626" w:rsidRPr="00171262" w:rsidRDefault="00A27C38" w:rsidP="003A49E2">
      <w:r w:rsidRPr="00171262">
        <w:t>a) Tham mưu nguồn vốn, cân đối theo tiến độ đầu tư; phối hợp lập dự toán thu chi và hướng dẫn thủ tục thanh quyết toán theo quy định;</w:t>
      </w:r>
    </w:p>
    <w:p w14:paraId="7A467B29" w14:textId="77777777" w:rsidR="005C2626" w:rsidRPr="00171262" w:rsidRDefault="00A27C38" w:rsidP="003A49E2">
      <w:r w:rsidRPr="00171262">
        <w:t>b) Xây dựng cơ chế khoán kinh phí, mức học phí Hạng A, phương án tài chính và hiệu quả đầu tư;</w:t>
      </w:r>
    </w:p>
    <w:p w14:paraId="7CEFDD16" w14:textId="77777777" w:rsidR="00DF31B7" w:rsidRPr="00171262" w:rsidRDefault="00DF31B7" w:rsidP="003A49E2">
      <w:r w:rsidRPr="00171262">
        <w:t>c) Chủ trì tham mưu quản lý thu, chi tài chính theo quy định.</w:t>
      </w:r>
    </w:p>
    <w:p w14:paraId="19018550" w14:textId="77777777" w:rsidR="005C2626" w:rsidRPr="00171262" w:rsidRDefault="00A27C38" w:rsidP="003A49E2">
      <w:pPr>
        <w:rPr>
          <w:b/>
          <w:bCs/>
          <w:i/>
          <w:iCs/>
        </w:rPr>
      </w:pPr>
      <w:r w:rsidRPr="00171262">
        <w:rPr>
          <w:b/>
          <w:bCs/>
          <w:i/>
          <w:iCs/>
        </w:rPr>
        <w:t>1.4. Phòng Tổ chức cán bộ và Công tác học sinh sinh viên</w:t>
      </w:r>
    </w:p>
    <w:p w14:paraId="6A640C53" w14:textId="77777777" w:rsidR="005C2626" w:rsidRPr="00171262" w:rsidRDefault="00A27C38" w:rsidP="003A49E2">
      <w:r w:rsidRPr="00171262">
        <w:t>Rà soát, đề xuất bổ sung, tuyển dụng, hợp đồng, đào tạo, bồi dưỡng nhà giáo đủ điều kiện giảng dạy Hạng A; phối hợp công tác tuyển sinh, quản lý người học.</w:t>
      </w:r>
    </w:p>
    <w:p w14:paraId="1B39CA2F" w14:textId="77777777" w:rsidR="005C2626" w:rsidRPr="00171262" w:rsidRDefault="00A27C38" w:rsidP="003A49E2">
      <w:pPr>
        <w:rPr>
          <w:b/>
          <w:bCs/>
          <w:i/>
          <w:iCs/>
        </w:rPr>
      </w:pPr>
      <w:r w:rsidRPr="00171262">
        <w:rPr>
          <w:b/>
          <w:bCs/>
          <w:i/>
          <w:iCs/>
        </w:rPr>
        <w:t>1.5. Phòng Quản lý Đào tạo và Bảo đảm chất lượng</w:t>
      </w:r>
    </w:p>
    <w:p w14:paraId="130E347C" w14:textId="77777777" w:rsidR="005C2626" w:rsidRPr="00171262" w:rsidRDefault="00A27C38" w:rsidP="003A49E2">
      <w:r w:rsidRPr="00171262">
        <w:t>Thẩm định chương trình, giáo trình Hạng A; điều chỉnh kế hoạch đào tạo, lịch thi, kiểm tra trong thời gian cải tạo, mở rộng sân tập lái.</w:t>
      </w:r>
    </w:p>
    <w:p w14:paraId="2300307F" w14:textId="77777777" w:rsidR="007A160C" w:rsidRPr="00171262" w:rsidRDefault="007A160C" w:rsidP="007A160C">
      <w:pPr>
        <w:pStyle w:val="Heading2"/>
        <w:rPr>
          <w:color w:val="auto"/>
        </w:rPr>
      </w:pPr>
      <w:bookmarkStart w:id="53" w:name="_Toc243571166"/>
      <w:r w:rsidRPr="00171262">
        <w:rPr>
          <w:color w:val="auto"/>
        </w:rPr>
        <w:t>2. Đề nghị các cơ quan phối hợp thực hiện</w:t>
      </w:r>
      <w:bookmarkEnd w:id="53"/>
    </w:p>
    <w:p w14:paraId="59513B7F" w14:textId="77777777" w:rsidR="005C2626" w:rsidRPr="00171262" w:rsidRDefault="00A27C38" w:rsidP="003A49E2">
      <w:r w:rsidRPr="00171262">
        <w:t>Để triển khai Đề án bảo đảm tính khả thi, hiệu quả, nhà trường kính đề nghị các cơ quan sau hướng dẫn, phối hợp thực hiện:</w:t>
      </w:r>
    </w:p>
    <w:p w14:paraId="1C645C4B" w14:textId="77777777" w:rsidR="005C2626" w:rsidRPr="00171262" w:rsidRDefault="00A27C38" w:rsidP="003A49E2">
      <w:r w:rsidRPr="00171262">
        <w:rPr>
          <w:b/>
          <w:bCs/>
        </w:rPr>
        <w:t>2.1. Sở Xây dựng:</w:t>
      </w:r>
      <w:r w:rsidRPr="00171262">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513564F7" w14:textId="77777777" w:rsidR="00BE60C7" w:rsidRPr="00171262" w:rsidRDefault="00A27C38" w:rsidP="00E63A48">
      <w:r w:rsidRPr="00171262">
        <w:rPr>
          <w:b/>
          <w:bCs/>
        </w:rPr>
        <w:t xml:space="preserve">2.2. Phòng Cảnh sát giao thông Công an tỉnh Quảng Ngãi: </w:t>
      </w:r>
      <w:r w:rsidRPr="00171262">
        <w:t>Tiếp nhận hồ sơ, kiểm tra thực tế, lập biên bản và cấp lại giấy phép sát hạch bổ sung Hạng A khi Trung tâm sát hạch lái xe của Trường đáp ứng đủ điều kiện; tổ chức sát hạch Hạng A theo quy định.</w:t>
      </w:r>
    </w:p>
    <w:p w14:paraId="086F28A8" w14:textId="77777777" w:rsidR="005C2626" w:rsidRPr="00171262" w:rsidRDefault="00A27C38">
      <w:pPr>
        <w:pStyle w:val="Heading1"/>
        <w:rPr>
          <w:color w:val="auto"/>
        </w:rPr>
      </w:pPr>
      <w:bookmarkStart w:id="54" w:name="_Toc243571167"/>
      <w:r w:rsidRPr="00171262">
        <w:rPr>
          <w:color w:val="auto"/>
        </w:rPr>
        <w:t>II. KẾT LUẬN VÀ KIẾN NGHỊ</w:t>
      </w:r>
      <w:bookmarkEnd w:id="54"/>
    </w:p>
    <w:p w14:paraId="2B776F1A" w14:textId="77777777" w:rsidR="005C2626" w:rsidRPr="00171262" w:rsidRDefault="00A27C38" w:rsidP="003A49E2">
      <w:r w:rsidRPr="00171262">
        <w:t>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trong bối cảnh Luật Trật tự, an toàn giao thông đường bộ (hiệu lực từ ngày 01/01/2025) và các văn bản hướng dẫn (Nghị định số 94/2026/NĐ-CP, Thông tư số 107/2026/TT-BCA, Thông tư số 108/2026/TT-BCA, hiệu lực từ ngày 01/7/2026) đã có hiệu lực thi hành, trong khi khu vực phía Tây tỉnh Quảng Ngãi chưa có cơ sở đào tạo, trung tâm sát hạch lái xe Hạng A.</w:t>
      </w:r>
    </w:p>
    <w:p w14:paraId="1FEE0985" w14:textId="77777777" w:rsidR="005C2626" w:rsidRPr="00171262" w:rsidRDefault="00A27C38" w:rsidP="003A49E2">
      <w:r w:rsidRPr="00171262">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số liệu đào tạo, sát hạch do Sở Xây dựng, Phòng Cảnh sát giao thông Công an tỉnh cung cấp; kết quả khảo sát của Đoàn công tác và các điều kiện năng lực hiện có của khoa Đào tạo và Sát hạch lái xe.</w:t>
      </w:r>
    </w:p>
    <w:p w14:paraId="09EFFB53" w14:textId="29E79F4F" w:rsidR="005C2626" w:rsidRPr="00171262" w:rsidRDefault="00A27C38" w:rsidP="003A49E2">
      <w:r w:rsidRPr="00171262">
        <w:t xml:space="preserve">Qua phân tích cho thấy Đề án có tính khả thi nếu hoàn thành đúng lộ trình: Hệ thống thông tin, đường truyền dữ liệu giám sát sát hạch và hệ thống định danh, xác thực điện tử của Trung tâm sát hạch lái xe trước ngày 01/01/2027; các điều kiện về pháp lý (thủ tục với Sở Xây dựng, Phòng Cảnh sát giao thông), nhà giáo có giấy phép lái xe Hạng A, sân, xe và thiết bị sát hạch Hạng A, hình bài sát hạch số 2 trước ngày 01/01/2028; hiệu quả kinh tế, tài chính theo phương án ước tính tại Phụ lục IV có chênh lệch thu – chi dương từ năm thứ hai, thời gian hoàn vốn </w:t>
      </w:r>
      <w:del w:id="1083" w:author="Chốt nội dung mục 3.2, 23/10/2026 (Claude)" w:date="2026-10-23T15:39:02Z">
        <w:r w:rsidRPr="00171262">
          <w:delText xml:space="preserve">khoảng 4,5 năm (vốn đầu tư tài sản tại Bảng 10)</w:delText>
        </w:r>
      </w:del>
      <w:ins w:id="1084" w:author="Chốt nội dung mục 3.2, 23/10/2026 (Claude)" w:date="2026-10-23T15:39:02Z">
        <w:r w:rsidRPr="00171262">
          <w:t xml:space="preserve">khoảng 4,5 năm (vốn ban đầu tại Bảng 10)</w:t>
        </w:r>
      </w:ins>
      <w:r w:rsidRPr="00171262">
        <w:t xml:space="preserve">; kết quả này phụ thuộc lớn vào số học viên Hạng A tuyển sinh thực tế.</w:t>
      </w:r>
    </w:p>
    <w:p w14:paraId="568967FB" w14:textId="77777777" w:rsidR="005C2626" w:rsidRPr="00171262" w:rsidRDefault="00A27C38" w:rsidP="003A49E2">
      <w:r w:rsidRPr="00171262">
        <w:t>Từ những yêu cầu và điều kiện nêu trên, Tổ xây dựng Đề án kính trình Hiệu trưởng xem xét, phê duyệt Đề án; đồng thời cho ý kiến chỉ đạo đối với: (1) Phạm vi, mục tiêu đào tạo và sát hạch Hạng A; (2) Hướng thủ tục bổ sung Hạng A vào Giấy phép sát hạch số 58/CSGT(SHLX), giao khoa Đào tạo và Sát hạch lái xe chủ trì hoàn thiện điều kiện, lập hồ sơ đề nghị Phòng Cảnh sát giao thông Công an tỉnh kiểm tra, cấp lại giấy phép sát hạch; (3) Nguồn vốn, phân kỳ đầu tư; (4) Cơ chế khoán kinh phí đào tạo, sát hạch Hạng A./.</w:t>
      </w:r>
    </w:p>
    <w:p w14:paraId="7066F74D" w14:textId="77777777" w:rsidR="00560A53" w:rsidRPr="00171262" w:rsidRDefault="00560A53">
      <w:pPr>
        <w:sectPr w:rsidR="00560A53" w:rsidRPr="00171262" w:rsidSect="00A6136A">
          <w:pgSz w:w="11906" w:h="16838" w:code="9"/>
          <w:pgMar w:top="1134" w:right="1134" w:bottom="1134" w:left="1701" w:header="720" w:footer="720" w:gutter="0"/>
          <w:pgNumType w:start="1"/>
          <w:cols w:space="720"/>
          <w:docGrid w:linePitch="381"/>
        </w:sectPr>
      </w:pPr>
    </w:p>
    <w:p w14:paraId="2211EAAF" w14:textId="77777777" w:rsidR="00616E86" w:rsidRPr="00171262" w:rsidRDefault="00A27C38" w:rsidP="00616E86">
      <w:pPr>
        <w:spacing w:before="0" w:after="0"/>
        <w:ind w:firstLine="0"/>
        <w:jc w:val="center"/>
        <w:rPr>
          <w:b/>
          <w:bCs/>
        </w:rPr>
      </w:pPr>
      <w:r w:rsidRPr="00171262">
        <w:rPr>
          <w:b/>
          <w:szCs w:val="28"/>
        </w:rPr>
        <w:t>Phụ lục I</w:t>
      </w:r>
    </w:p>
    <w:p w14:paraId="24650F0C" w14:textId="77777777" w:rsidR="005C2626" w:rsidRPr="00171262" w:rsidRDefault="00A27C38">
      <w:pPr>
        <w:spacing w:before="0" w:after="0"/>
        <w:ind w:firstLine="0"/>
        <w:jc w:val="center"/>
      </w:pPr>
      <w:r w:rsidRPr="00171262">
        <w:rPr>
          <w:b/>
          <w:szCs w:val="28"/>
        </w:rPr>
        <w:t>BẢNG ĐỐI CHIẾU ĐIỀU KIỆN CƠ SỞ VẬT CHẤT SÂN SÁT HẠCH HẠNG A THEO QCVN 15:2026/BCA</w:t>
      </w:r>
    </w:p>
    <w:p w14:paraId="53FF002C" w14:textId="77777777" w:rsidR="00BB5318" w:rsidRPr="00171262" w:rsidRDefault="00BB5318">
      <w:pPr>
        <w:pBdr>
          <w:bottom w:val="single" w:sz="6" w:space="1" w:color="auto"/>
        </w:pBdr>
        <w:spacing w:before="0" w:after="0" w:line="120" w:lineRule="exact"/>
        <w:ind w:left="5868" w:right="5868" w:firstLine="0"/>
      </w:pPr>
    </w:p>
    <w:p w14:paraId="78B67664" w14:textId="77777777" w:rsidR="00BB5318" w:rsidRPr="00171262" w:rsidRDefault="00BB5318">
      <w:pPr>
        <w:spacing w:before="0"/>
      </w:pPr>
    </w:p>
    <w:tbl>
      <w:tblPr>
        <w:tblStyle w:val="TableGrid"/>
        <w:tblW w:w="14570" w:type="dxa"/>
        <w:tblLook w:val="04A0" w:firstRow="1" w:lastRow="0" w:firstColumn="1" w:lastColumn="0" w:noHBand="0" w:noVBand="1"/>
      </w:tblPr>
      <w:tblGrid>
        <w:gridCol w:w="1198"/>
        <w:gridCol w:w="5400"/>
        <w:gridCol w:w="3190"/>
        <w:gridCol w:w="2909"/>
        <w:gridCol w:w="1873"/>
      </w:tblGrid>
      <w:tr w:rsidR="007221BB" w:rsidRPr="00171262" w14:paraId="6DAA17ED" w14:textId="77777777" w:rsidTr="00171262">
        <w:trPr>
          <w:cantSplit/>
          <w:tblHeader/>
        </w:trPr>
        <w:tc>
          <w:tcPr>
            <w:tcW w:w="1198" w:type="dxa"/>
            <w:vAlign w:val="center"/>
          </w:tcPr>
          <w:p w14:paraId="2150EDF3" w14:textId="77777777" w:rsidR="005C2626" w:rsidRPr="00171262" w:rsidRDefault="00A27C38" w:rsidP="00BE60C7">
            <w:pPr>
              <w:tabs>
                <w:tab w:val="left" w:pos="679"/>
              </w:tabs>
              <w:spacing w:before="20" w:after="20"/>
              <w:ind w:firstLine="0"/>
              <w:jc w:val="center"/>
              <w:rPr>
                <w:sz w:val="24"/>
              </w:rPr>
            </w:pPr>
            <w:r w:rsidRPr="00171262">
              <w:rPr>
                <w:b/>
                <w:sz w:val="24"/>
              </w:rPr>
              <w:t>STT</w:t>
            </w:r>
          </w:p>
        </w:tc>
        <w:tc>
          <w:tcPr>
            <w:tcW w:w="5400" w:type="dxa"/>
            <w:vAlign w:val="center"/>
          </w:tcPr>
          <w:p w14:paraId="38C548F6" w14:textId="77777777" w:rsidR="005C2626" w:rsidRPr="00171262" w:rsidRDefault="00A27C38" w:rsidP="00BE60C7">
            <w:pPr>
              <w:spacing w:before="20" w:after="20"/>
              <w:ind w:firstLine="0"/>
              <w:jc w:val="center"/>
              <w:rPr>
                <w:sz w:val="24"/>
              </w:rPr>
            </w:pPr>
            <w:r w:rsidRPr="00171262">
              <w:rPr>
                <w:b/>
                <w:sz w:val="24"/>
              </w:rPr>
              <w:t>Yêu cầu theo QCVN 15:2026/BCA (sân sát hạch Hạng A)</w:t>
            </w:r>
          </w:p>
        </w:tc>
        <w:tc>
          <w:tcPr>
            <w:tcW w:w="3190" w:type="dxa"/>
            <w:vAlign w:val="center"/>
          </w:tcPr>
          <w:p w14:paraId="038CDC5D" w14:textId="77777777" w:rsidR="005C2626" w:rsidRPr="00171262" w:rsidRDefault="00A27C38" w:rsidP="00BE60C7">
            <w:pPr>
              <w:spacing w:before="20" w:after="20"/>
              <w:ind w:firstLine="0"/>
              <w:jc w:val="center"/>
              <w:rPr>
                <w:sz w:val="24"/>
              </w:rPr>
            </w:pPr>
            <w:r w:rsidRPr="00171262">
              <w:rPr>
                <w:b/>
                <w:sz w:val="24"/>
              </w:rPr>
              <w:t>Hiện trạng tại khoa ĐT&amp;SHLX</w:t>
            </w:r>
          </w:p>
        </w:tc>
        <w:tc>
          <w:tcPr>
            <w:tcW w:w="2909" w:type="dxa"/>
            <w:vAlign w:val="center"/>
          </w:tcPr>
          <w:p w14:paraId="4DEE8AD7" w14:textId="77777777" w:rsidR="005C2626" w:rsidRPr="00171262" w:rsidRDefault="00A27C38" w:rsidP="00BE60C7">
            <w:pPr>
              <w:spacing w:before="20" w:after="20"/>
              <w:ind w:firstLine="0"/>
              <w:jc w:val="center"/>
              <w:rPr>
                <w:sz w:val="24"/>
              </w:rPr>
            </w:pPr>
            <w:r w:rsidRPr="00171262">
              <w:rPr>
                <w:b/>
                <w:sz w:val="24"/>
              </w:rPr>
              <w:t>Mức đáp ứng</w:t>
            </w:r>
          </w:p>
        </w:tc>
        <w:tc>
          <w:tcPr>
            <w:tcW w:w="1873" w:type="dxa"/>
            <w:vAlign w:val="center"/>
          </w:tcPr>
          <w:p w14:paraId="535136A4" w14:textId="77777777" w:rsidR="005C2626" w:rsidRPr="00171262" w:rsidRDefault="00A27C38" w:rsidP="00BE60C7">
            <w:pPr>
              <w:spacing w:before="20" w:after="20"/>
              <w:ind w:firstLine="0"/>
              <w:jc w:val="center"/>
              <w:rPr>
                <w:sz w:val="24"/>
              </w:rPr>
            </w:pPr>
            <w:r w:rsidRPr="00171262">
              <w:rPr>
                <w:b/>
                <w:sz w:val="24"/>
              </w:rPr>
              <w:t>Việc cần làm</w:t>
            </w:r>
          </w:p>
        </w:tc>
      </w:tr>
      <w:tr w:rsidR="007221BB" w:rsidRPr="00171262" w14:paraId="0E764703" w14:textId="77777777" w:rsidTr="00171262">
        <w:trPr>
          <w:cantSplit/>
        </w:trPr>
        <w:tc>
          <w:tcPr>
            <w:tcW w:w="1198" w:type="dxa"/>
            <w:vAlign w:val="center"/>
          </w:tcPr>
          <w:p w14:paraId="3164E3F2" w14:textId="77777777" w:rsidR="005C2626" w:rsidRPr="00171262" w:rsidRDefault="00A27C38" w:rsidP="00BE60C7">
            <w:pPr>
              <w:spacing w:before="20" w:after="20"/>
              <w:ind w:firstLine="0"/>
              <w:jc w:val="center"/>
              <w:rPr>
                <w:sz w:val="24"/>
              </w:rPr>
            </w:pPr>
            <w:r w:rsidRPr="00171262">
              <w:rPr>
                <w:sz w:val="24"/>
              </w:rPr>
              <w:t>1</w:t>
            </w:r>
          </w:p>
        </w:tc>
        <w:tc>
          <w:tcPr>
            <w:tcW w:w="5400" w:type="dxa"/>
            <w:vAlign w:val="center"/>
          </w:tcPr>
          <w:p w14:paraId="068996B4" w14:textId="77777777" w:rsidR="005C2626" w:rsidRPr="00171262" w:rsidRDefault="00A27C38" w:rsidP="00BE60C7">
            <w:pPr>
              <w:spacing w:before="20" w:after="20"/>
              <w:ind w:firstLine="0"/>
              <w:rPr>
                <w:sz w:val="24"/>
              </w:rPr>
            </w:pPr>
            <w:r w:rsidRPr="00171262">
              <w:rPr>
                <w:sz w:val="24"/>
              </w:rPr>
              <w:t>Diện tích sân đủ bố trí hình các bài sát hạch Hạng A (mục 2.1.1 QCVN 15:2026/BCA). Đối với trung tâm sát hạch loại 3: diện tích trung tâm không nhỏ hơn 4.000 m² (khoản 6 Điều 24 Nghị định số 94/2026/NĐ-CP), sân sát hạch không nhỏ hơn 3.600 m² (mục 2.1.5.3); đối với sân tập lái để sát hạch lái xe mô tô (phương án dự phòng): Đủ diện tích bố trí hình (khoản 3 Điều 31)</w:t>
            </w:r>
          </w:p>
        </w:tc>
        <w:tc>
          <w:tcPr>
            <w:tcW w:w="3190" w:type="dxa"/>
            <w:vAlign w:val="center"/>
          </w:tcPr>
          <w:p w14:paraId="67673E6C" w14:textId="77777777" w:rsidR="005C2626" w:rsidRPr="00171262" w:rsidRDefault="005C2626" w:rsidP="00BE60C7">
            <w:pPr>
              <w:spacing w:before="20" w:after="20"/>
              <w:ind w:firstLine="0"/>
              <w:jc w:val="center"/>
              <w:rPr>
                <w:sz w:val="24"/>
              </w:rPr>
            </w:pPr>
            <w:r w:rsidRPr="00171262">
              <w:rPr>
                <w:sz w:val="24"/>
              </w:rPr>
              <w:t>Khu vực vẽ hình 81 m × 17,5 m (khoảng 1.417,5 m²): Sân sát hạch Hạng A1 40 m × 17,5 m; sân tập thực hành Hạng A1 41 m × 17,5 m; Giấy phép sát hạch số 58/CSGT(SHLX) (trung tâm loại 3) còn giá trị sử dụng (khoản 6 Điều 42 Nghị định số 94/2026/NĐ-CP)</w:t>
            </w:r>
          </w:p>
        </w:tc>
        <w:tc>
          <w:tcPr>
            <w:tcW w:w="2909" w:type="dxa"/>
            <w:vAlign w:val="center"/>
          </w:tcPr>
          <w:p w14:paraId="7ED29690" w14:textId="23DA596E" w:rsidR="005C2626" w:rsidRPr="00171262" w:rsidRDefault="005C2626" w:rsidP="00BE60C7">
            <w:pPr>
              <w:spacing w:before="20" w:after="20"/>
              <w:ind w:firstLine="0"/>
              <w:jc w:val="center"/>
              <w:rPr>
                <w:sz w:val="24"/>
              </w:rPr>
            </w:pPr>
            <w:r w:rsidRPr="00171262">
              <w:rPr>
                <w:sz w:val="24"/>
              </w:rPr>
              <w:t>Đủ bố trí hình 02 sân Hạng A (dài khoảng 42 m) và Hạng A1 (dài khoảng 32 m) theo ước tính sơ bộ; diện tích sân sát hạch sau đầu tư dự kiến khoảng 3.417,5–3.717,5 m² (gồm khu Giai đoạn 1 liền kề), phải đo đạc xác định; nếu dưới 3.600 m² thì mở rộng khu Giai đoạn 1; diện tích Trung tâm trong khuôn viên Cơ sở 4 trên 4.000 m²</w:t>
            </w:r>
          </w:p>
        </w:tc>
        <w:tc>
          <w:tcPr>
            <w:tcW w:w="1873" w:type="dxa"/>
            <w:vAlign w:val="center"/>
          </w:tcPr>
          <w:p w14:paraId="6FE710A4" w14:textId="77777777" w:rsidR="005C2626" w:rsidRPr="00171262" w:rsidRDefault="005C2626" w:rsidP="00BE60C7">
            <w:pPr>
              <w:spacing w:before="20" w:after="20"/>
              <w:ind w:firstLine="0"/>
              <w:jc w:val="center"/>
              <w:rPr>
                <w:sz w:val="24"/>
              </w:rPr>
            </w:pPr>
            <w:r w:rsidRPr="00171262">
              <w:rPr>
                <w:sz w:val="24"/>
              </w:rPr>
              <w:t>Giữ nguyên sân sát hạch, nhà điều hành, nhà chờ Hạng A1; cải tạo sân tập thực hành Hạng A1 (41 m × 17,5 m, mở rộng hai đầu khi cần) thành sân sát hạch Hạng A; xây dựng nhà điều hành lắp ghép riêng cho Hạng A; di chuyển sân tập Hạng A1 sang vị trí khác</w:t>
            </w:r>
          </w:p>
        </w:tc>
      </w:tr>
      <w:tr w:rsidR="007221BB" w:rsidRPr="00171262" w14:paraId="26A34E60" w14:textId="77777777" w:rsidTr="00171262">
        <w:trPr>
          <w:cantSplit/>
        </w:trPr>
        <w:tc>
          <w:tcPr>
            <w:tcW w:w="1198" w:type="dxa"/>
            <w:vAlign w:val="center"/>
          </w:tcPr>
          <w:p w14:paraId="6A8EF310" w14:textId="77777777" w:rsidR="005C2626" w:rsidRPr="00171262" w:rsidRDefault="00A27C38" w:rsidP="00BE60C7">
            <w:pPr>
              <w:spacing w:before="20" w:after="20"/>
              <w:ind w:firstLine="0"/>
              <w:jc w:val="center"/>
              <w:rPr>
                <w:sz w:val="24"/>
              </w:rPr>
            </w:pPr>
            <w:r w:rsidRPr="00171262">
              <w:rPr>
                <w:sz w:val="24"/>
              </w:rPr>
              <w:t>2</w:t>
            </w:r>
          </w:p>
        </w:tc>
        <w:tc>
          <w:tcPr>
            <w:tcW w:w="5400" w:type="dxa"/>
            <w:vAlign w:val="center"/>
          </w:tcPr>
          <w:p w14:paraId="090F96C4" w14:textId="77777777" w:rsidR="005C2626" w:rsidRPr="00171262" w:rsidRDefault="00A27C38" w:rsidP="00BE60C7">
            <w:pPr>
              <w:spacing w:before="20" w:after="20"/>
              <w:ind w:firstLine="0"/>
              <w:rPr>
                <w:sz w:val="24"/>
              </w:rPr>
            </w:pPr>
            <w:r w:rsidRPr="00171262">
              <w:rPr>
                <w:sz w:val="24"/>
              </w:rPr>
              <w:t>Quãng đường xe chạy tối thiểu 0,8 km (chỉ áp dụng trung tâm sát hạch loại 2, mục 2.1.6.2)</w:t>
            </w:r>
          </w:p>
        </w:tc>
        <w:tc>
          <w:tcPr>
            <w:tcW w:w="3190" w:type="dxa"/>
            <w:vAlign w:val="center"/>
          </w:tcPr>
          <w:p w14:paraId="36178A89" w14:textId="77777777" w:rsidR="005C2626" w:rsidRPr="00171262" w:rsidRDefault="005C2626" w:rsidP="00BE60C7">
            <w:pPr>
              <w:spacing w:before="20" w:after="20"/>
              <w:ind w:firstLine="0"/>
              <w:jc w:val="center"/>
              <w:rPr>
                <w:sz w:val="24"/>
              </w:rPr>
            </w:pPr>
            <w:r w:rsidRPr="00171262">
              <w:rPr>
                <w:sz w:val="24"/>
              </w:rPr>
              <w:t>Không áp dụng đối với trung tâm sát hạch loại 3</w:t>
            </w:r>
          </w:p>
        </w:tc>
        <w:tc>
          <w:tcPr>
            <w:tcW w:w="2909" w:type="dxa"/>
            <w:vAlign w:val="center"/>
          </w:tcPr>
          <w:p w14:paraId="402A7F7D" w14:textId="77777777" w:rsidR="005C2626" w:rsidRPr="00171262" w:rsidRDefault="005C2626" w:rsidP="00BE60C7">
            <w:pPr>
              <w:spacing w:before="20" w:after="20"/>
              <w:ind w:firstLine="0"/>
              <w:jc w:val="center"/>
              <w:rPr>
                <w:sz w:val="24"/>
              </w:rPr>
            </w:pPr>
            <w:r w:rsidRPr="00171262">
              <w:rPr>
                <w:sz w:val="24"/>
              </w:rPr>
              <w:t>—</w:t>
            </w:r>
          </w:p>
        </w:tc>
        <w:tc>
          <w:tcPr>
            <w:tcW w:w="1873" w:type="dxa"/>
            <w:vAlign w:val="center"/>
          </w:tcPr>
          <w:p w14:paraId="3969B075" w14:textId="77777777" w:rsidR="005C2626" w:rsidRPr="00171262" w:rsidRDefault="005C2626" w:rsidP="00BE60C7">
            <w:pPr>
              <w:spacing w:before="20" w:after="20"/>
              <w:ind w:firstLine="0"/>
              <w:jc w:val="center"/>
              <w:rPr>
                <w:sz w:val="24"/>
              </w:rPr>
            </w:pPr>
            <w:r w:rsidRPr="00171262">
              <w:rPr>
                <w:sz w:val="24"/>
              </w:rPr>
              <w:t>—</w:t>
            </w:r>
          </w:p>
        </w:tc>
      </w:tr>
      <w:tr w:rsidR="007221BB" w:rsidRPr="00171262" w14:paraId="111F8A66" w14:textId="77777777" w:rsidTr="00171262">
        <w:trPr>
          <w:cantSplit/>
        </w:trPr>
        <w:tc>
          <w:tcPr>
            <w:tcW w:w="1198" w:type="dxa"/>
            <w:vAlign w:val="center"/>
          </w:tcPr>
          <w:p w14:paraId="6202727E" w14:textId="77777777" w:rsidR="005C2626" w:rsidRPr="00171262" w:rsidRDefault="00A27C38" w:rsidP="00BE60C7">
            <w:pPr>
              <w:spacing w:before="20" w:after="20"/>
              <w:ind w:firstLine="0"/>
              <w:jc w:val="center"/>
              <w:rPr>
                <w:sz w:val="24"/>
              </w:rPr>
            </w:pPr>
            <w:r w:rsidRPr="00171262">
              <w:rPr>
                <w:sz w:val="24"/>
              </w:rPr>
              <w:t>3</w:t>
            </w:r>
          </w:p>
        </w:tc>
        <w:tc>
          <w:tcPr>
            <w:tcW w:w="5400" w:type="dxa"/>
            <w:vAlign w:val="center"/>
          </w:tcPr>
          <w:p w14:paraId="12EF3FC4" w14:textId="77777777" w:rsidR="005C2626" w:rsidRPr="00171262" w:rsidRDefault="00A27C38" w:rsidP="00BE60C7">
            <w:pPr>
              <w:spacing w:before="20" w:after="20"/>
              <w:ind w:firstLine="0"/>
              <w:rPr>
                <w:sz w:val="24"/>
              </w:rPr>
            </w:pPr>
            <w:r w:rsidRPr="00171262">
              <w:rPr>
                <w:sz w:val="24"/>
              </w:rPr>
              <w:t>Bài sát hạch tổng hợp số 1 Hạng A (04 hình): Hình số 8; vạch đường thẳng; đường có vạch cản; đường gồ ghề (mục 2.1.13.1 – 2.1.13.4 QCVN 15:2026/BCA); làn đường rộng tối thiểu 3,5 m (mục 2.1.7)</w:t>
            </w:r>
          </w:p>
        </w:tc>
        <w:tc>
          <w:tcPr>
            <w:tcW w:w="3190" w:type="dxa"/>
            <w:vAlign w:val="center"/>
          </w:tcPr>
          <w:p w14:paraId="7F6DFC92" w14:textId="77777777" w:rsidR="005C2626" w:rsidRPr="00171262" w:rsidRDefault="005C2626" w:rsidP="00BE60C7">
            <w:pPr>
              <w:spacing w:before="20" w:after="20"/>
              <w:ind w:firstLine="0"/>
              <w:jc w:val="center"/>
              <w:rPr>
                <w:sz w:val="24"/>
              </w:rPr>
            </w:pPr>
            <w:r w:rsidRPr="00171262">
              <w:rPr>
                <w:sz w:val="24"/>
              </w:rPr>
              <w:t>Hình hiện có là hình Hạng A1 (hình số 8: 3,0; 2,3; 5,7; 5,3 m; vạch đường thẳng, đường có vạch cản dài 18 m; đường gồ ghề, khoảng cách dải 1,5 m), không dùng được cho Hạng A</w:t>
            </w:r>
          </w:p>
        </w:tc>
        <w:tc>
          <w:tcPr>
            <w:tcW w:w="2909" w:type="dxa"/>
            <w:vAlign w:val="center"/>
          </w:tcPr>
          <w:p w14:paraId="397F59FC" w14:textId="77777777" w:rsidR="005C2626" w:rsidRPr="00171262" w:rsidRDefault="005C2626" w:rsidP="00BE60C7">
            <w:pPr>
              <w:spacing w:before="20" w:after="20"/>
              <w:ind w:firstLine="0"/>
              <w:jc w:val="center"/>
              <w:rPr>
                <w:sz w:val="24"/>
              </w:rPr>
            </w:pPr>
            <w:r w:rsidRPr="00171262">
              <w:rPr>
                <w:sz w:val="24"/>
              </w:rPr>
              <w:t>Chưa đáp ứng</w:t>
            </w:r>
          </w:p>
        </w:tc>
        <w:tc>
          <w:tcPr>
            <w:tcW w:w="1873" w:type="dxa"/>
            <w:vAlign w:val="center"/>
          </w:tcPr>
          <w:p w14:paraId="65ABF694" w14:textId="77777777" w:rsidR="005C2626" w:rsidRPr="00171262" w:rsidRDefault="005C2626" w:rsidP="00BE60C7">
            <w:pPr>
              <w:spacing w:before="20" w:after="20"/>
              <w:ind w:firstLine="0"/>
              <w:jc w:val="center"/>
              <w:rPr>
                <w:sz w:val="24"/>
              </w:rPr>
            </w:pPr>
            <w:r w:rsidRPr="00171262">
              <w:rPr>
                <w:sz w:val="24"/>
              </w:rPr>
              <w:t>Thi công hình Hạng A theo mục 2.1.13 (thông số tại mục IV.1 Phần III). Sân Hạng A dài khoảng 42 m × 17,5 m (khoảng 735 m²), mặt hình khoảng 320 m²</w:t>
            </w:r>
          </w:p>
        </w:tc>
      </w:tr>
      <w:tr w:rsidR="007221BB" w:rsidRPr="00171262" w14:paraId="77366CA7" w14:textId="77777777" w:rsidTr="00171262">
        <w:trPr>
          <w:cantSplit/>
        </w:trPr>
        <w:tc>
          <w:tcPr>
            <w:tcW w:w="1198" w:type="dxa"/>
            <w:vAlign w:val="center"/>
          </w:tcPr>
          <w:p w14:paraId="020D1D7C" w14:textId="77777777" w:rsidR="005C2626" w:rsidRPr="00171262" w:rsidRDefault="00A27C38" w:rsidP="00BE60C7">
            <w:pPr>
              <w:spacing w:before="20" w:after="20"/>
              <w:ind w:firstLine="0"/>
              <w:jc w:val="center"/>
              <w:rPr>
                <w:sz w:val="24"/>
              </w:rPr>
            </w:pPr>
            <w:r w:rsidRPr="00171262">
              <w:rPr>
                <w:sz w:val="24"/>
              </w:rPr>
              <w:t>4</w:t>
            </w:r>
          </w:p>
        </w:tc>
        <w:tc>
          <w:tcPr>
            <w:tcW w:w="5400" w:type="dxa"/>
            <w:vAlign w:val="center"/>
          </w:tcPr>
          <w:p w14:paraId="4C30DAE3" w14:textId="77777777" w:rsidR="005C2626" w:rsidRPr="00171262" w:rsidRDefault="00A27C38" w:rsidP="00BE60C7">
            <w:pPr>
              <w:spacing w:before="20" w:after="20"/>
              <w:ind w:firstLine="0"/>
              <w:rPr>
                <w:sz w:val="24"/>
              </w:rPr>
            </w:pPr>
            <w:r w:rsidRPr="00171262">
              <w:rPr>
                <w:sz w:val="24"/>
              </w:rPr>
              <w:t>Bài sát hạch bổ sung áp dụng từ 01/01/2028 (xử lý tình huống giả định trên đường Hạng A1, A — mục 2.1.13.5 QCVN 15:2026/BCA; điểm b khoản 2 Điều 2 Thông tư số 107/2026/TT-BCA)</w:t>
            </w:r>
          </w:p>
        </w:tc>
        <w:tc>
          <w:tcPr>
            <w:tcW w:w="3190" w:type="dxa"/>
            <w:vAlign w:val="center"/>
          </w:tcPr>
          <w:p w14:paraId="094A2331" w14:textId="77777777" w:rsidR="005C2626" w:rsidRPr="00171262" w:rsidRDefault="005C2626" w:rsidP="00BE60C7">
            <w:pPr>
              <w:spacing w:before="20" w:after="20"/>
              <w:ind w:firstLine="0"/>
              <w:jc w:val="center"/>
              <w:rPr>
                <w:sz w:val="24"/>
              </w:rPr>
            </w:pPr>
            <w:r w:rsidRPr="00171262">
              <w:rPr>
                <w:sz w:val="24"/>
              </w:rPr>
              <w:t>Chưa có</w:t>
            </w:r>
          </w:p>
        </w:tc>
        <w:tc>
          <w:tcPr>
            <w:tcW w:w="2909" w:type="dxa"/>
            <w:vAlign w:val="center"/>
          </w:tcPr>
          <w:p w14:paraId="7C34C86B" w14:textId="77777777" w:rsidR="005C2626" w:rsidRPr="00171262" w:rsidRDefault="005C2626" w:rsidP="00BE60C7">
            <w:pPr>
              <w:spacing w:before="20" w:after="20"/>
              <w:ind w:firstLine="0"/>
              <w:jc w:val="center"/>
              <w:rPr>
                <w:sz w:val="24"/>
              </w:rPr>
            </w:pPr>
            <w:r w:rsidRPr="00171262">
              <w:rPr>
                <w:sz w:val="24"/>
              </w:rPr>
              <w:t>Chưa đáp ứng</w:t>
            </w:r>
          </w:p>
        </w:tc>
        <w:tc>
          <w:tcPr>
            <w:tcW w:w="1873" w:type="dxa"/>
            <w:vAlign w:val="center"/>
          </w:tcPr>
          <w:p w14:paraId="0FF9A4DD" w14:textId="77777777" w:rsidR="005C2626" w:rsidRPr="00171262" w:rsidRDefault="005C2626" w:rsidP="00BE60C7">
            <w:pPr>
              <w:spacing w:before="20" w:after="20"/>
              <w:ind w:firstLine="0"/>
              <w:jc w:val="center"/>
              <w:rPr>
                <w:sz w:val="24"/>
              </w:rPr>
            </w:pPr>
            <w:r w:rsidRPr="00171262">
              <w:rPr>
                <w:sz w:val="24"/>
              </w:rPr>
              <w:t>Bố trí tại khu mở rộng Giai đoạn 1 (hình 15 m × 60 m), dùng chung Hạng A1, A; dự toán thiết bị, phần mềm (khái toán khoảng 469 triệu đồng, chờ báo giá EcoTek) trước 30/6/2027</w:t>
            </w:r>
          </w:p>
        </w:tc>
      </w:tr>
      <w:tr w:rsidR="007221BB" w:rsidRPr="00171262" w14:paraId="7F69DF7A" w14:textId="77777777" w:rsidTr="00171262">
        <w:trPr>
          <w:cantSplit/>
        </w:trPr>
        <w:tc>
          <w:tcPr>
            <w:tcW w:w="1198" w:type="dxa"/>
            <w:vAlign w:val="center"/>
          </w:tcPr>
          <w:p w14:paraId="7DF32F9C" w14:textId="77777777" w:rsidR="005C2626" w:rsidRPr="00171262" w:rsidRDefault="00A27C38" w:rsidP="00BE60C7">
            <w:pPr>
              <w:spacing w:before="20" w:after="20"/>
              <w:ind w:firstLine="0"/>
              <w:jc w:val="center"/>
              <w:rPr>
                <w:sz w:val="24"/>
              </w:rPr>
            </w:pPr>
            <w:r w:rsidRPr="00171262">
              <w:rPr>
                <w:sz w:val="24"/>
              </w:rPr>
              <w:t>5</w:t>
            </w:r>
          </w:p>
        </w:tc>
        <w:tc>
          <w:tcPr>
            <w:tcW w:w="5400" w:type="dxa"/>
            <w:vAlign w:val="center"/>
          </w:tcPr>
          <w:p w14:paraId="75767811" w14:textId="77777777" w:rsidR="005C2626" w:rsidRPr="00171262" w:rsidRDefault="00A27C38" w:rsidP="00BE60C7">
            <w:pPr>
              <w:spacing w:before="20" w:after="20"/>
              <w:ind w:firstLine="0"/>
              <w:rPr>
                <w:sz w:val="24"/>
              </w:rPr>
            </w:pPr>
            <w:r w:rsidRPr="00171262">
              <w:rPr>
                <w:sz w:val="24"/>
              </w:rPr>
              <w:t>Xe sát hạch Hạng A: Tối thiểu 02 xe, dung tích trên 200 cm³ (điểm b khoản 7 Điều 24 Nghị định số 94/2026/NĐ-CP; mục 2.2.3 QCVN 15:2026/BCA)</w:t>
            </w:r>
          </w:p>
        </w:tc>
        <w:tc>
          <w:tcPr>
            <w:tcW w:w="3190" w:type="dxa"/>
            <w:vAlign w:val="center"/>
          </w:tcPr>
          <w:p w14:paraId="5CE922E1" w14:textId="77777777" w:rsidR="005C2626" w:rsidRPr="00171262" w:rsidRDefault="005C2626" w:rsidP="00BE60C7">
            <w:pPr>
              <w:spacing w:before="20" w:after="20"/>
              <w:ind w:firstLine="0"/>
              <w:jc w:val="center"/>
              <w:rPr>
                <w:sz w:val="24"/>
              </w:rPr>
            </w:pPr>
            <w:r w:rsidRPr="00171262">
              <w:rPr>
                <w:sz w:val="24"/>
              </w:rPr>
              <w:t>Có 05 xe sát hạch A1, dùng chung cho đào tạo và sát hạch (Giấy phép sát hạch số 58/CSGT(SHLX)); chưa có xe Hạng A</w:t>
            </w:r>
          </w:p>
        </w:tc>
        <w:tc>
          <w:tcPr>
            <w:tcW w:w="2909" w:type="dxa"/>
            <w:vAlign w:val="center"/>
          </w:tcPr>
          <w:p w14:paraId="76EBF192" w14:textId="77777777" w:rsidR="005C2626" w:rsidRPr="00171262" w:rsidRDefault="005C2626" w:rsidP="00BE60C7">
            <w:pPr>
              <w:spacing w:before="20" w:after="20"/>
              <w:ind w:firstLine="0"/>
              <w:jc w:val="center"/>
              <w:rPr>
                <w:sz w:val="24"/>
              </w:rPr>
            </w:pPr>
            <w:r w:rsidRPr="00171262">
              <w:rPr>
                <w:sz w:val="24"/>
              </w:rPr>
              <w:t>Chưa đáp ứng</w:t>
            </w:r>
          </w:p>
        </w:tc>
        <w:tc>
          <w:tcPr>
            <w:tcW w:w="1873" w:type="dxa"/>
            <w:vAlign w:val="center"/>
          </w:tcPr>
          <w:p w14:paraId="549F5417" w14:textId="77777777" w:rsidR="005C2626" w:rsidRPr="00171262" w:rsidRDefault="005C2626" w:rsidP="00BE60C7">
            <w:pPr>
              <w:spacing w:before="20" w:after="20"/>
              <w:ind w:firstLine="0"/>
              <w:jc w:val="center"/>
              <w:rPr>
                <w:sz w:val="24"/>
              </w:rPr>
            </w:pPr>
            <w:r w:rsidRPr="00171262">
              <w:rPr>
                <w:sz w:val="24"/>
              </w:rPr>
              <w:t>Nhà trường đầu tư 02 xe sát hạch Hạng A (dự kiến Honda CB350 H'ness)</w:t>
            </w:r>
          </w:p>
        </w:tc>
      </w:tr>
      <w:tr w:rsidR="007221BB" w:rsidRPr="00171262" w14:paraId="3A15CB60" w14:textId="77777777" w:rsidTr="00171262">
        <w:trPr>
          <w:cantSplit/>
        </w:trPr>
        <w:tc>
          <w:tcPr>
            <w:tcW w:w="1198" w:type="dxa"/>
            <w:vAlign w:val="center"/>
          </w:tcPr>
          <w:p w14:paraId="1BAF4575" w14:textId="77777777" w:rsidR="005C2626" w:rsidRPr="00171262" w:rsidRDefault="00A27C38" w:rsidP="00BE60C7">
            <w:pPr>
              <w:spacing w:before="20" w:after="20"/>
              <w:ind w:firstLine="0"/>
              <w:jc w:val="center"/>
              <w:rPr>
                <w:sz w:val="24"/>
              </w:rPr>
            </w:pPr>
            <w:r w:rsidRPr="00171262">
              <w:rPr>
                <w:sz w:val="24"/>
              </w:rPr>
              <w:t>6</w:t>
            </w:r>
          </w:p>
        </w:tc>
        <w:tc>
          <w:tcPr>
            <w:tcW w:w="5400" w:type="dxa"/>
            <w:vAlign w:val="center"/>
          </w:tcPr>
          <w:p w14:paraId="2E084FFA" w14:textId="77777777" w:rsidR="005C2626" w:rsidRPr="00171262" w:rsidRDefault="00A27C38" w:rsidP="00BE60C7">
            <w:pPr>
              <w:spacing w:before="20" w:after="20"/>
              <w:ind w:firstLine="0"/>
              <w:rPr>
                <w:sz w:val="24"/>
              </w:rPr>
            </w:pPr>
            <w:r w:rsidRPr="00171262">
              <w:rPr>
                <w:sz w:val="24"/>
              </w:rPr>
              <w:t>Thiết bị sát hạch lý thuyết: 02 máy chủ, 10 máy trạm (khoản 8 Điều 24)</w:t>
            </w:r>
          </w:p>
        </w:tc>
        <w:tc>
          <w:tcPr>
            <w:tcW w:w="3190" w:type="dxa"/>
            <w:vAlign w:val="center"/>
          </w:tcPr>
          <w:p w14:paraId="0FF105B0" w14:textId="77777777" w:rsidR="005C2626" w:rsidRPr="00171262" w:rsidRDefault="005C2626" w:rsidP="00BE60C7">
            <w:pPr>
              <w:spacing w:before="20" w:after="20"/>
              <w:ind w:firstLine="0"/>
              <w:jc w:val="center"/>
              <w:rPr>
                <w:sz w:val="24"/>
              </w:rPr>
            </w:pPr>
            <w:r w:rsidRPr="00171262">
              <w:rPr>
                <w:sz w:val="24"/>
              </w:rPr>
              <w:t>Phòng máy 32 máy tính, gồm 02 máy chủ và 30 máy trạm (Windows 11, Intel Core i3-10100, RAM DDR4 4 GB, SSD 128 GB)</w:t>
            </w:r>
          </w:p>
        </w:tc>
        <w:tc>
          <w:tcPr>
            <w:tcW w:w="2909" w:type="dxa"/>
            <w:vAlign w:val="center"/>
          </w:tcPr>
          <w:p w14:paraId="2C73D893" w14:textId="77777777" w:rsidR="005C2626" w:rsidRPr="00171262" w:rsidRDefault="005C2626" w:rsidP="00BE60C7">
            <w:pPr>
              <w:spacing w:before="20" w:after="20"/>
              <w:ind w:firstLine="0"/>
              <w:jc w:val="center"/>
              <w:rPr>
                <w:sz w:val="24"/>
              </w:rPr>
            </w:pPr>
            <w:r w:rsidRPr="00171262">
              <w:rPr>
                <w:sz w:val="24"/>
              </w:rPr>
              <w:t>Đáp ứng (02 máy chủ; 30 máy trạm)</w:t>
            </w:r>
          </w:p>
        </w:tc>
        <w:tc>
          <w:tcPr>
            <w:tcW w:w="1873" w:type="dxa"/>
            <w:vAlign w:val="center"/>
          </w:tcPr>
          <w:p w14:paraId="73485C9C" w14:textId="77777777" w:rsidR="005C2626" w:rsidRPr="00171262" w:rsidRDefault="005C2626" w:rsidP="00BE60C7">
            <w:pPr>
              <w:spacing w:before="20" w:after="20"/>
              <w:ind w:firstLine="0"/>
              <w:jc w:val="center"/>
              <w:rPr>
                <w:sz w:val="24"/>
              </w:rPr>
            </w:pPr>
            <w:r w:rsidRPr="00171262">
              <w:rPr>
                <w:sz w:val="24"/>
              </w:rPr>
              <w:t>Cập nhật phần mềm sát hạch lý thuyết khi có hướng dẫn</w:t>
            </w:r>
          </w:p>
        </w:tc>
      </w:tr>
      <w:tr w:rsidR="007221BB" w:rsidRPr="00171262" w14:paraId="3029EA58" w14:textId="77777777" w:rsidTr="00171262">
        <w:trPr>
          <w:cantSplit/>
        </w:trPr>
        <w:tc>
          <w:tcPr>
            <w:tcW w:w="1198" w:type="dxa"/>
            <w:vAlign w:val="center"/>
          </w:tcPr>
          <w:p w14:paraId="712801B5" w14:textId="77777777" w:rsidR="005C2626" w:rsidRPr="00171262" w:rsidRDefault="00A27C38" w:rsidP="00BE60C7">
            <w:pPr>
              <w:spacing w:before="20" w:after="20"/>
              <w:ind w:firstLine="0"/>
              <w:jc w:val="center"/>
              <w:rPr>
                <w:sz w:val="24"/>
              </w:rPr>
            </w:pPr>
            <w:r w:rsidRPr="00171262">
              <w:rPr>
                <w:sz w:val="24"/>
              </w:rPr>
              <w:t>7</w:t>
            </w:r>
          </w:p>
        </w:tc>
        <w:tc>
          <w:tcPr>
            <w:tcW w:w="5400" w:type="dxa"/>
            <w:vAlign w:val="center"/>
          </w:tcPr>
          <w:p w14:paraId="26D662CF" w14:textId="77777777" w:rsidR="005C2626" w:rsidRPr="00171262" w:rsidRDefault="00A27C38" w:rsidP="00BE60C7">
            <w:pPr>
              <w:spacing w:before="20" w:after="20"/>
              <w:ind w:firstLine="0"/>
              <w:rPr>
                <w:sz w:val="24"/>
              </w:rPr>
            </w:pPr>
            <w:r w:rsidRPr="00171262">
              <w:rPr>
                <w:sz w:val="24"/>
              </w:rPr>
              <w:t>Thiết bị chấm điểm tự động trong hình (khoản 9 Điều 24)</w:t>
            </w:r>
          </w:p>
        </w:tc>
        <w:tc>
          <w:tcPr>
            <w:tcW w:w="3190" w:type="dxa"/>
            <w:vAlign w:val="center"/>
          </w:tcPr>
          <w:p w14:paraId="099961F7" w14:textId="77777777" w:rsidR="005C2626" w:rsidRPr="00171262" w:rsidRDefault="005C2626" w:rsidP="00BE60C7">
            <w:pPr>
              <w:spacing w:before="20" w:after="20"/>
              <w:ind w:firstLine="0"/>
              <w:jc w:val="center"/>
              <w:rPr>
                <w:sz w:val="24"/>
              </w:rPr>
            </w:pPr>
            <w:r w:rsidRPr="00171262">
              <w:rPr>
                <w:sz w:val="24"/>
              </w:rPr>
              <w:t>Có thiết bị, phần mềm, phòng điều hành cho Hạng A1; không dùng chung được cho Hạng A</w:t>
            </w:r>
          </w:p>
        </w:tc>
        <w:tc>
          <w:tcPr>
            <w:tcW w:w="2909" w:type="dxa"/>
            <w:vAlign w:val="center"/>
          </w:tcPr>
          <w:p w14:paraId="5C4FEE23" w14:textId="77777777" w:rsidR="005C2626" w:rsidRPr="00171262" w:rsidRDefault="005C2626" w:rsidP="00BE60C7">
            <w:pPr>
              <w:spacing w:before="20" w:after="20"/>
              <w:ind w:firstLine="0"/>
              <w:jc w:val="center"/>
              <w:rPr>
                <w:sz w:val="24"/>
              </w:rPr>
            </w:pPr>
            <w:r w:rsidRPr="00171262">
              <w:rPr>
                <w:sz w:val="24"/>
              </w:rPr>
              <w:t>Chưa đáp ứng cho Hạng A</w:t>
            </w:r>
          </w:p>
        </w:tc>
        <w:tc>
          <w:tcPr>
            <w:tcW w:w="1873" w:type="dxa"/>
            <w:vAlign w:val="center"/>
          </w:tcPr>
          <w:p w14:paraId="016F9168" w14:textId="77777777" w:rsidR="005C2626" w:rsidRPr="00171262" w:rsidRDefault="005C2626" w:rsidP="00BE60C7">
            <w:pPr>
              <w:spacing w:before="20" w:after="20"/>
              <w:ind w:firstLine="0"/>
              <w:jc w:val="center"/>
              <w:rPr>
                <w:sz w:val="24"/>
              </w:rPr>
            </w:pPr>
            <w:r w:rsidRPr="00171262">
              <w:rPr>
                <w:sz w:val="24"/>
              </w:rPr>
              <w:t>Đầu tư mới thiết bị trên xe, trên sân, phần mềm; lắp đặt tại nhà điều hành lắp ghép riêng cho Hạng A; theo báo giá của Công ty Cổ phần Kỹ thuật Công nghệ EcoTek khoảng 198,7 triệu đồng (02 xe)</w:t>
            </w:r>
          </w:p>
        </w:tc>
      </w:tr>
      <w:tr w:rsidR="007221BB" w:rsidRPr="00171262" w14:paraId="46335752" w14:textId="77777777" w:rsidTr="00171262">
        <w:trPr>
          <w:cantSplit/>
        </w:trPr>
        <w:tc>
          <w:tcPr>
            <w:tcW w:w="1198" w:type="dxa"/>
            <w:vAlign w:val="center"/>
          </w:tcPr>
          <w:p w14:paraId="53100836" w14:textId="77777777" w:rsidR="005C2626" w:rsidRPr="00171262" w:rsidRDefault="00A27C38" w:rsidP="00BE60C7">
            <w:pPr>
              <w:spacing w:before="20" w:after="20"/>
              <w:ind w:firstLine="0"/>
              <w:jc w:val="center"/>
              <w:rPr>
                <w:sz w:val="24"/>
              </w:rPr>
            </w:pPr>
            <w:r w:rsidRPr="00171262">
              <w:rPr>
                <w:sz w:val="24"/>
              </w:rPr>
              <w:t>8</w:t>
            </w:r>
          </w:p>
        </w:tc>
        <w:tc>
          <w:tcPr>
            <w:tcW w:w="5400" w:type="dxa"/>
            <w:vAlign w:val="center"/>
          </w:tcPr>
          <w:p w14:paraId="2917E795" w14:textId="77777777" w:rsidR="005C2626" w:rsidRPr="00171262" w:rsidRDefault="00A27C38" w:rsidP="00BE60C7">
            <w:pPr>
              <w:spacing w:before="20" w:after="20"/>
              <w:ind w:firstLine="0"/>
              <w:rPr>
                <w:sz w:val="24"/>
              </w:rPr>
            </w:pPr>
            <w:r w:rsidRPr="00171262">
              <w:rPr>
                <w:sz w:val="24"/>
              </w:rPr>
              <w:t>Thiết bị hỗ trợ: Bộ đàm 02; âm thanh 01; màn hình 03; camera; máy phát điện dự phòng 01; thiết bị lưu điện (khoản 12 Điều 24)</w:t>
            </w:r>
          </w:p>
        </w:tc>
        <w:tc>
          <w:tcPr>
            <w:tcW w:w="3190" w:type="dxa"/>
            <w:vAlign w:val="center"/>
          </w:tcPr>
          <w:p w14:paraId="151C06C3" w14:textId="77777777" w:rsidR="005C2626" w:rsidRPr="00171262" w:rsidRDefault="005C2626" w:rsidP="00BE60C7">
            <w:pPr>
              <w:spacing w:before="20" w:after="20"/>
              <w:ind w:firstLine="0"/>
              <w:jc w:val="center"/>
              <w:rPr>
                <w:sz w:val="24"/>
              </w:rPr>
            </w:pPr>
            <w:r w:rsidRPr="00171262">
              <w:rPr>
                <w:sz w:val="24"/>
              </w:rPr>
              <w:t>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c>
          <w:tcPr>
            <w:tcW w:w="2909" w:type="dxa"/>
            <w:vAlign w:val="center"/>
          </w:tcPr>
          <w:p w14:paraId="6F3C3330" w14:textId="77777777" w:rsidR="005C2626" w:rsidRPr="00171262" w:rsidRDefault="005C2626" w:rsidP="00BE60C7">
            <w:pPr>
              <w:spacing w:before="20" w:after="20"/>
              <w:ind w:firstLine="0"/>
              <w:jc w:val="center"/>
              <w:rPr>
                <w:sz w:val="24"/>
              </w:rPr>
            </w:pPr>
            <w:r w:rsidRPr="00171262">
              <w:rPr>
                <w:sz w:val="24"/>
              </w:rPr>
              <w:t>Đáp ứng số lượng tối thiểu (đối với Hạng A1)</w:t>
            </w:r>
          </w:p>
        </w:tc>
        <w:tc>
          <w:tcPr>
            <w:tcW w:w="1873" w:type="dxa"/>
            <w:vAlign w:val="center"/>
          </w:tcPr>
          <w:p w14:paraId="7384BC29" w14:textId="77777777" w:rsidR="005C2626" w:rsidRPr="00171262" w:rsidRDefault="005C2626" w:rsidP="00BE60C7">
            <w:pPr>
              <w:spacing w:before="20" w:after="20"/>
              <w:ind w:firstLine="0"/>
              <w:jc w:val="center"/>
              <w:rPr>
                <w:sz w:val="24"/>
              </w:rPr>
            </w:pPr>
            <w:r w:rsidRPr="00171262">
              <w:rPr>
                <w:sz w:val="24"/>
              </w:rPr>
              <w:t>Trang bị thiết bị âm thanh, màn hình công khai, camera cho phòng điều hành và sân sát hạch thực hành Hạng A</w:t>
            </w:r>
          </w:p>
        </w:tc>
      </w:tr>
    </w:tbl>
    <w:p w14:paraId="3AA9CA51" w14:textId="77777777" w:rsidR="00560A53" w:rsidRPr="00171262" w:rsidRDefault="00560A53">
      <w:pPr>
        <w:sectPr w:rsidR="00560A53" w:rsidRPr="00171262" w:rsidSect="00A6136A">
          <w:pgSz w:w="16838" w:h="11906" w:orient="landscape" w:code="9"/>
          <w:pgMar w:top="1701" w:right="1134" w:bottom="1134" w:left="1134" w:header="720" w:footer="720" w:gutter="0"/>
          <w:pgNumType w:start="1"/>
          <w:cols w:space="720"/>
          <w:docGrid w:linePitch="381"/>
        </w:sectPr>
      </w:pPr>
    </w:p>
    <w:p w14:paraId="1EC363FD" w14:textId="77777777" w:rsidR="00616E86" w:rsidRPr="00171262" w:rsidRDefault="00A27C38" w:rsidP="00616E86">
      <w:pPr>
        <w:spacing w:before="0" w:after="0"/>
        <w:ind w:firstLine="0"/>
        <w:jc w:val="center"/>
        <w:rPr>
          <w:b/>
          <w:bCs/>
        </w:rPr>
      </w:pPr>
      <w:r w:rsidRPr="00171262">
        <w:rPr>
          <w:b/>
          <w:szCs w:val="28"/>
        </w:rPr>
        <w:t>Phụ lục II</w:t>
      </w:r>
    </w:p>
    <w:p w14:paraId="48DF9D3A" w14:textId="77777777" w:rsidR="005C2626" w:rsidRPr="00171262" w:rsidRDefault="00A27C38">
      <w:pPr>
        <w:spacing w:before="0" w:after="0"/>
        <w:ind w:firstLine="0"/>
        <w:jc w:val="center"/>
      </w:pPr>
      <w:r w:rsidRPr="00171262">
        <w:rPr>
          <w:b/>
          <w:szCs w:val="28"/>
        </w:rPr>
        <w:t>HỒ SƠ, THỦ TỤC PHÁP LÝ</w:t>
      </w:r>
    </w:p>
    <w:p w14:paraId="459F9C60" w14:textId="77777777" w:rsidR="00BB5318" w:rsidRPr="00171262" w:rsidRDefault="00BB5318">
      <w:pPr>
        <w:pBdr>
          <w:bottom w:val="single" w:sz="6" w:space="1" w:color="auto"/>
        </w:pBdr>
        <w:spacing w:before="0" w:after="0" w:line="120" w:lineRule="exact"/>
        <w:ind w:left="5868" w:right="5868" w:firstLine="0"/>
      </w:pPr>
    </w:p>
    <w:p w14:paraId="173EF4B5" w14:textId="77777777" w:rsidR="00BB5318" w:rsidRPr="00171262" w:rsidRDefault="00BB5318">
      <w:pPr>
        <w:spacing w:before="0"/>
      </w:pPr>
    </w:p>
    <w:tbl>
      <w:tblPr>
        <w:tblStyle w:val="TableGrid"/>
        <w:tblW w:w="14570" w:type="dxa"/>
        <w:tblLook w:val="04A0" w:firstRow="1" w:lastRow="0" w:firstColumn="1" w:lastColumn="0" w:noHBand="0" w:noVBand="1"/>
      </w:tblPr>
      <w:tblGrid>
        <w:gridCol w:w="1210"/>
        <w:gridCol w:w="3228"/>
        <w:gridCol w:w="1994"/>
        <w:gridCol w:w="2991"/>
        <w:gridCol w:w="2760"/>
        <w:gridCol w:w="2387"/>
      </w:tblGrid>
      <w:tr w:rsidR="007221BB" w:rsidRPr="00171262" w14:paraId="6BA70709" w14:textId="77777777" w:rsidTr="003F26EB">
        <w:trPr>
          <w:cantSplit/>
          <w:tblHeader/>
        </w:trPr>
        <w:tc>
          <w:tcPr>
            <w:tcW w:w="1210" w:type="dxa"/>
            <w:vAlign w:val="center"/>
          </w:tcPr>
          <w:p w14:paraId="27938E11" w14:textId="77777777" w:rsidR="005C2626" w:rsidRPr="00171262" w:rsidRDefault="00A27C38" w:rsidP="00BE60C7">
            <w:pPr>
              <w:spacing w:before="20" w:after="20"/>
              <w:ind w:firstLine="0"/>
              <w:jc w:val="center"/>
              <w:rPr>
                <w:sz w:val="24"/>
              </w:rPr>
            </w:pPr>
            <w:r w:rsidRPr="00171262">
              <w:rPr>
                <w:b/>
                <w:sz w:val="24"/>
              </w:rPr>
              <w:t>STT</w:t>
            </w:r>
          </w:p>
        </w:tc>
        <w:tc>
          <w:tcPr>
            <w:tcW w:w="3228" w:type="dxa"/>
            <w:vAlign w:val="center"/>
          </w:tcPr>
          <w:p w14:paraId="62BDDF9D" w14:textId="77777777" w:rsidR="005C2626" w:rsidRPr="00171262" w:rsidRDefault="00A27C38" w:rsidP="00BE60C7">
            <w:pPr>
              <w:spacing w:before="20" w:after="20"/>
              <w:ind w:firstLine="0"/>
              <w:jc w:val="center"/>
              <w:rPr>
                <w:sz w:val="24"/>
              </w:rPr>
            </w:pPr>
            <w:r w:rsidRPr="00171262">
              <w:rPr>
                <w:b/>
                <w:sz w:val="24"/>
              </w:rPr>
              <w:t>Loại thủ tục</w:t>
            </w:r>
          </w:p>
        </w:tc>
        <w:tc>
          <w:tcPr>
            <w:tcW w:w="1994" w:type="dxa"/>
            <w:vAlign w:val="center"/>
          </w:tcPr>
          <w:p w14:paraId="29388824" w14:textId="77777777" w:rsidR="005C2626" w:rsidRPr="00171262" w:rsidRDefault="00A27C38" w:rsidP="00BE60C7">
            <w:pPr>
              <w:spacing w:before="20" w:after="20"/>
              <w:ind w:firstLine="0"/>
              <w:jc w:val="center"/>
              <w:rPr>
                <w:sz w:val="24"/>
              </w:rPr>
            </w:pPr>
            <w:r w:rsidRPr="00171262">
              <w:rPr>
                <w:b/>
                <w:sz w:val="24"/>
              </w:rPr>
              <w:t>Thành phần hồ sơ</w:t>
            </w:r>
          </w:p>
        </w:tc>
        <w:tc>
          <w:tcPr>
            <w:tcW w:w="2991" w:type="dxa"/>
            <w:vAlign w:val="center"/>
          </w:tcPr>
          <w:p w14:paraId="78CB9B73" w14:textId="77777777" w:rsidR="005C2626" w:rsidRPr="00171262" w:rsidRDefault="00A27C38" w:rsidP="00BE60C7">
            <w:pPr>
              <w:spacing w:before="20" w:after="20"/>
              <w:ind w:firstLine="0"/>
              <w:jc w:val="center"/>
              <w:rPr>
                <w:sz w:val="24"/>
              </w:rPr>
            </w:pPr>
            <w:r w:rsidRPr="00171262">
              <w:rPr>
                <w:b/>
                <w:sz w:val="24"/>
              </w:rPr>
              <w:t>Cơ quan tiếp nhận/giải quyết</w:t>
            </w:r>
          </w:p>
        </w:tc>
        <w:tc>
          <w:tcPr>
            <w:tcW w:w="2760" w:type="dxa"/>
            <w:vAlign w:val="center"/>
          </w:tcPr>
          <w:p w14:paraId="36178AD5" w14:textId="77777777" w:rsidR="005C2626" w:rsidRPr="00171262" w:rsidRDefault="00A27C38" w:rsidP="00BE60C7">
            <w:pPr>
              <w:spacing w:before="20" w:after="20"/>
              <w:ind w:firstLine="0"/>
              <w:jc w:val="center"/>
              <w:rPr>
                <w:sz w:val="24"/>
              </w:rPr>
            </w:pPr>
            <w:r w:rsidRPr="00171262">
              <w:rPr>
                <w:b/>
                <w:sz w:val="24"/>
              </w:rPr>
              <w:t>Thời hạn giải quyết</w:t>
            </w:r>
          </w:p>
        </w:tc>
        <w:tc>
          <w:tcPr>
            <w:tcW w:w="2387" w:type="dxa"/>
            <w:vAlign w:val="center"/>
          </w:tcPr>
          <w:p w14:paraId="4035D130" w14:textId="77777777" w:rsidR="005C2626" w:rsidRPr="00171262" w:rsidRDefault="00A27C38" w:rsidP="00BE60C7">
            <w:pPr>
              <w:spacing w:before="20" w:after="20"/>
              <w:ind w:firstLine="0"/>
              <w:jc w:val="center"/>
              <w:rPr>
                <w:sz w:val="24"/>
              </w:rPr>
            </w:pPr>
            <w:r w:rsidRPr="00171262">
              <w:rPr>
                <w:b/>
                <w:sz w:val="24"/>
              </w:rPr>
              <w:t>Ghi chú</w:t>
            </w:r>
          </w:p>
        </w:tc>
      </w:tr>
      <w:tr w:rsidR="007221BB" w:rsidRPr="00171262" w14:paraId="37BAF73D" w14:textId="77777777" w:rsidTr="003F26EB">
        <w:trPr>
          <w:cantSplit/>
        </w:trPr>
        <w:tc>
          <w:tcPr>
            <w:tcW w:w="1210" w:type="dxa"/>
            <w:vAlign w:val="center"/>
          </w:tcPr>
          <w:p w14:paraId="01C5D3FE" w14:textId="77777777" w:rsidR="005C2626" w:rsidRPr="00171262" w:rsidRDefault="00A27C38" w:rsidP="00BE60C7">
            <w:pPr>
              <w:spacing w:before="20" w:after="20"/>
              <w:ind w:firstLine="0"/>
              <w:jc w:val="center"/>
              <w:rPr>
                <w:sz w:val="24"/>
              </w:rPr>
            </w:pPr>
            <w:r w:rsidRPr="00171262">
              <w:rPr>
                <w:sz w:val="24"/>
              </w:rPr>
              <w:t>1</w:t>
            </w:r>
          </w:p>
        </w:tc>
        <w:tc>
          <w:tcPr>
            <w:tcW w:w="3228" w:type="dxa"/>
            <w:vAlign w:val="center"/>
          </w:tcPr>
          <w:p w14:paraId="1D626428" w14:textId="77777777" w:rsidR="005C2626" w:rsidRPr="00171262" w:rsidRDefault="00A27C38" w:rsidP="00BE60C7">
            <w:pPr>
              <w:spacing w:before="20" w:after="20"/>
              <w:ind w:firstLine="0"/>
              <w:jc w:val="center"/>
              <w:rPr>
                <w:sz w:val="24"/>
              </w:rPr>
            </w:pPr>
            <w:r w:rsidRPr="00171262">
              <w:rPr>
                <w:sz w:val="24"/>
              </w:rPr>
              <w:t>Báo cáo đăng ký khóa đào tạo Hạng A (Mẫu 1, 2 Phụ lục II TT14/2025/TT-BXD)</w:t>
            </w:r>
          </w:p>
        </w:tc>
        <w:tc>
          <w:tcPr>
            <w:tcW w:w="1994" w:type="dxa"/>
            <w:vAlign w:val="center"/>
          </w:tcPr>
          <w:p w14:paraId="62A924CE" w14:textId="77777777" w:rsidR="005C2626" w:rsidRPr="00171262" w:rsidRDefault="005C2626" w:rsidP="00BE60C7">
            <w:pPr>
              <w:spacing w:before="20" w:after="20"/>
              <w:ind w:firstLine="0"/>
              <w:jc w:val="center"/>
              <w:rPr>
                <w:sz w:val="24"/>
              </w:rPr>
            </w:pPr>
            <w:r w:rsidRPr="00171262">
              <w:rPr>
                <w:sz w:val="24"/>
              </w:rPr>
              <w:t>Báo cáo đăng ký khóa đào tạo theo Mẫu số 1 và Mẫu số 2 Phụ lục II Thông tư số 14/2025/TT-BXD; hồ sơ người học theo Điều 13, Điều 14; có dấu giáp lai</w:t>
            </w:r>
          </w:p>
        </w:tc>
        <w:tc>
          <w:tcPr>
            <w:tcW w:w="2991" w:type="dxa"/>
            <w:vAlign w:val="center"/>
          </w:tcPr>
          <w:p w14:paraId="0DF5CE40" w14:textId="77777777" w:rsidR="005C2626" w:rsidRPr="00171262" w:rsidRDefault="00A27C38" w:rsidP="00BE60C7">
            <w:pPr>
              <w:spacing w:before="20" w:after="20"/>
              <w:ind w:firstLine="0"/>
              <w:jc w:val="center"/>
              <w:rPr>
                <w:sz w:val="24"/>
              </w:rPr>
            </w:pPr>
            <w:r w:rsidRPr="00171262">
              <w:rPr>
                <w:sz w:val="24"/>
              </w:rPr>
              <w:t>Sở Xây dựng tỉnh Quảng Ngãi</w:t>
            </w:r>
          </w:p>
        </w:tc>
        <w:tc>
          <w:tcPr>
            <w:tcW w:w="2760" w:type="dxa"/>
            <w:vAlign w:val="center"/>
          </w:tcPr>
          <w:p w14:paraId="29F637CE" w14:textId="77777777" w:rsidR="005C2626" w:rsidRPr="00171262" w:rsidRDefault="005C2626" w:rsidP="00BE60C7">
            <w:pPr>
              <w:spacing w:before="20" w:after="20"/>
              <w:ind w:firstLine="0"/>
              <w:jc w:val="center"/>
              <w:rPr>
                <w:sz w:val="24"/>
              </w:rPr>
            </w:pPr>
            <w:r w:rsidRPr="00171262">
              <w:rPr>
                <w:sz w:val="24"/>
              </w:rPr>
              <w:t>Gửi Sở Xây dựng ngay trong ngày khai giảng (điểm c khoản 3 Điều 5 Thông tư số 14/2025/TT-BXD)</w:t>
            </w:r>
          </w:p>
        </w:tc>
        <w:tc>
          <w:tcPr>
            <w:tcW w:w="2387" w:type="dxa"/>
            <w:vAlign w:val="center"/>
          </w:tcPr>
          <w:p w14:paraId="65C7A968" w14:textId="77777777" w:rsidR="005C2626" w:rsidRPr="00171262" w:rsidRDefault="00A27C38" w:rsidP="00BE60C7">
            <w:pPr>
              <w:spacing w:before="20" w:after="20"/>
              <w:ind w:firstLine="0"/>
              <w:jc w:val="center"/>
              <w:rPr>
                <w:sz w:val="24"/>
              </w:rPr>
            </w:pPr>
            <w:r w:rsidRPr="00171262">
              <w:rPr>
                <w:sz w:val="24"/>
              </w:rPr>
              <w:t>Nộp cho mỗi khóa; kèm truyền dữ liệu qua Hệ thống thông tin quản lý đào tạo</w:t>
            </w:r>
          </w:p>
        </w:tc>
      </w:tr>
      <w:tr w:rsidR="007221BB" w:rsidRPr="00171262" w14:paraId="50AAC1EC" w14:textId="77777777" w:rsidTr="003F26EB">
        <w:trPr>
          <w:cantSplit/>
        </w:trPr>
        <w:tc>
          <w:tcPr>
            <w:tcW w:w="1210" w:type="dxa"/>
            <w:vAlign w:val="center"/>
          </w:tcPr>
          <w:p w14:paraId="1AABADB0" w14:textId="77777777" w:rsidR="005C2626" w:rsidRPr="00171262" w:rsidRDefault="00A27C38" w:rsidP="00BE60C7">
            <w:pPr>
              <w:spacing w:before="20" w:after="20"/>
              <w:ind w:firstLine="0"/>
              <w:jc w:val="center"/>
              <w:rPr>
                <w:sz w:val="24"/>
              </w:rPr>
            </w:pPr>
            <w:r w:rsidRPr="00171262">
              <w:rPr>
                <w:sz w:val="24"/>
              </w:rPr>
              <w:t>2</w:t>
            </w:r>
          </w:p>
        </w:tc>
        <w:tc>
          <w:tcPr>
            <w:tcW w:w="3228" w:type="dxa"/>
            <w:vAlign w:val="center"/>
          </w:tcPr>
          <w:p w14:paraId="4732FA33" w14:textId="77777777" w:rsidR="005C2626" w:rsidRPr="00171262" w:rsidRDefault="00A27C38" w:rsidP="00BE60C7">
            <w:pPr>
              <w:spacing w:before="20" w:after="20"/>
              <w:ind w:firstLine="0"/>
              <w:jc w:val="center"/>
              <w:rPr>
                <w:sz w:val="24"/>
              </w:rPr>
            </w:pPr>
            <w:r w:rsidRPr="00171262">
              <w:rPr>
                <w:sz w:val="24"/>
              </w:rPr>
              <w:t>Đề nghị cấp lại Giấy phép sát hạch số 58/CSGT(SHLX) để bổ sung Hạng A (thay đổi thiết bị, chủng loại, số lượng xe sát hạch)</w:t>
            </w:r>
          </w:p>
        </w:tc>
        <w:tc>
          <w:tcPr>
            <w:tcW w:w="1994" w:type="dxa"/>
            <w:vAlign w:val="center"/>
          </w:tcPr>
          <w:p w14:paraId="09B55863" w14:textId="77777777" w:rsidR="005C2626" w:rsidRPr="00171262" w:rsidRDefault="00A27C38" w:rsidP="00BE60C7">
            <w:pPr>
              <w:spacing w:before="20" w:after="20"/>
              <w:ind w:firstLine="0"/>
              <w:jc w:val="center"/>
              <w:rPr>
                <w:sz w:val="24"/>
              </w:rPr>
            </w:pPr>
            <w:r w:rsidRPr="00171262">
              <w:rPr>
                <w:sz w:val="24"/>
              </w:rPr>
              <w:t>Văn bản đề nghị cấp lại giấy phép sát hạch theo Mẫu số 02 Phụ lục XV Nghị định số 94/2026/NĐ-CP (điểm a khoản 1 Điều 29)</w:t>
            </w:r>
          </w:p>
        </w:tc>
        <w:tc>
          <w:tcPr>
            <w:tcW w:w="2991" w:type="dxa"/>
            <w:vAlign w:val="center"/>
          </w:tcPr>
          <w:p w14:paraId="0D0C89FC" w14:textId="77777777" w:rsidR="005C2626" w:rsidRPr="00171262" w:rsidRDefault="00A27C38" w:rsidP="00BE60C7">
            <w:pPr>
              <w:spacing w:before="20" w:after="20"/>
              <w:ind w:firstLine="0"/>
              <w:jc w:val="center"/>
              <w:rPr>
                <w:sz w:val="24"/>
              </w:rPr>
            </w:pPr>
            <w:r w:rsidRPr="00171262">
              <w:rPr>
                <w:sz w:val="24"/>
              </w:rPr>
              <w:t>Phòng Cảnh sát giao thông Công an tỉnh Quảng Ngãi</w:t>
            </w:r>
          </w:p>
        </w:tc>
        <w:tc>
          <w:tcPr>
            <w:tcW w:w="2760" w:type="dxa"/>
            <w:vAlign w:val="center"/>
          </w:tcPr>
          <w:p w14:paraId="35164EFB" w14:textId="77777777" w:rsidR="005C2626" w:rsidRPr="00171262" w:rsidRDefault="00A27C38" w:rsidP="00BE60C7">
            <w:pPr>
              <w:spacing w:before="20" w:after="20"/>
              <w:ind w:firstLine="0"/>
              <w:jc w:val="center"/>
              <w:rPr>
                <w:sz w:val="24"/>
              </w:rPr>
            </w:pPr>
            <w:r w:rsidRPr="00171262">
              <w:rPr>
                <w:sz w:val="24"/>
              </w:rPr>
              <w:t>Không quá 03 ngày làm việc kể từ ngày nhận văn bản đề nghị để kiểm tra, lập biên bản và cấp giấy phép sát hạch (điểm b khoản 1 Điều 29)</w:t>
            </w:r>
          </w:p>
        </w:tc>
        <w:tc>
          <w:tcPr>
            <w:tcW w:w="2387" w:type="dxa"/>
            <w:vAlign w:val="center"/>
          </w:tcPr>
          <w:p w14:paraId="33E0C322" w14:textId="77777777" w:rsidR="005C2626" w:rsidRPr="00171262" w:rsidRDefault="00A27C38" w:rsidP="00BE60C7">
            <w:pPr>
              <w:spacing w:before="20" w:after="20"/>
              <w:ind w:firstLine="0"/>
              <w:jc w:val="center"/>
              <w:rPr>
                <w:sz w:val="24"/>
              </w:rPr>
            </w:pPr>
            <w:r w:rsidRPr="00171262">
              <w:rPr>
                <w:sz w:val="24"/>
              </w:rPr>
              <w:t>Trung tâm loại 3 được sát hạch Hạng A1, A và B1 (khoản 4 Điều 3)</w:t>
            </w:r>
          </w:p>
        </w:tc>
      </w:tr>
      <w:tr w:rsidR="007221BB" w:rsidRPr="00171262" w14:paraId="2C9847E3" w14:textId="77777777" w:rsidTr="003F26EB">
        <w:trPr>
          <w:cantSplit/>
        </w:trPr>
        <w:tc>
          <w:tcPr>
            <w:tcW w:w="1210" w:type="dxa"/>
            <w:vAlign w:val="center"/>
          </w:tcPr>
          <w:p w14:paraId="41DE5B04" w14:textId="77777777" w:rsidR="005C2626" w:rsidRPr="00171262" w:rsidRDefault="00A27C38" w:rsidP="00BE60C7">
            <w:pPr>
              <w:spacing w:before="20" w:after="20"/>
              <w:ind w:firstLine="0"/>
              <w:jc w:val="center"/>
              <w:rPr>
                <w:sz w:val="24"/>
              </w:rPr>
            </w:pPr>
            <w:r w:rsidRPr="00171262">
              <w:rPr>
                <w:sz w:val="24"/>
              </w:rPr>
              <w:t>3</w:t>
            </w:r>
          </w:p>
        </w:tc>
        <w:tc>
          <w:tcPr>
            <w:tcW w:w="3228" w:type="dxa"/>
            <w:vAlign w:val="center"/>
          </w:tcPr>
          <w:p w14:paraId="0A5691F5" w14:textId="77777777" w:rsidR="005C2626" w:rsidRPr="00171262" w:rsidRDefault="00A27C38" w:rsidP="00BE60C7">
            <w:pPr>
              <w:spacing w:before="20" w:after="20"/>
              <w:ind w:firstLine="0"/>
              <w:jc w:val="center"/>
              <w:rPr>
                <w:sz w:val="24"/>
              </w:rPr>
            </w:pPr>
            <w:r w:rsidRPr="00171262">
              <w:rPr>
                <w:sz w:val="24"/>
              </w:rPr>
              <w:t>Chấp thuận hoạt động của sân tập lái để sát hạch lái xe mô tô (phương án dự phòng); chấp thuận lại khi thay đổi thiết bị sát hạch, chủng loại, số lượng xe mô tô</w:t>
            </w:r>
          </w:p>
        </w:tc>
        <w:tc>
          <w:tcPr>
            <w:tcW w:w="1994" w:type="dxa"/>
            <w:vAlign w:val="center"/>
          </w:tcPr>
          <w:p w14:paraId="362A0DE4" w14:textId="77777777" w:rsidR="005C2626" w:rsidRPr="00171262" w:rsidRDefault="00A27C38" w:rsidP="00BE60C7">
            <w:pPr>
              <w:spacing w:before="20" w:after="20"/>
              <w:ind w:firstLine="0"/>
              <w:jc w:val="center"/>
              <w:rPr>
                <w:sz w:val="24"/>
              </w:rPr>
            </w:pPr>
            <w:r w:rsidRPr="00171262">
              <w:rPr>
                <w:sz w:val="24"/>
              </w:rPr>
              <w:t>Văn bản đề nghị (Mẫu số 01 Phụ lục XVIII); bản vẽ bố trí mặt bằng tổng thể, hồ sơ thiết kế kích thước hình sát hạch, loại xe cơ giới dùng để sát hạch</w:t>
            </w:r>
          </w:p>
        </w:tc>
        <w:tc>
          <w:tcPr>
            <w:tcW w:w="2991" w:type="dxa"/>
            <w:vAlign w:val="center"/>
          </w:tcPr>
          <w:p w14:paraId="0663ABEA" w14:textId="77777777" w:rsidR="005C2626" w:rsidRPr="00171262" w:rsidRDefault="00A27C38" w:rsidP="00BE60C7">
            <w:pPr>
              <w:spacing w:before="20" w:after="20"/>
              <w:ind w:firstLine="0"/>
              <w:jc w:val="center"/>
              <w:rPr>
                <w:sz w:val="24"/>
              </w:rPr>
            </w:pPr>
            <w:r w:rsidRPr="00171262">
              <w:rPr>
                <w:sz w:val="24"/>
              </w:rPr>
              <w:t>Phòng Cảnh sát giao thông Công an tỉnh Quảng Ngãi</w:t>
            </w:r>
          </w:p>
        </w:tc>
        <w:tc>
          <w:tcPr>
            <w:tcW w:w="2760" w:type="dxa"/>
            <w:vAlign w:val="center"/>
          </w:tcPr>
          <w:p w14:paraId="38C6D972" w14:textId="77777777" w:rsidR="005C2626" w:rsidRPr="00171262" w:rsidRDefault="00A27C38" w:rsidP="00BE60C7">
            <w:pPr>
              <w:spacing w:before="20" w:after="20"/>
              <w:ind w:firstLine="0"/>
              <w:jc w:val="center"/>
              <w:rPr>
                <w:sz w:val="24"/>
              </w:rPr>
            </w:pPr>
            <w:r w:rsidRPr="00171262">
              <w:rPr>
                <w:sz w:val="24"/>
              </w:rPr>
              <w:t>Không quá 02 ngày làm việc kiểm tra hồ sơ; không quá 03 ngày làm việc kể từ khi nhận đủ hồ sơ để kiểm tra và ban hành quyết định chấp thuận</w:t>
            </w:r>
          </w:p>
        </w:tc>
        <w:tc>
          <w:tcPr>
            <w:tcW w:w="2387" w:type="dxa"/>
            <w:vAlign w:val="center"/>
          </w:tcPr>
          <w:p w14:paraId="3F90AF0C" w14:textId="77777777" w:rsidR="005C2626" w:rsidRPr="00171262" w:rsidRDefault="00A27C38" w:rsidP="00BE60C7">
            <w:pPr>
              <w:spacing w:before="20" w:after="20"/>
              <w:ind w:firstLine="0"/>
              <w:jc w:val="center"/>
              <w:rPr>
                <w:sz w:val="24"/>
              </w:rPr>
            </w:pPr>
            <w:r w:rsidRPr="00171262">
              <w:rPr>
                <w:sz w:val="24"/>
              </w:rPr>
              <w:t>Điều 32, Điều 33 Nghị định số 94/2026/NĐ-CP; chỉ áp dụng nếu không thực hiện được phương án bổ sung Hạng A vào giấy phép sát hạch hiện có</w:t>
            </w:r>
          </w:p>
        </w:tc>
      </w:tr>
      <w:tr w:rsidR="007221BB" w:rsidRPr="00171262" w14:paraId="38940085" w14:textId="77777777" w:rsidTr="003F26EB">
        <w:trPr>
          <w:cantSplit/>
        </w:trPr>
        <w:tc>
          <w:tcPr>
            <w:tcW w:w="1210" w:type="dxa"/>
            <w:vAlign w:val="center"/>
          </w:tcPr>
          <w:p w14:paraId="690A91D9" w14:textId="77777777" w:rsidR="005C2626" w:rsidRPr="00171262" w:rsidRDefault="00A27C38" w:rsidP="00BE60C7">
            <w:pPr>
              <w:spacing w:before="20" w:after="20"/>
              <w:ind w:firstLine="0"/>
              <w:jc w:val="center"/>
              <w:rPr>
                <w:sz w:val="24"/>
              </w:rPr>
            </w:pPr>
            <w:r w:rsidRPr="00171262">
              <w:rPr>
                <w:sz w:val="24"/>
              </w:rPr>
              <w:t>4</w:t>
            </w:r>
          </w:p>
        </w:tc>
        <w:tc>
          <w:tcPr>
            <w:tcW w:w="3228" w:type="dxa"/>
            <w:vAlign w:val="center"/>
          </w:tcPr>
          <w:p w14:paraId="558A2F7C" w14:textId="77777777" w:rsidR="005C2626" w:rsidRPr="00171262" w:rsidRDefault="00A27C38" w:rsidP="00BE60C7">
            <w:pPr>
              <w:spacing w:before="20" w:after="20"/>
              <w:ind w:firstLine="0"/>
              <w:jc w:val="center"/>
              <w:rPr>
                <w:sz w:val="24"/>
              </w:rPr>
            </w:pPr>
            <w:r w:rsidRPr="00171262">
              <w:rPr>
                <w:sz w:val="24"/>
              </w:rPr>
              <w:t>Thông báo phương án hoạt động đào tạo lái xe mô tô Hạng A; Sở Xây dựng kiểm tra, công bố cơ sở đủ điều kiện</w:t>
            </w:r>
          </w:p>
        </w:tc>
        <w:tc>
          <w:tcPr>
            <w:tcW w:w="1994" w:type="dxa"/>
            <w:vAlign w:val="center"/>
          </w:tcPr>
          <w:p w14:paraId="314C9957" w14:textId="77777777" w:rsidR="005C2626" w:rsidRPr="00171262" w:rsidRDefault="00A27C38" w:rsidP="00BE60C7">
            <w:pPr>
              <w:spacing w:before="20" w:after="20"/>
              <w:ind w:firstLine="0"/>
              <w:jc w:val="center"/>
              <w:rPr>
                <w:sz w:val="24"/>
              </w:rPr>
            </w:pPr>
            <w:r w:rsidRPr="00171262">
              <w:rPr>
                <w:sz w:val="24"/>
              </w:rPr>
              <w:t>Thông báo phương án gồm: Giới thiệu chung; phòng học; chương trình, giáo trình; nhà giáo (danh sách trích ngang); xe tập lái; sân tập; đánh giá chung; hạng, thời gian đào tạo</w:t>
            </w:r>
          </w:p>
        </w:tc>
        <w:tc>
          <w:tcPr>
            <w:tcW w:w="2991" w:type="dxa"/>
            <w:vAlign w:val="center"/>
          </w:tcPr>
          <w:p w14:paraId="62A36AA8" w14:textId="77777777" w:rsidR="005C2626" w:rsidRPr="00171262" w:rsidRDefault="00A27C38" w:rsidP="00BE60C7">
            <w:pPr>
              <w:spacing w:before="20" w:after="20"/>
              <w:ind w:firstLine="0"/>
              <w:jc w:val="center"/>
              <w:rPr>
                <w:sz w:val="24"/>
              </w:rPr>
            </w:pPr>
            <w:r w:rsidRPr="00171262">
              <w:rPr>
                <w:sz w:val="24"/>
              </w:rPr>
              <w:t>Sở Xây dựng tỉnh Quảng Ngãi</w:t>
            </w:r>
          </w:p>
        </w:tc>
        <w:tc>
          <w:tcPr>
            <w:tcW w:w="2760" w:type="dxa"/>
            <w:vAlign w:val="center"/>
          </w:tcPr>
          <w:p w14:paraId="323F96E2" w14:textId="7F92237B" w:rsidR="005C2626" w:rsidRPr="00171262" w:rsidRDefault="003F26EB" w:rsidP="00BE60C7">
            <w:pPr>
              <w:spacing w:before="20" w:after="20"/>
              <w:ind w:firstLine="0"/>
              <w:jc w:val="center"/>
              <w:rPr>
                <w:sz w:val="24"/>
              </w:rPr>
            </w:pPr>
            <w:r w:rsidRPr="00171262">
              <w:rPr>
                <w:sz w:val="24"/>
              </w:rPr>
              <w:t>Theo quy định</w:t>
            </w:r>
          </w:p>
        </w:tc>
        <w:tc>
          <w:tcPr>
            <w:tcW w:w="2387" w:type="dxa"/>
            <w:vAlign w:val="center"/>
          </w:tcPr>
          <w:p w14:paraId="4C8C2C80" w14:textId="77777777" w:rsidR="005C2626" w:rsidRPr="00171262" w:rsidRDefault="00A27C38" w:rsidP="00BE60C7">
            <w:pPr>
              <w:spacing w:before="20" w:after="20"/>
              <w:ind w:firstLine="0"/>
              <w:jc w:val="center"/>
              <w:rPr>
                <w:sz w:val="24"/>
              </w:rPr>
            </w:pPr>
            <w:r w:rsidRPr="00171262">
              <w:rPr>
                <w:sz w:val="24"/>
              </w:rPr>
              <w:t>Điểm đ khoản 1 Điều 30 Thông tư số 14/2025/TT-BXD (mẫu Phụ lục XVIII); Hạng A1 đã thực hiện theo Thông báo số 797/TB-CĐKT ngày 09/7/2026</w:t>
            </w:r>
          </w:p>
        </w:tc>
      </w:tr>
      <w:tr w:rsidR="007221BB" w:rsidRPr="00171262" w14:paraId="7108BC7C" w14:textId="77777777" w:rsidTr="003F26EB">
        <w:trPr>
          <w:cantSplit/>
        </w:trPr>
        <w:tc>
          <w:tcPr>
            <w:tcW w:w="1210" w:type="dxa"/>
            <w:vAlign w:val="center"/>
          </w:tcPr>
          <w:p w14:paraId="20E4B5E0" w14:textId="77777777" w:rsidR="005C2626" w:rsidRPr="00171262" w:rsidRDefault="00A27C38" w:rsidP="00BE60C7">
            <w:pPr>
              <w:spacing w:before="20" w:after="20"/>
              <w:ind w:firstLine="0"/>
              <w:jc w:val="center"/>
              <w:rPr>
                <w:sz w:val="24"/>
              </w:rPr>
            </w:pPr>
            <w:r w:rsidRPr="00171262">
              <w:rPr>
                <w:sz w:val="24"/>
              </w:rPr>
              <w:t>5</w:t>
            </w:r>
          </w:p>
        </w:tc>
        <w:tc>
          <w:tcPr>
            <w:tcW w:w="3228" w:type="dxa"/>
            <w:vAlign w:val="center"/>
          </w:tcPr>
          <w:p w14:paraId="012217C3" w14:textId="77777777" w:rsidR="005C2626" w:rsidRPr="00171262" w:rsidRDefault="00A27C38" w:rsidP="00BE60C7">
            <w:pPr>
              <w:spacing w:before="20" w:after="20"/>
              <w:ind w:firstLine="0"/>
              <w:jc w:val="center"/>
              <w:rPr>
                <w:sz w:val="24"/>
              </w:rPr>
            </w:pPr>
            <w:r w:rsidRPr="00171262">
              <w:rPr>
                <w:sz w:val="24"/>
              </w:rPr>
              <w:t>Giấy chứng nhận giáo viên dạy thực hành lái xe (đối với nhà giáo dạy Hạng A)</w:t>
            </w:r>
          </w:p>
        </w:tc>
        <w:tc>
          <w:tcPr>
            <w:tcW w:w="1994" w:type="dxa"/>
            <w:vAlign w:val="center"/>
          </w:tcPr>
          <w:p w14:paraId="13F64EF6" w14:textId="77777777" w:rsidR="005C2626" w:rsidRPr="00171262" w:rsidRDefault="00A27C38" w:rsidP="00BE60C7">
            <w:pPr>
              <w:spacing w:before="20" w:after="20"/>
              <w:ind w:firstLine="0"/>
              <w:jc w:val="center"/>
              <w:rPr>
                <w:sz w:val="24"/>
              </w:rPr>
            </w:pPr>
            <w:r w:rsidRPr="00171262">
              <w:rPr>
                <w:sz w:val="24"/>
              </w:rPr>
              <w:t>Theo Điều 12 Nghị định số 94/2026/NĐ-CP</w:t>
            </w:r>
          </w:p>
        </w:tc>
        <w:tc>
          <w:tcPr>
            <w:tcW w:w="2991" w:type="dxa"/>
            <w:vAlign w:val="center"/>
          </w:tcPr>
          <w:p w14:paraId="6B3FF2E8" w14:textId="77777777" w:rsidR="005C2626" w:rsidRPr="00171262" w:rsidRDefault="00A27C38" w:rsidP="00BE60C7">
            <w:pPr>
              <w:spacing w:before="20" w:after="20"/>
              <w:ind w:firstLine="0"/>
              <w:jc w:val="center"/>
              <w:rPr>
                <w:sz w:val="24"/>
              </w:rPr>
            </w:pPr>
            <w:r w:rsidRPr="00171262">
              <w:rPr>
                <w:sz w:val="24"/>
              </w:rPr>
              <w:t>Sở Xây dựng cấp tỉnh (khoản 1 Điều 11)</w:t>
            </w:r>
          </w:p>
        </w:tc>
        <w:tc>
          <w:tcPr>
            <w:tcW w:w="2760" w:type="dxa"/>
            <w:vAlign w:val="center"/>
          </w:tcPr>
          <w:p w14:paraId="0F5694D3" w14:textId="77777777" w:rsidR="005C2626" w:rsidRPr="00171262" w:rsidRDefault="00A27C38" w:rsidP="00BE60C7">
            <w:pPr>
              <w:spacing w:before="20" w:after="20"/>
              <w:ind w:firstLine="0"/>
              <w:jc w:val="center"/>
              <w:rPr>
                <w:sz w:val="24"/>
              </w:rPr>
            </w:pPr>
            <w:r w:rsidRPr="00171262">
              <w:rPr>
                <w:sz w:val="24"/>
              </w:rPr>
              <w:t>06 người đã có (05 người theo Quyết định số 916/QĐ-SXD ngày 14/10/2026 của Sở Xây dựng tỉnh Gia Lai); 03 người hoàn thành tháng 10–11/2026</w:t>
            </w:r>
          </w:p>
        </w:tc>
        <w:tc>
          <w:tcPr>
            <w:tcW w:w="2387" w:type="dxa"/>
            <w:vAlign w:val="center"/>
          </w:tcPr>
          <w:p w14:paraId="07981921" w14:textId="77777777" w:rsidR="005C2626" w:rsidRPr="00171262" w:rsidRDefault="00A27C38" w:rsidP="00BE60C7">
            <w:pPr>
              <w:spacing w:before="20" w:after="20"/>
              <w:ind w:firstLine="0"/>
              <w:jc w:val="center"/>
              <w:rPr>
                <w:sz w:val="24"/>
              </w:rPr>
            </w:pPr>
            <w:r w:rsidRPr="00171262">
              <w:rPr>
                <w:sz w:val="24"/>
              </w:rPr>
              <w:t>Nhà giáo phải có giấy phép lái xe Hạng A hoặc cao hơn (khoản 2 Điều 10)</w:t>
            </w:r>
          </w:p>
        </w:tc>
      </w:tr>
      <w:tr w:rsidR="007221BB" w:rsidRPr="00171262" w14:paraId="55608984" w14:textId="77777777" w:rsidTr="003F26EB">
        <w:trPr>
          <w:cantSplit/>
        </w:trPr>
        <w:tc>
          <w:tcPr>
            <w:tcW w:w="1210" w:type="dxa"/>
            <w:vAlign w:val="center"/>
          </w:tcPr>
          <w:p w14:paraId="7733D568" w14:textId="77777777" w:rsidR="005C2626" w:rsidRPr="00171262" w:rsidRDefault="00A27C38" w:rsidP="00BE60C7">
            <w:pPr>
              <w:spacing w:before="20" w:after="20"/>
              <w:ind w:firstLine="0"/>
              <w:jc w:val="center"/>
              <w:rPr>
                <w:sz w:val="24"/>
              </w:rPr>
            </w:pPr>
            <w:r w:rsidRPr="00171262">
              <w:rPr>
                <w:sz w:val="24"/>
              </w:rPr>
              <w:t>6</w:t>
            </w:r>
          </w:p>
        </w:tc>
        <w:tc>
          <w:tcPr>
            <w:tcW w:w="3228" w:type="dxa"/>
            <w:vAlign w:val="center"/>
          </w:tcPr>
          <w:p w14:paraId="1A8EFA6F" w14:textId="0AA595F9" w:rsidR="005C2626" w:rsidRPr="00171262" w:rsidRDefault="00A27C38" w:rsidP="00BE60C7">
            <w:pPr>
              <w:spacing w:before="20" w:after="20"/>
              <w:ind w:firstLine="0"/>
              <w:jc w:val="center"/>
              <w:rPr>
                <w:sz w:val="24"/>
              </w:rPr>
            </w:pPr>
            <w:r w:rsidRPr="00171262">
              <w:rPr>
                <w:sz w:val="24"/>
              </w:rPr>
              <w:t>Đề án sử dụng tài sản công vào mục đích kinh doanh, cho thuê (cho thuê sân, thiết bị ôn luyện, phục vụ sát hạch) — Hiệu trưởng phê duyệt, báo cáo Ủy ban nhân dân tỉnh (điểm a khoản 7 Điều 7 Nghị định số 334/2026/NĐ-CP); hoàn thành trước khi khai thác</w:t>
            </w:r>
          </w:p>
        </w:tc>
        <w:tc>
          <w:tcPr>
            <w:tcW w:w="1994" w:type="dxa"/>
            <w:vAlign w:val="center"/>
          </w:tcPr>
          <w:p w14:paraId="7A2A2D57" w14:textId="77777777" w:rsidR="005C2626" w:rsidRPr="00171262" w:rsidRDefault="005C2626" w:rsidP="00BE60C7">
            <w:pPr>
              <w:spacing w:before="20" w:after="20"/>
              <w:ind w:firstLine="0"/>
              <w:jc w:val="center"/>
              <w:rPr>
                <w:sz w:val="24"/>
              </w:rPr>
            </w:pPr>
          </w:p>
        </w:tc>
        <w:tc>
          <w:tcPr>
            <w:tcW w:w="2991" w:type="dxa"/>
            <w:vAlign w:val="center"/>
          </w:tcPr>
          <w:p w14:paraId="3F1A6B93" w14:textId="77777777" w:rsidR="005C2626" w:rsidRPr="00171262" w:rsidRDefault="005C2626" w:rsidP="00BE60C7">
            <w:pPr>
              <w:spacing w:before="20" w:after="20"/>
              <w:ind w:firstLine="0"/>
              <w:jc w:val="center"/>
              <w:rPr>
                <w:sz w:val="24"/>
              </w:rPr>
            </w:pPr>
          </w:p>
        </w:tc>
        <w:tc>
          <w:tcPr>
            <w:tcW w:w="2760" w:type="dxa"/>
            <w:vAlign w:val="center"/>
          </w:tcPr>
          <w:p w14:paraId="739DC1BD" w14:textId="77777777" w:rsidR="005C2626" w:rsidRPr="00171262" w:rsidRDefault="005C2626" w:rsidP="00BE60C7">
            <w:pPr>
              <w:spacing w:before="20" w:after="20"/>
              <w:ind w:firstLine="0"/>
              <w:jc w:val="center"/>
              <w:rPr>
                <w:sz w:val="24"/>
              </w:rPr>
            </w:pPr>
          </w:p>
        </w:tc>
        <w:tc>
          <w:tcPr>
            <w:tcW w:w="2387" w:type="dxa"/>
            <w:vAlign w:val="center"/>
          </w:tcPr>
          <w:p w14:paraId="061E599D" w14:textId="77777777" w:rsidR="005C2626" w:rsidRPr="00171262" w:rsidRDefault="005C2626" w:rsidP="00BE60C7">
            <w:pPr>
              <w:spacing w:before="20" w:after="20"/>
              <w:ind w:firstLine="0"/>
              <w:jc w:val="center"/>
              <w:rPr>
                <w:sz w:val="24"/>
              </w:rPr>
            </w:pPr>
          </w:p>
        </w:tc>
      </w:tr>
    </w:tbl>
    <w:p w14:paraId="7388709B" w14:textId="77777777" w:rsidR="00560A53" w:rsidRPr="00171262" w:rsidRDefault="00560A53">
      <w:pPr>
        <w:sectPr w:rsidR="00560A53" w:rsidRPr="00171262" w:rsidSect="00A6136A">
          <w:pgSz w:w="16838" w:h="11906" w:orient="landscape" w:code="9"/>
          <w:pgMar w:top="1701" w:right="1134" w:bottom="1134" w:left="1134" w:header="720" w:footer="720" w:gutter="0"/>
          <w:pgNumType w:start="1"/>
          <w:cols w:space="720"/>
          <w:docGrid w:linePitch="381"/>
        </w:sectPr>
      </w:pPr>
    </w:p>
    <w:p w14:paraId="5454DA7A" w14:textId="77777777" w:rsidR="00BE60C7" w:rsidRPr="00171262" w:rsidRDefault="00A27C38">
      <w:pPr>
        <w:spacing w:before="0" w:after="0"/>
        <w:ind w:firstLine="0"/>
        <w:jc w:val="center"/>
        <w:rPr>
          <w:b/>
        </w:rPr>
      </w:pPr>
      <w:r w:rsidRPr="00171262">
        <w:rPr>
          <w:b/>
          <w:szCs w:val="28"/>
        </w:rPr>
        <w:t>Phụ lục III</w:t>
      </w:r>
    </w:p>
    <w:p w14:paraId="564E5103" w14:textId="77777777" w:rsidR="005C2626" w:rsidRPr="00171262" w:rsidRDefault="00A27C38">
      <w:pPr>
        <w:spacing w:before="0" w:after="0"/>
        <w:ind w:firstLine="0"/>
        <w:jc w:val="center"/>
      </w:pPr>
      <w:r w:rsidRPr="00171262">
        <w:rPr>
          <w:b/>
          <w:szCs w:val="28"/>
        </w:rPr>
        <w:t>BẢNG TIẾN ĐỘ TRIỂN KHAI ĐỀ ÁN SAU KHI ĐƯỢC PHÊ DUYỆT</w:t>
      </w:r>
    </w:p>
    <w:p w14:paraId="1586C000" w14:textId="77777777" w:rsidR="00BB5318" w:rsidRPr="00171262" w:rsidRDefault="00BB5318">
      <w:pPr>
        <w:pBdr>
          <w:bottom w:val="single" w:sz="6" w:space="1" w:color="auto"/>
        </w:pBdr>
        <w:spacing w:before="0" w:after="0" w:line="120" w:lineRule="exact"/>
        <w:ind w:left="5868" w:right="5868" w:firstLine="0"/>
      </w:pPr>
    </w:p>
    <w:p w14:paraId="6D8086A8" w14:textId="77777777" w:rsidR="00BB5318" w:rsidRPr="00171262" w:rsidRDefault="00BB5318">
      <w:pPr>
        <w:spacing w:before="0"/>
      </w:pPr>
    </w:p>
    <w:tbl>
      <w:tblPr>
        <w:tblStyle w:val="TableGrid"/>
        <w:tblW w:w="14570" w:type="dxa"/>
        <w:tblLook w:val="04A0" w:firstRow="1" w:lastRow="0" w:firstColumn="1" w:lastColumn="0" w:noHBand="0" w:noVBand="1"/>
      </w:tblPr>
      <w:tblGrid>
        <w:gridCol w:w="1200"/>
        <w:gridCol w:w="2429"/>
        <w:gridCol w:w="3657"/>
        <w:gridCol w:w="2428"/>
        <w:gridCol w:w="2428"/>
        <w:gridCol w:w="2428"/>
      </w:tblGrid>
      <w:tr w:rsidR="007221BB" w:rsidRPr="00171262" w14:paraId="6A82E61C" w14:textId="77777777" w:rsidTr="00BE60C7">
        <w:trPr>
          <w:cantSplit/>
          <w:tblHeader/>
        </w:trPr>
        <w:tc>
          <w:tcPr>
            <w:tcW w:w="1128" w:type="dxa"/>
            <w:vAlign w:val="center"/>
          </w:tcPr>
          <w:p w14:paraId="76BABFE2" w14:textId="77777777" w:rsidR="005C2626" w:rsidRPr="00171262" w:rsidRDefault="00A27C38" w:rsidP="00BE60C7">
            <w:pPr>
              <w:spacing w:before="20" w:after="20"/>
              <w:ind w:firstLine="0"/>
              <w:jc w:val="center"/>
              <w:rPr>
                <w:sz w:val="24"/>
              </w:rPr>
            </w:pPr>
            <w:r w:rsidRPr="00171262">
              <w:rPr>
                <w:b/>
                <w:sz w:val="24"/>
              </w:rPr>
              <w:t>STT</w:t>
            </w:r>
          </w:p>
        </w:tc>
        <w:tc>
          <w:tcPr>
            <w:tcW w:w="2286" w:type="dxa"/>
            <w:vAlign w:val="center"/>
          </w:tcPr>
          <w:p w14:paraId="75602DD2" w14:textId="77777777" w:rsidR="005C2626" w:rsidRPr="00171262" w:rsidRDefault="00A27C38" w:rsidP="00BE60C7">
            <w:pPr>
              <w:spacing w:before="20" w:after="20"/>
              <w:ind w:firstLine="0"/>
              <w:jc w:val="center"/>
              <w:rPr>
                <w:sz w:val="24"/>
              </w:rPr>
            </w:pPr>
            <w:r w:rsidRPr="00171262">
              <w:rPr>
                <w:b/>
                <w:sz w:val="24"/>
              </w:rPr>
              <w:t>Nhóm công việc</w:t>
            </w:r>
          </w:p>
        </w:tc>
        <w:tc>
          <w:tcPr>
            <w:tcW w:w="3441" w:type="dxa"/>
            <w:vAlign w:val="center"/>
          </w:tcPr>
          <w:p w14:paraId="05CAC0B6" w14:textId="77777777" w:rsidR="005C2626" w:rsidRPr="00171262" w:rsidRDefault="00A27C38" w:rsidP="00BE60C7">
            <w:pPr>
              <w:spacing w:before="20" w:after="20"/>
              <w:ind w:firstLine="0"/>
              <w:jc w:val="center"/>
              <w:rPr>
                <w:sz w:val="24"/>
              </w:rPr>
            </w:pPr>
            <w:r w:rsidRPr="00171262">
              <w:rPr>
                <w:b/>
                <w:sz w:val="24"/>
              </w:rPr>
              <w:t>Nội dung chính</w:t>
            </w:r>
          </w:p>
        </w:tc>
        <w:tc>
          <w:tcPr>
            <w:tcW w:w="2285" w:type="dxa"/>
            <w:vAlign w:val="center"/>
          </w:tcPr>
          <w:p w14:paraId="4E4FBD7D" w14:textId="77777777" w:rsidR="005C2626" w:rsidRPr="00171262" w:rsidRDefault="00A27C38" w:rsidP="00BE60C7">
            <w:pPr>
              <w:spacing w:before="20" w:after="20"/>
              <w:ind w:firstLine="0"/>
              <w:jc w:val="center"/>
              <w:rPr>
                <w:sz w:val="24"/>
              </w:rPr>
            </w:pPr>
            <w:r w:rsidRPr="00171262">
              <w:rPr>
                <w:b/>
                <w:sz w:val="24"/>
              </w:rPr>
              <w:t>Thời gian dự kiến</w:t>
            </w:r>
          </w:p>
        </w:tc>
        <w:tc>
          <w:tcPr>
            <w:tcW w:w="2285" w:type="dxa"/>
            <w:vAlign w:val="center"/>
          </w:tcPr>
          <w:p w14:paraId="6425472A" w14:textId="77777777" w:rsidR="005C2626" w:rsidRPr="00171262" w:rsidRDefault="00A27C38" w:rsidP="00BE60C7">
            <w:pPr>
              <w:spacing w:before="20" w:after="20"/>
              <w:ind w:firstLine="0"/>
              <w:jc w:val="center"/>
              <w:rPr>
                <w:sz w:val="24"/>
              </w:rPr>
            </w:pPr>
            <w:r w:rsidRPr="00171262">
              <w:rPr>
                <w:b/>
                <w:sz w:val="24"/>
              </w:rPr>
              <w:t>Đơn vị chủ trì</w:t>
            </w:r>
          </w:p>
        </w:tc>
        <w:tc>
          <w:tcPr>
            <w:tcW w:w="2285" w:type="dxa"/>
            <w:vAlign w:val="center"/>
          </w:tcPr>
          <w:p w14:paraId="0527FF89" w14:textId="77777777" w:rsidR="005C2626" w:rsidRPr="00171262" w:rsidRDefault="00A27C38" w:rsidP="00BE60C7">
            <w:pPr>
              <w:spacing w:before="20" w:after="20"/>
              <w:ind w:firstLine="0"/>
              <w:jc w:val="center"/>
              <w:rPr>
                <w:sz w:val="24"/>
              </w:rPr>
            </w:pPr>
            <w:r w:rsidRPr="00171262">
              <w:rPr>
                <w:b/>
                <w:sz w:val="24"/>
              </w:rPr>
              <w:t>Đơn vị phối hợp</w:t>
            </w:r>
          </w:p>
        </w:tc>
      </w:tr>
      <w:tr w:rsidR="007221BB" w:rsidRPr="00171262" w14:paraId="792FC67F" w14:textId="77777777" w:rsidTr="00BE60C7">
        <w:trPr>
          <w:cantSplit/>
        </w:trPr>
        <w:tc>
          <w:tcPr>
            <w:tcW w:w="1128" w:type="dxa"/>
            <w:vAlign w:val="center"/>
          </w:tcPr>
          <w:p w14:paraId="3AC2BAFB" w14:textId="77777777" w:rsidR="005C2626" w:rsidRPr="00171262" w:rsidRDefault="00A27C38" w:rsidP="00BE60C7">
            <w:pPr>
              <w:spacing w:before="20" w:after="20"/>
              <w:ind w:firstLine="0"/>
              <w:jc w:val="center"/>
              <w:rPr>
                <w:sz w:val="24"/>
              </w:rPr>
            </w:pPr>
            <w:r w:rsidRPr="00171262">
              <w:rPr>
                <w:sz w:val="24"/>
              </w:rPr>
              <w:t>1</w:t>
            </w:r>
          </w:p>
        </w:tc>
        <w:tc>
          <w:tcPr>
            <w:tcW w:w="2286" w:type="dxa"/>
            <w:vAlign w:val="center"/>
          </w:tcPr>
          <w:p w14:paraId="5B8BFDDB" w14:textId="77777777" w:rsidR="005C2626" w:rsidRPr="00171262" w:rsidRDefault="00A27C38" w:rsidP="00BE60C7">
            <w:pPr>
              <w:spacing w:before="20" w:after="20"/>
              <w:ind w:firstLine="0"/>
              <w:jc w:val="center"/>
              <w:rPr>
                <w:sz w:val="24"/>
              </w:rPr>
            </w:pPr>
            <w:r w:rsidRPr="00171262">
              <w:rPr>
                <w:sz w:val="24"/>
              </w:rPr>
              <w:t>Phê duyệt Đề án</w:t>
            </w:r>
          </w:p>
        </w:tc>
        <w:tc>
          <w:tcPr>
            <w:tcW w:w="3441" w:type="dxa"/>
            <w:vAlign w:val="center"/>
          </w:tcPr>
          <w:p w14:paraId="2496B020" w14:textId="77777777" w:rsidR="005C2626" w:rsidRPr="00171262" w:rsidRDefault="005C2626" w:rsidP="00BE60C7">
            <w:pPr>
              <w:spacing w:before="20" w:after="20"/>
              <w:ind w:firstLine="0"/>
              <w:jc w:val="center"/>
              <w:rPr>
                <w:sz w:val="24"/>
              </w:rPr>
            </w:pPr>
            <w:r w:rsidRPr="00171262">
              <w:rPr>
                <w:sz w:val="24"/>
              </w:rPr>
              <w:t>Tổ xây dựng Đề án hoàn thiện, trình Hiệu trưởng phê duyệt (Quyết định số 1944/QĐ-CĐKT)</w:t>
            </w:r>
          </w:p>
        </w:tc>
        <w:tc>
          <w:tcPr>
            <w:tcW w:w="2285" w:type="dxa"/>
            <w:vAlign w:val="center"/>
          </w:tcPr>
          <w:p w14:paraId="43EF6EE0" w14:textId="77777777" w:rsidR="005C2626" w:rsidRPr="00171262" w:rsidRDefault="005C2626" w:rsidP="00BE60C7">
            <w:pPr>
              <w:spacing w:before="20" w:after="20"/>
              <w:ind w:firstLine="0"/>
              <w:jc w:val="center"/>
              <w:rPr>
                <w:sz w:val="24"/>
              </w:rPr>
            </w:pPr>
            <w:r w:rsidRPr="00171262">
              <w:rPr>
                <w:sz w:val="24"/>
              </w:rPr>
              <w:t>Trước 30/10/2026</w:t>
            </w:r>
          </w:p>
        </w:tc>
        <w:tc>
          <w:tcPr>
            <w:tcW w:w="2285" w:type="dxa"/>
            <w:vAlign w:val="center"/>
          </w:tcPr>
          <w:p w14:paraId="537D6A81" w14:textId="77777777" w:rsidR="005C2626" w:rsidRPr="00171262" w:rsidRDefault="005C2626" w:rsidP="00BE60C7">
            <w:pPr>
              <w:spacing w:before="20" w:after="20"/>
              <w:ind w:firstLine="0"/>
              <w:jc w:val="center"/>
              <w:rPr>
                <w:sz w:val="24"/>
              </w:rPr>
            </w:pPr>
            <w:r w:rsidRPr="00171262">
              <w:rPr>
                <w:sz w:val="24"/>
              </w:rPr>
              <w:t>Tổ xây dựng Đề án</w:t>
            </w:r>
          </w:p>
        </w:tc>
        <w:tc>
          <w:tcPr>
            <w:tcW w:w="2285" w:type="dxa"/>
            <w:vAlign w:val="center"/>
          </w:tcPr>
          <w:p w14:paraId="0D6BBC9F" w14:textId="77777777" w:rsidR="005C2626" w:rsidRPr="00171262" w:rsidRDefault="005C2626" w:rsidP="00BE60C7">
            <w:pPr>
              <w:spacing w:before="20" w:after="20"/>
              <w:ind w:firstLine="0"/>
              <w:jc w:val="center"/>
              <w:rPr>
                <w:sz w:val="24"/>
              </w:rPr>
            </w:pPr>
            <w:r w:rsidRPr="00171262">
              <w:rPr>
                <w:sz w:val="24"/>
              </w:rPr>
              <w:t>Khoa ĐT&amp;SHLX; các phòng: TH-HC&amp;QT, TC-KT, TCCB&amp;CTHSSV</w:t>
            </w:r>
          </w:p>
        </w:tc>
      </w:tr>
      <w:tr w:rsidR="007221BB" w:rsidRPr="00171262" w14:paraId="18237F7C" w14:textId="77777777" w:rsidTr="00BE60C7">
        <w:trPr>
          <w:cantSplit/>
        </w:trPr>
        <w:tc>
          <w:tcPr>
            <w:tcW w:w="1128" w:type="dxa"/>
            <w:vAlign w:val="center"/>
          </w:tcPr>
          <w:p w14:paraId="38DEF2D1" w14:textId="77777777" w:rsidR="005C2626" w:rsidRPr="00171262" w:rsidRDefault="00A27C38" w:rsidP="00BE60C7">
            <w:pPr>
              <w:spacing w:before="20" w:after="20"/>
              <w:ind w:firstLine="0"/>
              <w:jc w:val="center"/>
              <w:rPr>
                <w:sz w:val="24"/>
              </w:rPr>
            </w:pPr>
            <w:r w:rsidRPr="00171262">
              <w:rPr>
                <w:sz w:val="24"/>
              </w:rPr>
              <w:t>2</w:t>
            </w:r>
          </w:p>
        </w:tc>
        <w:tc>
          <w:tcPr>
            <w:tcW w:w="2286" w:type="dxa"/>
            <w:vAlign w:val="center"/>
          </w:tcPr>
          <w:p w14:paraId="5C161F5B" w14:textId="77777777" w:rsidR="005C2626" w:rsidRPr="00171262" w:rsidRDefault="00A27C38" w:rsidP="00BE60C7">
            <w:pPr>
              <w:spacing w:before="20" w:after="20"/>
              <w:ind w:firstLine="0"/>
              <w:jc w:val="center"/>
              <w:rPr>
                <w:sz w:val="24"/>
              </w:rPr>
            </w:pPr>
            <w:r w:rsidRPr="00171262">
              <w:rPr>
                <w:sz w:val="24"/>
              </w:rPr>
              <w:t>Hoàn thiện hồ sơ pháp lý</w:t>
            </w:r>
          </w:p>
        </w:tc>
        <w:tc>
          <w:tcPr>
            <w:tcW w:w="3441" w:type="dxa"/>
            <w:vAlign w:val="center"/>
          </w:tcPr>
          <w:p w14:paraId="57BDC152" w14:textId="77777777" w:rsidR="005C2626" w:rsidRPr="00171262" w:rsidRDefault="005C2626" w:rsidP="00BE60C7">
            <w:pPr>
              <w:spacing w:before="20" w:after="20"/>
              <w:ind w:firstLine="0"/>
              <w:jc w:val="center"/>
              <w:rPr>
                <w:sz w:val="24"/>
              </w:rPr>
            </w:pPr>
            <w:r w:rsidRPr="00171262">
              <w:rPr>
                <w:sz w:val="24"/>
              </w:rPr>
              <w:t>Đăng ký bổ sung Hạng A với Sở Xây dựng tỉnh Quảng Ngãi (thông báo phương án, kiểm tra điều kiện); lập hồ sơ đề nghị Phòng Cảnh sát giao thông Công an tỉnh kiểm tra, cấp lại giấy phép sát hạch bổ sung Hạng A; lập Đề án sử dụng tài sản công vào mục đích kinh doanh, cho thuê (sân, thiết bị) trình Hiệu trưởng phê duyệt trước khi khai thác (dự kiến Quý II/2027, phòng TC-KT chủ trì)</w:t>
            </w:r>
          </w:p>
        </w:tc>
        <w:tc>
          <w:tcPr>
            <w:tcW w:w="2285" w:type="dxa"/>
            <w:vAlign w:val="center"/>
          </w:tcPr>
          <w:p w14:paraId="25AE49C5" w14:textId="77777777" w:rsidR="005C2626" w:rsidRPr="00171262" w:rsidRDefault="005C2626" w:rsidP="00BE60C7">
            <w:pPr>
              <w:spacing w:before="20" w:after="20"/>
              <w:ind w:firstLine="0"/>
              <w:jc w:val="center"/>
              <w:rPr>
                <w:sz w:val="24"/>
              </w:rPr>
            </w:pPr>
            <w:r w:rsidRPr="00171262">
              <w:rPr>
                <w:sz w:val="24"/>
              </w:rPr>
              <w:t>Đào tạo: Sau khi hoàn thành sân tập, xe tập lái Hạng A; sát hạch: Sau khi hoàn thành sân, xe, thiết bị sát hạch Hạng A</w:t>
            </w:r>
          </w:p>
        </w:tc>
        <w:tc>
          <w:tcPr>
            <w:tcW w:w="2285" w:type="dxa"/>
            <w:vAlign w:val="center"/>
          </w:tcPr>
          <w:p w14:paraId="2A50E262" w14:textId="77777777" w:rsidR="005C2626" w:rsidRPr="00171262" w:rsidRDefault="005C2626" w:rsidP="00BE60C7">
            <w:pPr>
              <w:spacing w:before="20" w:after="20"/>
              <w:ind w:firstLine="0"/>
              <w:jc w:val="center"/>
              <w:rPr>
                <w:sz w:val="24"/>
              </w:rPr>
            </w:pPr>
            <w:r w:rsidRPr="00171262">
              <w:rPr>
                <w:sz w:val="24"/>
              </w:rPr>
              <w:t>Khoa ĐT&amp;SHLX</w:t>
            </w:r>
          </w:p>
        </w:tc>
        <w:tc>
          <w:tcPr>
            <w:tcW w:w="2285" w:type="dxa"/>
            <w:vAlign w:val="center"/>
          </w:tcPr>
          <w:p w14:paraId="7C099EF1" w14:textId="77777777" w:rsidR="005C2626" w:rsidRPr="00171262" w:rsidRDefault="005C2626" w:rsidP="00BE60C7">
            <w:pPr>
              <w:spacing w:before="20" w:after="20"/>
              <w:ind w:firstLine="0"/>
              <w:jc w:val="center"/>
              <w:rPr>
                <w:sz w:val="24"/>
              </w:rPr>
            </w:pPr>
            <w:r w:rsidRPr="00171262">
              <w:rPr>
                <w:sz w:val="24"/>
              </w:rPr>
              <w:t>Phòng TH-HC&amp;QT</w:t>
            </w:r>
          </w:p>
        </w:tc>
      </w:tr>
      <w:tr w:rsidR="007221BB" w:rsidRPr="00171262" w14:paraId="53AE8AEE" w14:textId="77777777" w:rsidTr="00BE60C7">
        <w:trPr>
          <w:cantSplit/>
        </w:trPr>
        <w:tc>
          <w:tcPr>
            <w:tcW w:w="1128" w:type="dxa"/>
            <w:vAlign w:val="center"/>
          </w:tcPr>
          <w:p w14:paraId="24DE7C4F" w14:textId="77777777" w:rsidR="005C2626" w:rsidRPr="00171262" w:rsidRDefault="00A27C38" w:rsidP="00BE60C7">
            <w:pPr>
              <w:spacing w:before="20" w:after="20"/>
              <w:ind w:firstLine="0"/>
              <w:jc w:val="center"/>
              <w:rPr>
                <w:sz w:val="24"/>
              </w:rPr>
            </w:pPr>
            <w:r w:rsidRPr="00171262">
              <w:rPr>
                <w:sz w:val="24"/>
              </w:rPr>
              <w:t>3</w:t>
            </w:r>
          </w:p>
        </w:tc>
        <w:tc>
          <w:tcPr>
            <w:tcW w:w="2286" w:type="dxa"/>
            <w:vAlign w:val="center"/>
          </w:tcPr>
          <w:p w14:paraId="0653A863" w14:textId="77777777" w:rsidR="005C2626" w:rsidRPr="00171262" w:rsidRDefault="00A27C38" w:rsidP="00BE60C7">
            <w:pPr>
              <w:spacing w:before="20" w:after="20"/>
              <w:ind w:firstLine="0"/>
              <w:jc w:val="center"/>
              <w:rPr>
                <w:sz w:val="24"/>
              </w:rPr>
            </w:pPr>
            <w:r w:rsidRPr="00171262">
              <w:rPr>
                <w:sz w:val="24"/>
              </w:rPr>
              <w:t>Đầu tư cơ sở vật chất, phương tiện</w:t>
            </w:r>
          </w:p>
        </w:tc>
        <w:tc>
          <w:tcPr>
            <w:tcW w:w="3441" w:type="dxa"/>
            <w:vAlign w:val="center"/>
          </w:tcPr>
          <w:p w14:paraId="526F8E98" w14:textId="77777777" w:rsidR="005C2626" w:rsidRPr="00171262" w:rsidRDefault="005C2626" w:rsidP="00BE60C7">
            <w:pPr>
              <w:spacing w:before="20" w:after="20"/>
              <w:ind w:firstLine="0"/>
              <w:jc w:val="center"/>
              <w:rPr>
                <w:sz w:val="24"/>
              </w:rPr>
            </w:pPr>
            <w:r w:rsidRPr="00171262">
              <w:rPr>
                <w:sz w:val="24"/>
              </w:rPr>
              <w:t>Cải tạo sân sát hạch Hạng A từ sân tập thực hành Hạng A1, bố trí lại sân tập Hạng A1; Giai đoạn 1 — mở rộng sân tập lái lưỡng dụng, hình bài sát hạch số 2 (Phương án 12/PA-CĐKT); xe sát hạch, thiết bị chấm điểm; xe tập lái (xã hội hóa); hệ thống truyền dữ liệu giám sát sát hạch, định danh điện tử</w:t>
            </w:r>
          </w:p>
        </w:tc>
        <w:tc>
          <w:tcPr>
            <w:tcW w:w="2285" w:type="dxa"/>
            <w:vAlign w:val="center"/>
          </w:tcPr>
          <w:p w14:paraId="1CBE32A4" w14:textId="77777777" w:rsidR="005C2626" w:rsidRPr="00171262" w:rsidRDefault="005C2626" w:rsidP="00BE60C7">
            <w:pPr>
              <w:spacing w:before="20" w:after="20"/>
              <w:ind w:firstLine="0"/>
              <w:jc w:val="center"/>
              <w:rPr>
                <w:sz w:val="24"/>
              </w:rPr>
            </w:pPr>
            <w:r w:rsidRPr="00171262">
              <w:rPr>
                <w:sz w:val="24"/>
              </w:rPr>
              <w:t>Hệ thống truyền dữ liệu giám sát, định danh điện tử: Trước 01/01/2027; Giai đoạn 1: trước 30/6/2027; toàn bộ: 2027–2030; hình tình huống giả định: Trước 01/01/2028</w:t>
            </w:r>
          </w:p>
        </w:tc>
        <w:tc>
          <w:tcPr>
            <w:tcW w:w="2285" w:type="dxa"/>
            <w:vAlign w:val="center"/>
          </w:tcPr>
          <w:p w14:paraId="47A973C0" w14:textId="1CCD885C" w:rsidR="005C2626" w:rsidRPr="00171262" w:rsidRDefault="005C2626" w:rsidP="00BE60C7">
            <w:pPr>
              <w:spacing w:before="20" w:after="20"/>
              <w:ind w:firstLine="0"/>
              <w:jc w:val="center"/>
              <w:rPr>
                <w:sz w:val="24"/>
              </w:rPr>
            </w:pPr>
            <w:r w:rsidRPr="00171262">
              <w:rPr>
                <w:sz w:val="24"/>
              </w:rPr>
              <w:t>Phòng TH-HC&amp;QT (hệ thống truyền dữ liệu giám sát sát hạch, định danh điện tử: Khoa ĐT&amp;SHLX)</w:t>
            </w:r>
          </w:p>
        </w:tc>
        <w:tc>
          <w:tcPr>
            <w:tcW w:w="2285" w:type="dxa"/>
            <w:vAlign w:val="center"/>
          </w:tcPr>
          <w:p w14:paraId="4ACA731A" w14:textId="77777777" w:rsidR="005C2626" w:rsidRPr="00171262" w:rsidRDefault="005C2626" w:rsidP="00BE60C7">
            <w:pPr>
              <w:spacing w:before="20" w:after="20"/>
              <w:ind w:firstLine="0"/>
              <w:jc w:val="center"/>
              <w:rPr>
                <w:sz w:val="24"/>
              </w:rPr>
            </w:pPr>
            <w:r w:rsidRPr="00171262">
              <w:rPr>
                <w:sz w:val="24"/>
              </w:rPr>
              <w:t>Khoa ĐT&amp;SHLX; phòng TC-KT</w:t>
            </w:r>
          </w:p>
        </w:tc>
      </w:tr>
      <w:tr w:rsidR="007221BB" w:rsidRPr="00171262" w14:paraId="15FD99A1" w14:textId="77777777" w:rsidTr="00BE60C7">
        <w:trPr>
          <w:cantSplit/>
        </w:trPr>
        <w:tc>
          <w:tcPr>
            <w:tcW w:w="1128" w:type="dxa"/>
            <w:vAlign w:val="center"/>
          </w:tcPr>
          <w:p w14:paraId="6A14A82C" w14:textId="77777777" w:rsidR="005C2626" w:rsidRPr="00171262" w:rsidRDefault="00A27C38" w:rsidP="00BE60C7">
            <w:pPr>
              <w:spacing w:before="20" w:after="20"/>
              <w:ind w:firstLine="0"/>
              <w:jc w:val="center"/>
              <w:rPr>
                <w:sz w:val="24"/>
              </w:rPr>
            </w:pPr>
            <w:r w:rsidRPr="00171262">
              <w:rPr>
                <w:sz w:val="24"/>
              </w:rPr>
              <w:t>4</w:t>
            </w:r>
          </w:p>
        </w:tc>
        <w:tc>
          <w:tcPr>
            <w:tcW w:w="2286" w:type="dxa"/>
            <w:vAlign w:val="center"/>
          </w:tcPr>
          <w:p w14:paraId="3584866A" w14:textId="77777777" w:rsidR="005C2626" w:rsidRPr="00171262" w:rsidRDefault="00A27C38" w:rsidP="00BE60C7">
            <w:pPr>
              <w:spacing w:before="20" w:after="20"/>
              <w:ind w:firstLine="0"/>
              <w:jc w:val="center"/>
              <w:rPr>
                <w:sz w:val="24"/>
              </w:rPr>
            </w:pPr>
            <w:r w:rsidRPr="00171262">
              <w:rPr>
                <w:sz w:val="24"/>
              </w:rPr>
              <w:t>Chuẩn bị đội ngũ, chương trình đào tạo</w:t>
            </w:r>
          </w:p>
        </w:tc>
        <w:tc>
          <w:tcPr>
            <w:tcW w:w="3441" w:type="dxa"/>
            <w:vAlign w:val="center"/>
          </w:tcPr>
          <w:p w14:paraId="38254F99" w14:textId="77777777" w:rsidR="005C2626" w:rsidRPr="00171262" w:rsidRDefault="005C2626" w:rsidP="00BE60C7">
            <w:pPr>
              <w:spacing w:before="20" w:after="20"/>
              <w:ind w:firstLine="0"/>
              <w:jc w:val="center"/>
              <w:rPr>
                <w:sz w:val="24"/>
              </w:rPr>
            </w:pPr>
            <w:r w:rsidRPr="00171262">
              <w:rPr>
                <w:sz w:val="24"/>
              </w:rPr>
              <w:t>Bồi dưỡng, nâng hạng giấy phép lái xe Hạng A cho nhà giáo; xây dựng, thẩm định chương trình, giáo trình Hạng A (32 giờ)</w:t>
            </w:r>
          </w:p>
        </w:tc>
        <w:tc>
          <w:tcPr>
            <w:tcW w:w="2285" w:type="dxa"/>
            <w:vAlign w:val="center"/>
          </w:tcPr>
          <w:p w14:paraId="0A6B782D" w14:textId="77777777" w:rsidR="005C2626" w:rsidRPr="00171262" w:rsidRDefault="005C2626" w:rsidP="00BE60C7">
            <w:pPr>
              <w:spacing w:before="20" w:after="20"/>
              <w:ind w:firstLine="0"/>
              <w:jc w:val="center"/>
              <w:rPr>
                <w:sz w:val="24"/>
              </w:rPr>
            </w:pPr>
            <w:r w:rsidRPr="00171262">
              <w:rPr>
                <w:sz w:val="24"/>
              </w:rPr>
              <w:t>Tập huấn 03 nhà giáo: Tháng 10–11/2026; chương trình, giáo trình: Trước khi thông báo phương án đào tạo Hạng A</w:t>
            </w:r>
          </w:p>
        </w:tc>
        <w:tc>
          <w:tcPr>
            <w:tcW w:w="2285" w:type="dxa"/>
            <w:vAlign w:val="center"/>
          </w:tcPr>
          <w:p w14:paraId="57EE16C9" w14:textId="77777777" w:rsidR="005C2626" w:rsidRPr="00171262" w:rsidRDefault="005C2626" w:rsidP="00BE60C7">
            <w:pPr>
              <w:spacing w:before="20" w:after="20"/>
              <w:ind w:firstLine="0"/>
              <w:jc w:val="center"/>
              <w:rPr>
                <w:sz w:val="24"/>
              </w:rPr>
            </w:pPr>
            <w:r w:rsidRPr="00171262">
              <w:rPr>
                <w:sz w:val="24"/>
              </w:rPr>
              <w:t>Khoa ĐT&amp;SHLX</w:t>
            </w:r>
          </w:p>
        </w:tc>
        <w:tc>
          <w:tcPr>
            <w:tcW w:w="2285" w:type="dxa"/>
            <w:vAlign w:val="center"/>
          </w:tcPr>
          <w:p w14:paraId="63ECFEF3" w14:textId="77777777" w:rsidR="005C2626" w:rsidRPr="00171262" w:rsidRDefault="005C2626" w:rsidP="00BE60C7">
            <w:pPr>
              <w:spacing w:before="20" w:after="20"/>
              <w:ind w:firstLine="0"/>
              <w:jc w:val="center"/>
              <w:rPr>
                <w:sz w:val="24"/>
              </w:rPr>
            </w:pPr>
            <w:r w:rsidRPr="00171262">
              <w:rPr>
                <w:sz w:val="24"/>
              </w:rPr>
              <w:t>Phòng TCCB&amp;CTHSSV; phòng QLĐT&amp;BĐCL</w:t>
            </w:r>
          </w:p>
        </w:tc>
      </w:tr>
      <w:tr w:rsidR="007221BB" w:rsidRPr="00171262" w14:paraId="740896F2" w14:textId="77777777" w:rsidTr="00BE60C7">
        <w:trPr>
          <w:cantSplit/>
        </w:trPr>
        <w:tc>
          <w:tcPr>
            <w:tcW w:w="1128" w:type="dxa"/>
            <w:vAlign w:val="center"/>
          </w:tcPr>
          <w:p w14:paraId="3CFB77CD" w14:textId="77777777" w:rsidR="005C2626" w:rsidRPr="00171262" w:rsidRDefault="00A27C38" w:rsidP="00BE60C7">
            <w:pPr>
              <w:spacing w:before="20" w:after="20"/>
              <w:ind w:firstLine="0"/>
              <w:jc w:val="center"/>
              <w:rPr>
                <w:sz w:val="24"/>
              </w:rPr>
            </w:pPr>
            <w:r w:rsidRPr="00171262">
              <w:rPr>
                <w:sz w:val="24"/>
              </w:rPr>
              <w:t>5</w:t>
            </w:r>
          </w:p>
        </w:tc>
        <w:tc>
          <w:tcPr>
            <w:tcW w:w="2286" w:type="dxa"/>
            <w:vAlign w:val="center"/>
          </w:tcPr>
          <w:p w14:paraId="162FC3CC" w14:textId="77777777" w:rsidR="005C2626" w:rsidRPr="00171262" w:rsidRDefault="00A27C38" w:rsidP="00BE60C7">
            <w:pPr>
              <w:spacing w:before="20" w:after="20"/>
              <w:ind w:firstLine="0"/>
              <w:jc w:val="center"/>
              <w:rPr>
                <w:sz w:val="24"/>
              </w:rPr>
            </w:pPr>
            <w:r w:rsidRPr="00171262">
              <w:rPr>
                <w:sz w:val="24"/>
              </w:rPr>
              <w:t>Tuyển sinh khóa đào tạo Hạng A đầu tiên</w:t>
            </w:r>
          </w:p>
        </w:tc>
        <w:tc>
          <w:tcPr>
            <w:tcW w:w="3441" w:type="dxa"/>
            <w:vAlign w:val="center"/>
          </w:tcPr>
          <w:p w14:paraId="41773829" w14:textId="77777777" w:rsidR="005C2626" w:rsidRPr="00171262" w:rsidRDefault="005C2626" w:rsidP="00BE60C7">
            <w:pPr>
              <w:spacing w:before="20" w:after="20"/>
              <w:ind w:firstLine="0"/>
              <w:jc w:val="center"/>
              <w:rPr>
                <w:sz w:val="24"/>
              </w:rPr>
            </w:pPr>
            <w:r w:rsidRPr="00171262">
              <w:rPr>
                <w:sz w:val="24"/>
              </w:rPr>
              <w:t>Tuyển sinh, khai giảng khóa Hạng A đầu tiên; gửi báo cáo đăng ký khóa cho Sở Xây dựng ngay trong ngày khai giảng</w:t>
            </w:r>
          </w:p>
        </w:tc>
        <w:tc>
          <w:tcPr>
            <w:tcW w:w="2285" w:type="dxa"/>
            <w:vAlign w:val="center"/>
          </w:tcPr>
          <w:p w14:paraId="15B24893" w14:textId="77777777" w:rsidR="005C2626" w:rsidRPr="00171262" w:rsidRDefault="005C2626" w:rsidP="00BE60C7">
            <w:pPr>
              <w:spacing w:before="20" w:after="20"/>
              <w:ind w:firstLine="0"/>
              <w:jc w:val="center"/>
              <w:rPr>
                <w:sz w:val="24"/>
              </w:rPr>
            </w:pPr>
            <w:r w:rsidRPr="00171262">
              <w:rPr>
                <w:sz w:val="24"/>
              </w:rPr>
              <w:t>Dự kiến từ tháng 8/2027, tùy tiến độ đầu tư và cấp phép</w:t>
            </w:r>
          </w:p>
        </w:tc>
        <w:tc>
          <w:tcPr>
            <w:tcW w:w="2285" w:type="dxa"/>
            <w:vAlign w:val="center"/>
          </w:tcPr>
          <w:p w14:paraId="7396F469" w14:textId="77777777" w:rsidR="005C2626" w:rsidRPr="00171262" w:rsidRDefault="005C2626" w:rsidP="00BE60C7">
            <w:pPr>
              <w:spacing w:before="20" w:after="20"/>
              <w:ind w:firstLine="0"/>
              <w:jc w:val="center"/>
              <w:rPr>
                <w:sz w:val="24"/>
              </w:rPr>
            </w:pPr>
            <w:r w:rsidRPr="00171262">
              <w:rPr>
                <w:sz w:val="24"/>
              </w:rPr>
              <w:t>Khoa ĐT&amp;SHLX</w:t>
            </w:r>
          </w:p>
        </w:tc>
        <w:tc>
          <w:tcPr>
            <w:tcW w:w="2285" w:type="dxa"/>
            <w:vAlign w:val="center"/>
          </w:tcPr>
          <w:p w14:paraId="012B4527" w14:textId="77777777" w:rsidR="005C2626" w:rsidRPr="00171262" w:rsidRDefault="005C2626" w:rsidP="00BE60C7">
            <w:pPr>
              <w:spacing w:before="20" w:after="20"/>
              <w:ind w:firstLine="0"/>
              <w:jc w:val="center"/>
              <w:rPr>
                <w:sz w:val="24"/>
              </w:rPr>
            </w:pPr>
            <w:r w:rsidRPr="00171262">
              <w:rPr>
                <w:sz w:val="24"/>
              </w:rPr>
              <w:t>Phòng TCCB&amp;CTHSSV; phòng QLĐT&amp;BĐCL</w:t>
            </w:r>
          </w:p>
        </w:tc>
      </w:tr>
    </w:tbl>
    <w:p w14:paraId="0893C172" w14:textId="77777777" w:rsidR="00560A53" w:rsidRPr="00171262" w:rsidRDefault="00560A53">
      <w:pPr>
        <w:sectPr w:rsidR="00560A53" w:rsidRPr="00171262" w:rsidSect="00A6136A">
          <w:pgSz w:w="16838" w:h="11906" w:orient="landscape" w:code="9"/>
          <w:pgMar w:top="1701" w:right="1134" w:bottom="1134" w:left="1134" w:header="720" w:footer="720" w:gutter="0"/>
          <w:pgNumType w:start="1"/>
          <w:cols w:space="720"/>
          <w:docGrid w:linePitch="381"/>
        </w:sectPr>
      </w:pPr>
    </w:p>
    <w:p w14:paraId="2770F746" w14:textId="77777777" w:rsidR="00616E86" w:rsidRPr="00171262" w:rsidRDefault="00A27C38" w:rsidP="00616E86">
      <w:pPr>
        <w:spacing w:before="0" w:after="0"/>
        <w:ind w:firstLine="0"/>
        <w:jc w:val="center"/>
        <w:rPr>
          <w:b/>
          <w:bCs/>
        </w:rPr>
      </w:pPr>
      <w:r w:rsidRPr="00171262">
        <w:rPr>
          <w:b/>
          <w:szCs w:val="28"/>
        </w:rPr>
        <w:t>Phụ lục IV</w:t>
      </w:r>
    </w:p>
    <w:p w14:paraId="33CB0F7F" w14:textId="77777777" w:rsidR="005C2626" w:rsidRPr="00171262" w:rsidRDefault="00A27C38">
      <w:pPr>
        <w:spacing w:before="0" w:after="0"/>
        <w:ind w:firstLine="0"/>
        <w:jc w:val="center"/>
        <w:rPr>
          <w:b/>
        </w:rPr>
      </w:pPr>
      <w:r w:rsidRPr="00171262">
        <w:rPr>
          <w:b/>
          <w:szCs w:val="28"/>
        </w:rPr>
        <w:t>BẢNG TÍNH PHƯƠNG ÁN TÀI CHÍNH (ƯỚC TÍNH)</w:t>
      </w:r>
    </w:p>
    <w:p w14:paraId="101E5787" w14:textId="77777777" w:rsidR="00BB5318" w:rsidRPr="00171262" w:rsidRDefault="00BB5318">
      <w:pPr>
        <w:pBdr>
          <w:bottom w:val="single" w:sz="6" w:space="1" w:color="auto"/>
        </w:pBdr>
        <w:spacing w:before="0" w:after="0" w:line="120" w:lineRule="exact"/>
        <w:ind w:left="5868" w:right="5868" w:firstLine="0"/>
      </w:pPr>
    </w:p>
    <w:p w14:paraId="77108818" w14:textId="77777777" w:rsidR="00BB5318" w:rsidRPr="00171262" w:rsidRDefault="00BB5318">
      <w:pPr>
        <w:spacing w:before="0"/>
      </w:pPr>
    </w:p>
    <w:p w14:paraId="5041E772" w14:textId="77777777" w:rsidR="00CE37A0" w:rsidRPr="00171262" w:rsidRDefault="00CE37A0">
      <w:pPr>
        <w:rPr>
          <w:b/>
        </w:rPr>
      </w:pPr>
      <w:r w:rsidRPr="00171262">
        <w:rPr>
          <w:b/>
        </w:rPr>
        <w:t>I. Chi phí khấu hao cơ sở vật chất và tài sản cố định</w:t>
      </w:r>
    </w:p>
    <w:p w14:paraId="06E5351D" w14:textId="76FC3B1C" w:rsidR="00190DD1" w:rsidRPr="00171262" w:rsidRDefault="00190DD1" w:rsidP="00190DD1">
      <w:pPr>
        <w:jc w:val="right"/>
        <w:rPr>
          <w:bCs/>
          <w:i/>
          <w:iCs/>
        </w:rPr>
      </w:pPr>
      <w:r w:rsidRPr="00171262">
        <w:rPr>
          <w:bCs/>
          <w:i/>
          <w:iCs/>
        </w:rPr>
        <w:t>ĐVT: Triệu đồng</w:t>
      </w:r>
    </w:p>
    <w:tbl>
      <w:tblPr>
        <w:tblW w:w="14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340"/>
        <w:gridCol w:w="980"/>
        <w:gridCol w:w="840"/>
        <w:gridCol w:w="1460"/>
        <w:gridCol w:w="1430"/>
        <w:gridCol w:w="1320"/>
        <w:gridCol w:w="1320"/>
        <w:gridCol w:w="1460"/>
        <w:gridCol w:w="1769"/>
      </w:tblGrid>
      <w:tr w:rsidR="00573196" w:rsidRPr="00171262" w14:paraId="278BA763" w14:textId="77777777" w:rsidTr="00161B82">
        <w:trPr>
          <w:cantSplit/>
          <w:trHeight w:val="284"/>
        </w:trPr>
        <w:tc>
          <w:tcPr>
            <w:tcW w:w="540" w:type="dxa"/>
            <w:shd w:val="clear" w:color="auto" w:fill="auto"/>
            <w:vAlign w:val="center"/>
            <w:hideMark/>
          </w:tcPr>
          <w:p w14:paraId="25179F24" w14:textId="77777777" w:rsidR="00573196" w:rsidRPr="00171262" w:rsidRDefault="00573196" w:rsidP="003F26EB">
            <w:pPr>
              <w:widowControl/>
              <w:spacing w:before="0" w:after="0"/>
              <w:ind w:firstLine="0"/>
              <w:contextualSpacing/>
              <w:jc w:val="center"/>
              <w:rPr>
                <w:b/>
                <w:bCs/>
                <w:sz w:val="24"/>
              </w:rPr>
            </w:pPr>
            <w:r w:rsidRPr="00171262">
              <w:rPr>
                <w:b/>
                <w:bCs/>
                <w:sz w:val="24"/>
              </w:rPr>
              <w:t>TT</w:t>
            </w:r>
          </w:p>
        </w:tc>
        <w:tc>
          <w:tcPr>
            <w:tcW w:w="3340" w:type="dxa"/>
            <w:shd w:val="clear" w:color="auto" w:fill="auto"/>
            <w:vAlign w:val="center"/>
            <w:hideMark/>
          </w:tcPr>
          <w:p w14:paraId="1640EE83" w14:textId="77777777" w:rsidR="00573196" w:rsidRPr="00171262" w:rsidRDefault="00573196" w:rsidP="003F26EB">
            <w:pPr>
              <w:widowControl/>
              <w:spacing w:before="0" w:after="0"/>
              <w:ind w:firstLine="0"/>
              <w:contextualSpacing/>
              <w:jc w:val="center"/>
              <w:rPr>
                <w:b/>
                <w:bCs/>
                <w:sz w:val="24"/>
              </w:rPr>
            </w:pPr>
            <w:r w:rsidRPr="00171262">
              <w:rPr>
                <w:b/>
                <w:bCs/>
                <w:sz w:val="24"/>
              </w:rPr>
              <w:t>Nội dung</w:t>
            </w:r>
          </w:p>
        </w:tc>
        <w:tc>
          <w:tcPr>
            <w:tcW w:w="980" w:type="dxa"/>
            <w:shd w:val="clear" w:color="auto" w:fill="auto"/>
            <w:vAlign w:val="center"/>
            <w:hideMark/>
          </w:tcPr>
          <w:p w14:paraId="540AE78A" w14:textId="77777777" w:rsidR="00573196" w:rsidRPr="00171262" w:rsidRDefault="00573196" w:rsidP="003F26EB">
            <w:pPr>
              <w:widowControl/>
              <w:spacing w:before="0" w:after="0"/>
              <w:ind w:firstLine="0"/>
              <w:contextualSpacing/>
              <w:jc w:val="center"/>
              <w:rPr>
                <w:b/>
                <w:bCs/>
                <w:sz w:val="24"/>
              </w:rPr>
            </w:pPr>
            <w:r w:rsidRPr="00171262">
              <w:rPr>
                <w:b/>
                <w:bCs/>
                <w:sz w:val="24"/>
              </w:rPr>
              <w:t>Đơn vị tính</w:t>
            </w:r>
          </w:p>
        </w:tc>
        <w:tc>
          <w:tcPr>
            <w:tcW w:w="840" w:type="dxa"/>
            <w:shd w:val="clear" w:color="auto" w:fill="auto"/>
            <w:vAlign w:val="center"/>
            <w:hideMark/>
          </w:tcPr>
          <w:p w14:paraId="41616BB4" w14:textId="77777777" w:rsidR="00573196" w:rsidRPr="00171262" w:rsidRDefault="00573196" w:rsidP="003F26EB">
            <w:pPr>
              <w:widowControl/>
              <w:spacing w:before="0" w:after="0"/>
              <w:ind w:firstLine="0"/>
              <w:contextualSpacing/>
              <w:jc w:val="center"/>
              <w:rPr>
                <w:b/>
                <w:bCs/>
                <w:sz w:val="24"/>
              </w:rPr>
            </w:pPr>
            <w:r w:rsidRPr="00171262">
              <w:rPr>
                <w:b/>
                <w:bCs/>
                <w:sz w:val="24"/>
              </w:rPr>
              <w:t>Số lượng</w:t>
            </w:r>
          </w:p>
        </w:tc>
        <w:tc>
          <w:tcPr>
            <w:tcW w:w="1460" w:type="dxa"/>
            <w:shd w:val="clear" w:color="auto" w:fill="auto"/>
            <w:vAlign w:val="center"/>
            <w:hideMark/>
          </w:tcPr>
          <w:p w14:paraId="516DB8AC" w14:textId="77777777" w:rsidR="00573196" w:rsidRPr="00171262" w:rsidRDefault="00573196" w:rsidP="003F26EB">
            <w:pPr>
              <w:widowControl/>
              <w:spacing w:before="0" w:after="0"/>
              <w:ind w:firstLine="0"/>
              <w:contextualSpacing/>
              <w:jc w:val="center"/>
              <w:rPr>
                <w:b/>
                <w:bCs/>
                <w:sz w:val="24"/>
              </w:rPr>
            </w:pPr>
            <w:r w:rsidRPr="00171262">
              <w:rPr>
                <w:b/>
                <w:bCs/>
                <w:sz w:val="24"/>
              </w:rPr>
              <w:t>Nguyên giá</w:t>
            </w:r>
          </w:p>
        </w:tc>
        <w:tc>
          <w:tcPr>
            <w:tcW w:w="1430" w:type="dxa"/>
            <w:shd w:val="clear" w:color="auto" w:fill="auto"/>
            <w:vAlign w:val="center"/>
            <w:hideMark/>
          </w:tcPr>
          <w:p w14:paraId="795287FB" w14:textId="77777777" w:rsidR="00573196" w:rsidRPr="00171262" w:rsidRDefault="00573196" w:rsidP="003F26EB">
            <w:pPr>
              <w:widowControl/>
              <w:spacing w:before="0" w:after="0"/>
              <w:ind w:firstLine="0"/>
              <w:contextualSpacing/>
              <w:jc w:val="center"/>
              <w:rPr>
                <w:b/>
                <w:bCs/>
                <w:sz w:val="24"/>
              </w:rPr>
            </w:pPr>
            <w:r w:rsidRPr="00171262">
              <w:rPr>
                <w:b/>
                <w:bCs/>
                <w:sz w:val="24"/>
              </w:rPr>
              <w:t>Tần suất sử dụng</w:t>
            </w:r>
          </w:p>
        </w:tc>
        <w:tc>
          <w:tcPr>
            <w:tcW w:w="1320" w:type="dxa"/>
            <w:shd w:val="clear" w:color="auto" w:fill="auto"/>
            <w:vAlign w:val="center"/>
            <w:hideMark/>
          </w:tcPr>
          <w:p w14:paraId="6E379ECB" w14:textId="77777777" w:rsidR="00573196" w:rsidRPr="00171262" w:rsidRDefault="00573196" w:rsidP="003F26EB">
            <w:pPr>
              <w:widowControl/>
              <w:spacing w:before="0" w:after="0"/>
              <w:ind w:firstLine="0"/>
              <w:contextualSpacing/>
              <w:jc w:val="center"/>
              <w:rPr>
                <w:b/>
                <w:bCs/>
                <w:sz w:val="24"/>
              </w:rPr>
            </w:pPr>
            <w:r w:rsidRPr="00171262">
              <w:rPr>
                <w:b/>
                <w:bCs/>
                <w:sz w:val="24"/>
              </w:rPr>
              <w:t>Nguyên giá sử dụng</w:t>
            </w:r>
          </w:p>
        </w:tc>
        <w:tc>
          <w:tcPr>
            <w:tcW w:w="1320" w:type="dxa"/>
            <w:shd w:val="clear" w:color="auto" w:fill="auto"/>
            <w:vAlign w:val="center"/>
            <w:hideMark/>
          </w:tcPr>
          <w:p w14:paraId="66D3C043" w14:textId="77777777" w:rsidR="00573196" w:rsidRPr="00171262" w:rsidRDefault="00573196" w:rsidP="003F26EB">
            <w:pPr>
              <w:widowControl/>
              <w:spacing w:before="0" w:after="0"/>
              <w:ind w:firstLine="0"/>
              <w:contextualSpacing/>
              <w:jc w:val="center"/>
              <w:rPr>
                <w:b/>
                <w:bCs/>
                <w:sz w:val="24"/>
              </w:rPr>
            </w:pPr>
            <w:r w:rsidRPr="00171262">
              <w:rPr>
                <w:b/>
                <w:bCs/>
                <w:sz w:val="24"/>
              </w:rPr>
              <w:t>Tỷ lệ khấu hao</w:t>
            </w:r>
          </w:p>
        </w:tc>
        <w:tc>
          <w:tcPr>
            <w:tcW w:w="1460" w:type="dxa"/>
            <w:shd w:val="clear" w:color="auto" w:fill="auto"/>
            <w:vAlign w:val="center"/>
            <w:hideMark/>
          </w:tcPr>
          <w:p w14:paraId="6483C78B" w14:textId="77777777" w:rsidR="00573196" w:rsidRPr="00171262" w:rsidRDefault="00573196" w:rsidP="003F26EB">
            <w:pPr>
              <w:widowControl/>
              <w:spacing w:before="0" w:after="0"/>
              <w:ind w:firstLine="0"/>
              <w:contextualSpacing/>
              <w:jc w:val="center"/>
              <w:rPr>
                <w:b/>
                <w:bCs/>
                <w:sz w:val="24"/>
              </w:rPr>
            </w:pPr>
            <w:r w:rsidRPr="00171262">
              <w:rPr>
                <w:b/>
                <w:bCs/>
                <w:sz w:val="24"/>
              </w:rPr>
              <w:t>Mức khấu hao hàng năm</w:t>
            </w:r>
          </w:p>
        </w:tc>
        <w:tc>
          <w:tcPr>
            <w:tcW w:w="1769" w:type="dxa"/>
            <w:shd w:val="clear" w:color="auto" w:fill="auto"/>
            <w:vAlign w:val="center"/>
            <w:hideMark/>
          </w:tcPr>
          <w:p w14:paraId="2E8B0D58" w14:textId="77777777" w:rsidR="00573196" w:rsidRPr="00171262" w:rsidRDefault="00573196" w:rsidP="003F26EB">
            <w:pPr>
              <w:widowControl/>
              <w:spacing w:before="0" w:after="0"/>
              <w:ind w:firstLine="0"/>
              <w:contextualSpacing/>
              <w:jc w:val="center"/>
              <w:rPr>
                <w:b/>
                <w:bCs/>
                <w:sz w:val="24"/>
              </w:rPr>
            </w:pPr>
            <w:r w:rsidRPr="00171262">
              <w:rPr>
                <w:b/>
                <w:bCs/>
                <w:sz w:val="24"/>
              </w:rPr>
              <w:t>Ghi chú</w:t>
            </w:r>
          </w:p>
        </w:tc>
      </w:tr>
      <w:tr w:rsidR="00573196" w:rsidRPr="00171262" w14:paraId="71651009" w14:textId="77777777" w:rsidTr="00161B82">
        <w:trPr>
          <w:cantSplit/>
          <w:trHeight w:val="284"/>
        </w:trPr>
        <w:tc>
          <w:tcPr>
            <w:tcW w:w="540" w:type="dxa"/>
            <w:shd w:val="clear" w:color="auto" w:fill="auto"/>
            <w:vAlign w:val="center"/>
            <w:hideMark/>
          </w:tcPr>
          <w:p w14:paraId="33A14035" w14:textId="77777777" w:rsidR="00573196" w:rsidRPr="00171262" w:rsidRDefault="00573196" w:rsidP="003F26EB">
            <w:pPr>
              <w:widowControl/>
              <w:spacing w:before="0" w:after="0"/>
              <w:ind w:firstLine="0"/>
              <w:contextualSpacing/>
              <w:jc w:val="right"/>
              <w:rPr>
                <w:i/>
                <w:iCs/>
                <w:sz w:val="24"/>
              </w:rPr>
            </w:pPr>
            <w:r w:rsidRPr="00171262">
              <w:rPr>
                <w:i/>
                <w:iCs/>
                <w:sz w:val="24"/>
              </w:rPr>
              <w:t>1</w:t>
            </w:r>
          </w:p>
        </w:tc>
        <w:tc>
          <w:tcPr>
            <w:tcW w:w="3340" w:type="dxa"/>
            <w:shd w:val="clear" w:color="auto" w:fill="auto"/>
            <w:vAlign w:val="center"/>
            <w:hideMark/>
          </w:tcPr>
          <w:p w14:paraId="4C28F06B" w14:textId="77777777" w:rsidR="00573196" w:rsidRPr="00171262" w:rsidRDefault="00573196" w:rsidP="003F26EB">
            <w:pPr>
              <w:widowControl/>
              <w:spacing w:before="0" w:after="0"/>
              <w:ind w:firstLine="0"/>
              <w:contextualSpacing/>
              <w:jc w:val="right"/>
              <w:rPr>
                <w:i/>
                <w:iCs/>
                <w:sz w:val="24"/>
              </w:rPr>
            </w:pPr>
            <w:r w:rsidRPr="00171262">
              <w:rPr>
                <w:i/>
                <w:iCs/>
                <w:sz w:val="24"/>
              </w:rPr>
              <w:t>2</w:t>
            </w:r>
          </w:p>
        </w:tc>
        <w:tc>
          <w:tcPr>
            <w:tcW w:w="980" w:type="dxa"/>
            <w:shd w:val="clear" w:color="auto" w:fill="auto"/>
            <w:vAlign w:val="center"/>
            <w:hideMark/>
          </w:tcPr>
          <w:p w14:paraId="599C176E" w14:textId="77777777" w:rsidR="00573196" w:rsidRPr="00171262" w:rsidRDefault="00573196" w:rsidP="003F26EB">
            <w:pPr>
              <w:widowControl/>
              <w:spacing w:before="0" w:after="0"/>
              <w:ind w:firstLine="0"/>
              <w:contextualSpacing/>
              <w:jc w:val="right"/>
              <w:rPr>
                <w:i/>
                <w:iCs/>
                <w:sz w:val="24"/>
              </w:rPr>
            </w:pPr>
            <w:r w:rsidRPr="00171262">
              <w:rPr>
                <w:i/>
                <w:iCs/>
                <w:sz w:val="24"/>
              </w:rPr>
              <w:t>3</w:t>
            </w:r>
          </w:p>
        </w:tc>
        <w:tc>
          <w:tcPr>
            <w:tcW w:w="840" w:type="dxa"/>
            <w:shd w:val="clear" w:color="auto" w:fill="auto"/>
            <w:vAlign w:val="center"/>
            <w:hideMark/>
          </w:tcPr>
          <w:p w14:paraId="543BB9A4" w14:textId="77777777" w:rsidR="00573196" w:rsidRPr="00171262" w:rsidRDefault="00573196" w:rsidP="003F26EB">
            <w:pPr>
              <w:widowControl/>
              <w:spacing w:before="0" w:after="0"/>
              <w:ind w:firstLine="0"/>
              <w:contextualSpacing/>
              <w:jc w:val="right"/>
              <w:rPr>
                <w:i/>
                <w:iCs/>
                <w:sz w:val="24"/>
              </w:rPr>
            </w:pPr>
            <w:r w:rsidRPr="00171262">
              <w:rPr>
                <w:i/>
                <w:iCs/>
                <w:sz w:val="24"/>
              </w:rPr>
              <w:t>4</w:t>
            </w:r>
          </w:p>
        </w:tc>
        <w:tc>
          <w:tcPr>
            <w:tcW w:w="1460" w:type="dxa"/>
            <w:shd w:val="clear" w:color="auto" w:fill="auto"/>
            <w:vAlign w:val="center"/>
            <w:hideMark/>
          </w:tcPr>
          <w:p w14:paraId="124DAAE3" w14:textId="77777777" w:rsidR="00573196" w:rsidRPr="00171262" w:rsidRDefault="00573196" w:rsidP="003F26EB">
            <w:pPr>
              <w:widowControl/>
              <w:spacing w:before="0" w:after="0"/>
              <w:ind w:firstLine="0"/>
              <w:contextualSpacing/>
              <w:jc w:val="right"/>
              <w:rPr>
                <w:i/>
                <w:iCs/>
                <w:sz w:val="24"/>
              </w:rPr>
            </w:pPr>
            <w:r w:rsidRPr="00171262">
              <w:rPr>
                <w:i/>
                <w:iCs/>
                <w:sz w:val="24"/>
              </w:rPr>
              <w:t>5</w:t>
            </w:r>
          </w:p>
        </w:tc>
        <w:tc>
          <w:tcPr>
            <w:tcW w:w="1430" w:type="dxa"/>
            <w:shd w:val="clear" w:color="auto" w:fill="auto"/>
            <w:vAlign w:val="center"/>
            <w:hideMark/>
          </w:tcPr>
          <w:p w14:paraId="48A185EE" w14:textId="77777777" w:rsidR="00573196" w:rsidRPr="00171262" w:rsidRDefault="00573196" w:rsidP="003F26EB">
            <w:pPr>
              <w:widowControl/>
              <w:spacing w:before="0" w:after="0"/>
              <w:ind w:firstLine="0"/>
              <w:contextualSpacing/>
              <w:jc w:val="right"/>
              <w:rPr>
                <w:i/>
                <w:iCs/>
                <w:sz w:val="24"/>
              </w:rPr>
            </w:pPr>
            <w:r w:rsidRPr="00171262">
              <w:rPr>
                <w:i/>
                <w:iCs/>
                <w:sz w:val="24"/>
              </w:rPr>
              <w:t>6</w:t>
            </w:r>
          </w:p>
        </w:tc>
        <w:tc>
          <w:tcPr>
            <w:tcW w:w="1320" w:type="dxa"/>
            <w:shd w:val="clear" w:color="auto" w:fill="auto"/>
            <w:vAlign w:val="center"/>
            <w:hideMark/>
          </w:tcPr>
          <w:p w14:paraId="779BCF87" w14:textId="77777777" w:rsidR="00573196" w:rsidRPr="00171262" w:rsidRDefault="00573196" w:rsidP="003F26EB">
            <w:pPr>
              <w:widowControl/>
              <w:spacing w:before="0" w:after="0"/>
              <w:ind w:firstLine="0"/>
              <w:contextualSpacing/>
              <w:jc w:val="center"/>
              <w:rPr>
                <w:i/>
                <w:iCs/>
                <w:sz w:val="24"/>
              </w:rPr>
            </w:pPr>
            <w:r w:rsidRPr="00171262">
              <w:rPr>
                <w:i/>
                <w:iCs/>
                <w:sz w:val="24"/>
              </w:rPr>
              <w:t>7=5*6</w:t>
            </w:r>
          </w:p>
        </w:tc>
        <w:tc>
          <w:tcPr>
            <w:tcW w:w="1320" w:type="dxa"/>
            <w:shd w:val="clear" w:color="auto" w:fill="auto"/>
            <w:vAlign w:val="center"/>
            <w:hideMark/>
          </w:tcPr>
          <w:p w14:paraId="2F75669B" w14:textId="77777777" w:rsidR="00573196" w:rsidRPr="00171262" w:rsidRDefault="00573196" w:rsidP="003F26EB">
            <w:pPr>
              <w:widowControl/>
              <w:spacing w:before="0" w:after="0"/>
              <w:ind w:firstLine="0"/>
              <w:contextualSpacing/>
              <w:jc w:val="right"/>
              <w:rPr>
                <w:i/>
                <w:iCs/>
                <w:sz w:val="24"/>
              </w:rPr>
            </w:pPr>
            <w:r w:rsidRPr="00171262">
              <w:rPr>
                <w:i/>
                <w:iCs/>
                <w:sz w:val="24"/>
              </w:rPr>
              <w:t>8</w:t>
            </w:r>
          </w:p>
        </w:tc>
        <w:tc>
          <w:tcPr>
            <w:tcW w:w="1460" w:type="dxa"/>
            <w:shd w:val="clear" w:color="auto" w:fill="auto"/>
            <w:vAlign w:val="center"/>
            <w:hideMark/>
          </w:tcPr>
          <w:p w14:paraId="45EE05D3" w14:textId="77777777" w:rsidR="00573196" w:rsidRPr="00171262" w:rsidRDefault="00573196" w:rsidP="003F26EB">
            <w:pPr>
              <w:widowControl/>
              <w:spacing w:before="0" w:after="0"/>
              <w:ind w:firstLine="0"/>
              <w:contextualSpacing/>
              <w:jc w:val="center"/>
              <w:rPr>
                <w:i/>
                <w:iCs/>
                <w:sz w:val="24"/>
              </w:rPr>
            </w:pPr>
            <w:r w:rsidRPr="00171262">
              <w:rPr>
                <w:i/>
                <w:iCs/>
                <w:sz w:val="24"/>
              </w:rPr>
              <w:t>9=7x8</w:t>
            </w:r>
          </w:p>
        </w:tc>
        <w:tc>
          <w:tcPr>
            <w:tcW w:w="1769" w:type="dxa"/>
            <w:shd w:val="clear" w:color="auto" w:fill="auto"/>
            <w:vAlign w:val="center"/>
            <w:hideMark/>
          </w:tcPr>
          <w:p w14:paraId="57624E5C" w14:textId="77777777" w:rsidR="00573196" w:rsidRPr="00171262" w:rsidRDefault="00573196" w:rsidP="003F26EB">
            <w:pPr>
              <w:widowControl/>
              <w:spacing w:before="0" w:after="0"/>
              <w:ind w:firstLine="0"/>
              <w:contextualSpacing/>
              <w:jc w:val="right"/>
              <w:rPr>
                <w:i/>
                <w:iCs/>
                <w:sz w:val="24"/>
              </w:rPr>
            </w:pPr>
            <w:r w:rsidRPr="00171262">
              <w:rPr>
                <w:i/>
                <w:iCs/>
                <w:sz w:val="24"/>
              </w:rPr>
              <w:t>10</w:t>
            </w:r>
          </w:p>
        </w:tc>
      </w:tr>
      <w:tr w:rsidR="00573196" w:rsidRPr="00171262" w14:paraId="1E7D8C97" w14:textId="77777777" w:rsidTr="00161B82">
        <w:trPr>
          <w:cantSplit/>
          <w:trHeight w:val="284"/>
        </w:trPr>
        <w:tc>
          <w:tcPr>
            <w:tcW w:w="540" w:type="dxa"/>
            <w:shd w:val="clear" w:color="auto" w:fill="auto"/>
            <w:vAlign w:val="center"/>
            <w:hideMark/>
          </w:tcPr>
          <w:p w14:paraId="4D2529B2"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3340" w:type="dxa"/>
            <w:shd w:val="clear" w:color="auto" w:fill="auto"/>
            <w:vAlign w:val="center"/>
            <w:hideMark/>
          </w:tcPr>
          <w:p w14:paraId="25BD7865" w14:textId="77777777" w:rsidR="00573196" w:rsidRPr="00171262" w:rsidRDefault="00573196" w:rsidP="003F26EB">
            <w:pPr>
              <w:widowControl/>
              <w:spacing w:before="0" w:after="0"/>
              <w:ind w:firstLine="0"/>
              <w:contextualSpacing/>
              <w:jc w:val="left"/>
              <w:rPr>
                <w:sz w:val="24"/>
              </w:rPr>
            </w:pPr>
            <w:r w:rsidRPr="00171262">
              <w:rPr>
                <w:sz w:val="24"/>
              </w:rPr>
              <w:t>Phòng học lý thuyết</w:t>
            </w:r>
          </w:p>
        </w:tc>
        <w:tc>
          <w:tcPr>
            <w:tcW w:w="980" w:type="dxa"/>
            <w:shd w:val="clear" w:color="auto" w:fill="auto"/>
            <w:vAlign w:val="center"/>
            <w:hideMark/>
          </w:tcPr>
          <w:p w14:paraId="70C06F4A" w14:textId="77777777" w:rsidR="00573196" w:rsidRPr="00171262" w:rsidRDefault="00573196" w:rsidP="003F26EB">
            <w:pPr>
              <w:widowControl/>
              <w:spacing w:before="0" w:after="0"/>
              <w:ind w:firstLine="0"/>
              <w:contextualSpacing/>
              <w:jc w:val="center"/>
              <w:rPr>
                <w:sz w:val="24"/>
              </w:rPr>
            </w:pPr>
            <w:r w:rsidRPr="00171262">
              <w:rPr>
                <w:sz w:val="24"/>
              </w:rPr>
              <w:t>m</w:t>
            </w:r>
            <w:r w:rsidRPr="00171262">
              <w:rPr>
                <w:sz w:val="24"/>
                <w:vertAlign w:val="superscript"/>
              </w:rPr>
              <w:t>2</w:t>
            </w:r>
          </w:p>
        </w:tc>
        <w:tc>
          <w:tcPr>
            <w:tcW w:w="840" w:type="dxa"/>
            <w:shd w:val="clear" w:color="auto" w:fill="auto"/>
            <w:vAlign w:val="center"/>
            <w:hideMark/>
          </w:tcPr>
          <w:p w14:paraId="217A575B" w14:textId="77777777" w:rsidR="00573196" w:rsidRPr="00171262" w:rsidRDefault="00573196" w:rsidP="003F26EB">
            <w:pPr>
              <w:widowControl/>
              <w:spacing w:before="0" w:after="0"/>
              <w:ind w:firstLine="0"/>
              <w:contextualSpacing/>
              <w:jc w:val="right"/>
              <w:rPr>
                <w:sz w:val="24"/>
              </w:rPr>
            </w:pPr>
            <w:r w:rsidRPr="00171262">
              <w:rPr>
                <w:sz w:val="24"/>
              </w:rPr>
              <w:t>145</w:t>
            </w:r>
          </w:p>
        </w:tc>
        <w:tc>
          <w:tcPr>
            <w:tcW w:w="1460" w:type="dxa"/>
            <w:shd w:val="clear" w:color="auto" w:fill="auto"/>
            <w:vAlign w:val="center"/>
            <w:hideMark/>
          </w:tcPr>
          <w:p w14:paraId="6D760011" w14:textId="77777777" w:rsidR="00573196" w:rsidRPr="00171262" w:rsidRDefault="00573196" w:rsidP="003F26EB">
            <w:pPr>
              <w:widowControl/>
              <w:spacing w:before="0" w:after="0"/>
              <w:ind w:firstLine="0"/>
              <w:contextualSpacing/>
              <w:jc w:val="right"/>
              <w:rPr>
                <w:sz w:val="24"/>
              </w:rPr>
            </w:pPr>
            <w:r w:rsidRPr="00171262">
              <w:rPr>
                <w:sz w:val="24"/>
              </w:rPr>
              <w:t>614</w:t>
            </w:r>
          </w:p>
        </w:tc>
        <w:tc>
          <w:tcPr>
            <w:tcW w:w="1430" w:type="dxa"/>
            <w:shd w:val="clear" w:color="auto" w:fill="auto"/>
            <w:vAlign w:val="center"/>
            <w:hideMark/>
          </w:tcPr>
          <w:p w14:paraId="62ED8D5A"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4E54953A" w14:textId="77777777" w:rsidR="00573196" w:rsidRPr="00171262" w:rsidRDefault="00573196" w:rsidP="003F26EB">
            <w:pPr>
              <w:widowControl/>
              <w:spacing w:before="0" w:after="0"/>
              <w:ind w:firstLine="0"/>
              <w:contextualSpacing/>
              <w:jc w:val="right"/>
              <w:rPr>
                <w:sz w:val="24"/>
              </w:rPr>
            </w:pPr>
            <w:r w:rsidRPr="00171262">
              <w:rPr>
                <w:sz w:val="24"/>
              </w:rPr>
              <w:t>61</w:t>
            </w:r>
          </w:p>
        </w:tc>
        <w:tc>
          <w:tcPr>
            <w:tcW w:w="1320" w:type="dxa"/>
            <w:shd w:val="clear" w:color="auto" w:fill="auto"/>
            <w:vAlign w:val="center"/>
            <w:hideMark/>
          </w:tcPr>
          <w:p w14:paraId="1DEDC29D" w14:textId="77777777" w:rsidR="00573196" w:rsidRPr="00171262" w:rsidRDefault="00573196" w:rsidP="003F26EB">
            <w:pPr>
              <w:widowControl/>
              <w:spacing w:before="0" w:after="0"/>
              <w:ind w:firstLine="0"/>
              <w:contextualSpacing/>
              <w:jc w:val="right"/>
              <w:rPr>
                <w:sz w:val="24"/>
              </w:rPr>
            </w:pPr>
            <w:del w:id="1003" w:author="Chốt nội dung mục 3.2, 23/10/2026 (Claude)" w:date="2026-10-23T15:39:02Z">
              <w:r w:rsidRPr="00171262">
                <w:rPr>
                  <w:sz w:val="24"/>
                </w:rPr>
                <w:delText>4%</w:delText>
              </w:r>
            </w:del>
            <w:ins w:id="1004" w:author="Chốt nội dung mục 3.2, 23/10/2026 (Claude)" w:date="2026-10-23T15:39:02Z">
              <w:r w:rsidRPr="00171262">
                <w:rPr>
                  <w:sz w:val="24"/>
                </w:rPr>
                <w:t xml:space="preserve">5%</w:t>
              </w:r>
            </w:ins>
          </w:p>
        </w:tc>
        <w:tc>
          <w:tcPr>
            <w:tcW w:w="1460" w:type="dxa"/>
            <w:shd w:val="clear" w:color="auto" w:fill="auto"/>
            <w:noWrap/>
            <w:vAlign w:val="center"/>
            <w:hideMark/>
          </w:tcPr>
          <w:p w14:paraId="454FD421" w14:textId="77777777" w:rsidR="00573196" w:rsidRPr="00171262" w:rsidRDefault="00573196" w:rsidP="003F26EB">
            <w:pPr>
              <w:widowControl/>
              <w:spacing w:before="0" w:after="0"/>
              <w:ind w:firstLine="0"/>
              <w:contextualSpacing/>
              <w:jc w:val="right"/>
              <w:rPr>
                <w:sz w:val="24"/>
              </w:rPr>
            </w:pPr>
            <w:del w:id="1005" w:author="Chốt nội dung mục 3.2, 23/10/2026 (Claude)" w:date="2026-10-23T15:39:02Z">
              <w:r w:rsidRPr="00171262">
                <w:rPr>
                  <w:sz w:val="24"/>
                </w:rPr>
                <w:delText>2,46</w:delText>
              </w:r>
            </w:del>
            <w:ins w:id="1006" w:author="Chốt nội dung mục 3.2, 23/10/2026 (Claude)" w:date="2026-10-23T15:39:02Z">
              <w:r w:rsidRPr="00171262">
                <w:rPr>
                  <w:sz w:val="24"/>
                </w:rPr>
                <w:t xml:space="preserve">3,07</w:t>
              </w:r>
            </w:ins>
          </w:p>
        </w:tc>
        <w:tc>
          <w:tcPr>
            <w:tcW w:w="1769" w:type="dxa"/>
            <w:shd w:val="clear" w:color="auto" w:fill="auto"/>
            <w:vAlign w:val="center"/>
            <w:hideMark/>
          </w:tcPr>
          <w:p w14:paraId="2289E0B0" w14:textId="77777777" w:rsidR="00573196" w:rsidRPr="00171262" w:rsidRDefault="00573196" w:rsidP="003F26EB">
            <w:pPr>
              <w:widowControl/>
              <w:spacing w:before="0" w:after="0"/>
              <w:ind w:firstLine="0"/>
              <w:contextualSpacing/>
              <w:jc w:val="center"/>
              <w:rPr>
                <w:sz w:val="24"/>
              </w:rPr>
            </w:pPr>
            <w:r w:rsidRPr="00171262">
              <w:rPr>
                <w:sz w:val="24"/>
              </w:rPr>
              <w:t>Thời gian sử dụng 20 năm</w:t>
            </w:r>
          </w:p>
        </w:tc>
      </w:tr>
      <w:tr w:rsidR="00573196" w:rsidRPr="00171262" w14:paraId="3E797A46" w14:textId="77777777" w:rsidTr="00161B82">
        <w:trPr>
          <w:cantSplit/>
          <w:trHeight w:val="284"/>
        </w:trPr>
        <w:tc>
          <w:tcPr>
            <w:tcW w:w="540" w:type="dxa"/>
            <w:shd w:val="clear" w:color="auto" w:fill="auto"/>
            <w:vAlign w:val="center"/>
            <w:hideMark/>
          </w:tcPr>
          <w:p w14:paraId="51874FBA" w14:textId="77777777" w:rsidR="00573196" w:rsidRPr="00171262" w:rsidRDefault="00573196" w:rsidP="003F26EB">
            <w:pPr>
              <w:widowControl/>
              <w:spacing w:before="0" w:after="0"/>
              <w:ind w:firstLine="0"/>
              <w:contextualSpacing/>
              <w:jc w:val="right"/>
              <w:rPr>
                <w:sz w:val="24"/>
              </w:rPr>
            </w:pPr>
            <w:r w:rsidRPr="00171262">
              <w:rPr>
                <w:sz w:val="24"/>
              </w:rPr>
              <w:t>2</w:t>
            </w:r>
          </w:p>
        </w:tc>
        <w:tc>
          <w:tcPr>
            <w:tcW w:w="3340" w:type="dxa"/>
            <w:shd w:val="clear" w:color="auto" w:fill="auto"/>
            <w:vAlign w:val="center"/>
            <w:hideMark/>
          </w:tcPr>
          <w:p w14:paraId="4F0A685D" w14:textId="77777777" w:rsidR="00573196" w:rsidRPr="00171262" w:rsidRDefault="00573196" w:rsidP="003F26EB">
            <w:pPr>
              <w:widowControl/>
              <w:spacing w:before="0" w:after="0"/>
              <w:ind w:firstLine="0"/>
              <w:contextualSpacing/>
              <w:jc w:val="left"/>
              <w:rPr>
                <w:sz w:val="24"/>
              </w:rPr>
            </w:pPr>
            <w:r w:rsidRPr="00171262">
              <w:rPr>
                <w:sz w:val="24"/>
              </w:rPr>
              <w:t>Phòng máy vi tính</w:t>
            </w:r>
          </w:p>
        </w:tc>
        <w:tc>
          <w:tcPr>
            <w:tcW w:w="980" w:type="dxa"/>
            <w:shd w:val="clear" w:color="auto" w:fill="auto"/>
            <w:vAlign w:val="center"/>
            <w:hideMark/>
          </w:tcPr>
          <w:p w14:paraId="5D5290CC" w14:textId="77777777" w:rsidR="00573196" w:rsidRPr="00171262" w:rsidRDefault="00573196" w:rsidP="003F26EB">
            <w:pPr>
              <w:widowControl/>
              <w:spacing w:before="0" w:after="0"/>
              <w:ind w:firstLine="0"/>
              <w:contextualSpacing/>
              <w:jc w:val="center"/>
              <w:rPr>
                <w:sz w:val="24"/>
              </w:rPr>
            </w:pPr>
            <w:r w:rsidRPr="00171262">
              <w:rPr>
                <w:sz w:val="24"/>
              </w:rPr>
              <w:t>m</w:t>
            </w:r>
            <w:r w:rsidRPr="00171262">
              <w:rPr>
                <w:sz w:val="24"/>
                <w:vertAlign w:val="superscript"/>
              </w:rPr>
              <w:t>2</w:t>
            </w:r>
          </w:p>
        </w:tc>
        <w:tc>
          <w:tcPr>
            <w:tcW w:w="840" w:type="dxa"/>
            <w:shd w:val="clear" w:color="auto" w:fill="auto"/>
            <w:vAlign w:val="center"/>
            <w:hideMark/>
          </w:tcPr>
          <w:p w14:paraId="4389DA38" w14:textId="77777777" w:rsidR="00573196" w:rsidRPr="00171262" w:rsidRDefault="00573196" w:rsidP="003F26EB">
            <w:pPr>
              <w:widowControl/>
              <w:spacing w:before="0" w:after="0"/>
              <w:ind w:firstLine="0"/>
              <w:contextualSpacing/>
              <w:jc w:val="right"/>
              <w:rPr>
                <w:sz w:val="24"/>
              </w:rPr>
            </w:pPr>
            <w:r w:rsidRPr="00171262">
              <w:rPr>
                <w:sz w:val="24"/>
              </w:rPr>
              <w:t>70</w:t>
            </w:r>
          </w:p>
        </w:tc>
        <w:tc>
          <w:tcPr>
            <w:tcW w:w="1460" w:type="dxa"/>
            <w:shd w:val="clear" w:color="auto" w:fill="auto"/>
            <w:vAlign w:val="center"/>
            <w:hideMark/>
          </w:tcPr>
          <w:p w14:paraId="1A8576B4" w14:textId="77777777" w:rsidR="00573196" w:rsidRPr="00171262" w:rsidRDefault="00573196" w:rsidP="003F26EB">
            <w:pPr>
              <w:widowControl/>
              <w:spacing w:before="0" w:after="0"/>
              <w:ind w:firstLine="0"/>
              <w:contextualSpacing/>
              <w:jc w:val="right"/>
              <w:rPr>
                <w:sz w:val="24"/>
              </w:rPr>
            </w:pPr>
            <w:r w:rsidRPr="00171262">
              <w:rPr>
                <w:sz w:val="24"/>
              </w:rPr>
              <w:t>307</w:t>
            </w:r>
          </w:p>
        </w:tc>
        <w:tc>
          <w:tcPr>
            <w:tcW w:w="1430" w:type="dxa"/>
            <w:shd w:val="clear" w:color="auto" w:fill="auto"/>
            <w:vAlign w:val="center"/>
            <w:hideMark/>
          </w:tcPr>
          <w:p w14:paraId="0D27A180"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446B5144" w14:textId="77777777" w:rsidR="00573196" w:rsidRPr="00171262" w:rsidRDefault="00573196" w:rsidP="003F26EB">
            <w:pPr>
              <w:widowControl/>
              <w:spacing w:before="0" w:after="0"/>
              <w:ind w:firstLine="0"/>
              <w:contextualSpacing/>
              <w:jc w:val="right"/>
              <w:rPr>
                <w:sz w:val="24"/>
              </w:rPr>
            </w:pPr>
            <w:r w:rsidRPr="00171262">
              <w:rPr>
                <w:sz w:val="24"/>
              </w:rPr>
              <w:t>31</w:t>
            </w:r>
          </w:p>
        </w:tc>
        <w:tc>
          <w:tcPr>
            <w:tcW w:w="1320" w:type="dxa"/>
            <w:shd w:val="clear" w:color="auto" w:fill="auto"/>
            <w:vAlign w:val="center"/>
            <w:hideMark/>
          </w:tcPr>
          <w:p w14:paraId="64196628" w14:textId="77777777" w:rsidR="00573196" w:rsidRPr="00171262" w:rsidRDefault="00573196" w:rsidP="003F26EB">
            <w:pPr>
              <w:widowControl/>
              <w:spacing w:before="0" w:after="0"/>
              <w:ind w:firstLine="0"/>
              <w:contextualSpacing/>
              <w:jc w:val="right"/>
              <w:rPr>
                <w:sz w:val="24"/>
              </w:rPr>
            </w:pPr>
            <w:del w:id="1007" w:author="Chốt nội dung mục 3.2, 23/10/2026 (Claude)" w:date="2026-10-23T15:39:02Z">
              <w:r w:rsidRPr="00171262">
                <w:rPr>
                  <w:sz w:val="24"/>
                </w:rPr>
                <w:delText>4%</w:delText>
              </w:r>
            </w:del>
            <w:ins w:id="1008" w:author="Chốt nội dung mục 3.2, 23/10/2026 (Claude)" w:date="2026-10-23T15:39:02Z">
              <w:r w:rsidRPr="00171262">
                <w:rPr>
                  <w:sz w:val="24"/>
                </w:rPr>
                <w:t xml:space="preserve">5%</w:t>
              </w:r>
            </w:ins>
          </w:p>
        </w:tc>
        <w:tc>
          <w:tcPr>
            <w:tcW w:w="1460" w:type="dxa"/>
            <w:shd w:val="clear" w:color="auto" w:fill="auto"/>
            <w:noWrap/>
            <w:vAlign w:val="center"/>
            <w:hideMark/>
          </w:tcPr>
          <w:p w14:paraId="3D70FF2C" w14:textId="77777777" w:rsidR="00573196" w:rsidRPr="00171262" w:rsidRDefault="00573196" w:rsidP="003F26EB">
            <w:pPr>
              <w:widowControl/>
              <w:spacing w:before="0" w:after="0"/>
              <w:ind w:firstLine="0"/>
              <w:contextualSpacing/>
              <w:jc w:val="right"/>
              <w:rPr>
                <w:sz w:val="24"/>
              </w:rPr>
            </w:pPr>
            <w:del w:id="1009" w:author="Chốt nội dung mục 3.2, 23/10/2026 (Claude)" w:date="2026-10-23T15:39:02Z">
              <w:r w:rsidRPr="00171262">
                <w:rPr>
                  <w:sz w:val="24"/>
                </w:rPr>
                <w:delText>1,23</w:delText>
              </w:r>
            </w:del>
            <w:ins w:id="1010" w:author="Chốt nội dung mục 3.2, 23/10/2026 (Claude)" w:date="2026-10-23T15:39:02Z">
              <w:r w:rsidRPr="00171262">
                <w:rPr>
                  <w:sz w:val="24"/>
                </w:rPr>
                <w:t xml:space="preserve">1,54</w:t>
              </w:r>
            </w:ins>
          </w:p>
        </w:tc>
        <w:tc>
          <w:tcPr>
            <w:tcW w:w="1769" w:type="dxa"/>
            <w:shd w:val="clear" w:color="auto" w:fill="auto"/>
            <w:vAlign w:val="center"/>
            <w:hideMark/>
          </w:tcPr>
          <w:p w14:paraId="32FA1161" w14:textId="77777777" w:rsidR="00573196" w:rsidRPr="00171262" w:rsidRDefault="00573196" w:rsidP="003F26EB">
            <w:pPr>
              <w:widowControl/>
              <w:spacing w:before="0" w:after="0"/>
              <w:ind w:firstLine="0"/>
              <w:contextualSpacing/>
              <w:jc w:val="center"/>
              <w:rPr>
                <w:sz w:val="24"/>
              </w:rPr>
            </w:pPr>
            <w:r w:rsidRPr="00171262">
              <w:rPr>
                <w:sz w:val="24"/>
              </w:rPr>
              <w:t>Thời gian sử dụng 20 năm</w:t>
            </w:r>
          </w:p>
        </w:tc>
      </w:tr>
      <w:tr w:rsidR="00573196" w:rsidRPr="00171262" w14:paraId="58C7963A" w14:textId="77777777" w:rsidTr="00161B82">
        <w:trPr>
          <w:cantSplit/>
          <w:trHeight w:val="284"/>
        </w:trPr>
        <w:tc>
          <w:tcPr>
            <w:tcW w:w="540" w:type="dxa"/>
            <w:shd w:val="clear" w:color="auto" w:fill="auto"/>
            <w:vAlign w:val="center"/>
            <w:hideMark/>
          </w:tcPr>
          <w:p w14:paraId="5554A692" w14:textId="77777777" w:rsidR="00573196" w:rsidRPr="00171262" w:rsidRDefault="00573196" w:rsidP="003F26EB">
            <w:pPr>
              <w:widowControl/>
              <w:spacing w:before="0" w:after="0"/>
              <w:ind w:firstLine="0"/>
              <w:contextualSpacing/>
              <w:jc w:val="right"/>
              <w:rPr>
                <w:sz w:val="24"/>
              </w:rPr>
            </w:pPr>
            <w:r w:rsidRPr="00171262">
              <w:rPr>
                <w:sz w:val="24"/>
              </w:rPr>
              <w:t>3</w:t>
            </w:r>
          </w:p>
        </w:tc>
        <w:tc>
          <w:tcPr>
            <w:tcW w:w="3340" w:type="dxa"/>
            <w:shd w:val="clear" w:color="auto" w:fill="auto"/>
            <w:vAlign w:val="center"/>
            <w:hideMark/>
          </w:tcPr>
          <w:p w14:paraId="2B871265" w14:textId="77777777" w:rsidR="00573196" w:rsidRPr="00171262" w:rsidRDefault="00573196" w:rsidP="003F26EB">
            <w:pPr>
              <w:widowControl/>
              <w:spacing w:before="0" w:after="0"/>
              <w:ind w:firstLine="0"/>
              <w:contextualSpacing/>
              <w:jc w:val="left"/>
              <w:rPr>
                <w:sz w:val="24"/>
              </w:rPr>
            </w:pPr>
            <w:r w:rsidRPr="00171262">
              <w:rPr>
                <w:sz w:val="24"/>
              </w:rPr>
              <w:t>Máy vi tính (30 máy trạm, 2 máy chủ)</w:t>
            </w:r>
          </w:p>
        </w:tc>
        <w:tc>
          <w:tcPr>
            <w:tcW w:w="980" w:type="dxa"/>
            <w:shd w:val="clear" w:color="auto" w:fill="auto"/>
            <w:vAlign w:val="center"/>
            <w:hideMark/>
          </w:tcPr>
          <w:p w14:paraId="77D980FC" w14:textId="77777777" w:rsidR="00573196" w:rsidRPr="00171262" w:rsidRDefault="00573196" w:rsidP="003F26EB">
            <w:pPr>
              <w:widowControl/>
              <w:spacing w:before="0" w:after="0"/>
              <w:ind w:firstLine="0"/>
              <w:contextualSpacing/>
              <w:jc w:val="center"/>
              <w:rPr>
                <w:sz w:val="24"/>
              </w:rPr>
            </w:pPr>
            <w:r w:rsidRPr="00171262">
              <w:rPr>
                <w:sz w:val="24"/>
              </w:rPr>
              <w:t>Bộ</w:t>
            </w:r>
          </w:p>
        </w:tc>
        <w:tc>
          <w:tcPr>
            <w:tcW w:w="840" w:type="dxa"/>
            <w:shd w:val="clear" w:color="auto" w:fill="auto"/>
            <w:vAlign w:val="center"/>
            <w:hideMark/>
          </w:tcPr>
          <w:p w14:paraId="6E362AA5" w14:textId="77777777" w:rsidR="00573196" w:rsidRPr="00171262" w:rsidRDefault="00573196" w:rsidP="003F26EB">
            <w:pPr>
              <w:widowControl/>
              <w:spacing w:before="0" w:after="0"/>
              <w:ind w:firstLine="0"/>
              <w:contextualSpacing/>
              <w:jc w:val="right"/>
              <w:rPr>
                <w:sz w:val="24"/>
              </w:rPr>
            </w:pPr>
            <w:r w:rsidRPr="00171262">
              <w:rPr>
                <w:sz w:val="24"/>
              </w:rPr>
              <w:t>32</w:t>
            </w:r>
          </w:p>
        </w:tc>
        <w:tc>
          <w:tcPr>
            <w:tcW w:w="1460" w:type="dxa"/>
            <w:shd w:val="clear" w:color="auto" w:fill="auto"/>
            <w:vAlign w:val="center"/>
            <w:hideMark/>
          </w:tcPr>
          <w:p w14:paraId="2F0EF9BF" w14:textId="77777777" w:rsidR="00573196" w:rsidRPr="00171262" w:rsidRDefault="00573196" w:rsidP="003F26EB">
            <w:pPr>
              <w:widowControl/>
              <w:spacing w:before="0" w:after="0"/>
              <w:ind w:firstLine="0"/>
              <w:contextualSpacing/>
              <w:jc w:val="right"/>
              <w:rPr>
                <w:sz w:val="24"/>
              </w:rPr>
            </w:pPr>
            <w:r w:rsidRPr="00171262">
              <w:rPr>
                <w:sz w:val="24"/>
              </w:rPr>
              <w:t>471</w:t>
            </w:r>
          </w:p>
        </w:tc>
        <w:tc>
          <w:tcPr>
            <w:tcW w:w="1430" w:type="dxa"/>
            <w:shd w:val="clear" w:color="auto" w:fill="auto"/>
            <w:vAlign w:val="center"/>
            <w:hideMark/>
          </w:tcPr>
          <w:p w14:paraId="6C8FED53"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68907A4B" w14:textId="77777777" w:rsidR="00573196" w:rsidRPr="00171262" w:rsidRDefault="00573196" w:rsidP="003F26EB">
            <w:pPr>
              <w:widowControl/>
              <w:spacing w:before="0" w:after="0"/>
              <w:ind w:firstLine="0"/>
              <w:contextualSpacing/>
              <w:jc w:val="right"/>
              <w:rPr>
                <w:sz w:val="24"/>
              </w:rPr>
            </w:pPr>
            <w:r w:rsidRPr="00171262">
              <w:rPr>
                <w:sz w:val="24"/>
              </w:rPr>
              <w:t>47</w:t>
            </w:r>
          </w:p>
        </w:tc>
        <w:tc>
          <w:tcPr>
            <w:tcW w:w="1320" w:type="dxa"/>
            <w:shd w:val="clear" w:color="auto" w:fill="auto"/>
            <w:vAlign w:val="center"/>
            <w:hideMark/>
          </w:tcPr>
          <w:p w14:paraId="09B073E1" w14:textId="77777777" w:rsidR="00573196" w:rsidRPr="00171262" w:rsidRDefault="00573196" w:rsidP="003F26EB">
            <w:pPr>
              <w:widowControl/>
              <w:spacing w:before="0" w:after="0"/>
              <w:ind w:firstLine="0"/>
              <w:contextualSpacing/>
              <w:jc w:val="right"/>
              <w:rPr>
                <w:sz w:val="24"/>
              </w:rPr>
            </w:pPr>
            <w:r w:rsidRPr="00171262">
              <w:rPr>
                <w:sz w:val="24"/>
              </w:rPr>
              <w:t>14,29%</w:t>
            </w:r>
          </w:p>
        </w:tc>
        <w:tc>
          <w:tcPr>
            <w:tcW w:w="1460" w:type="dxa"/>
            <w:shd w:val="clear" w:color="auto" w:fill="auto"/>
            <w:noWrap/>
            <w:vAlign w:val="center"/>
            <w:hideMark/>
          </w:tcPr>
          <w:p w14:paraId="515A300A" w14:textId="77777777" w:rsidR="00573196" w:rsidRPr="00171262" w:rsidRDefault="00573196" w:rsidP="003F26EB">
            <w:pPr>
              <w:widowControl/>
              <w:spacing w:before="0" w:after="0"/>
              <w:ind w:firstLine="0"/>
              <w:contextualSpacing/>
              <w:jc w:val="right"/>
              <w:rPr>
                <w:sz w:val="24"/>
              </w:rPr>
            </w:pPr>
            <w:r w:rsidRPr="00171262">
              <w:rPr>
                <w:sz w:val="24"/>
              </w:rPr>
              <w:t>6,73</w:t>
            </w:r>
          </w:p>
        </w:tc>
        <w:tc>
          <w:tcPr>
            <w:tcW w:w="1769" w:type="dxa"/>
            <w:shd w:val="clear" w:color="auto" w:fill="auto"/>
            <w:vAlign w:val="center"/>
            <w:hideMark/>
          </w:tcPr>
          <w:p w14:paraId="0BF1DD68" w14:textId="77777777" w:rsidR="00573196" w:rsidRPr="00171262" w:rsidRDefault="00573196" w:rsidP="003F26EB">
            <w:pPr>
              <w:widowControl/>
              <w:spacing w:before="0" w:after="0"/>
              <w:ind w:firstLine="0"/>
              <w:contextualSpacing/>
              <w:jc w:val="center"/>
              <w:rPr>
                <w:sz w:val="24"/>
              </w:rPr>
            </w:pPr>
            <w:r w:rsidRPr="00171262">
              <w:rPr>
                <w:sz w:val="24"/>
              </w:rPr>
              <w:t>Thời gian sử dụng 7 năm</w:t>
            </w:r>
          </w:p>
        </w:tc>
      </w:tr>
      <w:tr w:rsidR="00573196" w:rsidRPr="00171262" w14:paraId="16F9169A" w14:textId="77777777" w:rsidTr="00161B82">
        <w:trPr>
          <w:cantSplit/>
          <w:trHeight w:val="284"/>
        </w:trPr>
        <w:tc>
          <w:tcPr>
            <w:tcW w:w="540" w:type="dxa"/>
            <w:shd w:val="clear" w:color="auto" w:fill="auto"/>
            <w:vAlign w:val="center"/>
            <w:hideMark/>
          </w:tcPr>
          <w:p w14:paraId="7BDB18CA" w14:textId="77777777" w:rsidR="00573196" w:rsidRPr="00171262" w:rsidRDefault="00573196" w:rsidP="003F26EB">
            <w:pPr>
              <w:widowControl/>
              <w:spacing w:before="0" w:after="0"/>
              <w:ind w:firstLine="0"/>
              <w:contextualSpacing/>
              <w:jc w:val="right"/>
              <w:rPr>
                <w:sz w:val="24"/>
              </w:rPr>
            </w:pPr>
            <w:r w:rsidRPr="00171262">
              <w:rPr>
                <w:sz w:val="24"/>
              </w:rPr>
              <w:t>4</w:t>
            </w:r>
          </w:p>
        </w:tc>
        <w:tc>
          <w:tcPr>
            <w:tcW w:w="3340" w:type="dxa"/>
            <w:shd w:val="clear" w:color="auto" w:fill="auto"/>
            <w:vAlign w:val="center"/>
            <w:hideMark/>
          </w:tcPr>
          <w:p w14:paraId="1F5308E7" w14:textId="77777777" w:rsidR="00573196" w:rsidRPr="00171262" w:rsidRDefault="00573196" w:rsidP="003F26EB">
            <w:pPr>
              <w:widowControl/>
              <w:spacing w:before="0" w:after="0"/>
              <w:ind w:firstLine="0"/>
              <w:contextualSpacing/>
              <w:rPr>
                <w:i/>
                <w:iCs/>
                <w:sz w:val="24"/>
              </w:rPr>
            </w:pPr>
            <w:r w:rsidRPr="00171262">
              <w:rPr>
                <w:i/>
                <w:iCs/>
                <w:sz w:val="24"/>
              </w:rPr>
              <w:t>Nhà điều hành số 2</w:t>
            </w:r>
          </w:p>
        </w:tc>
        <w:tc>
          <w:tcPr>
            <w:tcW w:w="980" w:type="dxa"/>
            <w:shd w:val="clear" w:color="auto" w:fill="auto"/>
            <w:vAlign w:val="center"/>
            <w:hideMark/>
          </w:tcPr>
          <w:p w14:paraId="4F8941C9" w14:textId="77777777" w:rsidR="00573196" w:rsidRPr="00171262" w:rsidRDefault="00573196" w:rsidP="003F26EB">
            <w:pPr>
              <w:widowControl/>
              <w:spacing w:before="0" w:after="0"/>
              <w:ind w:firstLine="0"/>
              <w:contextualSpacing/>
              <w:jc w:val="center"/>
              <w:rPr>
                <w:sz w:val="24"/>
              </w:rPr>
            </w:pPr>
            <w:r w:rsidRPr="00171262">
              <w:rPr>
                <w:sz w:val="24"/>
              </w:rPr>
              <w:t>Nhà</w:t>
            </w:r>
          </w:p>
        </w:tc>
        <w:tc>
          <w:tcPr>
            <w:tcW w:w="840" w:type="dxa"/>
            <w:shd w:val="clear" w:color="auto" w:fill="auto"/>
            <w:vAlign w:val="center"/>
            <w:hideMark/>
          </w:tcPr>
          <w:p w14:paraId="5FAD9AE1"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221B81EE" w14:textId="77777777" w:rsidR="00573196" w:rsidRPr="00171262" w:rsidRDefault="00573196" w:rsidP="003F26EB">
            <w:pPr>
              <w:widowControl/>
              <w:spacing w:before="0" w:after="0"/>
              <w:ind w:firstLine="0"/>
              <w:contextualSpacing/>
              <w:jc w:val="right"/>
              <w:rPr>
                <w:sz w:val="24"/>
              </w:rPr>
            </w:pPr>
            <w:r w:rsidRPr="00171262">
              <w:rPr>
                <w:sz w:val="24"/>
              </w:rPr>
              <w:t>70</w:t>
            </w:r>
          </w:p>
        </w:tc>
        <w:tc>
          <w:tcPr>
            <w:tcW w:w="1430" w:type="dxa"/>
            <w:shd w:val="clear" w:color="auto" w:fill="auto"/>
            <w:vAlign w:val="center"/>
            <w:hideMark/>
          </w:tcPr>
          <w:p w14:paraId="14545949" w14:textId="77777777" w:rsidR="00573196" w:rsidRPr="00171262" w:rsidRDefault="00573196" w:rsidP="003F26EB">
            <w:pPr>
              <w:widowControl/>
              <w:spacing w:before="0" w:after="0"/>
              <w:ind w:firstLine="0"/>
              <w:contextualSpacing/>
              <w:jc w:val="right"/>
              <w:rPr>
                <w:sz w:val="24"/>
              </w:rPr>
            </w:pPr>
            <w:r w:rsidRPr="00171262">
              <w:rPr>
                <w:sz w:val="24"/>
              </w:rPr>
              <w:t>100%</w:t>
            </w:r>
          </w:p>
        </w:tc>
        <w:tc>
          <w:tcPr>
            <w:tcW w:w="1320" w:type="dxa"/>
            <w:shd w:val="clear" w:color="auto" w:fill="auto"/>
            <w:vAlign w:val="center"/>
            <w:hideMark/>
          </w:tcPr>
          <w:p w14:paraId="02F2067D" w14:textId="77777777" w:rsidR="00573196" w:rsidRPr="00171262" w:rsidRDefault="00573196" w:rsidP="003F26EB">
            <w:pPr>
              <w:widowControl/>
              <w:spacing w:before="0" w:after="0"/>
              <w:ind w:firstLine="0"/>
              <w:contextualSpacing/>
              <w:jc w:val="right"/>
              <w:rPr>
                <w:sz w:val="24"/>
              </w:rPr>
            </w:pPr>
            <w:r w:rsidRPr="00171262">
              <w:rPr>
                <w:sz w:val="24"/>
              </w:rPr>
              <w:t>70</w:t>
            </w:r>
          </w:p>
        </w:tc>
        <w:tc>
          <w:tcPr>
            <w:tcW w:w="1320" w:type="dxa"/>
            <w:shd w:val="clear" w:color="auto" w:fill="auto"/>
            <w:vAlign w:val="center"/>
            <w:hideMark/>
          </w:tcPr>
          <w:p w14:paraId="19EF8908" w14:textId="77777777" w:rsidR="00573196" w:rsidRPr="00171262" w:rsidRDefault="00573196" w:rsidP="003F26EB">
            <w:pPr>
              <w:widowControl/>
              <w:spacing w:before="0" w:after="0"/>
              <w:ind w:firstLine="0"/>
              <w:contextualSpacing/>
              <w:jc w:val="right"/>
              <w:rPr>
                <w:sz w:val="24"/>
              </w:rPr>
            </w:pPr>
            <w:r w:rsidRPr="00171262">
              <w:rPr>
                <w:sz w:val="24"/>
              </w:rPr>
              <w:t>6,67%</w:t>
            </w:r>
          </w:p>
        </w:tc>
        <w:tc>
          <w:tcPr>
            <w:tcW w:w="1460" w:type="dxa"/>
            <w:shd w:val="clear" w:color="auto" w:fill="auto"/>
            <w:noWrap/>
            <w:vAlign w:val="center"/>
            <w:hideMark/>
          </w:tcPr>
          <w:p w14:paraId="1568C46A" w14:textId="77777777" w:rsidR="00573196" w:rsidRPr="00171262" w:rsidRDefault="00573196" w:rsidP="003F26EB">
            <w:pPr>
              <w:widowControl/>
              <w:spacing w:before="0" w:after="0"/>
              <w:ind w:firstLine="0"/>
              <w:contextualSpacing/>
              <w:jc w:val="right"/>
              <w:rPr>
                <w:sz w:val="24"/>
              </w:rPr>
            </w:pPr>
            <w:r w:rsidRPr="00171262">
              <w:rPr>
                <w:sz w:val="24"/>
              </w:rPr>
              <w:t>4,67</w:t>
            </w:r>
          </w:p>
        </w:tc>
        <w:tc>
          <w:tcPr>
            <w:tcW w:w="1769" w:type="dxa"/>
            <w:shd w:val="clear" w:color="auto" w:fill="auto"/>
            <w:vAlign w:val="center"/>
            <w:hideMark/>
          </w:tcPr>
          <w:p w14:paraId="6F43CC14" w14:textId="77777777" w:rsidR="00573196" w:rsidRPr="00171262" w:rsidRDefault="00573196" w:rsidP="003F26EB">
            <w:pPr>
              <w:widowControl/>
              <w:spacing w:before="0" w:after="0"/>
              <w:ind w:firstLine="0"/>
              <w:contextualSpacing/>
              <w:jc w:val="center"/>
              <w:rPr>
                <w:sz w:val="24"/>
              </w:rPr>
            </w:pPr>
            <w:r w:rsidRPr="00171262">
              <w:rPr>
                <w:sz w:val="24"/>
              </w:rPr>
              <w:t>Thời gian sử dụng 15 năm</w:t>
            </w:r>
          </w:p>
        </w:tc>
      </w:tr>
      <w:tr w:rsidR="00573196" w:rsidRPr="00171262" w14:paraId="111CCBAF" w14:textId="77777777" w:rsidTr="00161B82">
        <w:trPr>
          <w:cantSplit/>
          <w:trHeight w:val="284"/>
        </w:trPr>
        <w:tc>
          <w:tcPr>
            <w:tcW w:w="540" w:type="dxa"/>
            <w:shd w:val="clear" w:color="auto" w:fill="auto"/>
            <w:vAlign w:val="center"/>
            <w:hideMark/>
          </w:tcPr>
          <w:p w14:paraId="6CE4C4D2" w14:textId="77777777" w:rsidR="00573196" w:rsidRPr="00171262" w:rsidRDefault="00573196" w:rsidP="003F26EB">
            <w:pPr>
              <w:widowControl/>
              <w:spacing w:before="0" w:after="0"/>
              <w:ind w:firstLine="0"/>
              <w:contextualSpacing/>
              <w:jc w:val="right"/>
              <w:rPr>
                <w:sz w:val="24"/>
              </w:rPr>
            </w:pPr>
            <w:r w:rsidRPr="00171262">
              <w:rPr>
                <w:sz w:val="24"/>
              </w:rPr>
              <w:t>5</w:t>
            </w:r>
          </w:p>
        </w:tc>
        <w:tc>
          <w:tcPr>
            <w:tcW w:w="3340" w:type="dxa"/>
            <w:shd w:val="clear" w:color="auto" w:fill="auto"/>
            <w:vAlign w:val="center"/>
            <w:hideMark/>
          </w:tcPr>
          <w:p w14:paraId="1F5F92F1" w14:textId="77777777" w:rsidR="00573196" w:rsidRPr="00171262" w:rsidRDefault="00573196" w:rsidP="003F26EB">
            <w:pPr>
              <w:widowControl/>
              <w:spacing w:before="0" w:after="0"/>
              <w:ind w:firstLine="0"/>
              <w:contextualSpacing/>
              <w:rPr>
                <w:i/>
                <w:iCs/>
                <w:sz w:val="24"/>
              </w:rPr>
            </w:pPr>
            <w:r w:rsidRPr="00171262">
              <w:rPr>
                <w:i/>
                <w:iCs/>
                <w:sz w:val="24"/>
              </w:rPr>
              <w:t>Xe mô tô sát hạch Hạng A (Honda CB350 H'ness)</w:t>
            </w:r>
          </w:p>
        </w:tc>
        <w:tc>
          <w:tcPr>
            <w:tcW w:w="980" w:type="dxa"/>
            <w:shd w:val="clear" w:color="auto" w:fill="auto"/>
            <w:vAlign w:val="center"/>
            <w:hideMark/>
          </w:tcPr>
          <w:p w14:paraId="3094FBB2" w14:textId="77777777" w:rsidR="00573196" w:rsidRPr="00171262" w:rsidRDefault="00573196" w:rsidP="003F26EB">
            <w:pPr>
              <w:widowControl/>
              <w:spacing w:before="0" w:after="0"/>
              <w:ind w:firstLine="0"/>
              <w:contextualSpacing/>
              <w:jc w:val="center"/>
              <w:rPr>
                <w:sz w:val="24"/>
              </w:rPr>
            </w:pPr>
            <w:r w:rsidRPr="00171262">
              <w:rPr>
                <w:sz w:val="24"/>
              </w:rPr>
              <w:t>Chiếc</w:t>
            </w:r>
          </w:p>
        </w:tc>
        <w:tc>
          <w:tcPr>
            <w:tcW w:w="840" w:type="dxa"/>
            <w:shd w:val="clear" w:color="auto" w:fill="auto"/>
            <w:vAlign w:val="center"/>
            <w:hideMark/>
          </w:tcPr>
          <w:p w14:paraId="5E88B4D4" w14:textId="77777777" w:rsidR="00573196" w:rsidRPr="00171262" w:rsidRDefault="00573196" w:rsidP="003F26EB">
            <w:pPr>
              <w:widowControl/>
              <w:spacing w:before="0" w:after="0"/>
              <w:ind w:firstLine="0"/>
              <w:contextualSpacing/>
              <w:jc w:val="right"/>
              <w:rPr>
                <w:sz w:val="24"/>
              </w:rPr>
            </w:pPr>
            <w:r w:rsidRPr="00171262">
              <w:rPr>
                <w:sz w:val="24"/>
              </w:rPr>
              <w:t>2</w:t>
            </w:r>
          </w:p>
        </w:tc>
        <w:tc>
          <w:tcPr>
            <w:tcW w:w="1460" w:type="dxa"/>
            <w:shd w:val="clear" w:color="auto" w:fill="auto"/>
            <w:vAlign w:val="center"/>
            <w:hideMark/>
          </w:tcPr>
          <w:p w14:paraId="3D8E08B3" w14:textId="77777777" w:rsidR="00573196" w:rsidRPr="00171262" w:rsidRDefault="00573196" w:rsidP="003F26EB">
            <w:pPr>
              <w:widowControl/>
              <w:spacing w:before="0" w:after="0"/>
              <w:ind w:firstLine="0"/>
              <w:contextualSpacing/>
              <w:jc w:val="right"/>
              <w:rPr>
                <w:sz w:val="24"/>
              </w:rPr>
            </w:pPr>
            <w:r w:rsidRPr="00171262">
              <w:rPr>
                <w:sz w:val="24"/>
              </w:rPr>
              <w:t>260</w:t>
            </w:r>
          </w:p>
        </w:tc>
        <w:tc>
          <w:tcPr>
            <w:tcW w:w="1430" w:type="dxa"/>
            <w:shd w:val="clear" w:color="auto" w:fill="auto"/>
            <w:vAlign w:val="center"/>
            <w:hideMark/>
          </w:tcPr>
          <w:p w14:paraId="0CF09325" w14:textId="77777777" w:rsidR="00573196" w:rsidRPr="00171262" w:rsidRDefault="00573196" w:rsidP="003F26EB">
            <w:pPr>
              <w:widowControl/>
              <w:spacing w:before="0" w:after="0"/>
              <w:ind w:firstLine="0"/>
              <w:contextualSpacing/>
              <w:jc w:val="right"/>
              <w:rPr>
                <w:sz w:val="24"/>
              </w:rPr>
            </w:pPr>
            <w:r w:rsidRPr="00171262">
              <w:rPr>
                <w:sz w:val="24"/>
              </w:rPr>
              <w:t>100%</w:t>
            </w:r>
          </w:p>
        </w:tc>
        <w:tc>
          <w:tcPr>
            <w:tcW w:w="1320" w:type="dxa"/>
            <w:shd w:val="clear" w:color="auto" w:fill="auto"/>
            <w:vAlign w:val="center"/>
            <w:hideMark/>
          </w:tcPr>
          <w:p w14:paraId="0449BD4C" w14:textId="77777777" w:rsidR="00573196" w:rsidRPr="00171262" w:rsidRDefault="00573196" w:rsidP="003F26EB">
            <w:pPr>
              <w:widowControl/>
              <w:spacing w:before="0" w:after="0"/>
              <w:ind w:firstLine="0"/>
              <w:contextualSpacing/>
              <w:jc w:val="right"/>
              <w:rPr>
                <w:sz w:val="24"/>
              </w:rPr>
            </w:pPr>
            <w:r w:rsidRPr="00171262">
              <w:rPr>
                <w:sz w:val="24"/>
              </w:rPr>
              <w:t>260</w:t>
            </w:r>
          </w:p>
        </w:tc>
        <w:tc>
          <w:tcPr>
            <w:tcW w:w="1320" w:type="dxa"/>
            <w:shd w:val="clear" w:color="auto" w:fill="auto"/>
            <w:vAlign w:val="center"/>
            <w:hideMark/>
          </w:tcPr>
          <w:p w14:paraId="1BEFD1B2"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5A4C5F45" w14:textId="77777777" w:rsidR="00573196" w:rsidRPr="00171262" w:rsidRDefault="00573196" w:rsidP="003F26EB">
            <w:pPr>
              <w:widowControl/>
              <w:spacing w:before="0" w:after="0"/>
              <w:ind w:firstLine="0"/>
              <w:contextualSpacing/>
              <w:jc w:val="right"/>
              <w:rPr>
                <w:sz w:val="24"/>
              </w:rPr>
            </w:pPr>
            <w:r w:rsidRPr="00171262">
              <w:rPr>
                <w:sz w:val="24"/>
              </w:rPr>
              <w:t>26,00</w:t>
            </w:r>
          </w:p>
        </w:tc>
        <w:tc>
          <w:tcPr>
            <w:tcW w:w="1769" w:type="dxa"/>
            <w:shd w:val="clear" w:color="auto" w:fill="auto"/>
            <w:vAlign w:val="center"/>
            <w:hideMark/>
          </w:tcPr>
          <w:p w14:paraId="3EEFD074"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573196" w:rsidRPr="00171262" w14:paraId="04BA36A4" w14:textId="77777777" w:rsidTr="00161B82">
        <w:trPr>
          <w:cantSplit/>
          <w:trHeight w:val="284"/>
        </w:trPr>
        <w:tc>
          <w:tcPr>
            <w:tcW w:w="540" w:type="dxa"/>
            <w:shd w:val="clear" w:color="auto" w:fill="auto"/>
            <w:vAlign w:val="center"/>
            <w:hideMark/>
          </w:tcPr>
          <w:p w14:paraId="18BEAE60" w14:textId="77777777" w:rsidR="00573196" w:rsidRPr="00171262" w:rsidRDefault="00573196" w:rsidP="003F26EB">
            <w:pPr>
              <w:widowControl/>
              <w:spacing w:before="0" w:after="0"/>
              <w:ind w:firstLine="0"/>
              <w:contextualSpacing/>
              <w:jc w:val="right"/>
              <w:rPr>
                <w:sz w:val="24"/>
              </w:rPr>
            </w:pPr>
            <w:r w:rsidRPr="00171262">
              <w:rPr>
                <w:sz w:val="24"/>
              </w:rPr>
              <w:t>6</w:t>
            </w:r>
          </w:p>
        </w:tc>
        <w:tc>
          <w:tcPr>
            <w:tcW w:w="3340" w:type="dxa"/>
            <w:shd w:val="clear" w:color="auto" w:fill="auto"/>
            <w:vAlign w:val="center"/>
            <w:hideMark/>
          </w:tcPr>
          <w:p w14:paraId="66345C62" w14:textId="77777777" w:rsidR="00573196" w:rsidRPr="00171262" w:rsidRDefault="00573196" w:rsidP="003F26EB">
            <w:pPr>
              <w:widowControl/>
              <w:spacing w:before="0" w:after="0"/>
              <w:ind w:firstLine="0"/>
              <w:contextualSpacing/>
              <w:jc w:val="left"/>
              <w:rPr>
                <w:sz w:val="24"/>
              </w:rPr>
            </w:pPr>
            <w:r w:rsidRPr="00171262">
              <w:rPr>
                <w:sz w:val="24"/>
              </w:rPr>
              <w:t xml:space="preserve">Sân tập </w:t>
            </w:r>
          </w:p>
        </w:tc>
        <w:tc>
          <w:tcPr>
            <w:tcW w:w="980" w:type="dxa"/>
            <w:shd w:val="clear" w:color="auto" w:fill="auto"/>
            <w:vAlign w:val="center"/>
            <w:hideMark/>
          </w:tcPr>
          <w:p w14:paraId="01C90EB2" w14:textId="77777777" w:rsidR="00573196" w:rsidRPr="00171262" w:rsidRDefault="00573196" w:rsidP="003F26EB">
            <w:pPr>
              <w:widowControl/>
              <w:spacing w:before="0" w:after="0"/>
              <w:ind w:firstLine="0"/>
              <w:contextualSpacing/>
              <w:jc w:val="center"/>
              <w:rPr>
                <w:sz w:val="24"/>
              </w:rPr>
            </w:pPr>
            <w:r w:rsidRPr="00171262">
              <w:rPr>
                <w:sz w:val="24"/>
              </w:rPr>
              <w:t>sân</w:t>
            </w:r>
          </w:p>
        </w:tc>
        <w:tc>
          <w:tcPr>
            <w:tcW w:w="840" w:type="dxa"/>
            <w:shd w:val="clear" w:color="auto" w:fill="auto"/>
            <w:vAlign w:val="center"/>
            <w:hideMark/>
          </w:tcPr>
          <w:p w14:paraId="19457624" w14:textId="77777777" w:rsidR="00573196" w:rsidRPr="00171262" w:rsidRDefault="00573196" w:rsidP="003F26EB">
            <w:pPr>
              <w:widowControl/>
              <w:spacing w:before="0" w:after="0"/>
              <w:ind w:firstLine="0"/>
              <w:contextualSpacing/>
              <w:jc w:val="right"/>
              <w:rPr>
                <w:sz w:val="24"/>
              </w:rPr>
            </w:pPr>
            <w:r w:rsidRPr="00171262">
              <w:rPr>
                <w:sz w:val="24"/>
              </w:rPr>
              <w:t>3</w:t>
            </w:r>
          </w:p>
        </w:tc>
        <w:tc>
          <w:tcPr>
            <w:tcW w:w="1460" w:type="dxa"/>
            <w:shd w:val="clear" w:color="auto" w:fill="auto"/>
            <w:vAlign w:val="center"/>
            <w:hideMark/>
          </w:tcPr>
          <w:p w14:paraId="18D214C1" w14:textId="77777777" w:rsidR="00573196" w:rsidRPr="00171262" w:rsidRDefault="00573196" w:rsidP="003F26EB">
            <w:pPr>
              <w:widowControl/>
              <w:spacing w:before="0" w:after="0"/>
              <w:ind w:firstLine="0"/>
              <w:contextualSpacing/>
              <w:jc w:val="right"/>
              <w:rPr>
                <w:sz w:val="24"/>
              </w:rPr>
            </w:pPr>
            <w:r w:rsidRPr="00171262">
              <w:rPr>
                <w:sz w:val="24"/>
              </w:rPr>
              <w:t>701</w:t>
            </w:r>
          </w:p>
        </w:tc>
        <w:tc>
          <w:tcPr>
            <w:tcW w:w="1430" w:type="dxa"/>
            <w:shd w:val="clear" w:color="auto" w:fill="auto"/>
            <w:vAlign w:val="center"/>
            <w:hideMark/>
          </w:tcPr>
          <w:p w14:paraId="4E72FA24" w14:textId="77777777" w:rsidR="00573196" w:rsidRPr="00171262" w:rsidRDefault="00573196" w:rsidP="003F26EB">
            <w:pPr>
              <w:widowControl/>
              <w:spacing w:before="0" w:after="0"/>
              <w:ind w:firstLine="0"/>
              <w:contextualSpacing/>
              <w:jc w:val="right"/>
              <w:rPr>
                <w:sz w:val="24"/>
              </w:rPr>
            </w:pPr>
            <w:r w:rsidRPr="00171262">
              <w:rPr>
                <w:sz w:val="24"/>
              </w:rPr>
              <w:t>50%</w:t>
            </w:r>
          </w:p>
        </w:tc>
        <w:tc>
          <w:tcPr>
            <w:tcW w:w="1320" w:type="dxa"/>
            <w:shd w:val="clear" w:color="auto" w:fill="auto"/>
            <w:vAlign w:val="center"/>
            <w:hideMark/>
          </w:tcPr>
          <w:p w14:paraId="2BF3229A" w14:textId="77777777" w:rsidR="00573196" w:rsidRPr="00171262" w:rsidRDefault="00573196" w:rsidP="003F26EB">
            <w:pPr>
              <w:widowControl/>
              <w:spacing w:before="0" w:after="0"/>
              <w:ind w:firstLine="0"/>
              <w:contextualSpacing/>
              <w:jc w:val="right"/>
              <w:rPr>
                <w:sz w:val="24"/>
              </w:rPr>
            </w:pPr>
            <w:r w:rsidRPr="00171262">
              <w:rPr>
                <w:sz w:val="24"/>
              </w:rPr>
              <w:t>350</w:t>
            </w:r>
          </w:p>
        </w:tc>
        <w:tc>
          <w:tcPr>
            <w:tcW w:w="1320" w:type="dxa"/>
            <w:shd w:val="clear" w:color="auto" w:fill="auto"/>
            <w:vAlign w:val="center"/>
            <w:hideMark/>
          </w:tcPr>
          <w:p w14:paraId="29833A86"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2A68F295" w14:textId="77777777" w:rsidR="00573196" w:rsidRPr="00171262" w:rsidRDefault="00573196" w:rsidP="003F26EB">
            <w:pPr>
              <w:widowControl/>
              <w:spacing w:before="0" w:after="0"/>
              <w:ind w:firstLine="0"/>
              <w:contextualSpacing/>
              <w:jc w:val="right"/>
              <w:rPr>
                <w:sz w:val="24"/>
              </w:rPr>
            </w:pPr>
            <w:r w:rsidRPr="00171262">
              <w:rPr>
                <w:sz w:val="24"/>
              </w:rPr>
              <w:t>35,03</w:t>
            </w:r>
          </w:p>
        </w:tc>
        <w:tc>
          <w:tcPr>
            <w:tcW w:w="1769" w:type="dxa"/>
            <w:shd w:val="clear" w:color="auto" w:fill="auto"/>
            <w:vAlign w:val="center"/>
            <w:hideMark/>
          </w:tcPr>
          <w:p w14:paraId="172F180C"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573196" w:rsidRPr="00171262" w14:paraId="096BE4EE" w14:textId="77777777" w:rsidTr="00161B82">
        <w:trPr>
          <w:cantSplit/>
          <w:trHeight w:val="284"/>
        </w:trPr>
        <w:tc>
          <w:tcPr>
            <w:tcW w:w="540" w:type="dxa"/>
            <w:shd w:val="clear" w:color="auto" w:fill="auto"/>
            <w:vAlign w:val="center"/>
            <w:hideMark/>
          </w:tcPr>
          <w:p w14:paraId="76CEE07B" w14:textId="77777777" w:rsidR="00573196" w:rsidRPr="00171262" w:rsidRDefault="00573196" w:rsidP="003F26EB">
            <w:pPr>
              <w:widowControl/>
              <w:spacing w:before="0" w:after="0"/>
              <w:ind w:firstLine="0"/>
              <w:contextualSpacing/>
              <w:jc w:val="right"/>
              <w:rPr>
                <w:sz w:val="24"/>
              </w:rPr>
            </w:pPr>
            <w:r w:rsidRPr="00171262">
              <w:rPr>
                <w:sz w:val="24"/>
              </w:rPr>
              <w:t>7</w:t>
            </w:r>
          </w:p>
        </w:tc>
        <w:tc>
          <w:tcPr>
            <w:tcW w:w="3340" w:type="dxa"/>
            <w:shd w:val="clear" w:color="auto" w:fill="auto"/>
            <w:vAlign w:val="center"/>
            <w:hideMark/>
          </w:tcPr>
          <w:p w14:paraId="7986C3A5" w14:textId="77777777" w:rsidR="00573196" w:rsidRPr="00171262" w:rsidRDefault="00573196" w:rsidP="003F26EB">
            <w:pPr>
              <w:widowControl/>
              <w:spacing w:before="0" w:after="0"/>
              <w:ind w:firstLine="0"/>
              <w:contextualSpacing/>
              <w:jc w:val="left"/>
              <w:rPr>
                <w:sz w:val="24"/>
              </w:rPr>
            </w:pPr>
            <w:r w:rsidRPr="00171262">
              <w:rPr>
                <w:sz w:val="24"/>
              </w:rPr>
              <w:t>Sân sát hạch bài tổng hợp số 1</w:t>
            </w:r>
          </w:p>
        </w:tc>
        <w:tc>
          <w:tcPr>
            <w:tcW w:w="980" w:type="dxa"/>
            <w:shd w:val="clear" w:color="auto" w:fill="auto"/>
            <w:vAlign w:val="center"/>
            <w:hideMark/>
          </w:tcPr>
          <w:p w14:paraId="420C7F9C" w14:textId="77777777" w:rsidR="00573196" w:rsidRPr="00171262" w:rsidRDefault="00573196" w:rsidP="003F26EB">
            <w:pPr>
              <w:widowControl/>
              <w:spacing w:before="0" w:after="0"/>
              <w:ind w:firstLine="0"/>
              <w:contextualSpacing/>
              <w:jc w:val="center"/>
              <w:rPr>
                <w:sz w:val="24"/>
              </w:rPr>
            </w:pPr>
            <w:r w:rsidRPr="00171262">
              <w:rPr>
                <w:sz w:val="24"/>
              </w:rPr>
              <w:t>Sân</w:t>
            </w:r>
          </w:p>
        </w:tc>
        <w:tc>
          <w:tcPr>
            <w:tcW w:w="840" w:type="dxa"/>
            <w:shd w:val="clear" w:color="auto" w:fill="auto"/>
            <w:vAlign w:val="center"/>
            <w:hideMark/>
          </w:tcPr>
          <w:p w14:paraId="74886873"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301BE962" w14:textId="77777777" w:rsidR="00573196" w:rsidRPr="00171262" w:rsidRDefault="00573196" w:rsidP="003F26EB">
            <w:pPr>
              <w:widowControl/>
              <w:spacing w:before="0" w:after="0"/>
              <w:ind w:firstLine="0"/>
              <w:contextualSpacing/>
              <w:jc w:val="right"/>
              <w:rPr>
                <w:sz w:val="24"/>
              </w:rPr>
            </w:pPr>
            <w:r w:rsidRPr="00171262">
              <w:rPr>
                <w:sz w:val="24"/>
              </w:rPr>
              <w:t>80</w:t>
            </w:r>
          </w:p>
        </w:tc>
        <w:tc>
          <w:tcPr>
            <w:tcW w:w="1430" w:type="dxa"/>
            <w:shd w:val="clear" w:color="auto" w:fill="auto"/>
            <w:vAlign w:val="center"/>
            <w:hideMark/>
          </w:tcPr>
          <w:p w14:paraId="39D513C4" w14:textId="77777777" w:rsidR="00573196" w:rsidRPr="00171262" w:rsidRDefault="00573196" w:rsidP="003F26EB">
            <w:pPr>
              <w:widowControl/>
              <w:spacing w:before="0" w:after="0"/>
              <w:ind w:firstLine="0"/>
              <w:contextualSpacing/>
              <w:jc w:val="right"/>
              <w:rPr>
                <w:sz w:val="24"/>
              </w:rPr>
            </w:pPr>
            <w:r w:rsidRPr="00171262">
              <w:rPr>
                <w:sz w:val="24"/>
              </w:rPr>
              <w:t>100%</w:t>
            </w:r>
          </w:p>
        </w:tc>
        <w:tc>
          <w:tcPr>
            <w:tcW w:w="1320" w:type="dxa"/>
            <w:shd w:val="clear" w:color="auto" w:fill="auto"/>
            <w:vAlign w:val="center"/>
            <w:hideMark/>
          </w:tcPr>
          <w:p w14:paraId="3E6424C3" w14:textId="77777777" w:rsidR="00573196" w:rsidRPr="00171262" w:rsidRDefault="00573196" w:rsidP="003F26EB">
            <w:pPr>
              <w:widowControl/>
              <w:spacing w:before="0" w:after="0"/>
              <w:ind w:firstLine="0"/>
              <w:contextualSpacing/>
              <w:jc w:val="right"/>
              <w:rPr>
                <w:sz w:val="24"/>
              </w:rPr>
            </w:pPr>
            <w:r w:rsidRPr="00171262">
              <w:rPr>
                <w:sz w:val="24"/>
              </w:rPr>
              <w:t>80</w:t>
            </w:r>
          </w:p>
        </w:tc>
        <w:tc>
          <w:tcPr>
            <w:tcW w:w="1320" w:type="dxa"/>
            <w:shd w:val="clear" w:color="auto" w:fill="auto"/>
            <w:vAlign w:val="center"/>
            <w:hideMark/>
          </w:tcPr>
          <w:p w14:paraId="22E32F86"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00A2E3A0" w14:textId="77777777" w:rsidR="00573196" w:rsidRPr="00171262" w:rsidRDefault="00573196" w:rsidP="003F26EB">
            <w:pPr>
              <w:widowControl/>
              <w:spacing w:before="0" w:after="0"/>
              <w:ind w:firstLine="0"/>
              <w:contextualSpacing/>
              <w:jc w:val="right"/>
              <w:rPr>
                <w:sz w:val="24"/>
              </w:rPr>
            </w:pPr>
            <w:r w:rsidRPr="00171262">
              <w:rPr>
                <w:sz w:val="24"/>
              </w:rPr>
              <w:t>8,00</w:t>
            </w:r>
          </w:p>
        </w:tc>
        <w:tc>
          <w:tcPr>
            <w:tcW w:w="1769" w:type="dxa"/>
            <w:shd w:val="clear" w:color="auto" w:fill="auto"/>
            <w:vAlign w:val="center"/>
            <w:hideMark/>
          </w:tcPr>
          <w:p w14:paraId="04033098"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573196" w:rsidRPr="00171262" w14:paraId="77D28ACF" w14:textId="77777777" w:rsidTr="00161B82">
        <w:trPr>
          <w:cantSplit/>
          <w:trHeight w:val="284"/>
        </w:trPr>
        <w:tc>
          <w:tcPr>
            <w:tcW w:w="540" w:type="dxa"/>
            <w:shd w:val="clear" w:color="auto" w:fill="auto"/>
            <w:vAlign w:val="center"/>
            <w:hideMark/>
          </w:tcPr>
          <w:p w14:paraId="0B3A35CB" w14:textId="77777777" w:rsidR="00573196" w:rsidRPr="00171262" w:rsidRDefault="00573196" w:rsidP="003F26EB">
            <w:pPr>
              <w:widowControl/>
              <w:spacing w:before="0" w:after="0"/>
              <w:ind w:firstLine="0"/>
              <w:contextualSpacing/>
              <w:jc w:val="right"/>
              <w:rPr>
                <w:sz w:val="24"/>
              </w:rPr>
            </w:pPr>
            <w:r w:rsidRPr="00171262">
              <w:rPr>
                <w:sz w:val="24"/>
              </w:rPr>
              <w:t>8</w:t>
            </w:r>
          </w:p>
        </w:tc>
        <w:tc>
          <w:tcPr>
            <w:tcW w:w="3340" w:type="dxa"/>
            <w:shd w:val="clear" w:color="auto" w:fill="auto"/>
            <w:vAlign w:val="center"/>
            <w:hideMark/>
          </w:tcPr>
          <w:p w14:paraId="532E7136" w14:textId="77777777" w:rsidR="00573196" w:rsidRPr="00171262" w:rsidRDefault="00573196" w:rsidP="003F26EB">
            <w:pPr>
              <w:widowControl/>
              <w:spacing w:before="0" w:after="0"/>
              <w:ind w:firstLine="0"/>
              <w:contextualSpacing/>
              <w:jc w:val="left"/>
              <w:rPr>
                <w:sz w:val="24"/>
              </w:rPr>
            </w:pPr>
            <w:r w:rsidRPr="00171262">
              <w:rPr>
                <w:sz w:val="24"/>
              </w:rPr>
              <w:t>Sân sát hạch bài tổng hợp số 2</w:t>
            </w:r>
          </w:p>
        </w:tc>
        <w:tc>
          <w:tcPr>
            <w:tcW w:w="980" w:type="dxa"/>
            <w:shd w:val="clear" w:color="auto" w:fill="auto"/>
            <w:vAlign w:val="center"/>
            <w:hideMark/>
          </w:tcPr>
          <w:p w14:paraId="37BA070E" w14:textId="77777777" w:rsidR="00573196" w:rsidRPr="00171262" w:rsidRDefault="00573196" w:rsidP="003F26EB">
            <w:pPr>
              <w:widowControl/>
              <w:spacing w:before="0" w:after="0"/>
              <w:ind w:firstLine="0"/>
              <w:contextualSpacing/>
              <w:jc w:val="center"/>
              <w:rPr>
                <w:sz w:val="24"/>
              </w:rPr>
            </w:pPr>
            <w:r w:rsidRPr="00171262">
              <w:rPr>
                <w:sz w:val="24"/>
              </w:rPr>
              <w:t>Sân</w:t>
            </w:r>
          </w:p>
        </w:tc>
        <w:tc>
          <w:tcPr>
            <w:tcW w:w="840" w:type="dxa"/>
            <w:shd w:val="clear" w:color="auto" w:fill="auto"/>
            <w:vAlign w:val="center"/>
            <w:hideMark/>
          </w:tcPr>
          <w:p w14:paraId="76AD795A"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781566A8" w14:textId="77777777" w:rsidR="00573196" w:rsidRPr="00171262" w:rsidRDefault="00573196" w:rsidP="003F26EB">
            <w:pPr>
              <w:widowControl/>
              <w:spacing w:before="0" w:after="0"/>
              <w:ind w:firstLine="0"/>
              <w:contextualSpacing/>
              <w:jc w:val="right"/>
              <w:rPr>
                <w:sz w:val="24"/>
              </w:rPr>
            </w:pPr>
            <w:r w:rsidRPr="00171262">
              <w:rPr>
                <w:sz w:val="24"/>
              </w:rPr>
              <w:t>590</w:t>
            </w:r>
          </w:p>
        </w:tc>
        <w:tc>
          <w:tcPr>
            <w:tcW w:w="1430" w:type="dxa"/>
            <w:shd w:val="clear" w:color="auto" w:fill="auto"/>
            <w:vAlign w:val="center"/>
            <w:hideMark/>
          </w:tcPr>
          <w:p w14:paraId="681029B3" w14:textId="77777777" w:rsidR="00573196" w:rsidRPr="00171262" w:rsidRDefault="00573196" w:rsidP="003F26EB">
            <w:pPr>
              <w:widowControl/>
              <w:spacing w:before="0" w:after="0"/>
              <w:ind w:firstLine="0"/>
              <w:contextualSpacing/>
              <w:jc w:val="right"/>
              <w:rPr>
                <w:sz w:val="24"/>
              </w:rPr>
            </w:pPr>
            <w:r w:rsidRPr="00171262">
              <w:rPr>
                <w:sz w:val="24"/>
              </w:rPr>
              <w:t>50%</w:t>
            </w:r>
          </w:p>
        </w:tc>
        <w:tc>
          <w:tcPr>
            <w:tcW w:w="1320" w:type="dxa"/>
            <w:shd w:val="clear" w:color="auto" w:fill="auto"/>
            <w:vAlign w:val="center"/>
            <w:hideMark/>
          </w:tcPr>
          <w:p w14:paraId="4F1C9CCE" w14:textId="77777777" w:rsidR="00573196" w:rsidRPr="00171262" w:rsidRDefault="00573196" w:rsidP="003F26EB">
            <w:pPr>
              <w:widowControl/>
              <w:spacing w:before="0" w:after="0"/>
              <w:ind w:firstLine="0"/>
              <w:contextualSpacing/>
              <w:jc w:val="right"/>
              <w:rPr>
                <w:sz w:val="24"/>
              </w:rPr>
            </w:pPr>
            <w:r w:rsidRPr="00171262">
              <w:rPr>
                <w:sz w:val="24"/>
              </w:rPr>
              <w:t>295</w:t>
            </w:r>
          </w:p>
        </w:tc>
        <w:tc>
          <w:tcPr>
            <w:tcW w:w="1320" w:type="dxa"/>
            <w:shd w:val="clear" w:color="auto" w:fill="auto"/>
            <w:vAlign w:val="center"/>
            <w:hideMark/>
          </w:tcPr>
          <w:p w14:paraId="17B87071"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19BE5E38" w14:textId="77777777" w:rsidR="00573196" w:rsidRPr="00171262" w:rsidRDefault="00573196" w:rsidP="003F26EB">
            <w:pPr>
              <w:widowControl/>
              <w:spacing w:before="0" w:after="0"/>
              <w:ind w:firstLine="0"/>
              <w:contextualSpacing/>
              <w:jc w:val="right"/>
              <w:rPr>
                <w:sz w:val="24"/>
              </w:rPr>
            </w:pPr>
            <w:r w:rsidRPr="00171262">
              <w:rPr>
                <w:sz w:val="24"/>
              </w:rPr>
              <w:t>29,50</w:t>
            </w:r>
          </w:p>
        </w:tc>
        <w:tc>
          <w:tcPr>
            <w:tcW w:w="1769" w:type="dxa"/>
            <w:shd w:val="clear" w:color="auto" w:fill="auto"/>
            <w:vAlign w:val="center"/>
            <w:hideMark/>
          </w:tcPr>
          <w:p w14:paraId="3731428A"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161B82" w:rsidRPr="00171262" w14:paraId="4030ECFB" w14:textId="77777777" w:rsidTr="00161B82">
        <w:trPr>
          <w:cantSplit/>
          <w:trHeight w:val="284"/>
        </w:trPr>
        <w:tc>
          <w:tcPr>
            <w:tcW w:w="540" w:type="dxa"/>
            <w:shd w:val="clear" w:color="auto" w:fill="auto"/>
            <w:vAlign w:val="center"/>
            <w:hideMark/>
          </w:tcPr>
          <w:p w14:paraId="63242FDE" w14:textId="77777777" w:rsidR="00161B82" w:rsidRPr="00171262" w:rsidRDefault="00161B82" w:rsidP="00161B82">
            <w:pPr>
              <w:widowControl/>
              <w:spacing w:before="0" w:after="0"/>
              <w:ind w:firstLine="0"/>
              <w:contextualSpacing/>
              <w:jc w:val="right"/>
              <w:rPr>
                <w:sz w:val="24"/>
              </w:rPr>
            </w:pPr>
            <w:r w:rsidRPr="00171262">
              <w:rPr>
                <w:sz w:val="24"/>
              </w:rPr>
              <w:t>9</w:t>
            </w:r>
          </w:p>
        </w:tc>
        <w:tc>
          <w:tcPr>
            <w:tcW w:w="3340" w:type="dxa"/>
            <w:shd w:val="clear" w:color="auto" w:fill="auto"/>
            <w:vAlign w:val="center"/>
            <w:hideMark/>
          </w:tcPr>
          <w:p w14:paraId="7E4D3D79" w14:textId="77777777" w:rsidR="00161B82" w:rsidRPr="00171262" w:rsidRDefault="00161B82" w:rsidP="00161B82">
            <w:pPr>
              <w:widowControl/>
              <w:spacing w:before="0" w:after="0"/>
              <w:ind w:firstLine="0"/>
              <w:contextualSpacing/>
              <w:jc w:val="left"/>
              <w:rPr>
                <w:sz w:val="24"/>
              </w:rPr>
            </w:pPr>
            <w:r w:rsidRPr="00171262">
              <w:rPr>
                <w:sz w:val="24"/>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980" w:type="dxa"/>
            <w:shd w:val="clear" w:color="auto" w:fill="auto"/>
            <w:vAlign w:val="center"/>
            <w:hideMark/>
          </w:tcPr>
          <w:p w14:paraId="743C4563" w14:textId="77777777" w:rsidR="00161B82" w:rsidRPr="00171262" w:rsidRDefault="00161B82" w:rsidP="00161B82">
            <w:pPr>
              <w:widowControl/>
              <w:spacing w:before="0" w:after="0"/>
              <w:ind w:firstLine="0"/>
              <w:contextualSpacing/>
              <w:jc w:val="center"/>
              <w:rPr>
                <w:sz w:val="24"/>
              </w:rPr>
            </w:pPr>
            <w:r w:rsidRPr="00171262">
              <w:rPr>
                <w:sz w:val="24"/>
              </w:rPr>
              <w:t>Hệ thống</w:t>
            </w:r>
          </w:p>
        </w:tc>
        <w:tc>
          <w:tcPr>
            <w:tcW w:w="840" w:type="dxa"/>
            <w:shd w:val="clear" w:color="auto" w:fill="auto"/>
            <w:vAlign w:val="center"/>
            <w:hideMark/>
          </w:tcPr>
          <w:p w14:paraId="473EDFAD" w14:textId="77777777" w:rsidR="00161B82" w:rsidRPr="00171262" w:rsidRDefault="00161B82" w:rsidP="00161B82">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5217BB4D" w14:textId="6AF247D3" w:rsidR="00161B82" w:rsidRPr="00171262" w:rsidRDefault="00161B82" w:rsidP="00161B82">
            <w:pPr>
              <w:widowControl/>
              <w:spacing w:before="0" w:after="0"/>
              <w:ind w:firstLine="0"/>
              <w:contextualSpacing/>
              <w:jc w:val="right"/>
              <w:rPr>
                <w:sz w:val="24"/>
              </w:rPr>
            </w:pPr>
            <w:r w:rsidRPr="00171262">
              <w:rPr>
                <w:szCs w:val="28"/>
              </w:rPr>
              <w:t>200</w:t>
            </w:r>
          </w:p>
        </w:tc>
        <w:tc>
          <w:tcPr>
            <w:tcW w:w="1430" w:type="dxa"/>
            <w:shd w:val="clear" w:color="auto" w:fill="auto"/>
            <w:vAlign w:val="center"/>
            <w:hideMark/>
          </w:tcPr>
          <w:p w14:paraId="73794F70" w14:textId="6BBA685B" w:rsidR="00161B82" w:rsidRPr="00171262" w:rsidRDefault="00161B82" w:rsidP="00161B82">
            <w:pPr>
              <w:widowControl/>
              <w:spacing w:before="0" w:after="0"/>
              <w:ind w:firstLine="0"/>
              <w:contextualSpacing/>
              <w:jc w:val="right"/>
              <w:rPr>
                <w:sz w:val="24"/>
              </w:rPr>
            </w:pPr>
            <w:r w:rsidRPr="00171262">
              <w:rPr>
                <w:szCs w:val="28"/>
              </w:rPr>
              <w:t>100%</w:t>
            </w:r>
          </w:p>
        </w:tc>
        <w:tc>
          <w:tcPr>
            <w:tcW w:w="1320" w:type="dxa"/>
            <w:shd w:val="clear" w:color="auto" w:fill="auto"/>
            <w:vAlign w:val="center"/>
            <w:hideMark/>
          </w:tcPr>
          <w:p w14:paraId="0FE96D0F" w14:textId="69424AE4" w:rsidR="00161B82" w:rsidRPr="00171262" w:rsidRDefault="00161B82" w:rsidP="00161B82">
            <w:pPr>
              <w:widowControl/>
              <w:spacing w:before="0" w:after="0"/>
              <w:ind w:firstLine="0"/>
              <w:contextualSpacing/>
              <w:jc w:val="right"/>
              <w:rPr>
                <w:sz w:val="24"/>
              </w:rPr>
            </w:pPr>
            <w:r w:rsidRPr="00171262">
              <w:rPr>
                <w:szCs w:val="28"/>
              </w:rPr>
              <w:t>200</w:t>
            </w:r>
          </w:p>
        </w:tc>
        <w:tc>
          <w:tcPr>
            <w:tcW w:w="1320" w:type="dxa"/>
            <w:shd w:val="clear" w:color="auto" w:fill="auto"/>
            <w:vAlign w:val="center"/>
            <w:hideMark/>
          </w:tcPr>
          <w:p w14:paraId="0909852F" w14:textId="2F3FF2F5" w:rsidR="00161B82" w:rsidRPr="00171262" w:rsidRDefault="00161B82" w:rsidP="00161B82">
            <w:pPr>
              <w:widowControl/>
              <w:spacing w:before="0" w:after="0"/>
              <w:ind w:firstLine="0"/>
              <w:contextualSpacing/>
              <w:jc w:val="right"/>
              <w:rPr>
                <w:sz w:val="24"/>
              </w:rPr>
            </w:pPr>
            <w:r w:rsidRPr="00171262">
              <w:rPr>
                <w:szCs w:val="28"/>
              </w:rPr>
              <w:t>20%</w:t>
            </w:r>
          </w:p>
        </w:tc>
        <w:tc>
          <w:tcPr>
            <w:tcW w:w="1460" w:type="dxa"/>
            <w:shd w:val="clear" w:color="auto" w:fill="auto"/>
            <w:noWrap/>
            <w:vAlign w:val="center"/>
            <w:hideMark/>
          </w:tcPr>
          <w:p w14:paraId="4D472069" w14:textId="43586A95" w:rsidR="00161B82" w:rsidRPr="00171262" w:rsidRDefault="00161B82" w:rsidP="00161B82">
            <w:pPr>
              <w:widowControl/>
              <w:spacing w:before="0" w:after="0"/>
              <w:ind w:firstLine="0"/>
              <w:contextualSpacing/>
              <w:jc w:val="right"/>
              <w:rPr>
                <w:sz w:val="24"/>
              </w:rPr>
            </w:pPr>
            <w:r w:rsidRPr="00171262">
              <w:rPr>
                <w:szCs w:val="28"/>
              </w:rPr>
              <w:t>40,00</w:t>
            </w:r>
          </w:p>
        </w:tc>
        <w:tc>
          <w:tcPr>
            <w:tcW w:w="1769" w:type="dxa"/>
            <w:shd w:val="clear" w:color="auto" w:fill="auto"/>
            <w:vAlign w:val="center"/>
            <w:hideMark/>
          </w:tcPr>
          <w:p w14:paraId="3CB328CC" w14:textId="77777777" w:rsidR="00161B82" w:rsidRPr="00171262" w:rsidRDefault="00161B82" w:rsidP="00161B82">
            <w:pPr>
              <w:widowControl/>
              <w:spacing w:before="0" w:after="0"/>
              <w:ind w:firstLine="0"/>
              <w:contextualSpacing/>
              <w:jc w:val="center"/>
              <w:rPr>
                <w:sz w:val="24"/>
              </w:rPr>
            </w:pPr>
            <w:r w:rsidRPr="00171262">
              <w:rPr>
                <w:sz w:val="24"/>
              </w:rPr>
              <w:t>Thời gian sử dụng 5 năm</w:t>
            </w:r>
          </w:p>
        </w:tc>
      </w:tr>
      <w:tr w:rsidR="00573196" w:rsidRPr="00171262" w14:paraId="0DE503D7" w14:textId="77777777" w:rsidTr="00161B82">
        <w:trPr>
          <w:cantSplit/>
          <w:trHeight w:val="284"/>
        </w:trPr>
        <w:tc>
          <w:tcPr>
            <w:tcW w:w="540" w:type="dxa"/>
            <w:shd w:val="clear" w:color="auto" w:fill="auto"/>
            <w:vAlign w:val="center"/>
            <w:hideMark/>
          </w:tcPr>
          <w:p w14:paraId="30002EFA"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3340" w:type="dxa"/>
            <w:shd w:val="clear" w:color="auto" w:fill="auto"/>
            <w:vAlign w:val="center"/>
            <w:hideMark/>
          </w:tcPr>
          <w:p w14:paraId="121705D7" w14:textId="77777777" w:rsidR="00573196" w:rsidRPr="00171262" w:rsidRDefault="00573196" w:rsidP="003F26EB">
            <w:pPr>
              <w:widowControl/>
              <w:spacing w:before="0" w:after="0"/>
              <w:ind w:firstLine="0"/>
              <w:contextualSpacing/>
              <w:jc w:val="left"/>
              <w:rPr>
                <w:sz w:val="24"/>
              </w:rPr>
            </w:pPr>
            <w:r w:rsidRPr="00171262">
              <w:rPr>
                <w:sz w:val="24"/>
              </w:rPr>
              <w:t>Thiết bị, phần mềm sát hạch xử lý tình huống giả định trên đường Hạng A1, A</w:t>
            </w:r>
          </w:p>
        </w:tc>
        <w:tc>
          <w:tcPr>
            <w:tcW w:w="980" w:type="dxa"/>
            <w:shd w:val="clear" w:color="auto" w:fill="auto"/>
            <w:vAlign w:val="center"/>
            <w:hideMark/>
          </w:tcPr>
          <w:p w14:paraId="1847B47E" w14:textId="77777777" w:rsidR="00573196" w:rsidRPr="00171262" w:rsidRDefault="00573196" w:rsidP="003F26EB">
            <w:pPr>
              <w:widowControl/>
              <w:spacing w:before="0" w:after="0"/>
              <w:ind w:firstLine="0"/>
              <w:contextualSpacing/>
              <w:jc w:val="center"/>
              <w:rPr>
                <w:sz w:val="24"/>
              </w:rPr>
            </w:pPr>
            <w:r w:rsidRPr="00171262">
              <w:rPr>
                <w:sz w:val="24"/>
              </w:rPr>
              <w:t>Hệ thống</w:t>
            </w:r>
          </w:p>
        </w:tc>
        <w:tc>
          <w:tcPr>
            <w:tcW w:w="840" w:type="dxa"/>
            <w:shd w:val="clear" w:color="auto" w:fill="auto"/>
            <w:vAlign w:val="center"/>
            <w:hideMark/>
          </w:tcPr>
          <w:p w14:paraId="11E3FFC5"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72D7F2AB" w14:textId="77777777" w:rsidR="00573196" w:rsidRPr="00171262" w:rsidRDefault="00573196" w:rsidP="003F26EB">
            <w:pPr>
              <w:widowControl/>
              <w:spacing w:before="0" w:after="0"/>
              <w:ind w:firstLine="0"/>
              <w:contextualSpacing/>
              <w:jc w:val="right"/>
              <w:rPr>
                <w:sz w:val="24"/>
              </w:rPr>
            </w:pPr>
            <w:r w:rsidRPr="00171262">
              <w:rPr>
                <w:sz w:val="24"/>
              </w:rPr>
              <w:t>469</w:t>
            </w:r>
          </w:p>
        </w:tc>
        <w:tc>
          <w:tcPr>
            <w:tcW w:w="1430" w:type="dxa"/>
            <w:shd w:val="clear" w:color="auto" w:fill="auto"/>
            <w:vAlign w:val="center"/>
            <w:hideMark/>
          </w:tcPr>
          <w:p w14:paraId="61857C9C" w14:textId="77777777" w:rsidR="00573196" w:rsidRPr="00171262" w:rsidRDefault="00573196" w:rsidP="003F26EB">
            <w:pPr>
              <w:widowControl/>
              <w:spacing w:before="0" w:after="0"/>
              <w:ind w:firstLine="0"/>
              <w:contextualSpacing/>
              <w:jc w:val="right"/>
              <w:rPr>
                <w:sz w:val="24"/>
              </w:rPr>
            </w:pPr>
            <w:r w:rsidRPr="00171262">
              <w:rPr>
                <w:sz w:val="24"/>
              </w:rPr>
              <w:t>30%</w:t>
            </w:r>
          </w:p>
        </w:tc>
        <w:tc>
          <w:tcPr>
            <w:tcW w:w="1320" w:type="dxa"/>
            <w:shd w:val="clear" w:color="auto" w:fill="auto"/>
            <w:vAlign w:val="center"/>
            <w:hideMark/>
          </w:tcPr>
          <w:p w14:paraId="590A5B7D" w14:textId="77777777" w:rsidR="00573196" w:rsidRPr="00171262" w:rsidRDefault="00573196" w:rsidP="003F26EB">
            <w:pPr>
              <w:widowControl/>
              <w:spacing w:before="0" w:after="0"/>
              <w:ind w:firstLine="0"/>
              <w:contextualSpacing/>
              <w:jc w:val="right"/>
              <w:rPr>
                <w:sz w:val="24"/>
              </w:rPr>
            </w:pPr>
            <w:r w:rsidRPr="00171262">
              <w:rPr>
                <w:sz w:val="24"/>
              </w:rPr>
              <w:t>141</w:t>
            </w:r>
          </w:p>
        </w:tc>
        <w:tc>
          <w:tcPr>
            <w:tcW w:w="1320" w:type="dxa"/>
            <w:shd w:val="clear" w:color="auto" w:fill="auto"/>
            <w:vAlign w:val="center"/>
            <w:hideMark/>
          </w:tcPr>
          <w:p w14:paraId="7D64BD0C" w14:textId="77777777" w:rsidR="00573196" w:rsidRPr="00171262" w:rsidRDefault="00573196" w:rsidP="003F26EB">
            <w:pPr>
              <w:widowControl/>
              <w:spacing w:before="0" w:after="0"/>
              <w:ind w:firstLine="0"/>
              <w:contextualSpacing/>
              <w:jc w:val="right"/>
              <w:rPr>
                <w:sz w:val="24"/>
              </w:rPr>
            </w:pPr>
            <w:r w:rsidRPr="00171262">
              <w:rPr>
                <w:sz w:val="24"/>
              </w:rPr>
              <w:t>20%</w:t>
            </w:r>
          </w:p>
        </w:tc>
        <w:tc>
          <w:tcPr>
            <w:tcW w:w="1460" w:type="dxa"/>
            <w:shd w:val="clear" w:color="auto" w:fill="auto"/>
            <w:noWrap/>
            <w:vAlign w:val="center"/>
            <w:hideMark/>
          </w:tcPr>
          <w:p w14:paraId="1CB5721E" w14:textId="77777777" w:rsidR="00573196" w:rsidRPr="00171262" w:rsidRDefault="00573196" w:rsidP="003F26EB">
            <w:pPr>
              <w:widowControl/>
              <w:spacing w:before="0" w:after="0"/>
              <w:ind w:firstLine="0"/>
              <w:contextualSpacing/>
              <w:jc w:val="right"/>
              <w:rPr>
                <w:sz w:val="24"/>
              </w:rPr>
            </w:pPr>
            <w:r w:rsidRPr="00171262">
              <w:rPr>
                <w:sz w:val="24"/>
              </w:rPr>
              <w:t>28,14</w:t>
            </w:r>
          </w:p>
        </w:tc>
        <w:tc>
          <w:tcPr>
            <w:tcW w:w="1769" w:type="dxa"/>
            <w:shd w:val="clear" w:color="auto" w:fill="auto"/>
            <w:vAlign w:val="center"/>
            <w:hideMark/>
          </w:tcPr>
          <w:p w14:paraId="77E7AD01" w14:textId="77777777" w:rsidR="00573196" w:rsidRPr="00171262" w:rsidRDefault="00573196" w:rsidP="003F26EB">
            <w:pPr>
              <w:widowControl/>
              <w:spacing w:before="0" w:after="0"/>
              <w:ind w:firstLine="0"/>
              <w:contextualSpacing/>
              <w:jc w:val="center"/>
              <w:rPr>
                <w:sz w:val="24"/>
              </w:rPr>
            </w:pPr>
            <w:r w:rsidRPr="00171262">
              <w:rPr>
                <w:sz w:val="24"/>
              </w:rPr>
              <w:t>Thời gian sử dụng 5 năm</w:t>
            </w:r>
          </w:p>
        </w:tc>
      </w:tr>
      <w:tr w:rsidR="00573196" w:rsidRPr="00171262" w14:paraId="56B9D164" w14:textId="77777777" w:rsidTr="00161B82">
        <w:trPr>
          <w:cantSplit/>
          <w:trHeight w:val="284"/>
        </w:trPr>
        <w:tc>
          <w:tcPr>
            <w:tcW w:w="540" w:type="dxa"/>
            <w:shd w:val="clear" w:color="auto" w:fill="auto"/>
            <w:vAlign w:val="center"/>
            <w:hideMark/>
          </w:tcPr>
          <w:p w14:paraId="25D107FA" w14:textId="77777777" w:rsidR="00573196" w:rsidRPr="00171262" w:rsidRDefault="00573196" w:rsidP="003F26EB">
            <w:pPr>
              <w:widowControl/>
              <w:spacing w:before="0" w:after="0"/>
              <w:ind w:firstLine="0"/>
              <w:contextualSpacing/>
              <w:jc w:val="right"/>
              <w:rPr>
                <w:sz w:val="24"/>
              </w:rPr>
            </w:pPr>
            <w:r w:rsidRPr="00171262">
              <w:rPr>
                <w:sz w:val="24"/>
              </w:rPr>
              <w:t>11</w:t>
            </w:r>
          </w:p>
        </w:tc>
        <w:tc>
          <w:tcPr>
            <w:tcW w:w="3340" w:type="dxa"/>
            <w:shd w:val="clear" w:color="auto" w:fill="auto"/>
            <w:vAlign w:val="center"/>
            <w:hideMark/>
          </w:tcPr>
          <w:p w14:paraId="5F2BD67D" w14:textId="77777777" w:rsidR="00573196" w:rsidRPr="00171262" w:rsidRDefault="00573196" w:rsidP="003F26EB">
            <w:pPr>
              <w:widowControl/>
              <w:spacing w:before="0" w:after="0"/>
              <w:ind w:firstLine="0"/>
              <w:contextualSpacing/>
              <w:jc w:val="left"/>
              <w:rPr>
                <w:sz w:val="24"/>
              </w:rPr>
            </w:pPr>
            <w:r w:rsidRPr="00171262">
              <w:rPr>
                <w:sz w:val="24"/>
              </w:rPr>
              <w:t>Thiết bị hỗ trợ sát hạch: Bộ đàm; hệ thống âm thanh; màn hình hiển thị; camera giám sát; máy phát điện dự phòng; thiết bị lưu điện</w:t>
            </w:r>
          </w:p>
        </w:tc>
        <w:tc>
          <w:tcPr>
            <w:tcW w:w="980" w:type="dxa"/>
            <w:shd w:val="clear" w:color="auto" w:fill="auto"/>
            <w:vAlign w:val="center"/>
            <w:hideMark/>
          </w:tcPr>
          <w:p w14:paraId="2FD05CFE" w14:textId="77777777" w:rsidR="00573196" w:rsidRPr="00171262" w:rsidRDefault="00573196" w:rsidP="003F26EB">
            <w:pPr>
              <w:widowControl/>
              <w:spacing w:before="0" w:after="0"/>
              <w:ind w:firstLine="0"/>
              <w:contextualSpacing/>
              <w:jc w:val="center"/>
              <w:rPr>
                <w:sz w:val="24"/>
              </w:rPr>
            </w:pPr>
            <w:r w:rsidRPr="00171262">
              <w:rPr>
                <w:sz w:val="24"/>
              </w:rPr>
              <w:t>Hệ thống</w:t>
            </w:r>
          </w:p>
        </w:tc>
        <w:tc>
          <w:tcPr>
            <w:tcW w:w="840" w:type="dxa"/>
            <w:shd w:val="clear" w:color="auto" w:fill="auto"/>
            <w:vAlign w:val="center"/>
            <w:hideMark/>
          </w:tcPr>
          <w:p w14:paraId="678C3F1B"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0A5DEFEA" w14:textId="77777777" w:rsidR="00573196" w:rsidRPr="00171262" w:rsidRDefault="00573196" w:rsidP="003F26EB">
            <w:pPr>
              <w:widowControl/>
              <w:spacing w:before="0" w:after="0"/>
              <w:ind w:firstLine="0"/>
              <w:contextualSpacing/>
              <w:jc w:val="right"/>
              <w:rPr>
                <w:sz w:val="24"/>
              </w:rPr>
            </w:pPr>
            <w:r w:rsidRPr="00171262">
              <w:rPr>
                <w:sz w:val="24"/>
              </w:rPr>
              <w:t>200</w:t>
            </w:r>
          </w:p>
        </w:tc>
        <w:tc>
          <w:tcPr>
            <w:tcW w:w="1430" w:type="dxa"/>
            <w:shd w:val="clear" w:color="auto" w:fill="auto"/>
            <w:vAlign w:val="center"/>
            <w:hideMark/>
          </w:tcPr>
          <w:p w14:paraId="50C99636"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609463EA" w14:textId="77777777" w:rsidR="00573196" w:rsidRPr="00171262" w:rsidRDefault="00573196" w:rsidP="003F26EB">
            <w:pPr>
              <w:widowControl/>
              <w:spacing w:before="0" w:after="0"/>
              <w:ind w:firstLine="0"/>
              <w:contextualSpacing/>
              <w:jc w:val="right"/>
              <w:rPr>
                <w:sz w:val="24"/>
              </w:rPr>
            </w:pPr>
            <w:r w:rsidRPr="00171262">
              <w:rPr>
                <w:sz w:val="24"/>
              </w:rPr>
              <w:t>20</w:t>
            </w:r>
          </w:p>
        </w:tc>
        <w:tc>
          <w:tcPr>
            <w:tcW w:w="1320" w:type="dxa"/>
            <w:shd w:val="clear" w:color="auto" w:fill="auto"/>
            <w:vAlign w:val="center"/>
            <w:hideMark/>
          </w:tcPr>
          <w:p w14:paraId="37CA0118" w14:textId="77777777" w:rsidR="00573196" w:rsidRPr="00171262" w:rsidRDefault="00573196" w:rsidP="003F26EB">
            <w:pPr>
              <w:widowControl/>
              <w:spacing w:before="0" w:after="0"/>
              <w:ind w:firstLine="0"/>
              <w:contextualSpacing/>
              <w:jc w:val="right"/>
              <w:rPr>
                <w:sz w:val="24"/>
              </w:rPr>
            </w:pPr>
            <w:r w:rsidRPr="00171262">
              <w:rPr>
                <w:sz w:val="24"/>
              </w:rPr>
              <w:t>12,50%</w:t>
            </w:r>
          </w:p>
        </w:tc>
        <w:tc>
          <w:tcPr>
            <w:tcW w:w="1460" w:type="dxa"/>
            <w:shd w:val="clear" w:color="auto" w:fill="auto"/>
            <w:noWrap/>
            <w:vAlign w:val="center"/>
            <w:hideMark/>
          </w:tcPr>
          <w:p w14:paraId="5B98BD93" w14:textId="77777777" w:rsidR="00573196" w:rsidRPr="00171262" w:rsidRDefault="00573196" w:rsidP="003F26EB">
            <w:pPr>
              <w:widowControl/>
              <w:spacing w:before="0" w:after="0"/>
              <w:ind w:firstLine="0"/>
              <w:contextualSpacing/>
              <w:jc w:val="right"/>
              <w:rPr>
                <w:sz w:val="24"/>
              </w:rPr>
            </w:pPr>
            <w:r w:rsidRPr="00171262">
              <w:rPr>
                <w:sz w:val="24"/>
              </w:rPr>
              <w:t>2,50</w:t>
            </w:r>
          </w:p>
        </w:tc>
        <w:tc>
          <w:tcPr>
            <w:tcW w:w="1769" w:type="dxa"/>
            <w:shd w:val="clear" w:color="auto" w:fill="auto"/>
            <w:vAlign w:val="center"/>
            <w:hideMark/>
          </w:tcPr>
          <w:p w14:paraId="0DAD91AA" w14:textId="77777777" w:rsidR="00573196" w:rsidRPr="00171262" w:rsidRDefault="00573196" w:rsidP="003F26EB">
            <w:pPr>
              <w:widowControl/>
              <w:spacing w:before="0" w:after="0"/>
              <w:ind w:firstLine="0"/>
              <w:contextualSpacing/>
              <w:jc w:val="center"/>
              <w:rPr>
                <w:sz w:val="24"/>
              </w:rPr>
            </w:pPr>
            <w:r w:rsidRPr="00171262">
              <w:rPr>
                <w:sz w:val="24"/>
              </w:rPr>
              <w:t>Thời gian sử dụng 8 năm</w:t>
            </w:r>
          </w:p>
        </w:tc>
      </w:tr>
      <w:tr w:rsidR="00161B82" w:rsidRPr="00171262" w14:paraId="3119B804" w14:textId="77777777" w:rsidTr="00161B82">
        <w:trPr>
          <w:cantSplit/>
          <w:trHeight w:val="284"/>
        </w:trPr>
        <w:tc>
          <w:tcPr>
            <w:tcW w:w="5700" w:type="dxa"/>
            <w:gridSpan w:val="4"/>
            <w:shd w:val="clear" w:color="auto" w:fill="auto"/>
            <w:noWrap/>
            <w:vAlign w:val="center"/>
            <w:hideMark/>
          </w:tcPr>
          <w:p w14:paraId="31A2D0BB" w14:textId="77777777" w:rsidR="00161B82" w:rsidRPr="00171262" w:rsidRDefault="00161B82" w:rsidP="00161B82">
            <w:pPr>
              <w:widowControl/>
              <w:spacing w:before="0" w:after="0"/>
              <w:ind w:firstLine="0"/>
              <w:contextualSpacing/>
              <w:jc w:val="center"/>
              <w:rPr>
                <w:b/>
                <w:bCs/>
                <w:sz w:val="24"/>
              </w:rPr>
            </w:pPr>
            <w:r w:rsidRPr="00171262">
              <w:rPr>
                <w:b/>
                <w:bCs/>
                <w:sz w:val="24"/>
              </w:rPr>
              <w:t xml:space="preserve">Tổng </w:t>
            </w:r>
          </w:p>
        </w:tc>
        <w:tc>
          <w:tcPr>
            <w:tcW w:w="1460" w:type="dxa"/>
            <w:shd w:val="clear" w:color="auto" w:fill="auto"/>
            <w:noWrap/>
            <w:vAlign w:val="center"/>
            <w:hideMark/>
          </w:tcPr>
          <w:p w14:paraId="4E2E62E2" w14:textId="0D77301A" w:rsidR="00161B82" w:rsidRPr="00171262" w:rsidRDefault="00161B82" w:rsidP="00161B82">
            <w:pPr>
              <w:widowControl/>
              <w:spacing w:before="0" w:after="0"/>
              <w:ind w:firstLine="0"/>
              <w:contextualSpacing/>
              <w:jc w:val="right"/>
              <w:rPr>
                <w:b/>
                <w:bCs/>
                <w:sz w:val="24"/>
              </w:rPr>
            </w:pPr>
            <w:r w:rsidRPr="00171262">
              <w:rPr>
                <w:b/>
                <w:bCs/>
                <w:sz w:val="24"/>
              </w:rPr>
              <w:t>3.962</w:t>
            </w:r>
          </w:p>
        </w:tc>
        <w:tc>
          <w:tcPr>
            <w:tcW w:w="1430" w:type="dxa"/>
            <w:shd w:val="clear" w:color="auto" w:fill="auto"/>
            <w:noWrap/>
            <w:vAlign w:val="center"/>
            <w:hideMark/>
          </w:tcPr>
          <w:p w14:paraId="649466D8" w14:textId="77777777" w:rsidR="00161B82" w:rsidRPr="00171262" w:rsidRDefault="00161B82" w:rsidP="00161B82">
            <w:pPr>
              <w:widowControl/>
              <w:spacing w:before="0" w:after="0"/>
              <w:ind w:firstLine="0"/>
              <w:contextualSpacing/>
              <w:jc w:val="center"/>
              <w:rPr>
                <w:sz w:val="24"/>
              </w:rPr>
            </w:pPr>
            <w:r w:rsidRPr="00171262">
              <w:rPr>
                <w:sz w:val="24"/>
              </w:rPr>
              <w:t> </w:t>
            </w:r>
          </w:p>
        </w:tc>
        <w:tc>
          <w:tcPr>
            <w:tcW w:w="1320" w:type="dxa"/>
            <w:shd w:val="clear" w:color="auto" w:fill="auto"/>
            <w:noWrap/>
            <w:vAlign w:val="center"/>
            <w:hideMark/>
          </w:tcPr>
          <w:p w14:paraId="2C3A5824" w14:textId="31FDBE35" w:rsidR="00161B82" w:rsidRPr="00171262" w:rsidRDefault="00161B82" w:rsidP="00161B82">
            <w:pPr>
              <w:widowControl/>
              <w:spacing w:before="0" w:after="0"/>
              <w:ind w:firstLine="0"/>
              <w:contextualSpacing/>
              <w:jc w:val="right"/>
              <w:rPr>
                <w:b/>
                <w:bCs/>
                <w:sz w:val="24"/>
              </w:rPr>
            </w:pPr>
            <w:r w:rsidRPr="00171262">
              <w:rPr>
                <w:b/>
                <w:bCs/>
                <w:szCs w:val="28"/>
              </w:rPr>
              <w:t>1.555</w:t>
            </w:r>
          </w:p>
        </w:tc>
        <w:tc>
          <w:tcPr>
            <w:tcW w:w="1320" w:type="dxa"/>
            <w:shd w:val="clear" w:color="auto" w:fill="auto"/>
            <w:noWrap/>
            <w:vAlign w:val="center"/>
            <w:hideMark/>
          </w:tcPr>
          <w:p w14:paraId="55543797" w14:textId="6E76B631" w:rsidR="00161B82" w:rsidRPr="00171262" w:rsidRDefault="00161B82" w:rsidP="00161B82">
            <w:pPr>
              <w:widowControl/>
              <w:spacing w:before="0" w:after="0"/>
              <w:ind w:firstLine="0"/>
              <w:contextualSpacing/>
              <w:jc w:val="center"/>
              <w:rPr>
                <w:sz w:val="24"/>
              </w:rPr>
            </w:pPr>
            <w:r w:rsidRPr="00171262">
              <w:rPr>
                <w:szCs w:val="28"/>
              </w:rPr>
              <w:t> </w:t>
            </w:r>
          </w:p>
        </w:tc>
        <w:tc>
          <w:tcPr>
            <w:tcW w:w="1460" w:type="dxa"/>
            <w:shd w:val="clear" w:color="auto" w:fill="auto"/>
            <w:noWrap/>
            <w:vAlign w:val="center"/>
            <w:hideMark/>
          </w:tcPr>
          <w:p w14:paraId="1AE585E2" w14:textId="5B3865D1" w:rsidR="00161B82" w:rsidRPr="00171262" w:rsidRDefault="00161B82" w:rsidP="00161B82">
            <w:pPr>
              <w:widowControl/>
              <w:spacing w:before="0" w:after="0"/>
              <w:ind w:firstLine="0"/>
              <w:contextualSpacing/>
              <w:jc w:val="right"/>
              <w:rPr>
                <w:b/>
                <w:bCs/>
                <w:sz w:val="24"/>
              </w:rPr>
            </w:pPr>
            <w:del w:id="1011" w:author="Chốt nội dung mục 3.2, 23/10/2026 (Claude)" w:date="2026-10-23T15:39:02Z">
              <w:r w:rsidRPr="00171262">
                <w:rPr>
                  <w:b/>
                  <w:bCs/>
                  <w:szCs w:val="28"/>
                </w:rPr>
                <w:delText>184,25</w:delText>
              </w:r>
            </w:del>
            <w:ins w:id="1012" w:author="Chốt nội dung mục 3.2, 23/10/2026 (Claude)" w:date="2026-10-23T15:39:02Z">
              <w:r w:rsidRPr="00171262">
                <w:rPr>
                  <w:b/>
                  <w:bCs/>
                  <w:szCs w:val="28"/>
                </w:rPr>
                <w:t xml:space="preserve">185,17</w:t>
              </w:r>
            </w:ins>
          </w:p>
        </w:tc>
        <w:tc>
          <w:tcPr>
            <w:tcW w:w="1769" w:type="dxa"/>
            <w:shd w:val="clear" w:color="auto" w:fill="auto"/>
            <w:vAlign w:val="center"/>
            <w:hideMark/>
          </w:tcPr>
          <w:p w14:paraId="724DE366" w14:textId="77777777" w:rsidR="00161B82" w:rsidRPr="00171262" w:rsidRDefault="00161B82" w:rsidP="00161B82">
            <w:pPr>
              <w:widowControl/>
              <w:spacing w:before="0" w:after="0"/>
              <w:ind w:firstLine="0"/>
              <w:contextualSpacing/>
              <w:jc w:val="center"/>
              <w:rPr>
                <w:sz w:val="24"/>
              </w:rPr>
            </w:pPr>
            <w:r w:rsidRPr="00171262">
              <w:rPr>
                <w:sz w:val="24"/>
              </w:rPr>
              <w:t> </w:t>
            </w:r>
          </w:p>
        </w:tc>
      </w:tr>
    </w:tbl>
    <w:p w14:paraId="42B543F3" w14:textId="77777777" w:rsidR="009C06F8" w:rsidRPr="00171262" w:rsidRDefault="009C06F8">
      <w:pPr>
        <w:rPr>
          <w:b/>
        </w:rPr>
      </w:pPr>
    </w:p>
    <w:p w14:paraId="3EFC9A98" w14:textId="77777777" w:rsidR="0063308D" w:rsidRPr="00171262" w:rsidRDefault="00CE37A0">
      <w:r w:rsidRPr="00171262">
        <w:rPr>
          <w:b/>
        </w:rPr>
        <w:t>II. Phương án tài chính</w:t>
      </w:r>
    </w:p>
    <w:tbl>
      <w:tblPr>
        <w:tblW w:w="14788" w:type="dxa"/>
        <w:tblLook w:val="04A0" w:firstRow="1" w:lastRow="0" w:firstColumn="1" w:lastColumn="0" w:noHBand="0" w:noVBand="1"/>
      </w:tblPr>
      <w:tblGrid>
        <w:gridCol w:w="537"/>
        <w:gridCol w:w="5695"/>
        <w:gridCol w:w="1776"/>
        <w:gridCol w:w="1600"/>
        <w:gridCol w:w="1640"/>
        <w:gridCol w:w="1600"/>
        <w:gridCol w:w="1940"/>
      </w:tblGrid>
      <w:tr w:rsidR="00573196" w:rsidRPr="00171262" w14:paraId="2379DF86" w14:textId="77777777" w:rsidTr="00161B82">
        <w:trPr>
          <w:cantSplit/>
          <w:trHeight w:val="330"/>
          <w:tblHeader/>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38079" w14:textId="77777777" w:rsidR="00573196" w:rsidRPr="00171262" w:rsidRDefault="00573196" w:rsidP="00573196">
            <w:pPr>
              <w:widowControl/>
              <w:spacing w:before="20" w:after="20"/>
              <w:ind w:firstLine="0"/>
              <w:jc w:val="center"/>
              <w:rPr>
                <w:b/>
                <w:bCs/>
                <w:sz w:val="24"/>
              </w:rPr>
            </w:pPr>
            <w:r w:rsidRPr="00171262">
              <w:rPr>
                <w:b/>
                <w:bCs/>
                <w:sz w:val="24"/>
              </w:rPr>
              <w:t>TT</w:t>
            </w:r>
          </w:p>
        </w:tc>
        <w:tc>
          <w:tcPr>
            <w:tcW w:w="5695" w:type="dxa"/>
            <w:tcBorders>
              <w:top w:val="single" w:sz="4" w:space="0" w:color="auto"/>
              <w:left w:val="nil"/>
              <w:bottom w:val="single" w:sz="4" w:space="0" w:color="auto"/>
              <w:right w:val="single" w:sz="4" w:space="0" w:color="auto"/>
            </w:tcBorders>
            <w:shd w:val="clear" w:color="auto" w:fill="auto"/>
            <w:noWrap/>
            <w:vAlign w:val="center"/>
            <w:hideMark/>
          </w:tcPr>
          <w:p w14:paraId="16249832" w14:textId="77777777" w:rsidR="00573196" w:rsidRPr="00171262" w:rsidRDefault="00573196" w:rsidP="00573196">
            <w:pPr>
              <w:widowControl/>
              <w:spacing w:before="20" w:after="20"/>
              <w:ind w:firstLine="0"/>
              <w:jc w:val="center"/>
              <w:rPr>
                <w:b/>
                <w:bCs/>
                <w:sz w:val="24"/>
              </w:rPr>
            </w:pPr>
            <w:r w:rsidRPr="00171262">
              <w:rPr>
                <w:b/>
                <w:bCs/>
                <w:sz w:val="24"/>
              </w:rPr>
              <w:t>CHỈ TIÊU</w:t>
            </w:r>
          </w:p>
        </w:tc>
        <w:tc>
          <w:tcPr>
            <w:tcW w:w="1776" w:type="dxa"/>
            <w:tcBorders>
              <w:top w:val="single" w:sz="4" w:space="0" w:color="auto"/>
              <w:left w:val="nil"/>
              <w:bottom w:val="single" w:sz="4" w:space="0" w:color="auto"/>
              <w:right w:val="single" w:sz="4" w:space="0" w:color="auto"/>
            </w:tcBorders>
            <w:shd w:val="clear" w:color="auto" w:fill="auto"/>
            <w:noWrap/>
            <w:vAlign w:val="center"/>
            <w:hideMark/>
          </w:tcPr>
          <w:p w14:paraId="14EF81EB" w14:textId="77777777" w:rsidR="00573196" w:rsidRPr="00171262" w:rsidRDefault="00573196" w:rsidP="00573196">
            <w:pPr>
              <w:widowControl/>
              <w:spacing w:before="20" w:after="20"/>
              <w:ind w:firstLine="0"/>
              <w:jc w:val="center"/>
              <w:rPr>
                <w:b/>
                <w:bCs/>
                <w:sz w:val="24"/>
              </w:rPr>
            </w:pPr>
            <w:r w:rsidRPr="00171262">
              <w:rPr>
                <w:b/>
                <w:bCs/>
                <w:sz w:val="24"/>
              </w:rPr>
              <w:t>Năm thứ 1</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4357E059" w14:textId="77777777" w:rsidR="00573196" w:rsidRPr="00171262" w:rsidRDefault="00573196" w:rsidP="00573196">
            <w:pPr>
              <w:widowControl/>
              <w:spacing w:before="20" w:after="20"/>
              <w:ind w:firstLine="0"/>
              <w:jc w:val="center"/>
              <w:rPr>
                <w:b/>
                <w:bCs/>
                <w:sz w:val="24"/>
              </w:rPr>
            </w:pPr>
            <w:r w:rsidRPr="00171262">
              <w:rPr>
                <w:b/>
                <w:bCs/>
                <w:sz w:val="24"/>
              </w:rPr>
              <w:t>Năm thứ 2</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1D469737" w14:textId="77777777" w:rsidR="00573196" w:rsidRPr="00171262" w:rsidRDefault="00573196" w:rsidP="00573196">
            <w:pPr>
              <w:widowControl/>
              <w:spacing w:before="20" w:after="20"/>
              <w:ind w:firstLine="0"/>
              <w:jc w:val="center"/>
              <w:rPr>
                <w:b/>
                <w:bCs/>
                <w:sz w:val="24"/>
              </w:rPr>
            </w:pPr>
            <w:r w:rsidRPr="00171262">
              <w:rPr>
                <w:b/>
                <w:bCs/>
                <w:sz w:val="24"/>
              </w:rPr>
              <w:t>Năm thứ 3</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3823ED80" w14:textId="77777777" w:rsidR="00573196" w:rsidRPr="00171262" w:rsidRDefault="00573196" w:rsidP="00573196">
            <w:pPr>
              <w:widowControl/>
              <w:spacing w:before="20" w:after="20"/>
              <w:ind w:firstLine="0"/>
              <w:jc w:val="center"/>
              <w:rPr>
                <w:b/>
                <w:bCs/>
                <w:sz w:val="24"/>
              </w:rPr>
            </w:pPr>
            <w:r w:rsidRPr="00171262">
              <w:rPr>
                <w:b/>
                <w:bCs/>
                <w:sz w:val="24"/>
              </w:rPr>
              <w:t>Năm thứ 4</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555B1D24" w14:textId="77777777" w:rsidR="00573196" w:rsidRPr="00171262" w:rsidRDefault="00573196" w:rsidP="00573196">
            <w:pPr>
              <w:widowControl/>
              <w:spacing w:before="20" w:after="20"/>
              <w:ind w:firstLine="0"/>
              <w:jc w:val="center"/>
              <w:rPr>
                <w:b/>
                <w:bCs/>
                <w:sz w:val="24"/>
              </w:rPr>
            </w:pPr>
            <w:r w:rsidRPr="00171262">
              <w:rPr>
                <w:b/>
                <w:bCs/>
                <w:sz w:val="24"/>
              </w:rPr>
              <w:t>Năm thứ 5</w:t>
            </w:r>
          </w:p>
        </w:tc>
      </w:tr>
      <w:tr w:rsidR="00573196" w:rsidRPr="00171262" w14:paraId="6E518988"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1580CB4F" w14:textId="77777777" w:rsidR="00573196" w:rsidRPr="00171262" w:rsidRDefault="00573196" w:rsidP="00573196">
            <w:pPr>
              <w:widowControl/>
              <w:spacing w:before="20" w:after="20"/>
              <w:ind w:firstLine="0"/>
              <w:jc w:val="center"/>
              <w:rPr>
                <w:b/>
                <w:bCs/>
                <w:sz w:val="24"/>
              </w:rPr>
            </w:pPr>
            <w:r w:rsidRPr="00171262">
              <w:rPr>
                <w:b/>
                <w:bCs/>
                <w:sz w:val="24"/>
              </w:rPr>
              <w:t>A</w:t>
            </w:r>
          </w:p>
        </w:tc>
        <w:tc>
          <w:tcPr>
            <w:tcW w:w="5695" w:type="dxa"/>
            <w:tcBorders>
              <w:top w:val="nil"/>
              <w:left w:val="nil"/>
              <w:bottom w:val="single" w:sz="4" w:space="0" w:color="auto"/>
              <w:right w:val="single" w:sz="4" w:space="0" w:color="auto"/>
            </w:tcBorders>
            <w:shd w:val="clear" w:color="auto" w:fill="auto"/>
            <w:noWrap/>
            <w:vAlign w:val="center"/>
            <w:hideMark/>
          </w:tcPr>
          <w:p w14:paraId="09044EF3" w14:textId="77777777" w:rsidR="00573196" w:rsidRPr="00171262" w:rsidRDefault="00573196" w:rsidP="00573196">
            <w:pPr>
              <w:widowControl/>
              <w:spacing w:before="20" w:after="20"/>
              <w:ind w:firstLine="0"/>
              <w:jc w:val="left"/>
              <w:rPr>
                <w:b/>
                <w:bCs/>
                <w:sz w:val="24"/>
              </w:rPr>
            </w:pPr>
            <w:r w:rsidRPr="00171262">
              <w:rPr>
                <w:b/>
                <w:bCs/>
                <w:sz w:val="24"/>
              </w:rPr>
              <w:t xml:space="preserve">Doanh thu </w:t>
            </w:r>
          </w:p>
        </w:tc>
        <w:tc>
          <w:tcPr>
            <w:tcW w:w="1776" w:type="dxa"/>
            <w:tcBorders>
              <w:top w:val="nil"/>
              <w:left w:val="nil"/>
              <w:bottom w:val="single" w:sz="4" w:space="0" w:color="auto"/>
              <w:right w:val="single" w:sz="4" w:space="0" w:color="auto"/>
            </w:tcBorders>
            <w:shd w:val="clear" w:color="auto" w:fill="auto"/>
            <w:noWrap/>
            <w:vAlign w:val="center"/>
            <w:hideMark/>
          </w:tcPr>
          <w:p w14:paraId="05556B11" w14:textId="307D033A" w:rsidR="00573196" w:rsidRPr="00171262" w:rsidRDefault="00573196" w:rsidP="00573196">
            <w:pPr>
              <w:widowControl/>
              <w:spacing w:before="20" w:after="20"/>
              <w:ind w:firstLine="0"/>
              <w:jc w:val="right"/>
              <w:rPr>
                <w:b/>
                <w:bCs/>
                <w:sz w:val="24"/>
              </w:rPr>
            </w:pPr>
            <w:r w:rsidRPr="00171262">
              <w:rPr>
                <w:b/>
                <w:bCs/>
                <w:sz w:val="24"/>
              </w:rPr>
              <w:t>546,19</w:t>
            </w:r>
          </w:p>
        </w:tc>
        <w:tc>
          <w:tcPr>
            <w:tcW w:w="1600" w:type="dxa"/>
            <w:tcBorders>
              <w:top w:val="nil"/>
              <w:left w:val="nil"/>
              <w:bottom w:val="single" w:sz="4" w:space="0" w:color="auto"/>
              <w:right w:val="single" w:sz="4" w:space="0" w:color="auto"/>
            </w:tcBorders>
            <w:shd w:val="clear" w:color="auto" w:fill="auto"/>
            <w:noWrap/>
            <w:vAlign w:val="center"/>
            <w:hideMark/>
          </w:tcPr>
          <w:p w14:paraId="38F913CA" w14:textId="46F1A13C" w:rsidR="00573196" w:rsidRPr="00171262" w:rsidRDefault="00573196" w:rsidP="00573196">
            <w:pPr>
              <w:widowControl/>
              <w:spacing w:before="20" w:after="20"/>
              <w:ind w:firstLine="0"/>
              <w:jc w:val="right"/>
              <w:rPr>
                <w:b/>
                <w:bCs/>
                <w:sz w:val="24"/>
              </w:rPr>
            </w:pPr>
            <w:r w:rsidRPr="00171262">
              <w:rPr>
                <w:b/>
                <w:bCs/>
                <w:sz w:val="24"/>
              </w:rPr>
              <w:t>1.561,61</w:t>
            </w:r>
          </w:p>
        </w:tc>
        <w:tc>
          <w:tcPr>
            <w:tcW w:w="1640" w:type="dxa"/>
            <w:tcBorders>
              <w:top w:val="nil"/>
              <w:left w:val="nil"/>
              <w:bottom w:val="single" w:sz="4" w:space="0" w:color="auto"/>
              <w:right w:val="single" w:sz="4" w:space="0" w:color="auto"/>
            </w:tcBorders>
            <w:shd w:val="clear" w:color="auto" w:fill="auto"/>
            <w:noWrap/>
            <w:vAlign w:val="center"/>
            <w:hideMark/>
          </w:tcPr>
          <w:p w14:paraId="4678F118" w14:textId="77777777" w:rsidR="00573196" w:rsidRPr="00171262" w:rsidRDefault="00573196" w:rsidP="00573196">
            <w:pPr>
              <w:widowControl/>
              <w:spacing w:before="20" w:after="20"/>
              <w:ind w:firstLine="0"/>
              <w:jc w:val="right"/>
              <w:rPr>
                <w:b/>
                <w:bCs/>
                <w:sz w:val="24"/>
              </w:rPr>
            </w:pPr>
            <w:r w:rsidRPr="00171262">
              <w:rPr>
                <w:b/>
                <w:bCs/>
                <w:sz w:val="24"/>
              </w:rPr>
              <w:t>1.884,60</w:t>
            </w:r>
          </w:p>
        </w:tc>
        <w:tc>
          <w:tcPr>
            <w:tcW w:w="1600" w:type="dxa"/>
            <w:tcBorders>
              <w:top w:val="nil"/>
              <w:left w:val="nil"/>
              <w:bottom w:val="single" w:sz="4" w:space="0" w:color="auto"/>
              <w:right w:val="single" w:sz="4" w:space="0" w:color="auto"/>
            </w:tcBorders>
            <w:shd w:val="clear" w:color="auto" w:fill="auto"/>
            <w:noWrap/>
            <w:vAlign w:val="center"/>
            <w:hideMark/>
          </w:tcPr>
          <w:p w14:paraId="28C5EEDA" w14:textId="77777777" w:rsidR="00573196" w:rsidRPr="00171262" w:rsidRDefault="00573196" w:rsidP="00573196">
            <w:pPr>
              <w:widowControl/>
              <w:spacing w:before="20" w:after="20"/>
              <w:ind w:firstLine="0"/>
              <w:jc w:val="right"/>
              <w:rPr>
                <w:b/>
                <w:bCs/>
                <w:sz w:val="24"/>
              </w:rPr>
            </w:pPr>
            <w:r w:rsidRPr="00171262">
              <w:rPr>
                <w:b/>
                <w:bCs/>
                <w:sz w:val="24"/>
              </w:rPr>
              <w:t>2.293,30</w:t>
            </w:r>
          </w:p>
        </w:tc>
        <w:tc>
          <w:tcPr>
            <w:tcW w:w="1940" w:type="dxa"/>
            <w:tcBorders>
              <w:top w:val="nil"/>
              <w:left w:val="nil"/>
              <w:bottom w:val="single" w:sz="4" w:space="0" w:color="auto"/>
              <w:right w:val="single" w:sz="4" w:space="0" w:color="auto"/>
            </w:tcBorders>
            <w:shd w:val="clear" w:color="auto" w:fill="auto"/>
            <w:noWrap/>
            <w:vAlign w:val="center"/>
            <w:hideMark/>
          </w:tcPr>
          <w:p w14:paraId="4C68DF76" w14:textId="77777777" w:rsidR="00573196" w:rsidRPr="00171262" w:rsidRDefault="00573196" w:rsidP="00573196">
            <w:pPr>
              <w:widowControl/>
              <w:spacing w:before="20" w:after="20"/>
              <w:ind w:firstLine="0"/>
              <w:jc w:val="right"/>
              <w:rPr>
                <w:b/>
                <w:bCs/>
                <w:sz w:val="24"/>
              </w:rPr>
            </w:pPr>
            <w:r w:rsidRPr="00171262">
              <w:rPr>
                <w:b/>
                <w:bCs/>
                <w:sz w:val="24"/>
              </w:rPr>
              <w:t>2.768,28</w:t>
            </w:r>
          </w:p>
        </w:tc>
      </w:tr>
      <w:tr w:rsidR="00573196" w:rsidRPr="00171262" w14:paraId="4442CB5E"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16142D" w14:textId="77777777" w:rsidR="00573196" w:rsidRPr="00171262" w:rsidRDefault="00573196" w:rsidP="00573196">
            <w:pPr>
              <w:widowControl/>
              <w:spacing w:before="20" w:after="20"/>
              <w:ind w:firstLine="0"/>
              <w:jc w:val="right"/>
              <w:rPr>
                <w:sz w:val="24"/>
              </w:rPr>
            </w:pPr>
            <w:r w:rsidRPr="00171262">
              <w:rPr>
                <w:sz w:val="24"/>
              </w:rPr>
              <w:t>1</w:t>
            </w:r>
          </w:p>
        </w:tc>
        <w:tc>
          <w:tcPr>
            <w:tcW w:w="5695" w:type="dxa"/>
            <w:tcBorders>
              <w:top w:val="nil"/>
              <w:left w:val="nil"/>
              <w:bottom w:val="single" w:sz="4" w:space="0" w:color="auto"/>
              <w:right w:val="single" w:sz="4" w:space="0" w:color="auto"/>
            </w:tcBorders>
            <w:shd w:val="clear" w:color="auto" w:fill="auto"/>
            <w:noWrap/>
            <w:vAlign w:val="center"/>
            <w:hideMark/>
          </w:tcPr>
          <w:p w14:paraId="6F10E03B" w14:textId="77777777" w:rsidR="00573196" w:rsidRPr="00171262" w:rsidRDefault="00573196" w:rsidP="00573196">
            <w:pPr>
              <w:widowControl/>
              <w:spacing w:before="20" w:after="20"/>
              <w:ind w:firstLine="0"/>
              <w:jc w:val="left"/>
              <w:rPr>
                <w:sz w:val="24"/>
              </w:rPr>
            </w:pPr>
            <w:r w:rsidRPr="00171262">
              <w:rPr>
                <w:sz w:val="24"/>
              </w:rPr>
              <w:t>Đào tạo lái xe mô tô Hạng A</w:t>
            </w:r>
          </w:p>
        </w:tc>
        <w:tc>
          <w:tcPr>
            <w:tcW w:w="1776" w:type="dxa"/>
            <w:tcBorders>
              <w:top w:val="nil"/>
              <w:left w:val="nil"/>
              <w:bottom w:val="single" w:sz="4" w:space="0" w:color="auto"/>
              <w:right w:val="single" w:sz="4" w:space="0" w:color="auto"/>
            </w:tcBorders>
            <w:shd w:val="clear" w:color="auto" w:fill="auto"/>
            <w:noWrap/>
            <w:vAlign w:val="center"/>
            <w:hideMark/>
          </w:tcPr>
          <w:p w14:paraId="7577281F" w14:textId="77777777" w:rsidR="00573196" w:rsidRPr="00171262" w:rsidRDefault="00573196" w:rsidP="00573196">
            <w:pPr>
              <w:widowControl/>
              <w:spacing w:before="20" w:after="20"/>
              <w:ind w:firstLine="0"/>
              <w:jc w:val="right"/>
              <w:rPr>
                <w:sz w:val="24"/>
              </w:rPr>
            </w:pPr>
            <w:r w:rsidRPr="00171262">
              <w:rPr>
                <w:sz w:val="24"/>
              </w:rPr>
              <w:t>517,00</w:t>
            </w:r>
          </w:p>
        </w:tc>
        <w:tc>
          <w:tcPr>
            <w:tcW w:w="1600" w:type="dxa"/>
            <w:tcBorders>
              <w:top w:val="nil"/>
              <w:left w:val="nil"/>
              <w:bottom w:val="single" w:sz="4" w:space="0" w:color="auto"/>
              <w:right w:val="single" w:sz="4" w:space="0" w:color="auto"/>
            </w:tcBorders>
            <w:shd w:val="clear" w:color="auto" w:fill="auto"/>
            <w:noWrap/>
            <w:vAlign w:val="center"/>
            <w:hideMark/>
          </w:tcPr>
          <w:p w14:paraId="774B34A7" w14:textId="77777777" w:rsidR="00573196" w:rsidRPr="00171262" w:rsidRDefault="00573196" w:rsidP="00573196">
            <w:pPr>
              <w:widowControl/>
              <w:spacing w:before="20" w:after="20"/>
              <w:ind w:firstLine="0"/>
              <w:jc w:val="right"/>
              <w:rPr>
                <w:sz w:val="24"/>
              </w:rPr>
            </w:pPr>
            <w:r w:rsidRPr="00171262">
              <w:rPr>
                <w:sz w:val="24"/>
              </w:rPr>
              <w:t>1.480,50</w:t>
            </w:r>
          </w:p>
        </w:tc>
        <w:tc>
          <w:tcPr>
            <w:tcW w:w="1640" w:type="dxa"/>
            <w:tcBorders>
              <w:top w:val="nil"/>
              <w:left w:val="nil"/>
              <w:bottom w:val="single" w:sz="4" w:space="0" w:color="auto"/>
              <w:right w:val="single" w:sz="4" w:space="0" w:color="auto"/>
            </w:tcBorders>
            <w:shd w:val="clear" w:color="auto" w:fill="auto"/>
            <w:noWrap/>
            <w:vAlign w:val="center"/>
            <w:hideMark/>
          </w:tcPr>
          <w:p w14:paraId="1B2FF391" w14:textId="77777777" w:rsidR="00573196" w:rsidRPr="00171262" w:rsidRDefault="00573196" w:rsidP="00573196">
            <w:pPr>
              <w:widowControl/>
              <w:spacing w:before="20" w:after="20"/>
              <w:ind w:firstLine="0"/>
              <w:jc w:val="right"/>
              <w:rPr>
                <w:sz w:val="24"/>
              </w:rPr>
            </w:pPr>
            <w:r w:rsidRPr="00171262">
              <w:rPr>
                <w:sz w:val="24"/>
              </w:rPr>
              <w:t>1.787,70</w:t>
            </w:r>
          </w:p>
        </w:tc>
        <w:tc>
          <w:tcPr>
            <w:tcW w:w="1600" w:type="dxa"/>
            <w:tcBorders>
              <w:top w:val="nil"/>
              <w:left w:val="nil"/>
              <w:bottom w:val="single" w:sz="4" w:space="0" w:color="auto"/>
              <w:right w:val="single" w:sz="4" w:space="0" w:color="auto"/>
            </w:tcBorders>
            <w:shd w:val="clear" w:color="auto" w:fill="auto"/>
            <w:noWrap/>
            <w:vAlign w:val="center"/>
            <w:hideMark/>
          </w:tcPr>
          <w:p w14:paraId="199FAFC2" w14:textId="77777777" w:rsidR="00573196" w:rsidRPr="00171262" w:rsidRDefault="00573196" w:rsidP="00573196">
            <w:pPr>
              <w:widowControl/>
              <w:spacing w:before="20" w:after="20"/>
              <w:ind w:firstLine="0"/>
              <w:jc w:val="right"/>
              <w:rPr>
                <w:sz w:val="24"/>
              </w:rPr>
            </w:pPr>
            <w:r w:rsidRPr="00171262">
              <w:rPr>
                <w:sz w:val="24"/>
              </w:rPr>
              <w:t>2.176,34</w:t>
            </w:r>
          </w:p>
        </w:tc>
        <w:tc>
          <w:tcPr>
            <w:tcW w:w="1940" w:type="dxa"/>
            <w:tcBorders>
              <w:top w:val="nil"/>
              <w:left w:val="nil"/>
              <w:bottom w:val="single" w:sz="4" w:space="0" w:color="auto"/>
              <w:right w:val="single" w:sz="4" w:space="0" w:color="auto"/>
            </w:tcBorders>
            <w:shd w:val="clear" w:color="auto" w:fill="auto"/>
            <w:noWrap/>
            <w:vAlign w:val="center"/>
            <w:hideMark/>
          </w:tcPr>
          <w:p w14:paraId="1E267427" w14:textId="77777777" w:rsidR="00573196" w:rsidRPr="00171262" w:rsidRDefault="00573196" w:rsidP="00573196">
            <w:pPr>
              <w:widowControl/>
              <w:spacing w:before="20" w:after="20"/>
              <w:ind w:firstLine="0"/>
              <w:jc w:val="right"/>
              <w:rPr>
                <w:sz w:val="24"/>
              </w:rPr>
            </w:pPr>
            <w:r w:rsidRPr="00171262">
              <w:rPr>
                <w:sz w:val="24"/>
              </w:rPr>
              <w:t>2.627,92</w:t>
            </w:r>
          </w:p>
        </w:tc>
      </w:tr>
      <w:tr w:rsidR="00573196" w:rsidRPr="00171262" w14:paraId="65420CAF"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5180AEC3" w14:textId="77777777" w:rsidR="00573196" w:rsidRPr="00171262" w:rsidRDefault="00573196" w:rsidP="00573196">
            <w:pPr>
              <w:widowControl/>
              <w:spacing w:before="20" w:after="20"/>
              <w:ind w:firstLine="0"/>
              <w:jc w:val="right"/>
              <w:rPr>
                <w:sz w:val="24"/>
              </w:rPr>
            </w:pPr>
            <w:r w:rsidRPr="00171262">
              <w:rPr>
                <w:sz w:val="24"/>
              </w:rPr>
              <w:t>2</w:t>
            </w:r>
          </w:p>
        </w:tc>
        <w:tc>
          <w:tcPr>
            <w:tcW w:w="5695" w:type="dxa"/>
            <w:tcBorders>
              <w:top w:val="nil"/>
              <w:left w:val="nil"/>
              <w:bottom w:val="single" w:sz="4" w:space="0" w:color="auto"/>
              <w:right w:val="single" w:sz="4" w:space="0" w:color="auto"/>
            </w:tcBorders>
            <w:shd w:val="clear" w:color="auto" w:fill="auto"/>
            <w:noWrap/>
            <w:vAlign w:val="center"/>
            <w:hideMark/>
          </w:tcPr>
          <w:p w14:paraId="50BD51F8" w14:textId="77777777" w:rsidR="00573196" w:rsidRPr="00171262" w:rsidRDefault="00573196" w:rsidP="00573196">
            <w:pPr>
              <w:widowControl/>
              <w:spacing w:before="20" w:after="20"/>
              <w:ind w:firstLine="0"/>
              <w:jc w:val="left"/>
              <w:rPr>
                <w:sz w:val="24"/>
              </w:rPr>
            </w:pPr>
            <w:r w:rsidRPr="00171262">
              <w:rPr>
                <w:sz w:val="24"/>
              </w:rPr>
              <w:t>Cho thuê sân, thiết bị ôn luyện Hạng A</w:t>
            </w:r>
          </w:p>
        </w:tc>
        <w:tc>
          <w:tcPr>
            <w:tcW w:w="1776" w:type="dxa"/>
            <w:tcBorders>
              <w:top w:val="nil"/>
              <w:left w:val="nil"/>
              <w:bottom w:val="single" w:sz="4" w:space="0" w:color="auto"/>
              <w:right w:val="single" w:sz="4" w:space="0" w:color="auto"/>
            </w:tcBorders>
            <w:shd w:val="clear" w:color="auto" w:fill="auto"/>
            <w:noWrap/>
            <w:vAlign w:val="center"/>
            <w:hideMark/>
          </w:tcPr>
          <w:p w14:paraId="09FE7CDA" w14:textId="77777777" w:rsidR="00573196" w:rsidRPr="00171262" w:rsidRDefault="00573196" w:rsidP="00573196">
            <w:pPr>
              <w:widowControl/>
              <w:spacing w:before="20" w:after="20"/>
              <w:ind w:firstLine="0"/>
              <w:jc w:val="right"/>
              <w:rPr>
                <w:sz w:val="24"/>
              </w:rPr>
            </w:pPr>
            <w:r w:rsidRPr="00171262">
              <w:rPr>
                <w:sz w:val="24"/>
              </w:rPr>
              <w:t>11,00</w:t>
            </w:r>
          </w:p>
        </w:tc>
        <w:tc>
          <w:tcPr>
            <w:tcW w:w="1600" w:type="dxa"/>
            <w:tcBorders>
              <w:top w:val="nil"/>
              <w:left w:val="nil"/>
              <w:bottom w:val="single" w:sz="4" w:space="0" w:color="auto"/>
              <w:right w:val="single" w:sz="4" w:space="0" w:color="auto"/>
            </w:tcBorders>
            <w:shd w:val="clear" w:color="auto" w:fill="auto"/>
            <w:noWrap/>
            <w:vAlign w:val="center"/>
            <w:hideMark/>
          </w:tcPr>
          <w:p w14:paraId="03085DF0" w14:textId="77777777" w:rsidR="00573196" w:rsidRPr="00171262" w:rsidRDefault="00573196" w:rsidP="00573196">
            <w:pPr>
              <w:widowControl/>
              <w:spacing w:before="20" w:after="20"/>
              <w:ind w:firstLine="0"/>
              <w:jc w:val="right"/>
              <w:rPr>
                <w:sz w:val="24"/>
              </w:rPr>
            </w:pPr>
            <w:r w:rsidRPr="00171262">
              <w:rPr>
                <w:sz w:val="24"/>
              </w:rPr>
              <w:t>31,50</w:t>
            </w:r>
          </w:p>
        </w:tc>
        <w:tc>
          <w:tcPr>
            <w:tcW w:w="1640" w:type="dxa"/>
            <w:tcBorders>
              <w:top w:val="nil"/>
              <w:left w:val="nil"/>
              <w:bottom w:val="single" w:sz="4" w:space="0" w:color="auto"/>
              <w:right w:val="single" w:sz="4" w:space="0" w:color="auto"/>
            </w:tcBorders>
            <w:shd w:val="clear" w:color="auto" w:fill="auto"/>
            <w:noWrap/>
            <w:vAlign w:val="center"/>
            <w:hideMark/>
          </w:tcPr>
          <w:p w14:paraId="73087024" w14:textId="77777777" w:rsidR="00573196" w:rsidRPr="00171262" w:rsidRDefault="00573196" w:rsidP="00573196">
            <w:pPr>
              <w:widowControl/>
              <w:spacing w:before="20" w:after="20"/>
              <w:ind w:firstLine="0"/>
              <w:jc w:val="right"/>
              <w:rPr>
                <w:sz w:val="24"/>
              </w:rPr>
            </w:pPr>
            <w:r w:rsidRPr="00171262">
              <w:rPr>
                <w:sz w:val="24"/>
              </w:rPr>
              <w:t>39,85</w:t>
            </w:r>
          </w:p>
        </w:tc>
        <w:tc>
          <w:tcPr>
            <w:tcW w:w="1600" w:type="dxa"/>
            <w:tcBorders>
              <w:top w:val="nil"/>
              <w:left w:val="nil"/>
              <w:bottom w:val="single" w:sz="4" w:space="0" w:color="auto"/>
              <w:right w:val="single" w:sz="4" w:space="0" w:color="auto"/>
            </w:tcBorders>
            <w:shd w:val="clear" w:color="auto" w:fill="auto"/>
            <w:noWrap/>
            <w:vAlign w:val="center"/>
            <w:hideMark/>
          </w:tcPr>
          <w:p w14:paraId="25C2F883" w14:textId="77777777" w:rsidR="00573196" w:rsidRPr="00171262" w:rsidRDefault="00573196" w:rsidP="00573196">
            <w:pPr>
              <w:widowControl/>
              <w:spacing w:before="20" w:after="20"/>
              <w:ind w:firstLine="0"/>
              <w:jc w:val="right"/>
              <w:rPr>
                <w:sz w:val="24"/>
              </w:rPr>
            </w:pPr>
            <w:r w:rsidRPr="00171262">
              <w:rPr>
                <w:sz w:val="24"/>
              </w:rPr>
              <w:t>50,82</w:t>
            </w:r>
          </w:p>
        </w:tc>
        <w:tc>
          <w:tcPr>
            <w:tcW w:w="1940" w:type="dxa"/>
            <w:tcBorders>
              <w:top w:val="nil"/>
              <w:left w:val="nil"/>
              <w:bottom w:val="single" w:sz="4" w:space="0" w:color="auto"/>
              <w:right w:val="single" w:sz="4" w:space="0" w:color="auto"/>
            </w:tcBorders>
            <w:shd w:val="clear" w:color="auto" w:fill="auto"/>
            <w:noWrap/>
            <w:vAlign w:val="center"/>
            <w:hideMark/>
          </w:tcPr>
          <w:p w14:paraId="43C4857E" w14:textId="77777777" w:rsidR="00573196" w:rsidRPr="00171262" w:rsidRDefault="00573196" w:rsidP="00573196">
            <w:pPr>
              <w:widowControl/>
              <w:spacing w:before="20" w:after="20"/>
              <w:ind w:firstLine="0"/>
              <w:jc w:val="right"/>
              <w:rPr>
                <w:sz w:val="24"/>
              </w:rPr>
            </w:pPr>
            <w:r w:rsidRPr="00171262">
              <w:rPr>
                <w:sz w:val="24"/>
              </w:rPr>
              <w:t>64,29</w:t>
            </w:r>
          </w:p>
        </w:tc>
      </w:tr>
      <w:tr w:rsidR="00573196" w:rsidRPr="00171262" w14:paraId="263C12FE"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31ED9494" w14:textId="77777777" w:rsidR="00573196" w:rsidRPr="00171262" w:rsidRDefault="00573196" w:rsidP="00573196">
            <w:pPr>
              <w:widowControl/>
              <w:spacing w:before="20" w:after="20"/>
              <w:ind w:firstLine="0"/>
              <w:jc w:val="right"/>
              <w:rPr>
                <w:sz w:val="24"/>
              </w:rPr>
            </w:pPr>
            <w:r w:rsidRPr="00171262">
              <w:rPr>
                <w:sz w:val="24"/>
              </w:rPr>
              <w:t>3</w:t>
            </w:r>
          </w:p>
        </w:tc>
        <w:tc>
          <w:tcPr>
            <w:tcW w:w="5695" w:type="dxa"/>
            <w:tcBorders>
              <w:top w:val="nil"/>
              <w:left w:val="nil"/>
              <w:bottom w:val="single" w:sz="4" w:space="0" w:color="auto"/>
              <w:right w:val="single" w:sz="4" w:space="0" w:color="auto"/>
            </w:tcBorders>
            <w:shd w:val="clear" w:color="auto" w:fill="auto"/>
            <w:noWrap/>
            <w:vAlign w:val="center"/>
            <w:hideMark/>
          </w:tcPr>
          <w:p w14:paraId="0269C70A" w14:textId="77777777" w:rsidR="00573196" w:rsidRPr="00171262" w:rsidRDefault="00573196" w:rsidP="00573196">
            <w:pPr>
              <w:widowControl/>
              <w:spacing w:before="20" w:after="20"/>
              <w:ind w:firstLine="0"/>
              <w:jc w:val="left"/>
              <w:rPr>
                <w:sz w:val="24"/>
              </w:rPr>
            </w:pPr>
            <w:r w:rsidRPr="00171262">
              <w:rPr>
                <w:sz w:val="24"/>
              </w:rPr>
              <w:t>Cho thuê sân, thiết bị sát hạch Hạng A</w:t>
            </w:r>
          </w:p>
        </w:tc>
        <w:tc>
          <w:tcPr>
            <w:tcW w:w="1776" w:type="dxa"/>
            <w:tcBorders>
              <w:top w:val="nil"/>
              <w:left w:val="nil"/>
              <w:bottom w:val="single" w:sz="4" w:space="0" w:color="auto"/>
              <w:right w:val="single" w:sz="4" w:space="0" w:color="auto"/>
            </w:tcBorders>
            <w:shd w:val="clear" w:color="auto" w:fill="auto"/>
            <w:noWrap/>
            <w:vAlign w:val="center"/>
            <w:hideMark/>
          </w:tcPr>
          <w:p w14:paraId="2F0572DF" w14:textId="3EC35A7B" w:rsidR="00573196" w:rsidRPr="00171262" w:rsidRDefault="00573196" w:rsidP="00573196">
            <w:pPr>
              <w:widowControl/>
              <w:spacing w:before="20" w:after="20"/>
              <w:ind w:firstLine="0"/>
              <w:jc w:val="right"/>
              <w:rPr>
                <w:sz w:val="24"/>
              </w:rPr>
            </w:pPr>
            <w:r w:rsidRPr="00171262">
              <w:rPr>
                <w:sz w:val="24"/>
              </w:rPr>
              <w:t>18,19</w:t>
            </w:r>
          </w:p>
        </w:tc>
        <w:tc>
          <w:tcPr>
            <w:tcW w:w="1600" w:type="dxa"/>
            <w:tcBorders>
              <w:top w:val="nil"/>
              <w:left w:val="nil"/>
              <w:bottom w:val="single" w:sz="4" w:space="0" w:color="auto"/>
              <w:right w:val="single" w:sz="4" w:space="0" w:color="auto"/>
            </w:tcBorders>
            <w:shd w:val="clear" w:color="auto" w:fill="auto"/>
            <w:noWrap/>
            <w:vAlign w:val="center"/>
            <w:hideMark/>
          </w:tcPr>
          <w:p w14:paraId="7F149D3E" w14:textId="6772F8CC" w:rsidR="00573196" w:rsidRPr="00171262" w:rsidRDefault="00573196" w:rsidP="00573196">
            <w:pPr>
              <w:widowControl/>
              <w:spacing w:before="20" w:after="20"/>
              <w:ind w:firstLine="0"/>
              <w:jc w:val="right"/>
              <w:rPr>
                <w:sz w:val="24"/>
              </w:rPr>
            </w:pPr>
            <w:r w:rsidRPr="00171262">
              <w:rPr>
                <w:sz w:val="24"/>
              </w:rPr>
              <w:t>49,61</w:t>
            </w:r>
          </w:p>
        </w:tc>
        <w:tc>
          <w:tcPr>
            <w:tcW w:w="1640" w:type="dxa"/>
            <w:tcBorders>
              <w:top w:val="nil"/>
              <w:left w:val="nil"/>
              <w:bottom w:val="single" w:sz="4" w:space="0" w:color="auto"/>
              <w:right w:val="single" w:sz="4" w:space="0" w:color="auto"/>
            </w:tcBorders>
            <w:shd w:val="clear" w:color="auto" w:fill="auto"/>
            <w:noWrap/>
            <w:vAlign w:val="center"/>
            <w:hideMark/>
          </w:tcPr>
          <w:p w14:paraId="54E14843" w14:textId="77777777" w:rsidR="00573196" w:rsidRPr="00171262" w:rsidRDefault="00573196" w:rsidP="00573196">
            <w:pPr>
              <w:widowControl/>
              <w:spacing w:before="20" w:after="20"/>
              <w:ind w:firstLine="0"/>
              <w:jc w:val="right"/>
              <w:rPr>
                <w:sz w:val="24"/>
              </w:rPr>
            </w:pPr>
            <w:r w:rsidRPr="00171262">
              <w:rPr>
                <w:sz w:val="24"/>
              </w:rPr>
              <w:t>57,05</w:t>
            </w:r>
          </w:p>
        </w:tc>
        <w:tc>
          <w:tcPr>
            <w:tcW w:w="1600" w:type="dxa"/>
            <w:tcBorders>
              <w:top w:val="nil"/>
              <w:left w:val="nil"/>
              <w:bottom w:val="single" w:sz="4" w:space="0" w:color="auto"/>
              <w:right w:val="single" w:sz="4" w:space="0" w:color="auto"/>
            </w:tcBorders>
            <w:shd w:val="clear" w:color="auto" w:fill="auto"/>
            <w:noWrap/>
            <w:vAlign w:val="center"/>
            <w:hideMark/>
          </w:tcPr>
          <w:p w14:paraId="619E0C2D" w14:textId="77777777" w:rsidR="00573196" w:rsidRPr="00171262" w:rsidRDefault="00573196" w:rsidP="00573196">
            <w:pPr>
              <w:widowControl/>
              <w:spacing w:before="20" w:after="20"/>
              <w:ind w:firstLine="0"/>
              <w:jc w:val="right"/>
              <w:rPr>
                <w:sz w:val="24"/>
              </w:rPr>
            </w:pPr>
            <w:r w:rsidRPr="00171262">
              <w:rPr>
                <w:sz w:val="24"/>
              </w:rPr>
              <w:t>66,14</w:t>
            </w:r>
          </w:p>
        </w:tc>
        <w:tc>
          <w:tcPr>
            <w:tcW w:w="1940" w:type="dxa"/>
            <w:tcBorders>
              <w:top w:val="nil"/>
              <w:left w:val="nil"/>
              <w:bottom w:val="single" w:sz="4" w:space="0" w:color="auto"/>
              <w:right w:val="single" w:sz="4" w:space="0" w:color="auto"/>
            </w:tcBorders>
            <w:shd w:val="clear" w:color="auto" w:fill="auto"/>
            <w:noWrap/>
            <w:vAlign w:val="center"/>
            <w:hideMark/>
          </w:tcPr>
          <w:p w14:paraId="07461263" w14:textId="77777777" w:rsidR="00573196" w:rsidRPr="00171262" w:rsidRDefault="00573196" w:rsidP="00573196">
            <w:pPr>
              <w:widowControl/>
              <w:spacing w:before="20" w:after="20"/>
              <w:ind w:firstLine="0"/>
              <w:jc w:val="right"/>
              <w:rPr>
                <w:sz w:val="24"/>
              </w:rPr>
            </w:pPr>
            <w:r w:rsidRPr="00171262">
              <w:rPr>
                <w:sz w:val="24"/>
              </w:rPr>
              <w:t>76,07</w:t>
            </w:r>
          </w:p>
        </w:tc>
      </w:tr>
      <w:tr w:rsidR="00573196" w:rsidRPr="00171262" w14:paraId="0955F3DB"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69B1687F" w14:textId="77777777" w:rsidR="00573196" w:rsidRPr="00171262" w:rsidRDefault="00573196" w:rsidP="00573196">
            <w:pPr>
              <w:widowControl/>
              <w:spacing w:before="20" w:after="20"/>
              <w:ind w:firstLine="0"/>
              <w:jc w:val="center"/>
              <w:rPr>
                <w:b/>
                <w:bCs/>
                <w:sz w:val="24"/>
              </w:rPr>
            </w:pPr>
            <w:r w:rsidRPr="00171262">
              <w:rPr>
                <w:b/>
                <w:bCs/>
                <w:sz w:val="24"/>
              </w:rPr>
              <w:t>B</w:t>
            </w:r>
          </w:p>
        </w:tc>
        <w:tc>
          <w:tcPr>
            <w:tcW w:w="5695" w:type="dxa"/>
            <w:tcBorders>
              <w:top w:val="nil"/>
              <w:left w:val="nil"/>
              <w:bottom w:val="single" w:sz="4" w:space="0" w:color="auto"/>
              <w:right w:val="single" w:sz="4" w:space="0" w:color="auto"/>
            </w:tcBorders>
            <w:shd w:val="clear" w:color="auto" w:fill="auto"/>
            <w:noWrap/>
            <w:vAlign w:val="center"/>
            <w:hideMark/>
          </w:tcPr>
          <w:p w14:paraId="5602C240" w14:textId="77777777" w:rsidR="00573196" w:rsidRPr="00171262" w:rsidRDefault="00573196" w:rsidP="00573196">
            <w:pPr>
              <w:widowControl/>
              <w:spacing w:before="20" w:after="20"/>
              <w:ind w:firstLine="0"/>
              <w:jc w:val="left"/>
              <w:rPr>
                <w:b/>
                <w:bCs/>
                <w:sz w:val="24"/>
              </w:rPr>
            </w:pPr>
            <w:r w:rsidRPr="00171262">
              <w:rPr>
                <w:b/>
                <w:bCs/>
                <w:sz w:val="24"/>
              </w:rPr>
              <w:t>Chi phí =(1+2+3+…+11+12)</w:t>
            </w:r>
          </w:p>
        </w:tc>
        <w:tc>
          <w:tcPr>
            <w:tcW w:w="1776" w:type="dxa"/>
            <w:tcBorders>
              <w:top w:val="nil"/>
              <w:left w:val="nil"/>
              <w:bottom w:val="single" w:sz="4" w:space="0" w:color="auto"/>
              <w:right w:val="single" w:sz="4" w:space="0" w:color="auto"/>
            </w:tcBorders>
            <w:shd w:val="clear" w:color="auto" w:fill="auto"/>
            <w:noWrap/>
            <w:vAlign w:val="center"/>
            <w:hideMark/>
          </w:tcPr>
          <w:p w14:paraId="42E30397" w14:textId="40BF9B54" w:rsidR="00573196" w:rsidRPr="00171262" w:rsidRDefault="00573196" w:rsidP="00573196">
            <w:pPr>
              <w:widowControl/>
              <w:spacing w:before="20" w:after="20"/>
              <w:ind w:firstLine="0"/>
              <w:jc w:val="right"/>
              <w:rPr>
                <w:b/>
                <w:bCs/>
                <w:sz w:val="24"/>
              </w:rPr>
            </w:pPr>
            <w:del w:id="1013" w:author="Chốt nội dung mục 3.2, 23/10/2026 (Claude)" w:date="2026-10-23T15:39:02Z">
              <w:r w:rsidRPr="00171262">
                <w:rPr>
                  <w:b/>
                  <w:bCs/>
                  <w:sz w:val="24"/>
                </w:rPr>
                <w:delText>594,26</w:delText>
              </w:r>
            </w:del>
            <w:ins w:id="1014" w:author="Chốt nội dung mục 3.2, 23/10/2026 (Claude)" w:date="2026-10-23T15:39:02Z">
              <w:r w:rsidRPr="00171262">
                <w:rPr>
                  <w:b/>
                  <w:bCs/>
                  <w:sz w:val="24"/>
                </w:rPr>
                <w:t xml:space="preserve">533,98</w:t>
              </w:r>
            </w:ins>
          </w:p>
        </w:tc>
        <w:tc>
          <w:tcPr>
            <w:tcW w:w="1600" w:type="dxa"/>
            <w:tcBorders>
              <w:top w:val="nil"/>
              <w:left w:val="nil"/>
              <w:bottom w:val="single" w:sz="4" w:space="0" w:color="auto"/>
              <w:right w:val="single" w:sz="4" w:space="0" w:color="auto"/>
            </w:tcBorders>
            <w:shd w:val="clear" w:color="auto" w:fill="auto"/>
            <w:noWrap/>
            <w:vAlign w:val="center"/>
            <w:hideMark/>
          </w:tcPr>
          <w:p w14:paraId="1A0D98BE" w14:textId="11B6AA9A" w:rsidR="00573196" w:rsidRPr="00171262" w:rsidRDefault="00573196" w:rsidP="00573196">
            <w:pPr>
              <w:widowControl/>
              <w:spacing w:before="20" w:after="20"/>
              <w:ind w:firstLine="0"/>
              <w:jc w:val="right"/>
              <w:rPr>
                <w:b/>
                <w:bCs/>
                <w:sz w:val="24"/>
              </w:rPr>
            </w:pPr>
            <w:del w:id="1015" w:author="Chốt nội dung mục 3.2, 23/10/2026 (Claude)" w:date="2026-10-23T15:39:02Z">
              <w:r w:rsidRPr="00171262">
                <w:rPr>
                  <w:b/>
                  <w:bCs/>
                  <w:sz w:val="24"/>
                </w:rPr>
                <w:delText>1.354,28</w:delText>
              </w:r>
            </w:del>
            <w:ins w:id="1016" w:author="Chốt nội dung mục 3.2, 23/10/2026 (Claude)" w:date="2026-10-23T15:39:02Z">
              <w:r w:rsidRPr="00171262">
                <w:rPr>
                  <w:b/>
                  <w:bCs/>
                  <w:sz w:val="24"/>
                </w:rPr>
                <w:t xml:space="preserve">1.355,21</w:t>
              </w:r>
            </w:ins>
          </w:p>
        </w:tc>
        <w:tc>
          <w:tcPr>
            <w:tcW w:w="1640" w:type="dxa"/>
            <w:tcBorders>
              <w:top w:val="nil"/>
              <w:left w:val="nil"/>
              <w:bottom w:val="single" w:sz="4" w:space="0" w:color="auto"/>
              <w:right w:val="single" w:sz="4" w:space="0" w:color="auto"/>
            </w:tcBorders>
            <w:shd w:val="clear" w:color="auto" w:fill="auto"/>
            <w:noWrap/>
            <w:vAlign w:val="center"/>
            <w:hideMark/>
          </w:tcPr>
          <w:p w14:paraId="16A95F2F" w14:textId="0EF9EA17" w:rsidR="00573196" w:rsidRPr="00171262" w:rsidRDefault="00573196" w:rsidP="00573196">
            <w:pPr>
              <w:widowControl/>
              <w:spacing w:before="20" w:after="20"/>
              <w:ind w:firstLine="0"/>
              <w:jc w:val="right"/>
              <w:rPr>
                <w:b/>
                <w:bCs/>
                <w:sz w:val="24"/>
              </w:rPr>
            </w:pPr>
            <w:del w:id="1017" w:author="Chốt nội dung mục 3.2, 23/10/2026 (Claude)" w:date="2026-10-23T15:39:02Z">
              <w:r w:rsidRPr="00171262">
                <w:rPr>
                  <w:b/>
                  <w:bCs/>
                  <w:sz w:val="24"/>
                </w:rPr>
                <w:delText>1.595,20</w:delText>
              </w:r>
            </w:del>
            <w:ins w:id="1018" w:author="Chốt nội dung mục 3.2, 23/10/2026 (Claude)" w:date="2026-10-23T15:39:02Z">
              <w:r w:rsidRPr="00171262">
                <w:rPr>
                  <w:b/>
                  <w:bCs/>
                  <w:sz w:val="24"/>
                </w:rPr>
                <w:t xml:space="preserve">1.596,12</w:t>
              </w:r>
            </w:ins>
          </w:p>
        </w:tc>
        <w:tc>
          <w:tcPr>
            <w:tcW w:w="1600" w:type="dxa"/>
            <w:tcBorders>
              <w:top w:val="nil"/>
              <w:left w:val="nil"/>
              <w:bottom w:val="single" w:sz="4" w:space="0" w:color="auto"/>
              <w:right w:val="single" w:sz="4" w:space="0" w:color="auto"/>
            </w:tcBorders>
            <w:shd w:val="clear" w:color="auto" w:fill="auto"/>
            <w:noWrap/>
            <w:vAlign w:val="center"/>
            <w:hideMark/>
          </w:tcPr>
          <w:p w14:paraId="7AB53D5A" w14:textId="24962EF4" w:rsidR="00573196" w:rsidRPr="00171262" w:rsidRDefault="00573196" w:rsidP="00573196">
            <w:pPr>
              <w:widowControl/>
              <w:spacing w:before="20" w:after="20"/>
              <w:ind w:firstLine="0"/>
              <w:jc w:val="right"/>
              <w:rPr>
                <w:b/>
                <w:bCs/>
                <w:sz w:val="24"/>
              </w:rPr>
            </w:pPr>
            <w:del w:id="1019" w:author="Chốt nội dung mục 3.2, 23/10/2026 (Claude)" w:date="2026-10-23T15:39:02Z">
              <w:r w:rsidRPr="00171262">
                <w:rPr>
                  <w:b/>
                  <w:bCs/>
                  <w:sz w:val="24"/>
                </w:rPr>
                <w:delText>1.900,00</w:delText>
              </w:r>
            </w:del>
            <w:ins w:id="1020" w:author="Chốt nội dung mục 3.2, 23/10/2026 (Claude)" w:date="2026-10-23T15:39:02Z">
              <w:r w:rsidRPr="00171262">
                <w:rPr>
                  <w:b/>
                  <w:bCs/>
                  <w:sz w:val="24"/>
                </w:rPr>
                <w:t xml:space="preserve">1.900,92</w:t>
              </w:r>
            </w:ins>
          </w:p>
        </w:tc>
        <w:tc>
          <w:tcPr>
            <w:tcW w:w="1940" w:type="dxa"/>
            <w:tcBorders>
              <w:top w:val="nil"/>
              <w:left w:val="nil"/>
              <w:bottom w:val="single" w:sz="4" w:space="0" w:color="auto"/>
              <w:right w:val="single" w:sz="4" w:space="0" w:color="auto"/>
            </w:tcBorders>
            <w:shd w:val="clear" w:color="auto" w:fill="auto"/>
            <w:noWrap/>
            <w:vAlign w:val="center"/>
            <w:hideMark/>
          </w:tcPr>
          <w:p w14:paraId="15FF9724" w14:textId="3093FBC4" w:rsidR="00573196" w:rsidRPr="00171262" w:rsidRDefault="00573196" w:rsidP="00573196">
            <w:pPr>
              <w:widowControl/>
              <w:spacing w:before="20" w:after="20"/>
              <w:ind w:firstLine="0"/>
              <w:jc w:val="right"/>
              <w:rPr>
                <w:b/>
                <w:bCs/>
                <w:sz w:val="24"/>
              </w:rPr>
            </w:pPr>
            <w:del w:id="1021" w:author="Chốt nội dung mục 3.2, 23/10/2026 (Claude)" w:date="2026-10-23T15:39:02Z">
              <w:r w:rsidRPr="00171262">
                <w:rPr>
                  <w:b/>
                  <w:bCs/>
                  <w:sz w:val="24"/>
                </w:rPr>
                <w:delText>2.254,18</w:delText>
              </w:r>
            </w:del>
            <w:ins w:id="1022" w:author="Chốt nội dung mục 3.2, 23/10/2026 (Claude)" w:date="2026-10-23T15:39:02Z">
              <w:r w:rsidRPr="00171262">
                <w:rPr>
                  <w:b/>
                  <w:bCs/>
                  <w:sz w:val="24"/>
                </w:rPr>
                <w:t xml:space="preserve">2.255,10</w:t>
              </w:r>
            </w:ins>
          </w:p>
        </w:tc>
      </w:tr>
      <w:tr w:rsidR="00161B82" w:rsidRPr="00171262" w14:paraId="6EF72BB3"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4178DFBE" w14:textId="1DA6F20C" w:rsidR="00161B82" w:rsidRPr="00171262" w:rsidRDefault="00161B82" w:rsidP="00161B82">
            <w:pPr>
              <w:widowControl/>
              <w:spacing w:before="20" w:after="20"/>
              <w:ind w:firstLine="0"/>
              <w:jc w:val="right"/>
              <w:rPr>
                <w:sz w:val="24"/>
              </w:rPr>
            </w:pPr>
            <w:r w:rsidRPr="00171262">
              <w:rPr>
                <w:sz w:val="26"/>
                <w:szCs w:val="26"/>
              </w:rPr>
              <w:t>1</w:t>
            </w:r>
          </w:p>
        </w:tc>
        <w:tc>
          <w:tcPr>
            <w:tcW w:w="5695" w:type="dxa"/>
            <w:tcBorders>
              <w:top w:val="nil"/>
              <w:left w:val="nil"/>
              <w:bottom w:val="single" w:sz="4" w:space="0" w:color="auto"/>
              <w:right w:val="single" w:sz="4" w:space="0" w:color="auto"/>
            </w:tcBorders>
            <w:shd w:val="clear" w:color="auto" w:fill="auto"/>
            <w:vAlign w:val="center"/>
            <w:hideMark/>
          </w:tcPr>
          <w:p w14:paraId="552C44ED" w14:textId="28A07826" w:rsidR="00161B82" w:rsidRPr="00171262" w:rsidRDefault="00161B82" w:rsidP="00161B82">
            <w:pPr>
              <w:widowControl/>
              <w:spacing w:before="20" w:after="20"/>
              <w:ind w:firstLine="0"/>
              <w:jc w:val="left"/>
              <w:rPr>
                <w:sz w:val="24"/>
              </w:rPr>
            </w:pPr>
            <w:r w:rsidRPr="00171262">
              <w:rPr>
                <w:sz w:val="26"/>
                <w:szCs w:val="26"/>
              </w:rPr>
              <w:t>Nhiên liệu</w:t>
            </w:r>
          </w:p>
        </w:tc>
        <w:tc>
          <w:tcPr>
            <w:tcW w:w="1776" w:type="dxa"/>
            <w:tcBorders>
              <w:top w:val="nil"/>
              <w:left w:val="nil"/>
              <w:bottom w:val="single" w:sz="4" w:space="0" w:color="auto"/>
              <w:right w:val="single" w:sz="4" w:space="0" w:color="auto"/>
            </w:tcBorders>
            <w:shd w:val="clear" w:color="auto" w:fill="auto"/>
            <w:noWrap/>
            <w:vAlign w:val="center"/>
            <w:hideMark/>
          </w:tcPr>
          <w:p w14:paraId="1E5D2E30" w14:textId="27BB9B8E" w:rsidR="00161B82" w:rsidRPr="00171262" w:rsidRDefault="00161B82" w:rsidP="00161B82">
            <w:pPr>
              <w:widowControl/>
              <w:spacing w:before="20" w:after="20"/>
              <w:ind w:firstLine="0"/>
              <w:jc w:val="right"/>
              <w:rPr>
                <w:sz w:val="24"/>
              </w:rPr>
            </w:pPr>
            <w:r w:rsidRPr="00171262">
              <w:rPr>
                <w:sz w:val="26"/>
                <w:szCs w:val="26"/>
              </w:rPr>
              <w:t>54,84</w:t>
            </w:r>
          </w:p>
        </w:tc>
        <w:tc>
          <w:tcPr>
            <w:tcW w:w="1600" w:type="dxa"/>
            <w:tcBorders>
              <w:top w:val="nil"/>
              <w:left w:val="nil"/>
              <w:bottom w:val="single" w:sz="4" w:space="0" w:color="auto"/>
              <w:right w:val="single" w:sz="4" w:space="0" w:color="auto"/>
            </w:tcBorders>
            <w:shd w:val="clear" w:color="auto" w:fill="auto"/>
            <w:noWrap/>
            <w:vAlign w:val="center"/>
            <w:hideMark/>
          </w:tcPr>
          <w:p w14:paraId="77C1A51A" w14:textId="634B669C" w:rsidR="00161B82" w:rsidRPr="00171262" w:rsidRDefault="00161B82" w:rsidP="00161B82">
            <w:pPr>
              <w:widowControl/>
              <w:spacing w:before="20" w:after="20"/>
              <w:ind w:firstLine="0"/>
              <w:jc w:val="right"/>
              <w:rPr>
                <w:sz w:val="24"/>
              </w:rPr>
            </w:pPr>
            <w:r w:rsidRPr="00171262">
              <w:rPr>
                <w:sz w:val="26"/>
                <w:szCs w:val="26"/>
              </w:rPr>
              <w:t>156,79</w:t>
            </w:r>
          </w:p>
        </w:tc>
        <w:tc>
          <w:tcPr>
            <w:tcW w:w="1640" w:type="dxa"/>
            <w:tcBorders>
              <w:top w:val="nil"/>
              <w:left w:val="nil"/>
              <w:bottom w:val="single" w:sz="4" w:space="0" w:color="auto"/>
              <w:right w:val="single" w:sz="4" w:space="0" w:color="auto"/>
            </w:tcBorders>
            <w:shd w:val="clear" w:color="auto" w:fill="auto"/>
            <w:noWrap/>
            <w:vAlign w:val="center"/>
            <w:hideMark/>
          </w:tcPr>
          <w:p w14:paraId="5AE7C317" w14:textId="2D505382" w:rsidR="00161B82" w:rsidRPr="00171262" w:rsidRDefault="00161B82" w:rsidP="00161B82">
            <w:pPr>
              <w:widowControl/>
              <w:spacing w:before="20" w:after="20"/>
              <w:ind w:firstLine="0"/>
              <w:jc w:val="right"/>
              <w:rPr>
                <w:sz w:val="24"/>
              </w:rPr>
            </w:pPr>
            <w:r w:rsidRPr="00171262">
              <w:rPr>
                <w:sz w:val="26"/>
                <w:szCs w:val="26"/>
              </w:rPr>
              <w:t>189,26</w:t>
            </w:r>
          </w:p>
        </w:tc>
        <w:tc>
          <w:tcPr>
            <w:tcW w:w="1600" w:type="dxa"/>
            <w:tcBorders>
              <w:top w:val="nil"/>
              <w:left w:val="nil"/>
              <w:bottom w:val="single" w:sz="4" w:space="0" w:color="auto"/>
              <w:right w:val="single" w:sz="4" w:space="0" w:color="auto"/>
            </w:tcBorders>
            <w:shd w:val="clear" w:color="auto" w:fill="auto"/>
            <w:noWrap/>
            <w:vAlign w:val="center"/>
            <w:hideMark/>
          </w:tcPr>
          <w:p w14:paraId="083431E2" w14:textId="7DA07FE2" w:rsidR="00161B82" w:rsidRPr="00171262" w:rsidRDefault="00161B82" w:rsidP="00161B82">
            <w:pPr>
              <w:widowControl/>
              <w:spacing w:before="20" w:after="20"/>
              <w:ind w:firstLine="0"/>
              <w:jc w:val="right"/>
              <w:rPr>
                <w:sz w:val="24"/>
              </w:rPr>
            </w:pPr>
            <w:r w:rsidRPr="00171262">
              <w:rPr>
                <w:sz w:val="26"/>
                <w:szCs w:val="26"/>
              </w:rPr>
              <w:t>230,35</w:t>
            </w:r>
          </w:p>
        </w:tc>
        <w:tc>
          <w:tcPr>
            <w:tcW w:w="1940" w:type="dxa"/>
            <w:tcBorders>
              <w:top w:val="nil"/>
              <w:left w:val="nil"/>
              <w:bottom w:val="single" w:sz="4" w:space="0" w:color="auto"/>
              <w:right w:val="single" w:sz="4" w:space="0" w:color="auto"/>
            </w:tcBorders>
            <w:shd w:val="clear" w:color="auto" w:fill="auto"/>
            <w:noWrap/>
            <w:vAlign w:val="center"/>
            <w:hideMark/>
          </w:tcPr>
          <w:p w14:paraId="556A6D7D" w14:textId="11570341" w:rsidR="00161B82" w:rsidRPr="00171262" w:rsidRDefault="00161B82" w:rsidP="00161B82">
            <w:pPr>
              <w:widowControl/>
              <w:spacing w:before="20" w:after="20"/>
              <w:ind w:firstLine="0"/>
              <w:jc w:val="right"/>
              <w:rPr>
                <w:sz w:val="24"/>
              </w:rPr>
            </w:pPr>
            <w:r w:rsidRPr="00171262">
              <w:rPr>
                <w:sz w:val="26"/>
                <w:szCs w:val="26"/>
              </w:rPr>
              <w:t>278,11</w:t>
            </w:r>
          </w:p>
        </w:tc>
      </w:tr>
      <w:tr w:rsidR="00161B82" w:rsidRPr="00171262" w14:paraId="5E6E558C"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46352" w14:textId="52249BB8" w:rsidR="00161B82" w:rsidRPr="00171262" w:rsidRDefault="00161B82" w:rsidP="00161B82">
            <w:pPr>
              <w:widowControl/>
              <w:spacing w:before="20" w:after="20"/>
              <w:ind w:firstLine="0"/>
              <w:jc w:val="right"/>
              <w:rPr>
                <w:sz w:val="24"/>
              </w:rPr>
            </w:pPr>
            <w:r w:rsidRPr="00171262">
              <w:rPr>
                <w:sz w:val="26"/>
                <w:szCs w:val="26"/>
              </w:rPr>
              <w:t>2</w:t>
            </w:r>
          </w:p>
        </w:tc>
        <w:tc>
          <w:tcPr>
            <w:tcW w:w="5695" w:type="dxa"/>
            <w:tcBorders>
              <w:top w:val="nil"/>
              <w:left w:val="nil"/>
              <w:bottom w:val="single" w:sz="4" w:space="0" w:color="auto"/>
              <w:right w:val="single" w:sz="4" w:space="0" w:color="auto"/>
            </w:tcBorders>
            <w:shd w:val="clear" w:color="auto" w:fill="auto"/>
            <w:vAlign w:val="center"/>
            <w:hideMark/>
          </w:tcPr>
          <w:p w14:paraId="0F730CD8" w14:textId="6176CA24" w:rsidR="00161B82" w:rsidRPr="00171262" w:rsidRDefault="00161B82" w:rsidP="00161B82">
            <w:pPr>
              <w:widowControl/>
              <w:spacing w:before="20" w:after="20"/>
              <w:ind w:firstLine="0"/>
              <w:jc w:val="left"/>
              <w:rPr>
                <w:sz w:val="24"/>
              </w:rPr>
            </w:pPr>
            <w:r w:rsidRPr="00171262">
              <w:rPr>
                <w:sz w:val="26"/>
                <w:szCs w:val="26"/>
              </w:rPr>
              <w:t>Khấu hao cơ sở vật chất</w:t>
            </w:r>
          </w:p>
        </w:tc>
        <w:tc>
          <w:tcPr>
            <w:tcW w:w="1776" w:type="dxa"/>
            <w:tcBorders>
              <w:top w:val="nil"/>
              <w:left w:val="nil"/>
              <w:bottom w:val="single" w:sz="4" w:space="0" w:color="auto"/>
              <w:right w:val="single" w:sz="4" w:space="0" w:color="auto"/>
            </w:tcBorders>
            <w:shd w:val="clear" w:color="auto" w:fill="auto"/>
            <w:noWrap/>
            <w:vAlign w:val="center"/>
            <w:hideMark/>
          </w:tcPr>
          <w:p w14:paraId="4BC07BF5" w14:textId="2535C14A" w:rsidR="00161B82" w:rsidRPr="00171262" w:rsidRDefault="00161B82" w:rsidP="00161B82">
            <w:pPr>
              <w:widowControl/>
              <w:spacing w:before="20" w:after="20"/>
              <w:ind w:firstLine="0"/>
              <w:jc w:val="right"/>
              <w:rPr>
                <w:sz w:val="24"/>
              </w:rPr>
            </w:pPr>
            <w:del w:id="1023" w:author="Chốt nội dung mục 3.2, 23/10/2026 (Claude)" w:date="2026-10-23T15:39:02Z">
              <w:r w:rsidRPr="00171262">
                <w:rPr>
                  <w:sz w:val="26"/>
                  <w:szCs w:val="26"/>
                </w:rPr>
                <w:delText>126,61</w:delText>
              </w:r>
            </w:del>
            <w:ins w:id="1024" w:author="Chốt nội dung mục 3.2, 23/10/2026 (Claude)" w:date="2026-10-23T15:39:02Z">
              <w:r w:rsidRPr="00171262">
                <w:rPr>
                  <w:sz w:val="26"/>
                  <w:szCs w:val="26"/>
                </w:rPr>
                <w:t xml:space="preserve">127,53</w:t>
              </w:r>
            </w:ins>
          </w:p>
        </w:tc>
        <w:tc>
          <w:tcPr>
            <w:tcW w:w="1600" w:type="dxa"/>
            <w:tcBorders>
              <w:top w:val="nil"/>
              <w:left w:val="nil"/>
              <w:bottom w:val="single" w:sz="4" w:space="0" w:color="auto"/>
              <w:right w:val="single" w:sz="4" w:space="0" w:color="auto"/>
            </w:tcBorders>
            <w:shd w:val="clear" w:color="auto" w:fill="auto"/>
            <w:noWrap/>
            <w:vAlign w:val="center"/>
            <w:hideMark/>
          </w:tcPr>
          <w:p w14:paraId="32603667" w14:textId="1A44F12D" w:rsidR="00161B82" w:rsidRPr="00171262" w:rsidRDefault="00161B82" w:rsidP="00161B82">
            <w:pPr>
              <w:widowControl/>
              <w:spacing w:before="20" w:after="20"/>
              <w:ind w:firstLine="0"/>
              <w:jc w:val="right"/>
              <w:rPr>
                <w:sz w:val="24"/>
              </w:rPr>
            </w:pPr>
            <w:del w:id="1025" w:author="Chốt nội dung mục 3.2, 23/10/2026 (Claude)" w:date="2026-10-23T15:39:02Z">
              <w:r w:rsidRPr="00171262">
                <w:rPr>
                  <w:sz w:val="26"/>
                  <w:szCs w:val="26"/>
                </w:rPr>
                <w:delText>184,25</w:delText>
              </w:r>
            </w:del>
            <w:ins w:id="1026" w:author="Chốt nội dung mục 3.2, 23/10/2026 (Claude)" w:date="2026-10-23T15:39:02Z">
              <w:r w:rsidRPr="00171262">
                <w:rPr>
                  <w:sz w:val="26"/>
                  <w:szCs w:val="26"/>
                </w:rPr>
                <w:t xml:space="preserve">185,17</w:t>
              </w:r>
            </w:ins>
          </w:p>
        </w:tc>
        <w:tc>
          <w:tcPr>
            <w:tcW w:w="1640" w:type="dxa"/>
            <w:tcBorders>
              <w:top w:val="nil"/>
              <w:left w:val="nil"/>
              <w:bottom w:val="single" w:sz="4" w:space="0" w:color="auto"/>
              <w:right w:val="single" w:sz="4" w:space="0" w:color="auto"/>
            </w:tcBorders>
            <w:shd w:val="clear" w:color="auto" w:fill="auto"/>
            <w:noWrap/>
            <w:vAlign w:val="center"/>
            <w:hideMark/>
          </w:tcPr>
          <w:p w14:paraId="3013E370" w14:textId="61E51526" w:rsidR="00161B82" w:rsidRPr="00171262" w:rsidRDefault="00161B82" w:rsidP="00161B82">
            <w:pPr>
              <w:widowControl/>
              <w:spacing w:before="20" w:after="20"/>
              <w:ind w:firstLine="0"/>
              <w:jc w:val="right"/>
              <w:rPr>
                <w:sz w:val="24"/>
              </w:rPr>
            </w:pPr>
            <w:del w:id="1027" w:author="Chốt nội dung mục 3.2, 23/10/2026 (Claude)" w:date="2026-10-23T15:39:02Z">
              <w:r w:rsidRPr="00171262">
                <w:rPr>
                  <w:sz w:val="26"/>
                  <w:szCs w:val="26"/>
                </w:rPr>
                <w:delText>184,25</w:delText>
              </w:r>
            </w:del>
            <w:ins w:id="1028" w:author="Chốt nội dung mục 3.2, 23/10/2026 (Claude)" w:date="2026-10-23T15:39:02Z">
              <w:r w:rsidRPr="00171262">
                <w:rPr>
                  <w:sz w:val="26"/>
                  <w:szCs w:val="26"/>
                </w:rPr>
                <w:t xml:space="preserve">185,17</w:t>
              </w:r>
            </w:ins>
          </w:p>
        </w:tc>
        <w:tc>
          <w:tcPr>
            <w:tcW w:w="1600" w:type="dxa"/>
            <w:tcBorders>
              <w:top w:val="nil"/>
              <w:left w:val="nil"/>
              <w:bottom w:val="single" w:sz="4" w:space="0" w:color="auto"/>
              <w:right w:val="single" w:sz="4" w:space="0" w:color="auto"/>
            </w:tcBorders>
            <w:shd w:val="clear" w:color="auto" w:fill="auto"/>
            <w:noWrap/>
            <w:vAlign w:val="center"/>
            <w:hideMark/>
          </w:tcPr>
          <w:p w14:paraId="0609073F" w14:textId="2C694FC9" w:rsidR="00161B82" w:rsidRPr="00171262" w:rsidRDefault="00161B82" w:rsidP="00161B82">
            <w:pPr>
              <w:widowControl/>
              <w:spacing w:before="20" w:after="20"/>
              <w:ind w:firstLine="0"/>
              <w:jc w:val="right"/>
              <w:rPr>
                <w:sz w:val="24"/>
              </w:rPr>
            </w:pPr>
            <w:del w:id="1029" w:author="Chốt nội dung mục 3.2, 23/10/2026 (Claude)" w:date="2026-10-23T15:39:02Z">
              <w:r w:rsidRPr="00171262">
                <w:rPr>
                  <w:sz w:val="26"/>
                  <w:szCs w:val="26"/>
                </w:rPr>
                <w:delText>184,25</w:delText>
              </w:r>
            </w:del>
            <w:ins w:id="1030" w:author="Chốt nội dung mục 3.2, 23/10/2026 (Claude)" w:date="2026-10-23T15:39:02Z">
              <w:r w:rsidRPr="00171262">
                <w:rPr>
                  <w:sz w:val="26"/>
                  <w:szCs w:val="26"/>
                </w:rPr>
                <w:t xml:space="preserve">185,17</w:t>
              </w:r>
            </w:ins>
          </w:p>
        </w:tc>
        <w:tc>
          <w:tcPr>
            <w:tcW w:w="1940" w:type="dxa"/>
            <w:tcBorders>
              <w:top w:val="nil"/>
              <w:left w:val="nil"/>
              <w:bottom w:val="single" w:sz="4" w:space="0" w:color="auto"/>
              <w:right w:val="single" w:sz="4" w:space="0" w:color="auto"/>
            </w:tcBorders>
            <w:shd w:val="clear" w:color="auto" w:fill="auto"/>
            <w:noWrap/>
            <w:vAlign w:val="center"/>
            <w:hideMark/>
          </w:tcPr>
          <w:p w14:paraId="2367C146" w14:textId="5F26AAF5" w:rsidR="00161B82" w:rsidRPr="00171262" w:rsidRDefault="00161B82" w:rsidP="00161B82">
            <w:pPr>
              <w:widowControl/>
              <w:spacing w:before="20" w:after="20"/>
              <w:ind w:firstLine="0"/>
              <w:jc w:val="right"/>
              <w:rPr>
                <w:sz w:val="24"/>
              </w:rPr>
            </w:pPr>
            <w:del w:id="1031" w:author="Chốt nội dung mục 3.2, 23/10/2026 (Claude)" w:date="2026-10-23T15:39:02Z">
              <w:r w:rsidRPr="00171262">
                <w:rPr>
                  <w:sz w:val="26"/>
                  <w:szCs w:val="26"/>
                </w:rPr>
                <w:delText>184,25</w:delText>
              </w:r>
            </w:del>
            <w:ins w:id="1032" w:author="Chốt nội dung mục 3.2, 23/10/2026 (Claude)" w:date="2026-10-23T15:39:02Z">
              <w:r w:rsidRPr="00171262">
                <w:rPr>
                  <w:sz w:val="26"/>
                  <w:szCs w:val="26"/>
                </w:rPr>
                <w:t xml:space="preserve">185,17</w:t>
              </w:r>
            </w:ins>
          </w:p>
        </w:tc>
      </w:tr>
      <w:tr w:rsidR="00161B82" w:rsidRPr="00171262" w14:paraId="3A5B00C6"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D4C1C3" w14:textId="5EAC4836" w:rsidR="00161B82" w:rsidRPr="00171262" w:rsidRDefault="00161B82" w:rsidP="00161B82">
            <w:pPr>
              <w:widowControl/>
              <w:spacing w:before="20" w:after="20"/>
              <w:ind w:firstLine="0"/>
              <w:jc w:val="right"/>
              <w:rPr>
                <w:sz w:val="24"/>
              </w:rPr>
            </w:pPr>
            <w:r w:rsidRPr="00171262">
              <w:rPr>
                <w:sz w:val="26"/>
                <w:szCs w:val="26"/>
              </w:rPr>
              <w:t>3</w:t>
            </w:r>
          </w:p>
        </w:tc>
        <w:tc>
          <w:tcPr>
            <w:tcW w:w="5695" w:type="dxa"/>
            <w:tcBorders>
              <w:top w:val="nil"/>
              <w:left w:val="nil"/>
              <w:bottom w:val="single" w:sz="4" w:space="0" w:color="auto"/>
              <w:right w:val="single" w:sz="4" w:space="0" w:color="auto"/>
            </w:tcBorders>
            <w:shd w:val="clear" w:color="auto" w:fill="auto"/>
            <w:vAlign w:val="center"/>
            <w:hideMark/>
          </w:tcPr>
          <w:p w14:paraId="021A30E2" w14:textId="71E9F1EB" w:rsidR="00161B82" w:rsidRPr="00171262" w:rsidRDefault="00161B82" w:rsidP="00161B82">
            <w:pPr>
              <w:widowControl/>
              <w:spacing w:before="20" w:after="20"/>
              <w:ind w:firstLine="0"/>
              <w:jc w:val="left"/>
              <w:rPr>
                <w:sz w:val="24"/>
              </w:rPr>
            </w:pPr>
            <w:r w:rsidRPr="00171262">
              <w:rPr>
                <w:sz w:val="26"/>
                <w:szCs w:val="26"/>
              </w:rPr>
              <w:t>Tiền lương giảng dạy lý thuyết</w:t>
            </w:r>
          </w:p>
        </w:tc>
        <w:tc>
          <w:tcPr>
            <w:tcW w:w="1776" w:type="dxa"/>
            <w:tcBorders>
              <w:top w:val="nil"/>
              <w:left w:val="nil"/>
              <w:bottom w:val="single" w:sz="4" w:space="0" w:color="auto"/>
              <w:right w:val="single" w:sz="4" w:space="0" w:color="auto"/>
            </w:tcBorders>
            <w:shd w:val="clear" w:color="auto" w:fill="auto"/>
            <w:noWrap/>
            <w:vAlign w:val="center"/>
            <w:hideMark/>
          </w:tcPr>
          <w:p w14:paraId="41D1F5D0" w14:textId="36F2B477" w:rsidR="00161B82" w:rsidRPr="00171262" w:rsidRDefault="00161B82" w:rsidP="00161B82">
            <w:pPr>
              <w:widowControl/>
              <w:spacing w:before="20" w:after="20"/>
              <w:ind w:firstLine="0"/>
              <w:jc w:val="right"/>
              <w:rPr>
                <w:sz w:val="24"/>
              </w:rPr>
            </w:pPr>
            <w:r w:rsidRPr="00171262">
              <w:rPr>
                <w:sz w:val="26"/>
                <w:szCs w:val="26"/>
              </w:rPr>
              <w:t>62,04</w:t>
            </w:r>
          </w:p>
        </w:tc>
        <w:tc>
          <w:tcPr>
            <w:tcW w:w="1600" w:type="dxa"/>
            <w:tcBorders>
              <w:top w:val="nil"/>
              <w:left w:val="nil"/>
              <w:bottom w:val="single" w:sz="4" w:space="0" w:color="auto"/>
              <w:right w:val="single" w:sz="4" w:space="0" w:color="auto"/>
            </w:tcBorders>
            <w:shd w:val="clear" w:color="auto" w:fill="auto"/>
            <w:noWrap/>
            <w:vAlign w:val="center"/>
            <w:hideMark/>
          </w:tcPr>
          <w:p w14:paraId="2ED010BF" w14:textId="180208E2" w:rsidR="00161B82" w:rsidRPr="00171262" w:rsidRDefault="00161B82" w:rsidP="00161B82">
            <w:pPr>
              <w:widowControl/>
              <w:spacing w:before="20" w:after="20"/>
              <w:ind w:firstLine="0"/>
              <w:jc w:val="right"/>
              <w:rPr>
                <w:sz w:val="24"/>
              </w:rPr>
            </w:pPr>
            <w:r w:rsidRPr="00171262">
              <w:rPr>
                <w:sz w:val="26"/>
                <w:szCs w:val="26"/>
              </w:rPr>
              <w:t>177,66</w:t>
            </w:r>
          </w:p>
        </w:tc>
        <w:tc>
          <w:tcPr>
            <w:tcW w:w="1640" w:type="dxa"/>
            <w:tcBorders>
              <w:top w:val="nil"/>
              <w:left w:val="nil"/>
              <w:bottom w:val="single" w:sz="4" w:space="0" w:color="auto"/>
              <w:right w:val="single" w:sz="4" w:space="0" w:color="auto"/>
            </w:tcBorders>
            <w:shd w:val="clear" w:color="auto" w:fill="auto"/>
            <w:noWrap/>
            <w:vAlign w:val="center"/>
            <w:hideMark/>
          </w:tcPr>
          <w:p w14:paraId="7F1F343E" w14:textId="211B7CCD" w:rsidR="00161B82" w:rsidRPr="00171262" w:rsidRDefault="00161B82" w:rsidP="00161B82">
            <w:pPr>
              <w:widowControl/>
              <w:spacing w:before="20" w:after="20"/>
              <w:ind w:firstLine="0"/>
              <w:jc w:val="right"/>
              <w:rPr>
                <w:sz w:val="24"/>
              </w:rPr>
            </w:pPr>
            <w:r w:rsidRPr="00171262">
              <w:rPr>
                <w:sz w:val="26"/>
                <w:szCs w:val="26"/>
              </w:rPr>
              <w:t>214,52</w:t>
            </w:r>
          </w:p>
        </w:tc>
        <w:tc>
          <w:tcPr>
            <w:tcW w:w="1600" w:type="dxa"/>
            <w:tcBorders>
              <w:top w:val="nil"/>
              <w:left w:val="nil"/>
              <w:bottom w:val="single" w:sz="4" w:space="0" w:color="auto"/>
              <w:right w:val="single" w:sz="4" w:space="0" w:color="auto"/>
            </w:tcBorders>
            <w:shd w:val="clear" w:color="auto" w:fill="auto"/>
            <w:noWrap/>
            <w:vAlign w:val="center"/>
            <w:hideMark/>
          </w:tcPr>
          <w:p w14:paraId="6B242BF3" w14:textId="368F8EE1" w:rsidR="00161B82" w:rsidRPr="00171262" w:rsidRDefault="00161B82" w:rsidP="00161B82">
            <w:pPr>
              <w:widowControl/>
              <w:spacing w:before="20" w:after="20"/>
              <w:ind w:firstLine="0"/>
              <w:jc w:val="right"/>
              <w:rPr>
                <w:sz w:val="24"/>
              </w:rPr>
            </w:pPr>
            <w:r w:rsidRPr="00171262">
              <w:rPr>
                <w:sz w:val="26"/>
                <w:szCs w:val="26"/>
              </w:rPr>
              <w:t>261,16</w:t>
            </w:r>
          </w:p>
        </w:tc>
        <w:tc>
          <w:tcPr>
            <w:tcW w:w="1940" w:type="dxa"/>
            <w:tcBorders>
              <w:top w:val="nil"/>
              <w:left w:val="nil"/>
              <w:bottom w:val="single" w:sz="4" w:space="0" w:color="auto"/>
              <w:right w:val="single" w:sz="4" w:space="0" w:color="auto"/>
            </w:tcBorders>
            <w:shd w:val="clear" w:color="auto" w:fill="auto"/>
            <w:noWrap/>
            <w:vAlign w:val="center"/>
            <w:hideMark/>
          </w:tcPr>
          <w:p w14:paraId="65B70C2D" w14:textId="3C690F60" w:rsidR="00161B82" w:rsidRPr="00171262" w:rsidRDefault="00161B82" w:rsidP="00161B82">
            <w:pPr>
              <w:widowControl/>
              <w:spacing w:before="20" w:after="20"/>
              <w:ind w:firstLine="0"/>
              <w:jc w:val="right"/>
              <w:rPr>
                <w:sz w:val="24"/>
              </w:rPr>
            </w:pPr>
            <w:r w:rsidRPr="00171262">
              <w:rPr>
                <w:sz w:val="26"/>
                <w:szCs w:val="26"/>
              </w:rPr>
              <w:t>315,35</w:t>
            </w:r>
          </w:p>
        </w:tc>
      </w:tr>
      <w:tr w:rsidR="00161B82" w:rsidRPr="00171262" w14:paraId="10EDA4A6"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50399162" w14:textId="125B1BC8" w:rsidR="00161B82" w:rsidRPr="00171262" w:rsidRDefault="00161B82" w:rsidP="00161B82">
            <w:pPr>
              <w:widowControl/>
              <w:spacing w:before="20" w:after="20"/>
              <w:ind w:firstLine="0"/>
              <w:jc w:val="right"/>
              <w:rPr>
                <w:sz w:val="24"/>
              </w:rPr>
            </w:pPr>
            <w:r w:rsidRPr="00171262">
              <w:rPr>
                <w:sz w:val="26"/>
                <w:szCs w:val="26"/>
              </w:rPr>
              <w:t>4</w:t>
            </w:r>
          </w:p>
        </w:tc>
        <w:tc>
          <w:tcPr>
            <w:tcW w:w="5695" w:type="dxa"/>
            <w:tcBorders>
              <w:top w:val="nil"/>
              <w:left w:val="nil"/>
              <w:bottom w:val="single" w:sz="4" w:space="0" w:color="auto"/>
              <w:right w:val="single" w:sz="4" w:space="0" w:color="auto"/>
            </w:tcBorders>
            <w:shd w:val="clear" w:color="auto" w:fill="auto"/>
            <w:vAlign w:val="center"/>
            <w:hideMark/>
          </w:tcPr>
          <w:p w14:paraId="4B8B3431" w14:textId="10D97000" w:rsidR="00161B82" w:rsidRPr="00171262" w:rsidRDefault="00161B82" w:rsidP="00161B82">
            <w:pPr>
              <w:widowControl/>
              <w:spacing w:before="20" w:after="20"/>
              <w:ind w:firstLine="0"/>
              <w:jc w:val="left"/>
              <w:rPr>
                <w:sz w:val="24"/>
              </w:rPr>
            </w:pPr>
            <w:r w:rsidRPr="00171262">
              <w:rPr>
                <w:sz w:val="26"/>
                <w:szCs w:val="26"/>
              </w:rPr>
              <w:t>Khoán lương dạy thực hành</w:t>
            </w:r>
          </w:p>
        </w:tc>
        <w:tc>
          <w:tcPr>
            <w:tcW w:w="1776" w:type="dxa"/>
            <w:tcBorders>
              <w:top w:val="nil"/>
              <w:left w:val="nil"/>
              <w:bottom w:val="single" w:sz="4" w:space="0" w:color="auto"/>
              <w:right w:val="single" w:sz="4" w:space="0" w:color="auto"/>
            </w:tcBorders>
            <w:shd w:val="clear" w:color="auto" w:fill="auto"/>
            <w:noWrap/>
            <w:vAlign w:val="center"/>
            <w:hideMark/>
          </w:tcPr>
          <w:p w14:paraId="365E229A" w14:textId="00AA6E58" w:rsidR="00161B82" w:rsidRPr="00171262" w:rsidRDefault="00161B82" w:rsidP="00161B82">
            <w:pPr>
              <w:widowControl/>
              <w:spacing w:before="20" w:after="20"/>
              <w:ind w:firstLine="0"/>
              <w:jc w:val="right"/>
              <w:rPr>
                <w:sz w:val="24"/>
              </w:rPr>
            </w:pPr>
            <w:r w:rsidRPr="00171262">
              <w:rPr>
                <w:sz w:val="26"/>
                <w:szCs w:val="26"/>
              </w:rPr>
              <w:t>62,04</w:t>
            </w:r>
          </w:p>
        </w:tc>
        <w:tc>
          <w:tcPr>
            <w:tcW w:w="1600" w:type="dxa"/>
            <w:tcBorders>
              <w:top w:val="nil"/>
              <w:left w:val="nil"/>
              <w:bottom w:val="single" w:sz="4" w:space="0" w:color="auto"/>
              <w:right w:val="single" w:sz="4" w:space="0" w:color="auto"/>
            </w:tcBorders>
            <w:shd w:val="clear" w:color="auto" w:fill="auto"/>
            <w:noWrap/>
            <w:vAlign w:val="center"/>
            <w:hideMark/>
          </w:tcPr>
          <w:p w14:paraId="54624FE0" w14:textId="2557DE3E" w:rsidR="00161B82" w:rsidRPr="00171262" w:rsidRDefault="00161B82" w:rsidP="00161B82">
            <w:pPr>
              <w:widowControl/>
              <w:spacing w:before="20" w:after="20"/>
              <w:ind w:firstLine="0"/>
              <w:jc w:val="right"/>
              <w:rPr>
                <w:sz w:val="24"/>
              </w:rPr>
            </w:pPr>
            <w:r w:rsidRPr="00171262">
              <w:rPr>
                <w:sz w:val="26"/>
                <w:szCs w:val="26"/>
              </w:rPr>
              <w:t>177,66</w:t>
            </w:r>
          </w:p>
        </w:tc>
        <w:tc>
          <w:tcPr>
            <w:tcW w:w="1640" w:type="dxa"/>
            <w:tcBorders>
              <w:top w:val="nil"/>
              <w:left w:val="nil"/>
              <w:bottom w:val="single" w:sz="4" w:space="0" w:color="auto"/>
              <w:right w:val="single" w:sz="4" w:space="0" w:color="auto"/>
            </w:tcBorders>
            <w:shd w:val="clear" w:color="auto" w:fill="auto"/>
            <w:noWrap/>
            <w:vAlign w:val="center"/>
            <w:hideMark/>
          </w:tcPr>
          <w:p w14:paraId="5A9F2DB9" w14:textId="36F5B3D0" w:rsidR="00161B82" w:rsidRPr="00171262" w:rsidRDefault="00161B82" w:rsidP="00161B82">
            <w:pPr>
              <w:widowControl/>
              <w:spacing w:before="20" w:after="20"/>
              <w:ind w:firstLine="0"/>
              <w:jc w:val="right"/>
              <w:rPr>
                <w:sz w:val="24"/>
              </w:rPr>
            </w:pPr>
            <w:r w:rsidRPr="00171262">
              <w:rPr>
                <w:sz w:val="26"/>
                <w:szCs w:val="26"/>
              </w:rPr>
              <w:t>214,52</w:t>
            </w:r>
          </w:p>
        </w:tc>
        <w:tc>
          <w:tcPr>
            <w:tcW w:w="1600" w:type="dxa"/>
            <w:tcBorders>
              <w:top w:val="nil"/>
              <w:left w:val="nil"/>
              <w:bottom w:val="single" w:sz="4" w:space="0" w:color="auto"/>
              <w:right w:val="single" w:sz="4" w:space="0" w:color="auto"/>
            </w:tcBorders>
            <w:shd w:val="clear" w:color="auto" w:fill="auto"/>
            <w:noWrap/>
            <w:vAlign w:val="center"/>
            <w:hideMark/>
          </w:tcPr>
          <w:p w14:paraId="27A9FAE2" w14:textId="0AFFF5E4" w:rsidR="00161B82" w:rsidRPr="00171262" w:rsidRDefault="00161B82" w:rsidP="00161B82">
            <w:pPr>
              <w:widowControl/>
              <w:spacing w:before="20" w:after="20"/>
              <w:ind w:firstLine="0"/>
              <w:jc w:val="right"/>
              <w:rPr>
                <w:sz w:val="24"/>
              </w:rPr>
            </w:pPr>
            <w:r w:rsidRPr="00171262">
              <w:rPr>
                <w:sz w:val="26"/>
                <w:szCs w:val="26"/>
              </w:rPr>
              <w:t>261,16</w:t>
            </w:r>
          </w:p>
        </w:tc>
        <w:tc>
          <w:tcPr>
            <w:tcW w:w="1940" w:type="dxa"/>
            <w:tcBorders>
              <w:top w:val="nil"/>
              <w:left w:val="nil"/>
              <w:bottom w:val="single" w:sz="4" w:space="0" w:color="auto"/>
              <w:right w:val="single" w:sz="4" w:space="0" w:color="auto"/>
            </w:tcBorders>
            <w:shd w:val="clear" w:color="auto" w:fill="auto"/>
            <w:noWrap/>
            <w:vAlign w:val="center"/>
            <w:hideMark/>
          </w:tcPr>
          <w:p w14:paraId="3F0A806D" w14:textId="1888D3FE" w:rsidR="00161B82" w:rsidRPr="00171262" w:rsidRDefault="00161B82" w:rsidP="00161B82">
            <w:pPr>
              <w:widowControl/>
              <w:spacing w:before="20" w:after="20"/>
              <w:ind w:firstLine="0"/>
              <w:jc w:val="right"/>
              <w:rPr>
                <w:sz w:val="24"/>
              </w:rPr>
            </w:pPr>
            <w:r w:rsidRPr="00171262">
              <w:rPr>
                <w:sz w:val="26"/>
                <w:szCs w:val="26"/>
              </w:rPr>
              <w:t>315,35</w:t>
            </w:r>
          </w:p>
        </w:tc>
      </w:tr>
      <w:tr w:rsidR="00161B82" w:rsidRPr="00171262" w14:paraId="55C82AC1" w14:textId="77777777" w:rsidTr="00161B82">
        <w:trPr>
          <w:cantSplit/>
          <w:trHeight w:val="660"/>
        </w:trPr>
        <w:tc>
          <w:tcPr>
            <w:tcW w:w="537" w:type="dxa"/>
            <w:tcBorders>
              <w:top w:val="single" w:sz="4" w:space="0" w:color="auto"/>
              <w:left w:val="single" w:sz="4" w:space="0" w:color="auto"/>
              <w:bottom w:val="nil"/>
              <w:right w:val="single" w:sz="4" w:space="0" w:color="auto"/>
            </w:tcBorders>
            <w:shd w:val="clear" w:color="auto" w:fill="auto"/>
            <w:noWrap/>
            <w:vAlign w:val="center"/>
            <w:hideMark/>
          </w:tcPr>
          <w:p w14:paraId="07D23FFC" w14:textId="4C458B2B" w:rsidR="00161B82" w:rsidRPr="00171262" w:rsidRDefault="00161B82" w:rsidP="00161B82">
            <w:pPr>
              <w:widowControl/>
              <w:spacing w:before="20" w:after="20"/>
              <w:ind w:firstLine="0"/>
              <w:jc w:val="right"/>
              <w:rPr>
                <w:sz w:val="24"/>
              </w:rPr>
            </w:pPr>
            <w:r w:rsidRPr="00171262">
              <w:rPr>
                <w:sz w:val="26"/>
                <w:szCs w:val="26"/>
              </w:rPr>
              <w:t>5</w:t>
            </w:r>
          </w:p>
        </w:tc>
        <w:tc>
          <w:tcPr>
            <w:tcW w:w="5695" w:type="dxa"/>
            <w:tcBorders>
              <w:top w:val="nil"/>
              <w:left w:val="nil"/>
              <w:bottom w:val="single" w:sz="4" w:space="0" w:color="auto"/>
              <w:right w:val="single" w:sz="4" w:space="0" w:color="auto"/>
            </w:tcBorders>
            <w:shd w:val="clear" w:color="auto" w:fill="auto"/>
            <w:vAlign w:val="center"/>
            <w:hideMark/>
          </w:tcPr>
          <w:p w14:paraId="27ED6B8F" w14:textId="3BD201A0" w:rsidR="00161B82" w:rsidRPr="00171262" w:rsidRDefault="00161B82" w:rsidP="00161B82">
            <w:pPr>
              <w:widowControl/>
              <w:spacing w:before="20" w:after="20"/>
              <w:ind w:firstLine="0"/>
              <w:jc w:val="left"/>
              <w:rPr>
                <w:sz w:val="24"/>
              </w:rPr>
            </w:pPr>
            <w:r w:rsidRPr="00171262">
              <w:rPr>
                <w:sz w:val="26"/>
                <w:szCs w:val="26"/>
              </w:rPr>
              <w:t>Khoán lương bộ phận trực tiếp cho thuê xe và sân</w:t>
            </w:r>
          </w:p>
        </w:tc>
        <w:tc>
          <w:tcPr>
            <w:tcW w:w="1776" w:type="dxa"/>
            <w:tcBorders>
              <w:top w:val="nil"/>
              <w:left w:val="nil"/>
              <w:bottom w:val="single" w:sz="4" w:space="0" w:color="auto"/>
              <w:right w:val="single" w:sz="4" w:space="0" w:color="auto"/>
            </w:tcBorders>
            <w:shd w:val="clear" w:color="auto" w:fill="auto"/>
            <w:noWrap/>
            <w:vAlign w:val="center"/>
            <w:hideMark/>
          </w:tcPr>
          <w:p w14:paraId="5A440B97" w14:textId="22F8BD5A" w:rsidR="00161B82" w:rsidRPr="00171262" w:rsidRDefault="00161B82" w:rsidP="00161B82">
            <w:pPr>
              <w:widowControl/>
              <w:spacing w:before="20" w:after="20"/>
              <w:ind w:firstLine="0"/>
              <w:jc w:val="right"/>
              <w:rPr>
                <w:sz w:val="24"/>
              </w:rPr>
            </w:pPr>
            <w:r w:rsidRPr="00171262">
              <w:rPr>
                <w:sz w:val="26"/>
                <w:szCs w:val="26"/>
              </w:rPr>
              <w:t>2,92</w:t>
            </w:r>
          </w:p>
        </w:tc>
        <w:tc>
          <w:tcPr>
            <w:tcW w:w="1600" w:type="dxa"/>
            <w:tcBorders>
              <w:top w:val="nil"/>
              <w:left w:val="nil"/>
              <w:bottom w:val="single" w:sz="4" w:space="0" w:color="auto"/>
              <w:right w:val="single" w:sz="4" w:space="0" w:color="auto"/>
            </w:tcBorders>
            <w:shd w:val="clear" w:color="auto" w:fill="auto"/>
            <w:noWrap/>
            <w:vAlign w:val="center"/>
            <w:hideMark/>
          </w:tcPr>
          <w:p w14:paraId="7F7D73FF" w14:textId="3B84D92C" w:rsidR="00161B82" w:rsidRPr="00171262" w:rsidRDefault="00161B82" w:rsidP="00161B82">
            <w:pPr>
              <w:widowControl/>
              <w:spacing w:before="20" w:after="20"/>
              <w:ind w:firstLine="0"/>
              <w:jc w:val="right"/>
              <w:rPr>
                <w:sz w:val="24"/>
              </w:rPr>
            </w:pPr>
            <w:r w:rsidRPr="00171262">
              <w:rPr>
                <w:sz w:val="26"/>
                <w:szCs w:val="26"/>
              </w:rPr>
              <w:t>8,11</w:t>
            </w:r>
          </w:p>
        </w:tc>
        <w:tc>
          <w:tcPr>
            <w:tcW w:w="1640" w:type="dxa"/>
            <w:tcBorders>
              <w:top w:val="nil"/>
              <w:left w:val="nil"/>
              <w:bottom w:val="single" w:sz="4" w:space="0" w:color="auto"/>
              <w:right w:val="single" w:sz="4" w:space="0" w:color="auto"/>
            </w:tcBorders>
            <w:shd w:val="clear" w:color="auto" w:fill="auto"/>
            <w:noWrap/>
            <w:vAlign w:val="center"/>
            <w:hideMark/>
          </w:tcPr>
          <w:p w14:paraId="0AD7FD2B" w14:textId="78C28158" w:rsidR="00161B82" w:rsidRPr="00171262" w:rsidRDefault="00161B82" w:rsidP="00161B82">
            <w:pPr>
              <w:widowControl/>
              <w:spacing w:before="20" w:after="20"/>
              <w:ind w:firstLine="0"/>
              <w:jc w:val="right"/>
              <w:rPr>
                <w:sz w:val="24"/>
              </w:rPr>
            </w:pPr>
            <w:r w:rsidRPr="00171262">
              <w:rPr>
                <w:sz w:val="26"/>
                <w:szCs w:val="26"/>
              </w:rPr>
              <w:t>9,69</w:t>
            </w:r>
          </w:p>
        </w:tc>
        <w:tc>
          <w:tcPr>
            <w:tcW w:w="1600" w:type="dxa"/>
            <w:tcBorders>
              <w:top w:val="nil"/>
              <w:left w:val="nil"/>
              <w:bottom w:val="single" w:sz="4" w:space="0" w:color="auto"/>
              <w:right w:val="single" w:sz="4" w:space="0" w:color="auto"/>
            </w:tcBorders>
            <w:shd w:val="clear" w:color="auto" w:fill="auto"/>
            <w:noWrap/>
            <w:vAlign w:val="center"/>
            <w:hideMark/>
          </w:tcPr>
          <w:p w14:paraId="1B181418" w14:textId="58E8F68B" w:rsidR="00161B82" w:rsidRPr="00171262" w:rsidRDefault="00161B82" w:rsidP="00161B82">
            <w:pPr>
              <w:widowControl/>
              <w:spacing w:before="20" w:after="20"/>
              <w:ind w:firstLine="0"/>
              <w:jc w:val="right"/>
              <w:rPr>
                <w:sz w:val="24"/>
              </w:rPr>
            </w:pPr>
            <w:r w:rsidRPr="00171262">
              <w:rPr>
                <w:sz w:val="26"/>
                <w:szCs w:val="26"/>
              </w:rPr>
              <w:t>11,70</w:t>
            </w:r>
          </w:p>
        </w:tc>
        <w:tc>
          <w:tcPr>
            <w:tcW w:w="1940" w:type="dxa"/>
            <w:tcBorders>
              <w:top w:val="nil"/>
              <w:left w:val="nil"/>
              <w:bottom w:val="single" w:sz="4" w:space="0" w:color="auto"/>
              <w:right w:val="single" w:sz="4" w:space="0" w:color="auto"/>
            </w:tcBorders>
            <w:shd w:val="clear" w:color="auto" w:fill="auto"/>
            <w:noWrap/>
            <w:vAlign w:val="center"/>
            <w:hideMark/>
          </w:tcPr>
          <w:p w14:paraId="05C79C69" w14:textId="7C4709C9" w:rsidR="00161B82" w:rsidRPr="00171262" w:rsidRDefault="00161B82" w:rsidP="00161B82">
            <w:pPr>
              <w:widowControl/>
              <w:spacing w:before="20" w:after="20"/>
              <w:ind w:firstLine="0"/>
              <w:jc w:val="right"/>
              <w:rPr>
                <w:sz w:val="24"/>
              </w:rPr>
            </w:pPr>
            <w:r w:rsidRPr="00171262">
              <w:rPr>
                <w:sz w:val="26"/>
                <w:szCs w:val="26"/>
              </w:rPr>
              <w:t>14,04</w:t>
            </w:r>
          </w:p>
        </w:tc>
      </w:tr>
      <w:tr w:rsidR="00161B82" w:rsidRPr="00171262" w14:paraId="152CE17E"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1D1A4E" w14:textId="4C4F5550" w:rsidR="00161B82" w:rsidRPr="00171262" w:rsidRDefault="00161B82" w:rsidP="00161B82">
            <w:pPr>
              <w:widowControl/>
              <w:spacing w:before="20" w:after="20"/>
              <w:ind w:firstLine="0"/>
              <w:jc w:val="right"/>
              <w:rPr>
                <w:sz w:val="24"/>
              </w:rPr>
            </w:pPr>
            <w:r w:rsidRPr="00171262">
              <w:rPr>
                <w:sz w:val="26"/>
                <w:szCs w:val="26"/>
              </w:rPr>
              <w:t>6</w:t>
            </w:r>
          </w:p>
        </w:tc>
        <w:tc>
          <w:tcPr>
            <w:tcW w:w="5695" w:type="dxa"/>
            <w:tcBorders>
              <w:top w:val="nil"/>
              <w:left w:val="nil"/>
              <w:bottom w:val="single" w:sz="4" w:space="0" w:color="auto"/>
              <w:right w:val="single" w:sz="4" w:space="0" w:color="auto"/>
            </w:tcBorders>
            <w:shd w:val="clear" w:color="auto" w:fill="auto"/>
            <w:vAlign w:val="center"/>
            <w:hideMark/>
          </w:tcPr>
          <w:p w14:paraId="26872DA1" w14:textId="1A88AA1E" w:rsidR="00161B82" w:rsidRPr="00171262" w:rsidRDefault="00161B82" w:rsidP="00161B82">
            <w:pPr>
              <w:widowControl/>
              <w:spacing w:before="20" w:after="20"/>
              <w:ind w:firstLine="0"/>
              <w:jc w:val="left"/>
              <w:rPr>
                <w:sz w:val="24"/>
              </w:rPr>
            </w:pPr>
            <w:r w:rsidRPr="00171262">
              <w:rPr>
                <w:sz w:val="26"/>
                <w:szCs w:val="26"/>
              </w:rPr>
              <w:t>Khoán thuê phương tiện</w:t>
            </w:r>
          </w:p>
        </w:tc>
        <w:tc>
          <w:tcPr>
            <w:tcW w:w="1776" w:type="dxa"/>
            <w:tcBorders>
              <w:top w:val="nil"/>
              <w:left w:val="nil"/>
              <w:bottom w:val="single" w:sz="4" w:space="0" w:color="auto"/>
              <w:right w:val="single" w:sz="4" w:space="0" w:color="auto"/>
            </w:tcBorders>
            <w:shd w:val="clear" w:color="auto" w:fill="auto"/>
            <w:noWrap/>
            <w:vAlign w:val="center"/>
            <w:hideMark/>
          </w:tcPr>
          <w:p w14:paraId="2AEE46BE" w14:textId="07F30264" w:rsidR="00161B82" w:rsidRPr="00171262" w:rsidRDefault="00161B82" w:rsidP="00161B82">
            <w:pPr>
              <w:widowControl/>
              <w:spacing w:before="20" w:after="20"/>
              <w:ind w:firstLine="0"/>
              <w:jc w:val="right"/>
              <w:rPr>
                <w:sz w:val="24"/>
              </w:rPr>
            </w:pPr>
            <w:r w:rsidRPr="00171262">
              <w:rPr>
                <w:sz w:val="26"/>
                <w:szCs w:val="26"/>
              </w:rPr>
              <w:t>113,74</w:t>
            </w:r>
          </w:p>
        </w:tc>
        <w:tc>
          <w:tcPr>
            <w:tcW w:w="1600" w:type="dxa"/>
            <w:tcBorders>
              <w:top w:val="nil"/>
              <w:left w:val="nil"/>
              <w:bottom w:val="single" w:sz="4" w:space="0" w:color="auto"/>
              <w:right w:val="single" w:sz="4" w:space="0" w:color="auto"/>
            </w:tcBorders>
            <w:shd w:val="clear" w:color="auto" w:fill="auto"/>
            <w:noWrap/>
            <w:vAlign w:val="center"/>
            <w:hideMark/>
          </w:tcPr>
          <w:p w14:paraId="121CA4EB" w14:textId="10AF605E" w:rsidR="00161B82" w:rsidRPr="00171262" w:rsidRDefault="00161B82" w:rsidP="00161B82">
            <w:pPr>
              <w:widowControl/>
              <w:spacing w:before="20" w:after="20"/>
              <w:ind w:firstLine="0"/>
              <w:jc w:val="right"/>
              <w:rPr>
                <w:sz w:val="24"/>
              </w:rPr>
            </w:pPr>
            <w:r w:rsidRPr="00171262">
              <w:rPr>
                <w:sz w:val="26"/>
                <w:szCs w:val="26"/>
              </w:rPr>
              <w:t>325,71</w:t>
            </w:r>
          </w:p>
        </w:tc>
        <w:tc>
          <w:tcPr>
            <w:tcW w:w="1640" w:type="dxa"/>
            <w:tcBorders>
              <w:top w:val="nil"/>
              <w:left w:val="nil"/>
              <w:bottom w:val="single" w:sz="4" w:space="0" w:color="auto"/>
              <w:right w:val="single" w:sz="4" w:space="0" w:color="auto"/>
            </w:tcBorders>
            <w:shd w:val="clear" w:color="auto" w:fill="auto"/>
            <w:noWrap/>
            <w:vAlign w:val="center"/>
            <w:hideMark/>
          </w:tcPr>
          <w:p w14:paraId="6FEF8031" w14:textId="3310A5CE" w:rsidR="00161B82" w:rsidRPr="00171262" w:rsidRDefault="00161B82" w:rsidP="00161B82">
            <w:pPr>
              <w:widowControl/>
              <w:spacing w:before="20" w:after="20"/>
              <w:ind w:firstLine="0"/>
              <w:jc w:val="right"/>
              <w:rPr>
                <w:sz w:val="24"/>
              </w:rPr>
            </w:pPr>
            <w:r w:rsidRPr="00171262">
              <w:rPr>
                <w:sz w:val="26"/>
                <w:szCs w:val="26"/>
              </w:rPr>
              <w:t>393,29</w:t>
            </w:r>
          </w:p>
        </w:tc>
        <w:tc>
          <w:tcPr>
            <w:tcW w:w="1600" w:type="dxa"/>
            <w:tcBorders>
              <w:top w:val="nil"/>
              <w:left w:val="nil"/>
              <w:bottom w:val="single" w:sz="4" w:space="0" w:color="auto"/>
              <w:right w:val="single" w:sz="4" w:space="0" w:color="auto"/>
            </w:tcBorders>
            <w:shd w:val="clear" w:color="auto" w:fill="auto"/>
            <w:noWrap/>
            <w:vAlign w:val="center"/>
            <w:hideMark/>
          </w:tcPr>
          <w:p w14:paraId="5215DA2D" w14:textId="20B59765" w:rsidR="00161B82" w:rsidRPr="00171262" w:rsidRDefault="00161B82" w:rsidP="00161B82">
            <w:pPr>
              <w:widowControl/>
              <w:spacing w:before="20" w:after="20"/>
              <w:ind w:firstLine="0"/>
              <w:jc w:val="right"/>
              <w:rPr>
                <w:sz w:val="24"/>
              </w:rPr>
            </w:pPr>
            <w:r w:rsidRPr="00171262">
              <w:rPr>
                <w:sz w:val="26"/>
                <w:szCs w:val="26"/>
              </w:rPr>
              <w:t>478,79</w:t>
            </w:r>
          </w:p>
        </w:tc>
        <w:tc>
          <w:tcPr>
            <w:tcW w:w="1940" w:type="dxa"/>
            <w:tcBorders>
              <w:top w:val="nil"/>
              <w:left w:val="nil"/>
              <w:bottom w:val="single" w:sz="4" w:space="0" w:color="auto"/>
              <w:right w:val="single" w:sz="4" w:space="0" w:color="auto"/>
            </w:tcBorders>
            <w:shd w:val="clear" w:color="auto" w:fill="auto"/>
            <w:noWrap/>
            <w:vAlign w:val="center"/>
            <w:hideMark/>
          </w:tcPr>
          <w:p w14:paraId="2B5FCC49" w14:textId="717DC313" w:rsidR="00161B82" w:rsidRPr="00171262" w:rsidRDefault="00161B82" w:rsidP="00161B82">
            <w:pPr>
              <w:widowControl/>
              <w:spacing w:before="20" w:after="20"/>
              <w:ind w:firstLine="0"/>
              <w:jc w:val="right"/>
              <w:rPr>
                <w:sz w:val="24"/>
              </w:rPr>
            </w:pPr>
            <w:r w:rsidRPr="00171262">
              <w:rPr>
                <w:sz w:val="26"/>
                <w:szCs w:val="26"/>
              </w:rPr>
              <w:t>578,14</w:t>
            </w:r>
          </w:p>
        </w:tc>
      </w:tr>
      <w:tr w:rsidR="00161B82" w:rsidRPr="00171262" w14:paraId="2C0AEB80"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75D3517F" w14:textId="00B19163" w:rsidR="00161B82" w:rsidRPr="00171262" w:rsidRDefault="00161B82" w:rsidP="00161B82">
            <w:pPr>
              <w:widowControl/>
              <w:spacing w:before="20" w:after="20"/>
              <w:ind w:firstLine="0"/>
              <w:jc w:val="right"/>
              <w:rPr>
                <w:sz w:val="24"/>
              </w:rPr>
            </w:pPr>
            <w:r w:rsidRPr="00171262">
              <w:rPr>
                <w:sz w:val="26"/>
                <w:szCs w:val="26"/>
              </w:rPr>
              <w:t>7</w:t>
            </w:r>
          </w:p>
        </w:tc>
        <w:tc>
          <w:tcPr>
            <w:tcW w:w="5695" w:type="dxa"/>
            <w:tcBorders>
              <w:top w:val="nil"/>
              <w:left w:val="nil"/>
              <w:bottom w:val="single" w:sz="4" w:space="0" w:color="auto"/>
              <w:right w:val="single" w:sz="4" w:space="0" w:color="auto"/>
            </w:tcBorders>
            <w:shd w:val="clear" w:color="auto" w:fill="auto"/>
            <w:vAlign w:val="center"/>
            <w:hideMark/>
          </w:tcPr>
          <w:p w14:paraId="46EA7437" w14:textId="37234294" w:rsidR="00161B82" w:rsidRPr="00171262" w:rsidRDefault="00161B82" w:rsidP="00161B82">
            <w:pPr>
              <w:widowControl/>
              <w:spacing w:before="20" w:after="20"/>
              <w:ind w:firstLine="0"/>
              <w:jc w:val="left"/>
              <w:rPr>
                <w:sz w:val="24"/>
              </w:rPr>
            </w:pPr>
            <w:r w:rsidRPr="00171262">
              <w:rPr>
                <w:sz w:val="26"/>
                <w:szCs w:val="26"/>
              </w:rPr>
              <w:t>Khoán tuyển sinh</w:t>
            </w:r>
          </w:p>
        </w:tc>
        <w:tc>
          <w:tcPr>
            <w:tcW w:w="1776" w:type="dxa"/>
            <w:tcBorders>
              <w:top w:val="nil"/>
              <w:left w:val="nil"/>
              <w:bottom w:val="single" w:sz="4" w:space="0" w:color="auto"/>
              <w:right w:val="single" w:sz="4" w:space="0" w:color="auto"/>
            </w:tcBorders>
            <w:shd w:val="clear" w:color="auto" w:fill="auto"/>
            <w:noWrap/>
            <w:vAlign w:val="center"/>
            <w:hideMark/>
          </w:tcPr>
          <w:p w14:paraId="2B793E38" w14:textId="382E5FBA" w:rsidR="00161B82" w:rsidRPr="00171262" w:rsidRDefault="00161B82" w:rsidP="00161B82">
            <w:pPr>
              <w:widowControl/>
              <w:spacing w:before="20" w:after="20"/>
              <w:ind w:firstLine="0"/>
              <w:jc w:val="right"/>
              <w:rPr>
                <w:sz w:val="24"/>
              </w:rPr>
            </w:pPr>
            <w:r w:rsidRPr="00171262">
              <w:rPr>
                <w:sz w:val="26"/>
                <w:szCs w:val="26"/>
              </w:rPr>
              <w:t>25,85</w:t>
            </w:r>
          </w:p>
        </w:tc>
        <w:tc>
          <w:tcPr>
            <w:tcW w:w="1600" w:type="dxa"/>
            <w:tcBorders>
              <w:top w:val="nil"/>
              <w:left w:val="nil"/>
              <w:bottom w:val="single" w:sz="4" w:space="0" w:color="auto"/>
              <w:right w:val="single" w:sz="4" w:space="0" w:color="auto"/>
            </w:tcBorders>
            <w:shd w:val="clear" w:color="auto" w:fill="auto"/>
            <w:noWrap/>
            <w:vAlign w:val="center"/>
            <w:hideMark/>
          </w:tcPr>
          <w:p w14:paraId="6554B4D2" w14:textId="661B2E05" w:rsidR="00161B82" w:rsidRPr="00171262" w:rsidRDefault="00161B82" w:rsidP="00161B82">
            <w:pPr>
              <w:widowControl/>
              <w:spacing w:before="20" w:after="20"/>
              <w:ind w:firstLine="0"/>
              <w:jc w:val="right"/>
              <w:rPr>
                <w:sz w:val="24"/>
              </w:rPr>
            </w:pPr>
            <w:r w:rsidRPr="00171262">
              <w:rPr>
                <w:sz w:val="26"/>
                <w:szCs w:val="26"/>
              </w:rPr>
              <w:t>74,03</w:t>
            </w:r>
          </w:p>
        </w:tc>
        <w:tc>
          <w:tcPr>
            <w:tcW w:w="1640" w:type="dxa"/>
            <w:tcBorders>
              <w:top w:val="nil"/>
              <w:left w:val="nil"/>
              <w:bottom w:val="single" w:sz="4" w:space="0" w:color="auto"/>
              <w:right w:val="single" w:sz="4" w:space="0" w:color="auto"/>
            </w:tcBorders>
            <w:shd w:val="clear" w:color="auto" w:fill="auto"/>
            <w:noWrap/>
            <w:vAlign w:val="center"/>
            <w:hideMark/>
          </w:tcPr>
          <w:p w14:paraId="7DA9CB41" w14:textId="3BC172A6" w:rsidR="00161B82" w:rsidRPr="00171262" w:rsidRDefault="00161B82" w:rsidP="00161B82">
            <w:pPr>
              <w:widowControl/>
              <w:spacing w:before="20" w:after="20"/>
              <w:ind w:firstLine="0"/>
              <w:jc w:val="right"/>
              <w:rPr>
                <w:sz w:val="24"/>
              </w:rPr>
            </w:pPr>
            <w:r w:rsidRPr="00171262">
              <w:rPr>
                <w:sz w:val="26"/>
                <w:szCs w:val="26"/>
              </w:rPr>
              <w:t>89,39</w:t>
            </w:r>
          </w:p>
        </w:tc>
        <w:tc>
          <w:tcPr>
            <w:tcW w:w="1600" w:type="dxa"/>
            <w:tcBorders>
              <w:top w:val="nil"/>
              <w:left w:val="nil"/>
              <w:bottom w:val="single" w:sz="4" w:space="0" w:color="auto"/>
              <w:right w:val="single" w:sz="4" w:space="0" w:color="auto"/>
            </w:tcBorders>
            <w:shd w:val="clear" w:color="auto" w:fill="auto"/>
            <w:noWrap/>
            <w:vAlign w:val="center"/>
            <w:hideMark/>
          </w:tcPr>
          <w:p w14:paraId="75E77D30" w14:textId="07581550" w:rsidR="00161B82" w:rsidRPr="00171262" w:rsidRDefault="00161B82" w:rsidP="00161B82">
            <w:pPr>
              <w:widowControl/>
              <w:spacing w:before="20" w:after="20"/>
              <w:ind w:firstLine="0"/>
              <w:jc w:val="right"/>
              <w:rPr>
                <w:sz w:val="24"/>
              </w:rPr>
            </w:pPr>
            <w:r w:rsidRPr="00171262">
              <w:rPr>
                <w:sz w:val="26"/>
                <w:szCs w:val="26"/>
              </w:rPr>
              <w:t>108,82</w:t>
            </w:r>
          </w:p>
        </w:tc>
        <w:tc>
          <w:tcPr>
            <w:tcW w:w="1940" w:type="dxa"/>
            <w:tcBorders>
              <w:top w:val="nil"/>
              <w:left w:val="nil"/>
              <w:bottom w:val="single" w:sz="4" w:space="0" w:color="auto"/>
              <w:right w:val="single" w:sz="4" w:space="0" w:color="auto"/>
            </w:tcBorders>
            <w:shd w:val="clear" w:color="auto" w:fill="auto"/>
            <w:noWrap/>
            <w:vAlign w:val="center"/>
            <w:hideMark/>
          </w:tcPr>
          <w:p w14:paraId="4CBA8EF3" w14:textId="59364AB8" w:rsidR="00161B82" w:rsidRPr="00171262" w:rsidRDefault="00161B82" w:rsidP="00161B82">
            <w:pPr>
              <w:widowControl/>
              <w:spacing w:before="20" w:after="20"/>
              <w:ind w:firstLine="0"/>
              <w:jc w:val="right"/>
              <w:rPr>
                <w:sz w:val="24"/>
              </w:rPr>
            </w:pPr>
            <w:r w:rsidRPr="00171262">
              <w:rPr>
                <w:sz w:val="26"/>
                <w:szCs w:val="26"/>
              </w:rPr>
              <w:t>131,40</w:t>
            </w:r>
          </w:p>
        </w:tc>
      </w:tr>
      <w:tr w:rsidR="00161B82" w:rsidRPr="00171262" w14:paraId="53858263" w14:textId="77777777" w:rsidTr="00161B82">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96491" w14:textId="587679C2" w:rsidR="00161B82" w:rsidRPr="00171262" w:rsidRDefault="00161B82" w:rsidP="00161B82">
            <w:pPr>
              <w:widowControl/>
              <w:spacing w:before="20" w:after="20"/>
              <w:ind w:firstLine="0"/>
              <w:jc w:val="right"/>
              <w:rPr>
                <w:sz w:val="24"/>
              </w:rPr>
            </w:pPr>
            <w:r w:rsidRPr="00171262">
              <w:rPr>
                <w:sz w:val="26"/>
                <w:szCs w:val="26"/>
              </w:rPr>
              <w:t>8</w:t>
            </w:r>
          </w:p>
        </w:tc>
        <w:tc>
          <w:tcPr>
            <w:tcW w:w="5695" w:type="dxa"/>
            <w:tcBorders>
              <w:top w:val="nil"/>
              <w:left w:val="nil"/>
              <w:bottom w:val="single" w:sz="4" w:space="0" w:color="auto"/>
              <w:right w:val="single" w:sz="4" w:space="0" w:color="auto"/>
            </w:tcBorders>
            <w:shd w:val="clear" w:color="auto" w:fill="auto"/>
            <w:vAlign w:val="center"/>
            <w:hideMark/>
          </w:tcPr>
          <w:p w14:paraId="2F93EB10" w14:textId="5429EDE7" w:rsidR="00161B82" w:rsidRPr="00171262" w:rsidRDefault="00161B82" w:rsidP="00161B82">
            <w:pPr>
              <w:widowControl/>
              <w:spacing w:before="20" w:after="20"/>
              <w:ind w:firstLine="0"/>
              <w:jc w:val="left"/>
              <w:rPr>
                <w:sz w:val="24"/>
              </w:rPr>
            </w:pPr>
            <w:r w:rsidRPr="00171262">
              <w:rPr>
                <w:sz w:val="26"/>
                <w:szCs w:val="26"/>
              </w:rPr>
              <w:t>Khoán văn phòng phẩm phục vụ đào tạo, sát hạch A</w:t>
            </w:r>
          </w:p>
        </w:tc>
        <w:tc>
          <w:tcPr>
            <w:tcW w:w="1776" w:type="dxa"/>
            <w:tcBorders>
              <w:top w:val="nil"/>
              <w:left w:val="nil"/>
              <w:bottom w:val="single" w:sz="4" w:space="0" w:color="auto"/>
              <w:right w:val="single" w:sz="4" w:space="0" w:color="auto"/>
            </w:tcBorders>
            <w:shd w:val="clear" w:color="auto" w:fill="auto"/>
            <w:noWrap/>
            <w:vAlign w:val="center"/>
            <w:hideMark/>
          </w:tcPr>
          <w:p w14:paraId="58AD9D3A" w14:textId="728C3EA7" w:rsidR="00161B82" w:rsidRPr="00171262" w:rsidRDefault="00161B82" w:rsidP="00161B82">
            <w:pPr>
              <w:widowControl/>
              <w:spacing w:before="20" w:after="20"/>
              <w:ind w:firstLine="0"/>
              <w:jc w:val="right"/>
              <w:rPr>
                <w:sz w:val="24"/>
              </w:rPr>
            </w:pPr>
            <w:r w:rsidRPr="00171262">
              <w:rPr>
                <w:sz w:val="26"/>
                <w:szCs w:val="26"/>
              </w:rPr>
              <w:t>5,90</w:t>
            </w:r>
          </w:p>
        </w:tc>
        <w:tc>
          <w:tcPr>
            <w:tcW w:w="1600" w:type="dxa"/>
            <w:tcBorders>
              <w:top w:val="nil"/>
              <w:left w:val="nil"/>
              <w:bottom w:val="single" w:sz="4" w:space="0" w:color="auto"/>
              <w:right w:val="single" w:sz="4" w:space="0" w:color="auto"/>
            </w:tcBorders>
            <w:shd w:val="clear" w:color="auto" w:fill="auto"/>
            <w:noWrap/>
            <w:vAlign w:val="center"/>
            <w:hideMark/>
          </w:tcPr>
          <w:p w14:paraId="1775A0CD" w14:textId="094C8C6D" w:rsidR="00161B82" w:rsidRPr="00171262" w:rsidRDefault="00161B82" w:rsidP="00161B82">
            <w:pPr>
              <w:widowControl/>
              <w:spacing w:before="20" w:after="20"/>
              <w:ind w:firstLine="0"/>
              <w:jc w:val="right"/>
              <w:rPr>
                <w:sz w:val="24"/>
              </w:rPr>
            </w:pPr>
            <w:r w:rsidRPr="00171262">
              <w:rPr>
                <w:sz w:val="26"/>
                <w:szCs w:val="26"/>
              </w:rPr>
              <w:t>16,79</w:t>
            </w:r>
          </w:p>
        </w:tc>
        <w:tc>
          <w:tcPr>
            <w:tcW w:w="1640" w:type="dxa"/>
            <w:tcBorders>
              <w:top w:val="nil"/>
              <w:left w:val="nil"/>
              <w:bottom w:val="single" w:sz="4" w:space="0" w:color="auto"/>
              <w:right w:val="single" w:sz="4" w:space="0" w:color="auto"/>
            </w:tcBorders>
            <w:shd w:val="clear" w:color="auto" w:fill="auto"/>
            <w:noWrap/>
            <w:vAlign w:val="center"/>
            <w:hideMark/>
          </w:tcPr>
          <w:p w14:paraId="16A68D13" w14:textId="5EDD8C3F" w:rsidR="00161B82" w:rsidRPr="00171262" w:rsidRDefault="00161B82" w:rsidP="00161B82">
            <w:pPr>
              <w:widowControl/>
              <w:spacing w:before="20" w:after="20"/>
              <w:ind w:firstLine="0"/>
              <w:jc w:val="right"/>
              <w:rPr>
                <w:sz w:val="24"/>
              </w:rPr>
            </w:pPr>
            <w:r w:rsidRPr="00171262">
              <w:rPr>
                <w:sz w:val="26"/>
                <w:szCs w:val="26"/>
              </w:rPr>
              <w:t>20,16</w:t>
            </w:r>
          </w:p>
        </w:tc>
        <w:tc>
          <w:tcPr>
            <w:tcW w:w="1600" w:type="dxa"/>
            <w:tcBorders>
              <w:top w:val="nil"/>
              <w:left w:val="nil"/>
              <w:bottom w:val="single" w:sz="4" w:space="0" w:color="auto"/>
              <w:right w:val="single" w:sz="4" w:space="0" w:color="auto"/>
            </w:tcBorders>
            <w:shd w:val="clear" w:color="auto" w:fill="auto"/>
            <w:noWrap/>
            <w:vAlign w:val="center"/>
            <w:hideMark/>
          </w:tcPr>
          <w:p w14:paraId="0E7ED903" w14:textId="745A2ED1" w:rsidR="00161B82" w:rsidRPr="00171262" w:rsidRDefault="00161B82" w:rsidP="00161B82">
            <w:pPr>
              <w:widowControl/>
              <w:spacing w:before="20" w:after="20"/>
              <w:ind w:firstLine="0"/>
              <w:jc w:val="right"/>
              <w:rPr>
                <w:sz w:val="24"/>
              </w:rPr>
            </w:pPr>
            <w:r w:rsidRPr="00171262">
              <w:rPr>
                <w:sz w:val="26"/>
                <w:szCs w:val="26"/>
              </w:rPr>
              <w:t>24,41</w:t>
            </w:r>
          </w:p>
        </w:tc>
        <w:tc>
          <w:tcPr>
            <w:tcW w:w="1940" w:type="dxa"/>
            <w:tcBorders>
              <w:top w:val="nil"/>
              <w:left w:val="nil"/>
              <w:bottom w:val="single" w:sz="4" w:space="0" w:color="auto"/>
              <w:right w:val="single" w:sz="4" w:space="0" w:color="auto"/>
            </w:tcBorders>
            <w:shd w:val="clear" w:color="auto" w:fill="auto"/>
            <w:noWrap/>
            <w:vAlign w:val="center"/>
            <w:hideMark/>
          </w:tcPr>
          <w:p w14:paraId="33580A07" w14:textId="42C2F146" w:rsidR="00161B82" w:rsidRPr="00171262" w:rsidRDefault="00161B82" w:rsidP="00161B82">
            <w:pPr>
              <w:widowControl/>
              <w:spacing w:before="20" w:after="20"/>
              <w:ind w:firstLine="0"/>
              <w:jc w:val="right"/>
              <w:rPr>
                <w:sz w:val="24"/>
              </w:rPr>
            </w:pPr>
            <w:r w:rsidRPr="00171262">
              <w:rPr>
                <w:sz w:val="26"/>
                <w:szCs w:val="26"/>
              </w:rPr>
              <w:t>29,32</w:t>
            </w:r>
          </w:p>
        </w:tc>
      </w:tr>
      <w:tr w:rsidR="00161B82" w:rsidRPr="00171262" w14:paraId="4B226A3B" w14:textId="77777777" w:rsidTr="00161B82">
        <w:trPr>
          <w:cantSplit/>
          <w:trHeight w:val="660"/>
        </w:trPr>
        <w:tc>
          <w:tcPr>
            <w:tcW w:w="537" w:type="dxa"/>
            <w:tcBorders>
              <w:top w:val="nil"/>
              <w:left w:val="single" w:sz="4" w:space="0" w:color="auto"/>
              <w:bottom w:val="nil"/>
              <w:right w:val="single" w:sz="4" w:space="0" w:color="auto"/>
            </w:tcBorders>
            <w:shd w:val="clear" w:color="auto" w:fill="auto"/>
            <w:noWrap/>
            <w:vAlign w:val="center"/>
            <w:hideMark/>
          </w:tcPr>
          <w:p w14:paraId="43E7F39F" w14:textId="4BAEF341" w:rsidR="00161B82" w:rsidRPr="00171262" w:rsidRDefault="00161B82" w:rsidP="00161B82">
            <w:pPr>
              <w:widowControl/>
              <w:spacing w:before="20" w:after="20"/>
              <w:ind w:firstLine="0"/>
              <w:jc w:val="right"/>
              <w:rPr>
                <w:sz w:val="24"/>
              </w:rPr>
            </w:pPr>
            <w:r w:rsidRPr="00171262">
              <w:rPr>
                <w:sz w:val="26"/>
                <w:szCs w:val="26"/>
              </w:rPr>
              <w:t>9</w:t>
            </w:r>
          </w:p>
        </w:tc>
        <w:tc>
          <w:tcPr>
            <w:tcW w:w="5695" w:type="dxa"/>
            <w:tcBorders>
              <w:top w:val="nil"/>
              <w:left w:val="nil"/>
              <w:bottom w:val="single" w:sz="4" w:space="0" w:color="auto"/>
              <w:right w:val="single" w:sz="4" w:space="0" w:color="auto"/>
            </w:tcBorders>
            <w:shd w:val="clear" w:color="auto" w:fill="auto"/>
            <w:vAlign w:val="center"/>
            <w:hideMark/>
          </w:tcPr>
          <w:p w14:paraId="3479E491" w14:textId="11B6E2E0" w:rsidR="00161B82" w:rsidRPr="00171262" w:rsidRDefault="00161B82" w:rsidP="00161B82">
            <w:pPr>
              <w:widowControl/>
              <w:spacing w:before="20" w:after="20"/>
              <w:ind w:firstLine="0"/>
              <w:jc w:val="left"/>
              <w:rPr>
                <w:sz w:val="24"/>
              </w:rPr>
            </w:pPr>
            <w:r w:rsidRPr="00171262">
              <w:rPr>
                <w:sz w:val="26"/>
                <w:szCs w:val="26"/>
              </w:rPr>
              <w:t>Chi phí lương cho bộ phận quản lý (15% lương TT)</w:t>
            </w:r>
          </w:p>
        </w:tc>
        <w:tc>
          <w:tcPr>
            <w:tcW w:w="1776" w:type="dxa"/>
            <w:tcBorders>
              <w:top w:val="nil"/>
              <w:left w:val="nil"/>
              <w:bottom w:val="single" w:sz="4" w:space="0" w:color="auto"/>
              <w:right w:val="single" w:sz="4" w:space="0" w:color="auto"/>
            </w:tcBorders>
            <w:shd w:val="clear" w:color="auto" w:fill="auto"/>
            <w:noWrap/>
            <w:vAlign w:val="center"/>
            <w:hideMark/>
          </w:tcPr>
          <w:p w14:paraId="4342654B" w14:textId="58B3D989" w:rsidR="00161B82" w:rsidRPr="00171262" w:rsidRDefault="00161B82" w:rsidP="00161B82">
            <w:pPr>
              <w:widowControl/>
              <w:spacing w:before="20" w:after="20"/>
              <w:ind w:firstLine="0"/>
              <w:jc w:val="right"/>
              <w:rPr>
                <w:sz w:val="24"/>
              </w:rPr>
            </w:pPr>
            <w:r w:rsidRPr="00171262">
              <w:rPr>
                <w:sz w:val="26"/>
                <w:szCs w:val="26"/>
              </w:rPr>
              <w:t>19,05</w:t>
            </w:r>
          </w:p>
        </w:tc>
        <w:tc>
          <w:tcPr>
            <w:tcW w:w="1600" w:type="dxa"/>
            <w:tcBorders>
              <w:top w:val="nil"/>
              <w:left w:val="nil"/>
              <w:bottom w:val="single" w:sz="4" w:space="0" w:color="auto"/>
              <w:right w:val="single" w:sz="4" w:space="0" w:color="auto"/>
            </w:tcBorders>
            <w:shd w:val="clear" w:color="auto" w:fill="auto"/>
            <w:noWrap/>
            <w:vAlign w:val="center"/>
            <w:hideMark/>
          </w:tcPr>
          <w:p w14:paraId="6534C72F" w14:textId="06AD2F7F" w:rsidR="00161B82" w:rsidRPr="00171262" w:rsidRDefault="00161B82" w:rsidP="00161B82">
            <w:pPr>
              <w:widowControl/>
              <w:spacing w:before="20" w:after="20"/>
              <w:ind w:firstLine="0"/>
              <w:jc w:val="right"/>
              <w:rPr>
                <w:sz w:val="24"/>
              </w:rPr>
            </w:pPr>
            <w:r w:rsidRPr="00171262">
              <w:rPr>
                <w:sz w:val="26"/>
                <w:szCs w:val="26"/>
              </w:rPr>
              <w:t>54,51</w:t>
            </w:r>
          </w:p>
        </w:tc>
        <w:tc>
          <w:tcPr>
            <w:tcW w:w="1640" w:type="dxa"/>
            <w:tcBorders>
              <w:top w:val="nil"/>
              <w:left w:val="nil"/>
              <w:bottom w:val="single" w:sz="4" w:space="0" w:color="auto"/>
              <w:right w:val="single" w:sz="4" w:space="0" w:color="auto"/>
            </w:tcBorders>
            <w:shd w:val="clear" w:color="auto" w:fill="auto"/>
            <w:noWrap/>
            <w:vAlign w:val="center"/>
            <w:hideMark/>
          </w:tcPr>
          <w:p w14:paraId="34CA4738" w14:textId="18BCAFD5" w:rsidR="00161B82" w:rsidRPr="00171262" w:rsidRDefault="00161B82" w:rsidP="00161B82">
            <w:pPr>
              <w:widowControl/>
              <w:spacing w:before="20" w:after="20"/>
              <w:ind w:firstLine="0"/>
              <w:jc w:val="right"/>
              <w:rPr>
                <w:sz w:val="24"/>
              </w:rPr>
            </w:pPr>
            <w:r w:rsidRPr="00171262">
              <w:rPr>
                <w:sz w:val="26"/>
                <w:szCs w:val="26"/>
              </w:rPr>
              <w:t>65,81</w:t>
            </w:r>
          </w:p>
        </w:tc>
        <w:tc>
          <w:tcPr>
            <w:tcW w:w="1600" w:type="dxa"/>
            <w:tcBorders>
              <w:top w:val="nil"/>
              <w:left w:val="nil"/>
              <w:bottom w:val="single" w:sz="4" w:space="0" w:color="auto"/>
              <w:right w:val="single" w:sz="4" w:space="0" w:color="auto"/>
            </w:tcBorders>
            <w:shd w:val="clear" w:color="auto" w:fill="auto"/>
            <w:noWrap/>
            <w:vAlign w:val="center"/>
            <w:hideMark/>
          </w:tcPr>
          <w:p w14:paraId="4F1AED75" w14:textId="19B23A2D" w:rsidR="00161B82" w:rsidRPr="00171262" w:rsidRDefault="00161B82" w:rsidP="00161B82">
            <w:pPr>
              <w:widowControl/>
              <w:spacing w:before="20" w:after="20"/>
              <w:ind w:firstLine="0"/>
              <w:jc w:val="right"/>
              <w:rPr>
                <w:sz w:val="24"/>
              </w:rPr>
            </w:pPr>
            <w:r w:rsidRPr="00171262">
              <w:rPr>
                <w:sz w:val="26"/>
                <w:szCs w:val="26"/>
              </w:rPr>
              <w:t>80,10</w:t>
            </w:r>
          </w:p>
        </w:tc>
        <w:tc>
          <w:tcPr>
            <w:tcW w:w="1940" w:type="dxa"/>
            <w:tcBorders>
              <w:top w:val="nil"/>
              <w:left w:val="nil"/>
              <w:bottom w:val="single" w:sz="4" w:space="0" w:color="auto"/>
              <w:right w:val="single" w:sz="4" w:space="0" w:color="auto"/>
            </w:tcBorders>
            <w:shd w:val="clear" w:color="auto" w:fill="auto"/>
            <w:noWrap/>
            <w:vAlign w:val="center"/>
            <w:hideMark/>
          </w:tcPr>
          <w:p w14:paraId="57149198" w14:textId="656E81E0" w:rsidR="00161B82" w:rsidRPr="00171262" w:rsidRDefault="00161B82" w:rsidP="00161B82">
            <w:pPr>
              <w:widowControl/>
              <w:spacing w:before="20" w:after="20"/>
              <w:ind w:firstLine="0"/>
              <w:jc w:val="right"/>
              <w:rPr>
                <w:sz w:val="24"/>
              </w:rPr>
            </w:pPr>
            <w:r w:rsidRPr="00171262">
              <w:rPr>
                <w:sz w:val="26"/>
                <w:szCs w:val="26"/>
              </w:rPr>
              <w:t>96,71</w:t>
            </w:r>
          </w:p>
        </w:tc>
      </w:tr>
      <w:tr w:rsidR="00161B82" w:rsidRPr="00171262" w14:paraId="569DEE87" w14:textId="77777777" w:rsidTr="00161B82">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523680" w14:textId="5B794AAF" w:rsidR="00161B82" w:rsidRPr="00171262" w:rsidRDefault="00161B82" w:rsidP="00161B82">
            <w:pPr>
              <w:widowControl/>
              <w:spacing w:before="20" w:after="20"/>
              <w:ind w:firstLine="0"/>
              <w:jc w:val="right"/>
              <w:rPr>
                <w:sz w:val="24"/>
              </w:rPr>
            </w:pPr>
            <w:r w:rsidRPr="00171262">
              <w:rPr>
                <w:sz w:val="26"/>
                <w:szCs w:val="26"/>
              </w:rPr>
              <w:t>10</w:t>
            </w:r>
          </w:p>
        </w:tc>
        <w:tc>
          <w:tcPr>
            <w:tcW w:w="5695" w:type="dxa"/>
            <w:tcBorders>
              <w:top w:val="nil"/>
              <w:left w:val="nil"/>
              <w:bottom w:val="single" w:sz="4" w:space="0" w:color="auto"/>
              <w:right w:val="single" w:sz="4" w:space="0" w:color="auto"/>
            </w:tcBorders>
            <w:shd w:val="clear" w:color="auto" w:fill="auto"/>
            <w:vAlign w:val="center"/>
            <w:hideMark/>
          </w:tcPr>
          <w:p w14:paraId="2701708B" w14:textId="57331362" w:rsidR="00161B82" w:rsidRPr="00171262" w:rsidRDefault="00161B82" w:rsidP="00161B82">
            <w:pPr>
              <w:widowControl/>
              <w:spacing w:before="20" w:after="20"/>
              <w:ind w:firstLine="0"/>
              <w:jc w:val="left"/>
              <w:rPr>
                <w:sz w:val="24"/>
              </w:rPr>
            </w:pPr>
            <w:r w:rsidRPr="00171262">
              <w:rPr>
                <w:sz w:val="26"/>
                <w:szCs w:val="26"/>
              </w:rPr>
              <w:t>Chi phí quản lý chung đào tạo, sát hạch mô tô (10%)</w:t>
            </w:r>
          </w:p>
        </w:tc>
        <w:tc>
          <w:tcPr>
            <w:tcW w:w="1776" w:type="dxa"/>
            <w:tcBorders>
              <w:top w:val="nil"/>
              <w:left w:val="nil"/>
              <w:bottom w:val="single" w:sz="4" w:space="0" w:color="auto"/>
              <w:right w:val="single" w:sz="4" w:space="0" w:color="auto"/>
            </w:tcBorders>
            <w:shd w:val="clear" w:color="auto" w:fill="auto"/>
            <w:noWrap/>
            <w:vAlign w:val="center"/>
            <w:hideMark/>
          </w:tcPr>
          <w:p w14:paraId="7D474622" w14:textId="3D03BCA1" w:rsidR="00161B82" w:rsidRPr="00171262" w:rsidRDefault="00161B82" w:rsidP="00161B82">
            <w:pPr>
              <w:widowControl/>
              <w:spacing w:before="20" w:after="20"/>
              <w:ind w:firstLine="0"/>
              <w:jc w:val="right"/>
              <w:rPr>
                <w:sz w:val="24"/>
              </w:rPr>
            </w:pPr>
            <w:r w:rsidRPr="00171262">
              <w:rPr>
                <w:sz w:val="26"/>
                <w:szCs w:val="26"/>
              </w:rPr>
              <w:t>54,62</w:t>
            </w:r>
          </w:p>
        </w:tc>
        <w:tc>
          <w:tcPr>
            <w:tcW w:w="1600" w:type="dxa"/>
            <w:tcBorders>
              <w:top w:val="nil"/>
              <w:left w:val="nil"/>
              <w:bottom w:val="single" w:sz="4" w:space="0" w:color="auto"/>
              <w:right w:val="single" w:sz="4" w:space="0" w:color="auto"/>
            </w:tcBorders>
            <w:shd w:val="clear" w:color="auto" w:fill="auto"/>
            <w:noWrap/>
            <w:vAlign w:val="center"/>
            <w:hideMark/>
          </w:tcPr>
          <w:p w14:paraId="325A7BB1" w14:textId="53684DBF" w:rsidR="00161B82" w:rsidRPr="00171262" w:rsidRDefault="00161B82" w:rsidP="00161B82">
            <w:pPr>
              <w:widowControl/>
              <w:spacing w:before="20" w:after="20"/>
              <w:ind w:firstLine="0"/>
              <w:jc w:val="right"/>
              <w:rPr>
                <w:sz w:val="24"/>
              </w:rPr>
            </w:pPr>
            <w:r w:rsidRPr="00171262">
              <w:rPr>
                <w:sz w:val="26"/>
                <w:szCs w:val="26"/>
              </w:rPr>
              <w:t>156,16</w:t>
            </w:r>
          </w:p>
        </w:tc>
        <w:tc>
          <w:tcPr>
            <w:tcW w:w="1640" w:type="dxa"/>
            <w:tcBorders>
              <w:top w:val="nil"/>
              <w:left w:val="nil"/>
              <w:bottom w:val="single" w:sz="4" w:space="0" w:color="auto"/>
              <w:right w:val="single" w:sz="4" w:space="0" w:color="auto"/>
            </w:tcBorders>
            <w:shd w:val="clear" w:color="auto" w:fill="auto"/>
            <w:noWrap/>
            <w:vAlign w:val="center"/>
            <w:hideMark/>
          </w:tcPr>
          <w:p w14:paraId="5447FA29" w14:textId="3F8227C7" w:rsidR="00161B82" w:rsidRPr="00171262" w:rsidRDefault="00161B82" w:rsidP="00161B82">
            <w:pPr>
              <w:widowControl/>
              <w:spacing w:before="20" w:after="20"/>
              <w:ind w:firstLine="0"/>
              <w:jc w:val="right"/>
              <w:rPr>
                <w:sz w:val="24"/>
              </w:rPr>
            </w:pPr>
            <w:r w:rsidRPr="00171262">
              <w:rPr>
                <w:sz w:val="26"/>
                <w:szCs w:val="26"/>
              </w:rPr>
              <w:t>188,46</w:t>
            </w:r>
          </w:p>
        </w:tc>
        <w:tc>
          <w:tcPr>
            <w:tcW w:w="1600" w:type="dxa"/>
            <w:tcBorders>
              <w:top w:val="nil"/>
              <w:left w:val="nil"/>
              <w:bottom w:val="single" w:sz="4" w:space="0" w:color="auto"/>
              <w:right w:val="single" w:sz="4" w:space="0" w:color="auto"/>
            </w:tcBorders>
            <w:shd w:val="clear" w:color="auto" w:fill="auto"/>
            <w:noWrap/>
            <w:vAlign w:val="center"/>
            <w:hideMark/>
          </w:tcPr>
          <w:p w14:paraId="6854CDF6" w14:textId="7F3CD3D5" w:rsidR="00161B82" w:rsidRPr="00171262" w:rsidRDefault="00161B82" w:rsidP="00161B82">
            <w:pPr>
              <w:widowControl/>
              <w:spacing w:before="20" w:after="20"/>
              <w:ind w:firstLine="0"/>
              <w:jc w:val="right"/>
              <w:rPr>
                <w:sz w:val="24"/>
              </w:rPr>
            </w:pPr>
            <w:r w:rsidRPr="00171262">
              <w:rPr>
                <w:sz w:val="26"/>
                <w:szCs w:val="26"/>
              </w:rPr>
              <w:t>229,33</w:t>
            </w:r>
          </w:p>
        </w:tc>
        <w:tc>
          <w:tcPr>
            <w:tcW w:w="1940" w:type="dxa"/>
            <w:tcBorders>
              <w:top w:val="nil"/>
              <w:left w:val="nil"/>
              <w:bottom w:val="single" w:sz="4" w:space="0" w:color="auto"/>
              <w:right w:val="single" w:sz="4" w:space="0" w:color="auto"/>
            </w:tcBorders>
            <w:shd w:val="clear" w:color="auto" w:fill="auto"/>
            <w:noWrap/>
            <w:vAlign w:val="center"/>
            <w:hideMark/>
          </w:tcPr>
          <w:p w14:paraId="186E32C2" w14:textId="5B978AB6" w:rsidR="00161B82" w:rsidRPr="00171262" w:rsidRDefault="00161B82" w:rsidP="00161B82">
            <w:pPr>
              <w:widowControl/>
              <w:spacing w:before="20" w:after="20"/>
              <w:ind w:firstLine="0"/>
              <w:jc w:val="right"/>
              <w:rPr>
                <w:sz w:val="24"/>
              </w:rPr>
            </w:pPr>
            <w:r w:rsidRPr="00171262">
              <w:rPr>
                <w:sz w:val="26"/>
                <w:szCs w:val="26"/>
              </w:rPr>
              <w:t>276,83</w:t>
            </w:r>
          </w:p>
        </w:tc>
      </w:tr>
      <w:tr w:rsidR="00161B82" w:rsidRPr="00171262" w14:paraId="52C37ECB"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03D497C6" w14:textId="5FB15D87" w:rsidR="00161B82" w:rsidRPr="00171262" w:rsidRDefault="00161B82" w:rsidP="00161B82">
            <w:pPr>
              <w:widowControl/>
              <w:spacing w:before="20" w:after="20"/>
              <w:ind w:firstLine="0"/>
              <w:jc w:val="right"/>
              <w:rPr>
                <w:sz w:val="24"/>
              </w:rPr>
            </w:pPr>
            <w:r w:rsidRPr="00171262">
              <w:rPr>
                <w:sz w:val="26"/>
                <w:szCs w:val="26"/>
              </w:rPr>
              <w:t>11</w:t>
            </w:r>
          </w:p>
        </w:tc>
        <w:tc>
          <w:tcPr>
            <w:tcW w:w="5695" w:type="dxa"/>
            <w:tcBorders>
              <w:top w:val="nil"/>
              <w:left w:val="nil"/>
              <w:bottom w:val="single" w:sz="4" w:space="0" w:color="auto"/>
              <w:right w:val="single" w:sz="4" w:space="0" w:color="auto"/>
            </w:tcBorders>
            <w:shd w:val="clear" w:color="auto" w:fill="auto"/>
            <w:vAlign w:val="center"/>
            <w:hideMark/>
          </w:tcPr>
          <w:p w14:paraId="0DCF3B88" w14:textId="325DF616" w:rsidR="00161B82" w:rsidRPr="00171262" w:rsidRDefault="00161B82" w:rsidP="00161B82">
            <w:pPr>
              <w:widowControl/>
              <w:spacing w:before="20" w:after="20"/>
              <w:ind w:firstLine="0"/>
              <w:jc w:val="left"/>
              <w:rPr>
                <w:sz w:val="24"/>
              </w:rPr>
            </w:pPr>
            <w:del w:id="1033" w:author="Chốt nội dung mục 3.2, 23/10/2026 (Claude)" w:date="2026-10-23T15:39:02Z">
              <w:r w:rsidRPr="00171262">
                <w:rPr>
                  <w:sz w:val="26"/>
                  <w:szCs w:val="26"/>
                </w:rPr>
                <w:delText>Đào tạo bồi dưỡng (2027:09GV)</w:delText>
              </w:r>
            </w:del>
            <w:ins w:id="1034" w:author="Chốt nội dung mục 3.2, 23/10/2026 (Claude)" w:date="2026-10-23T15:39:02Z">
              <w:r w:rsidRPr="00171262">
                <w:rPr>
                  <w:sz w:val="26"/>
                  <w:szCs w:val="26"/>
                </w:rPr>
                <w:t xml:space="preserve">Đào tạo bồi dưỡng (năm 2026 chi 61,2 triệu đồng, tính vào vốn ban đầu)</w:t>
              </w:r>
            </w:ins>
          </w:p>
        </w:tc>
        <w:tc>
          <w:tcPr>
            <w:tcW w:w="1776" w:type="dxa"/>
            <w:tcBorders>
              <w:top w:val="nil"/>
              <w:left w:val="nil"/>
              <w:bottom w:val="single" w:sz="4" w:space="0" w:color="auto"/>
              <w:right w:val="single" w:sz="4" w:space="0" w:color="auto"/>
            </w:tcBorders>
            <w:shd w:val="clear" w:color="auto" w:fill="auto"/>
            <w:noWrap/>
            <w:vAlign w:val="center"/>
            <w:hideMark/>
          </w:tcPr>
          <w:p w14:paraId="622B9783" w14:textId="59B66F00" w:rsidR="00161B82" w:rsidRPr="00171262" w:rsidRDefault="00161B82" w:rsidP="00161B82">
            <w:pPr>
              <w:widowControl/>
              <w:spacing w:before="20" w:after="20"/>
              <w:ind w:firstLine="0"/>
              <w:jc w:val="right"/>
              <w:rPr>
                <w:sz w:val="24"/>
              </w:rPr>
            </w:pPr>
            <w:del w:id="1035" w:author="Chốt nội dung mục 3.2, 23/10/2026 (Claude)" w:date="2026-10-23T15:39:02Z">
              <w:r w:rsidRPr="00171262">
                <w:rPr>
                  <w:sz w:val="26"/>
                  <w:szCs w:val="26"/>
                </w:rPr>
                <w:delText>61,20</w:delText>
              </w:r>
            </w:del>
            <w:ins w:id="1036" w:author="Chốt nội dung mục 3.2, 23/10/2026 (Claude)" w:date="2026-10-23T15:39:02Z">
              <w:r w:rsidRPr="00171262">
                <w:rPr>
                  <w:sz w:val="26"/>
                  <w:szCs w:val="26"/>
                </w:rPr>
                <w:t xml:space="preserve">0,00</w:t>
              </w:r>
            </w:ins>
          </w:p>
        </w:tc>
        <w:tc>
          <w:tcPr>
            <w:tcW w:w="1600" w:type="dxa"/>
            <w:tcBorders>
              <w:top w:val="nil"/>
              <w:left w:val="nil"/>
              <w:bottom w:val="single" w:sz="4" w:space="0" w:color="auto"/>
              <w:right w:val="single" w:sz="4" w:space="0" w:color="auto"/>
            </w:tcBorders>
            <w:shd w:val="clear" w:color="auto" w:fill="auto"/>
            <w:noWrap/>
            <w:vAlign w:val="center"/>
            <w:hideMark/>
          </w:tcPr>
          <w:p w14:paraId="3D6064E4" w14:textId="46CD3801" w:rsidR="00161B82" w:rsidRPr="00171262" w:rsidRDefault="00161B82" w:rsidP="00161B82">
            <w:pPr>
              <w:widowControl/>
              <w:spacing w:before="20" w:after="20"/>
              <w:ind w:firstLine="0"/>
              <w:jc w:val="right"/>
              <w:rPr>
                <w:sz w:val="24"/>
              </w:rPr>
            </w:pPr>
            <w:r w:rsidRPr="00171262">
              <w:rPr>
                <w:sz w:val="26"/>
                <w:szCs w:val="26"/>
              </w:rPr>
              <w:t>7,00</w:t>
            </w:r>
          </w:p>
        </w:tc>
        <w:tc>
          <w:tcPr>
            <w:tcW w:w="1640" w:type="dxa"/>
            <w:tcBorders>
              <w:top w:val="nil"/>
              <w:left w:val="nil"/>
              <w:bottom w:val="single" w:sz="4" w:space="0" w:color="auto"/>
              <w:right w:val="single" w:sz="4" w:space="0" w:color="auto"/>
            </w:tcBorders>
            <w:shd w:val="clear" w:color="auto" w:fill="auto"/>
            <w:noWrap/>
            <w:vAlign w:val="center"/>
            <w:hideMark/>
          </w:tcPr>
          <w:p w14:paraId="360B52AC" w14:textId="49EA5282" w:rsidR="00161B82" w:rsidRPr="00171262" w:rsidRDefault="00161B82" w:rsidP="00161B82">
            <w:pPr>
              <w:widowControl/>
              <w:spacing w:before="20" w:after="20"/>
              <w:ind w:firstLine="0"/>
              <w:jc w:val="right"/>
              <w:rPr>
                <w:sz w:val="24"/>
              </w:rPr>
            </w:pPr>
            <w:r w:rsidRPr="00171262">
              <w:rPr>
                <w:sz w:val="26"/>
                <w:szCs w:val="26"/>
              </w:rPr>
              <w:t>7,00</w:t>
            </w:r>
          </w:p>
        </w:tc>
        <w:tc>
          <w:tcPr>
            <w:tcW w:w="1600" w:type="dxa"/>
            <w:tcBorders>
              <w:top w:val="nil"/>
              <w:left w:val="nil"/>
              <w:bottom w:val="single" w:sz="4" w:space="0" w:color="auto"/>
              <w:right w:val="single" w:sz="4" w:space="0" w:color="auto"/>
            </w:tcBorders>
            <w:shd w:val="clear" w:color="auto" w:fill="auto"/>
            <w:noWrap/>
            <w:vAlign w:val="center"/>
            <w:hideMark/>
          </w:tcPr>
          <w:p w14:paraId="6B6F7423" w14:textId="3D6C1E64" w:rsidR="00161B82" w:rsidRPr="00171262" w:rsidRDefault="00161B82" w:rsidP="00161B82">
            <w:pPr>
              <w:widowControl/>
              <w:spacing w:before="20" w:after="20"/>
              <w:ind w:firstLine="0"/>
              <w:jc w:val="right"/>
              <w:rPr>
                <w:sz w:val="24"/>
              </w:rPr>
            </w:pPr>
            <w:r w:rsidRPr="00171262">
              <w:rPr>
                <w:sz w:val="26"/>
                <w:szCs w:val="26"/>
              </w:rPr>
              <w:t>7,00</w:t>
            </w:r>
          </w:p>
        </w:tc>
        <w:tc>
          <w:tcPr>
            <w:tcW w:w="1940" w:type="dxa"/>
            <w:tcBorders>
              <w:top w:val="nil"/>
              <w:left w:val="nil"/>
              <w:bottom w:val="single" w:sz="4" w:space="0" w:color="auto"/>
              <w:right w:val="single" w:sz="4" w:space="0" w:color="auto"/>
            </w:tcBorders>
            <w:shd w:val="clear" w:color="auto" w:fill="auto"/>
            <w:noWrap/>
            <w:vAlign w:val="center"/>
            <w:hideMark/>
          </w:tcPr>
          <w:p w14:paraId="2DC752E2" w14:textId="77D6C202" w:rsidR="00161B82" w:rsidRPr="00171262" w:rsidRDefault="00161B82" w:rsidP="00161B82">
            <w:pPr>
              <w:widowControl/>
              <w:spacing w:before="20" w:after="20"/>
              <w:ind w:firstLine="0"/>
              <w:jc w:val="right"/>
              <w:rPr>
                <w:sz w:val="24"/>
              </w:rPr>
            </w:pPr>
            <w:r w:rsidRPr="00171262">
              <w:rPr>
                <w:sz w:val="26"/>
                <w:szCs w:val="26"/>
              </w:rPr>
              <w:t>7,00</w:t>
            </w:r>
          </w:p>
        </w:tc>
      </w:tr>
      <w:tr w:rsidR="00161B82" w:rsidRPr="00171262" w14:paraId="4D2E21A2"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411A8" w14:textId="04DDC536" w:rsidR="00161B82" w:rsidRPr="00171262" w:rsidRDefault="00161B82" w:rsidP="00161B82">
            <w:pPr>
              <w:widowControl/>
              <w:spacing w:before="20" w:after="20"/>
              <w:ind w:firstLine="0"/>
              <w:jc w:val="right"/>
              <w:rPr>
                <w:sz w:val="24"/>
              </w:rPr>
            </w:pPr>
            <w:r w:rsidRPr="00171262">
              <w:rPr>
                <w:sz w:val="26"/>
                <w:szCs w:val="26"/>
              </w:rPr>
              <w:t>12</w:t>
            </w:r>
          </w:p>
        </w:tc>
        <w:tc>
          <w:tcPr>
            <w:tcW w:w="5695" w:type="dxa"/>
            <w:tcBorders>
              <w:top w:val="nil"/>
              <w:left w:val="nil"/>
              <w:bottom w:val="single" w:sz="4" w:space="0" w:color="auto"/>
              <w:right w:val="single" w:sz="4" w:space="0" w:color="auto"/>
            </w:tcBorders>
            <w:shd w:val="clear" w:color="auto" w:fill="auto"/>
            <w:vAlign w:val="center"/>
            <w:hideMark/>
          </w:tcPr>
          <w:p w14:paraId="388620B0" w14:textId="4AE34D1B" w:rsidR="00161B82" w:rsidRPr="00171262" w:rsidRDefault="00161B82" w:rsidP="00161B82">
            <w:pPr>
              <w:widowControl/>
              <w:spacing w:before="20" w:after="20"/>
              <w:ind w:firstLine="0"/>
              <w:jc w:val="left"/>
              <w:rPr>
                <w:sz w:val="24"/>
              </w:rPr>
            </w:pPr>
            <w:r w:rsidRPr="00171262">
              <w:rPr>
                <w:sz w:val="26"/>
                <w:szCs w:val="26"/>
              </w:rPr>
              <w:t>Chi phí hoạt động (điện, nước…)</w:t>
            </w:r>
          </w:p>
        </w:tc>
        <w:tc>
          <w:tcPr>
            <w:tcW w:w="1776" w:type="dxa"/>
            <w:tcBorders>
              <w:top w:val="nil"/>
              <w:left w:val="nil"/>
              <w:bottom w:val="single" w:sz="4" w:space="0" w:color="auto"/>
              <w:right w:val="single" w:sz="4" w:space="0" w:color="auto"/>
            </w:tcBorders>
            <w:shd w:val="clear" w:color="auto" w:fill="auto"/>
            <w:noWrap/>
            <w:vAlign w:val="center"/>
            <w:hideMark/>
          </w:tcPr>
          <w:p w14:paraId="0CA0E4CB" w14:textId="637B6962" w:rsidR="00161B82" w:rsidRPr="00171262" w:rsidRDefault="00161B82" w:rsidP="00161B82">
            <w:pPr>
              <w:widowControl/>
              <w:spacing w:before="20" w:after="20"/>
              <w:ind w:firstLine="0"/>
              <w:jc w:val="right"/>
              <w:rPr>
                <w:sz w:val="24"/>
              </w:rPr>
            </w:pPr>
            <w:r w:rsidRPr="00171262">
              <w:rPr>
                <w:sz w:val="26"/>
                <w:szCs w:val="26"/>
              </w:rPr>
              <w:t>5,46</w:t>
            </w:r>
          </w:p>
        </w:tc>
        <w:tc>
          <w:tcPr>
            <w:tcW w:w="1600" w:type="dxa"/>
            <w:tcBorders>
              <w:top w:val="nil"/>
              <w:left w:val="nil"/>
              <w:bottom w:val="single" w:sz="4" w:space="0" w:color="auto"/>
              <w:right w:val="single" w:sz="4" w:space="0" w:color="auto"/>
            </w:tcBorders>
            <w:shd w:val="clear" w:color="auto" w:fill="auto"/>
            <w:noWrap/>
            <w:vAlign w:val="center"/>
            <w:hideMark/>
          </w:tcPr>
          <w:p w14:paraId="137605F5" w14:textId="1086BC01" w:rsidR="00161B82" w:rsidRPr="00171262" w:rsidRDefault="00161B82" w:rsidP="00161B82">
            <w:pPr>
              <w:widowControl/>
              <w:spacing w:before="20" w:after="20"/>
              <w:ind w:firstLine="0"/>
              <w:jc w:val="right"/>
              <w:rPr>
                <w:sz w:val="24"/>
              </w:rPr>
            </w:pPr>
            <w:r w:rsidRPr="00171262">
              <w:rPr>
                <w:sz w:val="26"/>
                <w:szCs w:val="26"/>
              </w:rPr>
              <w:t>15,62</w:t>
            </w:r>
          </w:p>
        </w:tc>
        <w:tc>
          <w:tcPr>
            <w:tcW w:w="1640" w:type="dxa"/>
            <w:tcBorders>
              <w:top w:val="nil"/>
              <w:left w:val="nil"/>
              <w:bottom w:val="single" w:sz="4" w:space="0" w:color="auto"/>
              <w:right w:val="single" w:sz="4" w:space="0" w:color="auto"/>
            </w:tcBorders>
            <w:shd w:val="clear" w:color="auto" w:fill="auto"/>
            <w:noWrap/>
            <w:vAlign w:val="center"/>
            <w:hideMark/>
          </w:tcPr>
          <w:p w14:paraId="31CF430C" w14:textId="60BA1F84" w:rsidR="00161B82" w:rsidRPr="00171262" w:rsidRDefault="00161B82" w:rsidP="00161B82">
            <w:pPr>
              <w:widowControl/>
              <w:spacing w:before="20" w:after="20"/>
              <w:ind w:firstLine="0"/>
              <w:jc w:val="right"/>
              <w:rPr>
                <w:sz w:val="24"/>
              </w:rPr>
            </w:pPr>
            <w:r w:rsidRPr="00171262">
              <w:rPr>
                <w:sz w:val="26"/>
                <w:szCs w:val="26"/>
              </w:rPr>
              <w:t>18,85</w:t>
            </w:r>
          </w:p>
        </w:tc>
        <w:tc>
          <w:tcPr>
            <w:tcW w:w="1600" w:type="dxa"/>
            <w:tcBorders>
              <w:top w:val="nil"/>
              <w:left w:val="nil"/>
              <w:bottom w:val="single" w:sz="4" w:space="0" w:color="auto"/>
              <w:right w:val="single" w:sz="4" w:space="0" w:color="auto"/>
            </w:tcBorders>
            <w:shd w:val="clear" w:color="auto" w:fill="auto"/>
            <w:noWrap/>
            <w:vAlign w:val="center"/>
            <w:hideMark/>
          </w:tcPr>
          <w:p w14:paraId="774C024A" w14:textId="5F57E47E" w:rsidR="00161B82" w:rsidRPr="00171262" w:rsidRDefault="00161B82" w:rsidP="00161B82">
            <w:pPr>
              <w:widowControl/>
              <w:spacing w:before="20" w:after="20"/>
              <w:ind w:firstLine="0"/>
              <w:jc w:val="right"/>
              <w:rPr>
                <w:sz w:val="24"/>
              </w:rPr>
            </w:pPr>
            <w:r w:rsidRPr="00171262">
              <w:rPr>
                <w:sz w:val="26"/>
                <w:szCs w:val="26"/>
              </w:rPr>
              <w:t>22,93</w:t>
            </w:r>
          </w:p>
        </w:tc>
        <w:tc>
          <w:tcPr>
            <w:tcW w:w="1940" w:type="dxa"/>
            <w:tcBorders>
              <w:top w:val="nil"/>
              <w:left w:val="nil"/>
              <w:bottom w:val="single" w:sz="4" w:space="0" w:color="auto"/>
              <w:right w:val="single" w:sz="4" w:space="0" w:color="auto"/>
            </w:tcBorders>
            <w:shd w:val="clear" w:color="auto" w:fill="auto"/>
            <w:noWrap/>
            <w:vAlign w:val="center"/>
            <w:hideMark/>
          </w:tcPr>
          <w:p w14:paraId="3A00D668" w14:textId="49E591EF" w:rsidR="00161B82" w:rsidRPr="00171262" w:rsidRDefault="00161B82" w:rsidP="00161B82">
            <w:pPr>
              <w:widowControl/>
              <w:spacing w:before="20" w:after="20"/>
              <w:ind w:firstLine="0"/>
              <w:jc w:val="right"/>
              <w:rPr>
                <w:sz w:val="24"/>
              </w:rPr>
            </w:pPr>
            <w:r w:rsidRPr="00171262">
              <w:rPr>
                <w:sz w:val="26"/>
                <w:szCs w:val="26"/>
              </w:rPr>
              <w:t>27,68</w:t>
            </w:r>
          </w:p>
        </w:tc>
      </w:tr>
      <w:tr w:rsidR="00161B82" w:rsidRPr="00171262" w14:paraId="0877AA92"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CD131F" w14:textId="071C67B4" w:rsidR="00161B82" w:rsidRPr="00171262" w:rsidRDefault="00161B82" w:rsidP="00161B82">
            <w:pPr>
              <w:widowControl/>
              <w:spacing w:before="20" w:after="20"/>
              <w:ind w:firstLine="0"/>
              <w:jc w:val="center"/>
              <w:rPr>
                <w:b/>
                <w:bCs/>
                <w:sz w:val="24"/>
              </w:rPr>
            </w:pPr>
            <w:r w:rsidRPr="00171262">
              <w:rPr>
                <w:b/>
                <w:bCs/>
                <w:sz w:val="26"/>
                <w:szCs w:val="26"/>
              </w:rPr>
              <w:t>C</w:t>
            </w:r>
          </w:p>
        </w:tc>
        <w:tc>
          <w:tcPr>
            <w:tcW w:w="5695" w:type="dxa"/>
            <w:tcBorders>
              <w:top w:val="nil"/>
              <w:left w:val="nil"/>
              <w:bottom w:val="single" w:sz="4" w:space="0" w:color="auto"/>
              <w:right w:val="single" w:sz="4" w:space="0" w:color="auto"/>
            </w:tcBorders>
            <w:shd w:val="clear" w:color="auto" w:fill="auto"/>
            <w:vAlign w:val="center"/>
            <w:hideMark/>
          </w:tcPr>
          <w:p w14:paraId="3F639335" w14:textId="67C30AC0" w:rsidR="00161B82" w:rsidRPr="00171262" w:rsidRDefault="00161B82" w:rsidP="00161B82">
            <w:pPr>
              <w:widowControl/>
              <w:spacing w:before="20" w:after="20"/>
              <w:ind w:firstLine="0"/>
              <w:jc w:val="left"/>
              <w:rPr>
                <w:b/>
                <w:bCs/>
                <w:sz w:val="24"/>
              </w:rPr>
            </w:pPr>
            <w:r w:rsidRPr="00171262">
              <w:rPr>
                <w:b/>
                <w:bCs/>
                <w:sz w:val="26"/>
                <w:szCs w:val="26"/>
              </w:rPr>
              <w:t>Chênh lệch thu - Chi</w:t>
            </w:r>
          </w:p>
        </w:tc>
        <w:tc>
          <w:tcPr>
            <w:tcW w:w="1776" w:type="dxa"/>
            <w:tcBorders>
              <w:top w:val="nil"/>
              <w:left w:val="nil"/>
              <w:bottom w:val="single" w:sz="4" w:space="0" w:color="auto"/>
              <w:right w:val="single" w:sz="4" w:space="0" w:color="auto"/>
            </w:tcBorders>
            <w:shd w:val="clear" w:color="auto" w:fill="auto"/>
            <w:noWrap/>
            <w:vAlign w:val="center"/>
            <w:hideMark/>
          </w:tcPr>
          <w:p w14:paraId="6A133756" w14:textId="1BE73F51" w:rsidR="00161B82" w:rsidRPr="00171262" w:rsidRDefault="00161B82" w:rsidP="00161B82">
            <w:pPr>
              <w:widowControl/>
              <w:spacing w:before="20" w:after="20"/>
              <w:ind w:firstLine="0"/>
              <w:jc w:val="right"/>
              <w:rPr>
                <w:b/>
                <w:bCs/>
                <w:sz w:val="24"/>
              </w:rPr>
            </w:pPr>
            <w:del w:id="1037" w:author="Chốt nội dung mục 3.2, 23/10/2026 (Claude)" w:date="2026-10-23T15:39:02Z">
              <w:r w:rsidRPr="00171262">
                <w:rPr>
                  <w:b/>
                  <w:bCs/>
                  <w:sz w:val="26"/>
                  <w:szCs w:val="26"/>
                </w:rPr>
                <w:delText>(48,07)</w:delText>
              </w:r>
            </w:del>
            <w:ins w:id="1038" w:author="Chốt nội dung mục 3.2, 23/10/2026 (Claude)" w:date="2026-10-23T15:39:02Z">
              <w:r w:rsidRPr="00171262">
                <w:rPr>
                  <w:b/>
                  <w:bCs/>
                  <w:sz w:val="26"/>
                  <w:szCs w:val="26"/>
                </w:rPr>
                <w:t xml:space="preserve">12,20</w:t>
              </w:r>
            </w:ins>
          </w:p>
        </w:tc>
        <w:tc>
          <w:tcPr>
            <w:tcW w:w="1600" w:type="dxa"/>
            <w:tcBorders>
              <w:top w:val="nil"/>
              <w:left w:val="nil"/>
              <w:bottom w:val="single" w:sz="4" w:space="0" w:color="auto"/>
              <w:right w:val="single" w:sz="4" w:space="0" w:color="auto"/>
            </w:tcBorders>
            <w:shd w:val="clear" w:color="auto" w:fill="auto"/>
            <w:noWrap/>
            <w:vAlign w:val="center"/>
            <w:hideMark/>
          </w:tcPr>
          <w:p w14:paraId="7E3ECB56" w14:textId="1174CECF" w:rsidR="00161B82" w:rsidRPr="00171262" w:rsidRDefault="00161B82" w:rsidP="00161B82">
            <w:pPr>
              <w:widowControl/>
              <w:spacing w:before="20" w:after="20"/>
              <w:ind w:firstLine="0"/>
              <w:jc w:val="right"/>
              <w:rPr>
                <w:b/>
                <w:bCs/>
                <w:sz w:val="24"/>
              </w:rPr>
            </w:pPr>
            <w:del w:id="1039" w:author="Chốt nội dung mục 3.2, 23/10/2026 (Claude)" w:date="2026-10-23T15:39:02Z">
              <w:r w:rsidRPr="00171262">
                <w:rPr>
                  <w:b/>
                  <w:bCs/>
                  <w:sz w:val="26"/>
                  <w:szCs w:val="26"/>
                </w:rPr>
                <w:delText>207,32</w:delText>
              </w:r>
            </w:del>
            <w:ins w:id="1040" w:author="Chốt nội dung mục 3.2, 23/10/2026 (Claude)" w:date="2026-10-23T15:39:02Z">
              <w:r w:rsidRPr="00171262">
                <w:rPr>
                  <w:b/>
                  <w:bCs/>
                  <w:sz w:val="26"/>
                  <w:szCs w:val="26"/>
                </w:rPr>
                <w:t xml:space="preserve">206,40</w:t>
              </w:r>
            </w:ins>
          </w:p>
        </w:tc>
        <w:tc>
          <w:tcPr>
            <w:tcW w:w="1640" w:type="dxa"/>
            <w:tcBorders>
              <w:top w:val="nil"/>
              <w:left w:val="nil"/>
              <w:bottom w:val="single" w:sz="4" w:space="0" w:color="auto"/>
              <w:right w:val="single" w:sz="4" w:space="0" w:color="auto"/>
            </w:tcBorders>
            <w:shd w:val="clear" w:color="auto" w:fill="auto"/>
            <w:noWrap/>
            <w:vAlign w:val="center"/>
            <w:hideMark/>
          </w:tcPr>
          <w:p w14:paraId="4A0B8E10" w14:textId="048E20D9" w:rsidR="00161B82" w:rsidRPr="00171262" w:rsidRDefault="00161B82" w:rsidP="00161B82">
            <w:pPr>
              <w:widowControl/>
              <w:spacing w:before="20" w:after="20"/>
              <w:ind w:firstLine="0"/>
              <w:jc w:val="right"/>
              <w:rPr>
                <w:b/>
                <w:bCs/>
                <w:sz w:val="24"/>
              </w:rPr>
            </w:pPr>
            <w:del w:id="1041" w:author="Chốt nội dung mục 3.2, 23/10/2026 (Claude)" w:date="2026-10-23T15:39:02Z">
              <w:r w:rsidRPr="00171262">
                <w:rPr>
                  <w:b/>
                  <w:bCs/>
                  <w:sz w:val="26"/>
                  <w:szCs w:val="26"/>
                </w:rPr>
                <w:delText>289,40</w:delText>
              </w:r>
            </w:del>
            <w:ins w:id="1042" w:author="Chốt nội dung mục 3.2, 23/10/2026 (Claude)" w:date="2026-10-23T15:39:02Z">
              <w:r w:rsidRPr="00171262">
                <w:rPr>
                  <w:b/>
                  <w:bCs/>
                  <w:sz w:val="26"/>
                  <w:szCs w:val="26"/>
                </w:rPr>
                <w:t xml:space="preserve">288,48</w:t>
              </w:r>
            </w:ins>
          </w:p>
        </w:tc>
        <w:tc>
          <w:tcPr>
            <w:tcW w:w="1600" w:type="dxa"/>
            <w:tcBorders>
              <w:top w:val="nil"/>
              <w:left w:val="nil"/>
              <w:bottom w:val="single" w:sz="4" w:space="0" w:color="auto"/>
              <w:right w:val="single" w:sz="4" w:space="0" w:color="auto"/>
            </w:tcBorders>
            <w:shd w:val="clear" w:color="auto" w:fill="auto"/>
            <w:noWrap/>
            <w:vAlign w:val="center"/>
            <w:hideMark/>
          </w:tcPr>
          <w:p w14:paraId="3855E457" w14:textId="5B8ED7C8" w:rsidR="00161B82" w:rsidRPr="00171262" w:rsidRDefault="00161B82" w:rsidP="00161B82">
            <w:pPr>
              <w:widowControl/>
              <w:spacing w:before="20" w:after="20"/>
              <w:ind w:firstLine="0"/>
              <w:jc w:val="right"/>
              <w:rPr>
                <w:b/>
                <w:bCs/>
                <w:sz w:val="24"/>
              </w:rPr>
            </w:pPr>
            <w:del w:id="1043" w:author="Chốt nội dung mục 3.2, 23/10/2026 (Claude)" w:date="2026-10-23T15:39:02Z">
              <w:r w:rsidRPr="00171262">
                <w:rPr>
                  <w:b/>
                  <w:bCs/>
                  <w:sz w:val="26"/>
                  <w:szCs w:val="26"/>
                </w:rPr>
                <w:delText>393,30</w:delText>
              </w:r>
            </w:del>
            <w:ins w:id="1044" w:author="Chốt nội dung mục 3.2, 23/10/2026 (Claude)" w:date="2026-10-23T15:39:02Z">
              <w:r w:rsidRPr="00171262">
                <w:rPr>
                  <w:b/>
                  <w:bCs/>
                  <w:sz w:val="26"/>
                  <w:szCs w:val="26"/>
                </w:rPr>
                <w:t xml:space="preserve">392,38</w:t>
              </w:r>
            </w:ins>
          </w:p>
        </w:tc>
        <w:tc>
          <w:tcPr>
            <w:tcW w:w="1940" w:type="dxa"/>
            <w:tcBorders>
              <w:top w:val="nil"/>
              <w:left w:val="nil"/>
              <w:bottom w:val="single" w:sz="4" w:space="0" w:color="auto"/>
              <w:right w:val="single" w:sz="4" w:space="0" w:color="auto"/>
            </w:tcBorders>
            <w:shd w:val="clear" w:color="auto" w:fill="auto"/>
            <w:noWrap/>
            <w:vAlign w:val="center"/>
            <w:hideMark/>
          </w:tcPr>
          <w:p w14:paraId="52259FFE" w14:textId="11F90148" w:rsidR="00161B82" w:rsidRPr="00171262" w:rsidRDefault="00161B82" w:rsidP="00161B82">
            <w:pPr>
              <w:widowControl/>
              <w:spacing w:before="20" w:after="20"/>
              <w:ind w:firstLine="0"/>
              <w:jc w:val="right"/>
              <w:rPr>
                <w:b/>
                <w:bCs/>
                <w:sz w:val="24"/>
              </w:rPr>
            </w:pPr>
            <w:del w:id="1045" w:author="Chốt nội dung mục 3.2, 23/10/2026 (Claude)" w:date="2026-10-23T15:39:02Z">
              <w:r w:rsidRPr="00171262">
                <w:rPr>
                  <w:b/>
                  <w:bCs/>
                  <w:sz w:val="26"/>
                  <w:szCs w:val="26"/>
                </w:rPr>
                <w:delText>514,10</w:delText>
              </w:r>
            </w:del>
            <w:ins w:id="1046" w:author="Chốt nội dung mục 3.2, 23/10/2026 (Claude)" w:date="2026-10-23T15:39:02Z">
              <w:r w:rsidRPr="00171262">
                <w:rPr>
                  <w:b/>
                  <w:bCs/>
                  <w:sz w:val="26"/>
                  <w:szCs w:val="26"/>
                </w:rPr>
                <w:t xml:space="preserve">513,18</w:t>
              </w:r>
            </w:ins>
          </w:p>
        </w:tc>
      </w:tr>
      <w:tr w:rsidR="00161B82" w:rsidRPr="00171262" w14:paraId="002790B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1D7479A" w14:textId="7C6B61E4" w:rsidR="00161B82" w:rsidRPr="00171262" w:rsidRDefault="00161B82" w:rsidP="00161B82">
            <w:pPr>
              <w:widowControl/>
              <w:spacing w:before="20" w:after="20"/>
              <w:ind w:firstLine="0"/>
              <w:jc w:val="center"/>
              <w:rPr>
                <w:sz w:val="24"/>
              </w:rPr>
            </w:pPr>
            <w:r w:rsidRPr="00171262">
              <w:rPr>
                <w:szCs w:val="28"/>
              </w:rPr>
              <w:t> </w:t>
            </w:r>
          </w:p>
        </w:tc>
        <w:tc>
          <w:tcPr>
            <w:tcW w:w="5695" w:type="dxa"/>
            <w:tcBorders>
              <w:top w:val="nil"/>
              <w:left w:val="nil"/>
              <w:bottom w:val="single" w:sz="4" w:space="0" w:color="auto"/>
              <w:right w:val="single" w:sz="4" w:space="0" w:color="auto"/>
            </w:tcBorders>
            <w:shd w:val="clear" w:color="auto" w:fill="auto"/>
            <w:vAlign w:val="center"/>
            <w:hideMark/>
          </w:tcPr>
          <w:p w14:paraId="6AE2D15C" w14:textId="3E976F13" w:rsidR="00161B82" w:rsidRPr="00171262" w:rsidRDefault="00161B82" w:rsidP="00161B82">
            <w:pPr>
              <w:widowControl/>
              <w:spacing w:before="20" w:after="20"/>
              <w:ind w:firstLine="0"/>
              <w:jc w:val="left"/>
              <w:rPr>
                <w:sz w:val="24"/>
              </w:rPr>
            </w:pPr>
            <w:r w:rsidRPr="00171262">
              <w:rPr>
                <w:szCs w:val="28"/>
              </w:rPr>
              <w:t>Nộp thuế GTGT (ước tính)</w:t>
            </w:r>
          </w:p>
        </w:tc>
        <w:tc>
          <w:tcPr>
            <w:tcW w:w="1776" w:type="dxa"/>
            <w:tcBorders>
              <w:top w:val="nil"/>
              <w:left w:val="nil"/>
              <w:bottom w:val="single" w:sz="4" w:space="0" w:color="auto"/>
              <w:right w:val="single" w:sz="4" w:space="0" w:color="auto"/>
            </w:tcBorders>
            <w:shd w:val="clear" w:color="auto" w:fill="auto"/>
            <w:noWrap/>
            <w:vAlign w:val="center"/>
            <w:hideMark/>
          </w:tcPr>
          <w:p w14:paraId="1A869E5A" w14:textId="492EA082" w:rsidR="00161B82" w:rsidRPr="00171262" w:rsidRDefault="00161B82" w:rsidP="00161B82">
            <w:pPr>
              <w:widowControl/>
              <w:spacing w:before="20" w:after="20"/>
              <w:ind w:firstLine="0"/>
              <w:jc w:val="right"/>
              <w:rPr>
                <w:sz w:val="24"/>
              </w:rPr>
            </w:pPr>
            <w:r w:rsidRPr="00171262">
              <w:rPr>
                <w:szCs w:val="28"/>
              </w:rPr>
              <w:t>1,46</w:t>
            </w:r>
          </w:p>
        </w:tc>
        <w:tc>
          <w:tcPr>
            <w:tcW w:w="1600" w:type="dxa"/>
            <w:tcBorders>
              <w:top w:val="nil"/>
              <w:left w:val="nil"/>
              <w:bottom w:val="single" w:sz="4" w:space="0" w:color="auto"/>
              <w:right w:val="single" w:sz="4" w:space="0" w:color="auto"/>
            </w:tcBorders>
            <w:shd w:val="clear" w:color="auto" w:fill="auto"/>
            <w:noWrap/>
            <w:vAlign w:val="center"/>
            <w:hideMark/>
          </w:tcPr>
          <w:p w14:paraId="397593C6" w14:textId="1CD075BE" w:rsidR="00161B82" w:rsidRPr="00171262" w:rsidRDefault="00161B82" w:rsidP="00161B82">
            <w:pPr>
              <w:widowControl/>
              <w:spacing w:before="20" w:after="20"/>
              <w:ind w:firstLine="0"/>
              <w:jc w:val="right"/>
              <w:rPr>
                <w:sz w:val="24"/>
              </w:rPr>
            </w:pPr>
            <w:r w:rsidRPr="00171262">
              <w:rPr>
                <w:szCs w:val="28"/>
              </w:rPr>
              <w:t>4,06</w:t>
            </w:r>
          </w:p>
        </w:tc>
        <w:tc>
          <w:tcPr>
            <w:tcW w:w="1640" w:type="dxa"/>
            <w:tcBorders>
              <w:top w:val="nil"/>
              <w:left w:val="nil"/>
              <w:bottom w:val="single" w:sz="4" w:space="0" w:color="auto"/>
              <w:right w:val="single" w:sz="4" w:space="0" w:color="auto"/>
            </w:tcBorders>
            <w:shd w:val="clear" w:color="auto" w:fill="auto"/>
            <w:noWrap/>
            <w:vAlign w:val="center"/>
            <w:hideMark/>
          </w:tcPr>
          <w:p w14:paraId="6EB2EBCB" w14:textId="1B4C60B6" w:rsidR="00161B82" w:rsidRPr="00171262" w:rsidRDefault="00161B82" w:rsidP="00161B82">
            <w:pPr>
              <w:widowControl/>
              <w:spacing w:before="20" w:after="20"/>
              <w:ind w:firstLine="0"/>
              <w:jc w:val="right"/>
              <w:rPr>
                <w:sz w:val="24"/>
              </w:rPr>
            </w:pPr>
            <w:r w:rsidRPr="00171262">
              <w:rPr>
                <w:szCs w:val="28"/>
              </w:rPr>
              <w:t>4,84</w:t>
            </w:r>
          </w:p>
        </w:tc>
        <w:tc>
          <w:tcPr>
            <w:tcW w:w="1600" w:type="dxa"/>
            <w:tcBorders>
              <w:top w:val="nil"/>
              <w:left w:val="nil"/>
              <w:bottom w:val="single" w:sz="4" w:space="0" w:color="auto"/>
              <w:right w:val="single" w:sz="4" w:space="0" w:color="auto"/>
            </w:tcBorders>
            <w:shd w:val="clear" w:color="auto" w:fill="auto"/>
            <w:noWrap/>
            <w:vAlign w:val="center"/>
            <w:hideMark/>
          </w:tcPr>
          <w:p w14:paraId="610CB4EB" w14:textId="5C26DA1E" w:rsidR="00161B82" w:rsidRPr="00171262" w:rsidRDefault="00161B82" w:rsidP="00161B82">
            <w:pPr>
              <w:widowControl/>
              <w:spacing w:before="20" w:after="20"/>
              <w:ind w:firstLine="0"/>
              <w:jc w:val="right"/>
              <w:rPr>
                <w:sz w:val="24"/>
              </w:rPr>
            </w:pPr>
            <w:r w:rsidRPr="00171262">
              <w:rPr>
                <w:szCs w:val="28"/>
              </w:rPr>
              <w:t>5,85</w:t>
            </w:r>
          </w:p>
        </w:tc>
        <w:tc>
          <w:tcPr>
            <w:tcW w:w="1940" w:type="dxa"/>
            <w:tcBorders>
              <w:top w:val="nil"/>
              <w:left w:val="nil"/>
              <w:bottom w:val="single" w:sz="4" w:space="0" w:color="auto"/>
              <w:right w:val="single" w:sz="4" w:space="0" w:color="auto"/>
            </w:tcBorders>
            <w:shd w:val="clear" w:color="auto" w:fill="auto"/>
            <w:noWrap/>
            <w:vAlign w:val="center"/>
            <w:hideMark/>
          </w:tcPr>
          <w:p w14:paraId="3F85840C" w14:textId="598A8CFC" w:rsidR="00161B82" w:rsidRPr="00171262" w:rsidRDefault="00161B82" w:rsidP="00161B82">
            <w:pPr>
              <w:widowControl/>
              <w:spacing w:before="20" w:after="20"/>
              <w:ind w:firstLine="0"/>
              <w:jc w:val="right"/>
              <w:rPr>
                <w:sz w:val="24"/>
              </w:rPr>
            </w:pPr>
            <w:r w:rsidRPr="00171262">
              <w:rPr>
                <w:szCs w:val="28"/>
              </w:rPr>
              <w:t>7,02</w:t>
            </w:r>
          </w:p>
        </w:tc>
      </w:tr>
      <w:tr w:rsidR="00161B82" w:rsidRPr="00171262" w14:paraId="17C1B5E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08E658A1" w14:textId="334F8274" w:rsidR="00161B82" w:rsidRPr="00171262" w:rsidRDefault="00161B82" w:rsidP="00161B82">
            <w:pPr>
              <w:widowControl/>
              <w:spacing w:before="20" w:after="20"/>
              <w:ind w:firstLine="0"/>
              <w:jc w:val="center"/>
              <w:rPr>
                <w:sz w:val="24"/>
              </w:rPr>
            </w:pPr>
            <w:r w:rsidRPr="00171262">
              <w:rPr>
                <w:szCs w:val="28"/>
              </w:rPr>
              <w:t> </w:t>
            </w:r>
          </w:p>
        </w:tc>
        <w:tc>
          <w:tcPr>
            <w:tcW w:w="5695" w:type="dxa"/>
            <w:tcBorders>
              <w:top w:val="nil"/>
              <w:left w:val="nil"/>
              <w:bottom w:val="single" w:sz="4" w:space="0" w:color="auto"/>
              <w:right w:val="single" w:sz="4" w:space="0" w:color="auto"/>
            </w:tcBorders>
            <w:shd w:val="clear" w:color="auto" w:fill="auto"/>
            <w:vAlign w:val="center"/>
            <w:hideMark/>
          </w:tcPr>
          <w:p w14:paraId="07E2BDCF" w14:textId="0C4C6CFE" w:rsidR="00161B82" w:rsidRPr="00171262" w:rsidRDefault="00161B82" w:rsidP="00161B82">
            <w:pPr>
              <w:widowControl/>
              <w:spacing w:before="20" w:after="20"/>
              <w:ind w:firstLine="0"/>
              <w:jc w:val="left"/>
              <w:rPr>
                <w:sz w:val="24"/>
              </w:rPr>
            </w:pPr>
            <w:r w:rsidRPr="00171262">
              <w:rPr>
                <w:szCs w:val="28"/>
              </w:rPr>
              <w:t>Nộp thuế TNDN</w:t>
            </w:r>
          </w:p>
        </w:tc>
        <w:tc>
          <w:tcPr>
            <w:tcW w:w="1776" w:type="dxa"/>
            <w:tcBorders>
              <w:top w:val="nil"/>
              <w:left w:val="nil"/>
              <w:bottom w:val="single" w:sz="4" w:space="0" w:color="auto"/>
              <w:right w:val="single" w:sz="4" w:space="0" w:color="auto"/>
            </w:tcBorders>
            <w:shd w:val="clear" w:color="auto" w:fill="auto"/>
            <w:noWrap/>
            <w:vAlign w:val="center"/>
            <w:hideMark/>
          </w:tcPr>
          <w:p w14:paraId="20985B39" w14:textId="0441BDB0" w:rsidR="00161B82" w:rsidRPr="00171262" w:rsidRDefault="00161B82" w:rsidP="00161B82">
            <w:pPr>
              <w:widowControl/>
              <w:spacing w:before="20" w:after="20"/>
              <w:ind w:firstLine="0"/>
              <w:jc w:val="right"/>
              <w:rPr>
                <w:sz w:val="24"/>
              </w:rPr>
            </w:pPr>
            <w:r w:rsidRPr="00171262">
              <w:rPr>
                <w:szCs w:val="28"/>
              </w:rPr>
              <w:t>11,80</w:t>
            </w:r>
          </w:p>
        </w:tc>
        <w:tc>
          <w:tcPr>
            <w:tcW w:w="1600" w:type="dxa"/>
            <w:tcBorders>
              <w:top w:val="nil"/>
              <w:left w:val="nil"/>
              <w:bottom w:val="single" w:sz="4" w:space="0" w:color="auto"/>
              <w:right w:val="single" w:sz="4" w:space="0" w:color="auto"/>
            </w:tcBorders>
            <w:shd w:val="clear" w:color="auto" w:fill="auto"/>
            <w:noWrap/>
            <w:vAlign w:val="center"/>
            <w:hideMark/>
          </w:tcPr>
          <w:p w14:paraId="0FF06AA9" w14:textId="6916BD3C" w:rsidR="00161B82" w:rsidRPr="00171262" w:rsidRDefault="00161B82" w:rsidP="00161B82">
            <w:pPr>
              <w:widowControl/>
              <w:spacing w:before="20" w:after="20"/>
              <w:ind w:firstLine="0"/>
              <w:jc w:val="right"/>
              <w:rPr>
                <w:sz w:val="24"/>
              </w:rPr>
            </w:pPr>
            <w:r w:rsidRPr="00171262">
              <w:rPr>
                <w:szCs w:val="28"/>
              </w:rPr>
              <w:t>33,67</w:t>
            </w:r>
          </w:p>
        </w:tc>
        <w:tc>
          <w:tcPr>
            <w:tcW w:w="1640" w:type="dxa"/>
            <w:tcBorders>
              <w:top w:val="nil"/>
              <w:left w:val="nil"/>
              <w:bottom w:val="single" w:sz="4" w:space="0" w:color="auto"/>
              <w:right w:val="single" w:sz="4" w:space="0" w:color="auto"/>
            </w:tcBorders>
            <w:shd w:val="clear" w:color="auto" w:fill="auto"/>
            <w:noWrap/>
            <w:vAlign w:val="center"/>
            <w:hideMark/>
          </w:tcPr>
          <w:p w14:paraId="153896E3" w14:textId="17B68936" w:rsidR="00161B82" w:rsidRPr="00171262" w:rsidRDefault="00161B82" w:rsidP="00161B82">
            <w:pPr>
              <w:widowControl/>
              <w:spacing w:before="20" w:after="20"/>
              <w:ind w:firstLine="0"/>
              <w:jc w:val="right"/>
              <w:rPr>
                <w:sz w:val="24"/>
              </w:rPr>
            </w:pPr>
            <w:r w:rsidRPr="00171262">
              <w:rPr>
                <w:szCs w:val="28"/>
              </w:rPr>
              <w:t>40,60</w:t>
            </w:r>
          </w:p>
        </w:tc>
        <w:tc>
          <w:tcPr>
            <w:tcW w:w="1600" w:type="dxa"/>
            <w:tcBorders>
              <w:top w:val="nil"/>
              <w:left w:val="nil"/>
              <w:bottom w:val="single" w:sz="4" w:space="0" w:color="auto"/>
              <w:right w:val="single" w:sz="4" w:space="0" w:color="auto"/>
            </w:tcBorders>
            <w:shd w:val="clear" w:color="auto" w:fill="auto"/>
            <w:noWrap/>
            <w:vAlign w:val="center"/>
            <w:hideMark/>
          </w:tcPr>
          <w:p w14:paraId="37012C80" w14:textId="50BA8F7E" w:rsidR="00161B82" w:rsidRPr="00171262" w:rsidRDefault="00161B82" w:rsidP="00161B82">
            <w:pPr>
              <w:widowControl/>
              <w:spacing w:before="20" w:after="20"/>
              <w:ind w:firstLine="0"/>
              <w:jc w:val="right"/>
              <w:rPr>
                <w:sz w:val="24"/>
              </w:rPr>
            </w:pPr>
            <w:r w:rsidRPr="00171262">
              <w:rPr>
                <w:szCs w:val="28"/>
              </w:rPr>
              <w:t>49,37</w:t>
            </w:r>
          </w:p>
        </w:tc>
        <w:tc>
          <w:tcPr>
            <w:tcW w:w="1940" w:type="dxa"/>
            <w:tcBorders>
              <w:top w:val="nil"/>
              <w:left w:val="nil"/>
              <w:bottom w:val="single" w:sz="4" w:space="0" w:color="auto"/>
              <w:right w:val="single" w:sz="4" w:space="0" w:color="auto"/>
            </w:tcBorders>
            <w:shd w:val="clear" w:color="auto" w:fill="auto"/>
            <w:noWrap/>
            <w:vAlign w:val="center"/>
            <w:hideMark/>
          </w:tcPr>
          <w:p w14:paraId="43150085" w14:textId="201FBB6D" w:rsidR="00161B82" w:rsidRPr="00171262" w:rsidRDefault="00161B82" w:rsidP="00161B82">
            <w:pPr>
              <w:widowControl/>
              <w:spacing w:before="20" w:after="20"/>
              <w:ind w:firstLine="0"/>
              <w:jc w:val="right"/>
              <w:rPr>
                <w:sz w:val="24"/>
              </w:rPr>
            </w:pPr>
            <w:r w:rsidRPr="00171262">
              <w:rPr>
                <w:szCs w:val="28"/>
              </w:rPr>
              <w:t>59,58</w:t>
            </w:r>
          </w:p>
        </w:tc>
      </w:tr>
      <w:tr w:rsidR="00161B82" w:rsidRPr="00171262" w14:paraId="5D8EA1D1"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6B17C1" w14:textId="7C661897" w:rsidR="00161B82" w:rsidRPr="00171262" w:rsidRDefault="00161B82" w:rsidP="00161B82">
            <w:pPr>
              <w:widowControl/>
              <w:spacing w:before="20" w:after="20"/>
              <w:ind w:firstLine="0"/>
              <w:jc w:val="center"/>
              <w:rPr>
                <w:b/>
                <w:bCs/>
                <w:sz w:val="24"/>
              </w:rPr>
            </w:pPr>
            <w:r w:rsidRPr="00171262">
              <w:rPr>
                <w:b/>
                <w:bCs/>
                <w:szCs w:val="28"/>
              </w:rPr>
              <w:t>IV</w:t>
            </w:r>
          </w:p>
        </w:tc>
        <w:tc>
          <w:tcPr>
            <w:tcW w:w="5695" w:type="dxa"/>
            <w:tcBorders>
              <w:top w:val="nil"/>
              <w:left w:val="nil"/>
              <w:bottom w:val="single" w:sz="4" w:space="0" w:color="auto"/>
              <w:right w:val="single" w:sz="4" w:space="0" w:color="auto"/>
            </w:tcBorders>
            <w:shd w:val="clear" w:color="auto" w:fill="auto"/>
            <w:vAlign w:val="center"/>
            <w:hideMark/>
          </w:tcPr>
          <w:p w14:paraId="107B4EF6" w14:textId="73CA4A72" w:rsidR="00161B82" w:rsidRPr="00171262" w:rsidRDefault="00161B82" w:rsidP="00161B82">
            <w:pPr>
              <w:widowControl/>
              <w:spacing w:before="20" w:after="20"/>
              <w:ind w:firstLine="0"/>
              <w:jc w:val="left"/>
              <w:rPr>
                <w:b/>
                <w:bCs/>
                <w:sz w:val="24"/>
              </w:rPr>
            </w:pPr>
            <w:r w:rsidRPr="00171262">
              <w:rPr>
                <w:b/>
                <w:bCs/>
                <w:szCs w:val="28"/>
              </w:rPr>
              <w:t>Lợi nhuận sau thuế</w:t>
            </w:r>
          </w:p>
        </w:tc>
        <w:tc>
          <w:tcPr>
            <w:tcW w:w="1776" w:type="dxa"/>
            <w:tcBorders>
              <w:top w:val="nil"/>
              <w:left w:val="nil"/>
              <w:bottom w:val="single" w:sz="4" w:space="0" w:color="auto"/>
              <w:right w:val="single" w:sz="4" w:space="0" w:color="auto"/>
            </w:tcBorders>
            <w:shd w:val="clear" w:color="auto" w:fill="auto"/>
            <w:noWrap/>
            <w:vAlign w:val="center"/>
            <w:hideMark/>
          </w:tcPr>
          <w:p w14:paraId="6590F2FB" w14:textId="28669EC2" w:rsidR="00161B82" w:rsidRPr="00171262" w:rsidRDefault="00161B82" w:rsidP="00161B82">
            <w:pPr>
              <w:widowControl/>
              <w:spacing w:before="20" w:after="20"/>
              <w:ind w:firstLine="0"/>
              <w:jc w:val="right"/>
              <w:rPr>
                <w:b/>
                <w:bCs/>
                <w:sz w:val="24"/>
              </w:rPr>
            </w:pPr>
            <w:del w:id="1047" w:author="Chốt nội dung mục 3.2, 23/10/2026 (Claude)" w:date="2026-10-23T15:39:02Z">
              <w:r w:rsidRPr="00171262">
                <w:rPr>
                  <w:b/>
                  <w:bCs/>
                  <w:szCs w:val="28"/>
                </w:rPr>
                <w:delText>(61,33)</w:delText>
              </w:r>
            </w:del>
            <w:ins w:id="1048" w:author="Chốt nội dung mục 3.2, 23/10/2026 (Claude)" w:date="2026-10-23T15:39:02Z">
              <w:r w:rsidRPr="00171262">
                <w:rPr>
                  <w:b/>
                  <w:bCs/>
                  <w:szCs w:val="28"/>
                </w:rPr>
                <w:t xml:space="preserve">(1,05)</w:t>
              </w:r>
            </w:ins>
          </w:p>
        </w:tc>
        <w:tc>
          <w:tcPr>
            <w:tcW w:w="1600" w:type="dxa"/>
            <w:tcBorders>
              <w:top w:val="nil"/>
              <w:left w:val="nil"/>
              <w:bottom w:val="single" w:sz="4" w:space="0" w:color="auto"/>
              <w:right w:val="single" w:sz="4" w:space="0" w:color="auto"/>
            </w:tcBorders>
            <w:shd w:val="clear" w:color="auto" w:fill="auto"/>
            <w:noWrap/>
            <w:vAlign w:val="center"/>
            <w:hideMark/>
          </w:tcPr>
          <w:p w14:paraId="04C66932" w14:textId="03E54AE7" w:rsidR="00161B82" w:rsidRPr="00171262" w:rsidRDefault="00161B82" w:rsidP="00161B82">
            <w:pPr>
              <w:widowControl/>
              <w:spacing w:before="20" w:after="20"/>
              <w:ind w:firstLine="0"/>
              <w:jc w:val="right"/>
              <w:rPr>
                <w:b/>
                <w:bCs/>
                <w:sz w:val="24"/>
              </w:rPr>
            </w:pPr>
            <w:del w:id="1049" w:author="Chốt nội dung mục 3.2, 23/10/2026 (Claude)" w:date="2026-10-23T15:39:02Z">
              <w:r w:rsidRPr="00171262">
                <w:rPr>
                  <w:b/>
                  <w:bCs/>
                  <w:szCs w:val="28"/>
                </w:rPr>
                <w:delText>169,60</w:delText>
              </w:r>
            </w:del>
            <w:ins w:id="1050" w:author="Chốt nội dung mục 3.2, 23/10/2026 (Claude)" w:date="2026-10-23T15:39:02Z">
              <w:r w:rsidRPr="00171262">
                <w:rPr>
                  <w:b/>
                  <w:bCs/>
                  <w:szCs w:val="28"/>
                </w:rPr>
                <w:t xml:space="preserve">168,68</w:t>
              </w:r>
            </w:ins>
          </w:p>
        </w:tc>
        <w:tc>
          <w:tcPr>
            <w:tcW w:w="1640" w:type="dxa"/>
            <w:tcBorders>
              <w:top w:val="nil"/>
              <w:left w:val="nil"/>
              <w:bottom w:val="single" w:sz="4" w:space="0" w:color="auto"/>
              <w:right w:val="single" w:sz="4" w:space="0" w:color="auto"/>
            </w:tcBorders>
            <w:shd w:val="clear" w:color="auto" w:fill="auto"/>
            <w:noWrap/>
            <w:vAlign w:val="center"/>
            <w:hideMark/>
          </w:tcPr>
          <w:p w14:paraId="4ABE46C1" w14:textId="43F4CC9C" w:rsidR="00161B82" w:rsidRPr="00171262" w:rsidRDefault="00161B82" w:rsidP="00161B82">
            <w:pPr>
              <w:widowControl/>
              <w:spacing w:before="20" w:after="20"/>
              <w:ind w:firstLine="0"/>
              <w:jc w:val="right"/>
              <w:rPr>
                <w:b/>
                <w:bCs/>
                <w:sz w:val="24"/>
              </w:rPr>
            </w:pPr>
            <w:del w:id="1051" w:author="Chốt nội dung mục 3.2, 23/10/2026 (Claude)" w:date="2026-10-23T15:39:02Z">
              <w:r w:rsidRPr="00171262">
                <w:rPr>
                  <w:b/>
                  <w:bCs/>
                  <w:szCs w:val="28"/>
                </w:rPr>
                <w:delText>243,96</w:delText>
              </w:r>
            </w:del>
            <w:ins w:id="1052" w:author="Chốt nội dung mục 3.2, 23/10/2026 (Claude)" w:date="2026-10-23T15:39:02Z">
              <w:r w:rsidRPr="00171262">
                <w:rPr>
                  <w:b/>
                  <w:bCs/>
                  <w:szCs w:val="28"/>
                </w:rPr>
                <w:t xml:space="preserve">243,04</w:t>
              </w:r>
            </w:ins>
          </w:p>
        </w:tc>
        <w:tc>
          <w:tcPr>
            <w:tcW w:w="1600" w:type="dxa"/>
            <w:tcBorders>
              <w:top w:val="nil"/>
              <w:left w:val="nil"/>
              <w:bottom w:val="single" w:sz="4" w:space="0" w:color="auto"/>
              <w:right w:val="single" w:sz="4" w:space="0" w:color="auto"/>
            </w:tcBorders>
            <w:shd w:val="clear" w:color="auto" w:fill="auto"/>
            <w:noWrap/>
            <w:vAlign w:val="center"/>
            <w:hideMark/>
          </w:tcPr>
          <w:p w14:paraId="00AD3EAC" w14:textId="215A65CC" w:rsidR="00161B82" w:rsidRPr="00171262" w:rsidRDefault="00161B82" w:rsidP="00161B82">
            <w:pPr>
              <w:widowControl/>
              <w:spacing w:before="20" w:after="20"/>
              <w:ind w:firstLine="0"/>
              <w:jc w:val="right"/>
              <w:rPr>
                <w:b/>
                <w:bCs/>
                <w:sz w:val="24"/>
              </w:rPr>
            </w:pPr>
            <w:del w:id="1053" w:author="Chốt nội dung mục 3.2, 23/10/2026 (Claude)" w:date="2026-10-23T15:39:02Z">
              <w:r w:rsidRPr="00171262">
                <w:rPr>
                  <w:b/>
                  <w:bCs/>
                  <w:szCs w:val="28"/>
                </w:rPr>
                <w:delText>338,08</w:delText>
              </w:r>
            </w:del>
            <w:ins w:id="1054" w:author="Chốt nội dung mục 3.2, 23/10/2026 (Claude)" w:date="2026-10-23T15:39:02Z">
              <w:r w:rsidRPr="00171262">
                <w:rPr>
                  <w:b/>
                  <w:bCs/>
                  <w:szCs w:val="28"/>
                </w:rPr>
                <w:t xml:space="preserve">337,16</w:t>
              </w:r>
            </w:ins>
          </w:p>
        </w:tc>
        <w:tc>
          <w:tcPr>
            <w:tcW w:w="1940" w:type="dxa"/>
            <w:tcBorders>
              <w:top w:val="nil"/>
              <w:left w:val="nil"/>
              <w:bottom w:val="single" w:sz="4" w:space="0" w:color="auto"/>
              <w:right w:val="single" w:sz="4" w:space="0" w:color="auto"/>
            </w:tcBorders>
            <w:shd w:val="clear" w:color="auto" w:fill="auto"/>
            <w:noWrap/>
            <w:vAlign w:val="center"/>
            <w:hideMark/>
          </w:tcPr>
          <w:p w14:paraId="1149F6D2" w14:textId="240016E2" w:rsidR="00161B82" w:rsidRPr="00171262" w:rsidRDefault="00161B82" w:rsidP="00161B82">
            <w:pPr>
              <w:widowControl/>
              <w:spacing w:before="20" w:after="20"/>
              <w:ind w:firstLine="0"/>
              <w:jc w:val="right"/>
              <w:rPr>
                <w:b/>
                <w:bCs/>
                <w:sz w:val="24"/>
              </w:rPr>
            </w:pPr>
            <w:del w:id="1055" w:author="Chốt nội dung mục 3.2, 23/10/2026 (Claude)" w:date="2026-10-23T15:39:02Z">
              <w:r w:rsidRPr="00171262">
                <w:rPr>
                  <w:b/>
                  <w:bCs/>
                  <w:szCs w:val="28"/>
                </w:rPr>
                <w:delText>447,50</w:delText>
              </w:r>
            </w:del>
            <w:ins w:id="1056" w:author="Chốt nội dung mục 3.2, 23/10/2026 (Claude)" w:date="2026-10-23T15:39:02Z">
              <w:r w:rsidRPr="00171262">
                <w:rPr>
                  <w:b/>
                  <w:bCs/>
                  <w:szCs w:val="28"/>
                </w:rPr>
                <w:t xml:space="preserve">446,58</w:t>
              </w:r>
            </w:ins>
          </w:p>
        </w:tc>
      </w:tr>
      <w:tr w:rsidR="00161B82" w:rsidRPr="00171262" w14:paraId="3C9E54F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3E2B7DD" w14:textId="618F63F5" w:rsidR="00161B82" w:rsidRPr="00171262" w:rsidRDefault="00161B82" w:rsidP="00161B82">
            <w:pPr>
              <w:widowControl/>
              <w:spacing w:before="20" w:after="20"/>
              <w:ind w:firstLine="0"/>
              <w:jc w:val="center"/>
              <w:rPr>
                <w:b/>
                <w:bCs/>
                <w:sz w:val="24"/>
              </w:rPr>
            </w:pPr>
            <w:r w:rsidRPr="00171262">
              <w:rPr>
                <w:b/>
                <w:bCs/>
                <w:szCs w:val="28"/>
              </w:rPr>
              <w:t>V</w:t>
            </w:r>
          </w:p>
        </w:tc>
        <w:tc>
          <w:tcPr>
            <w:tcW w:w="5695" w:type="dxa"/>
            <w:tcBorders>
              <w:top w:val="nil"/>
              <w:left w:val="nil"/>
              <w:bottom w:val="single" w:sz="4" w:space="0" w:color="auto"/>
              <w:right w:val="single" w:sz="4" w:space="0" w:color="auto"/>
            </w:tcBorders>
            <w:shd w:val="clear" w:color="auto" w:fill="auto"/>
            <w:noWrap/>
            <w:vAlign w:val="center"/>
            <w:hideMark/>
          </w:tcPr>
          <w:p w14:paraId="6BB46EDA" w14:textId="54FAA789" w:rsidR="00161B82" w:rsidRPr="00171262" w:rsidRDefault="00161B82" w:rsidP="00161B82">
            <w:pPr>
              <w:widowControl/>
              <w:spacing w:before="20" w:after="20"/>
              <w:ind w:firstLine="0"/>
              <w:jc w:val="left"/>
              <w:rPr>
                <w:b/>
                <w:bCs/>
                <w:sz w:val="24"/>
              </w:rPr>
            </w:pPr>
            <w:r w:rsidRPr="00171262">
              <w:rPr>
                <w:b/>
                <w:bCs/>
                <w:szCs w:val="28"/>
              </w:rPr>
              <w:t>Xác định thời gian hoàn vốn đầu tư</w:t>
            </w:r>
          </w:p>
        </w:tc>
        <w:tc>
          <w:tcPr>
            <w:tcW w:w="1776" w:type="dxa"/>
            <w:tcBorders>
              <w:top w:val="nil"/>
              <w:left w:val="nil"/>
              <w:bottom w:val="single" w:sz="4" w:space="0" w:color="auto"/>
              <w:right w:val="single" w:sz="4" w:space="0" w:color="auto"/>
            </w:tcBorders>
            <w:shd w:val="clear" w:color="auto" w:fill="auto"/>
            <w:noWrap/>
            <w:vAlign w:val="center"/>
            <w:hideMark/>
          </w:tcPr>
          <w:p w14:paraId="040D8BAC" w14:textId="2EFA2470" w:rsidR="00161B82" w:rsidRPr="00171262" w:rsidRDefault="00161B82" w:rsidP="00161B82">
            <w:pPr>
              <w:widowControl/>
              <w:spacing w:before="20" w:after="20"/>
              <w:ind w:firstLine="0"/>
              <w:jc w:val="left"/>
              <w:rPr>
                <w:sz w:val="24"/>
              </w:rPr>
            </w:pPr>
            <w:r w:rsidRPr="00171262">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16B3FD4F" w14:textId="4D54A538" w:rsidR="00161B82" w:rsidRPr="00171262" w:rsidRDefault="00161B82" w:rsidP="00161B82">
            <w:pPr>
              <w:widowControl/>
              <w:spacing w:before="20" w:after="20"/>
              <w:ind w:firstLine="0"/>
              <w:jc w:val="left"/>
              <w:rPr>
                <w:sz w:val="24"/>
              </w:rPr>
            </w:pPr>
            <w:r w:rsidRPr="00171262">
              <w:rPr>
                <w:szCs w:val="28"/>
              </w:rPr>
              <w:t> </w:t>
            </w:r>
          </w:p>
        </w:tc>
        <w:tc>
          <w:tcPr>
            <w:tcW w:w="1640" w:type="dxa"/>
            <w:tcBorders>
              <w:top w:val="nil"/>
              <w:left w:val="nil"/>
              <w:bottom w:val="single" w:sz="4" w:space="0" w:color="auto"/>
              <w:right w:val="single" w:sz="4" w:space="0" w:color="auto"/>
            </w:tcBorders>
            <w:shd w:val="clear" w:color="auto" w:fill="auto"/>
            <w:noWrap/>
            <w:vAlign w:val="center"/>
            <w:hideMark/>
          </w:tcPr>
          <w:p w14:paraId="12097F8B" w14:textId="43532897" w:rsidR="00161B82" w:rsidRPr="00171262" w:rsidRDefault="00161B82" w:rsidP="00161B82">
            <w:pPr>
              <w:widowControl/>
              <w:spacing w:before="20" w:after="20"/>
              <w:ind w:firstLine="0"/>
              <w:jc w:val="left"/>
              <w:rPr>
                <w:sz w:val="24"/>
              </w:rPr>
            </w:pPr>
            <w:r w:rsidRPr="00171262">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116EA1AF" w14:textId="6848FB20" w:rsidR="00161B82" w:rsidRPr="00171262" w:rsidRDefault="00161B82" w:rsidP="00161B82">
            <w:pPr>
              <w:widowControl/>
              <w:spacing w:before="20" w:after="20"/>
              <w:ind w:firstLine="0"/>
              <w:jc w:val="left"/>
              <w:rPr>
                <w:sz w:val="24"/>
              </w:rPr>
            </w:pPr>
            <w:r w:rsidRPr="00171262">
              <w:rPr>
                <w:szCs w:val="28"/>
              </w:rPr>
              <w:t> </w:t>
            </w:r>
          </w:p>
        </w:tc>
        <w:tc>
          <w:tcPr>
            <w:tcW w:w="1940" w:type="dxa"/>
            <w:tcBorders>
              <w:top w:val="nil"/>
              <w:left w:val="nil"/>
              <w:bottom w:val="single" w:sz="4" w:space="0" w:color="auto"/>
              <w:right w:val="single" w:sz="4" w:space="0" w:color="auto"/>
            </w:tcBorders>
            <w:shd w:val="clear" w:color="auto" w:fill="auto"/>
            <w:noWrap/>
            <w:vAlign w:val="center"/>
            <w:hideMark/>
          </w:tcPr>
          <w:p w14:paraId="5C3D742A" w14:textId="52D6E566" w:rsidR="00161B82" w:rsidRPr="00171262" w:rsidRDefault="00161B82" w:rsidP="00161B82">
            <w:pPr>
              <w:widowControl/>
              <w:spacing w:before="20" w:after="20"/>
              <w:ind w:firstLine="0"/>
              <w:jc w:val="left"/>
              <w:rPr>
                <w:sz w:val="24"/>
              </w:rPr>
            </w:pPr>
            <w:r w:rsidRPr="00171262">
              <w:rPr>
                <w:szCs w:val="28"/>
              </w:rPr>
              <w:t> </w:t>
            </w:r>
          </w:p>
        </w:tc>
      </w:tr>
      <w:tr w:rsidR="00161B82" w:rsidRPr="00171262" w14:paraId="154D8914"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212D4153" w14:textId="192B4DAD" w:rsidR="00161B82" w:rsidRPr="00171262" w:rsidRDefault="00161B82" w:rsidP="00161B82">
            <w:pPr>
              <w:widowControl/>
              <w:spacing w:before="20" w:after="20"/>
              <w:ind w:firstLine="0"/>
              <w:jc w:val="right"/>
              <w:rPr>
                <w:sz w:val="24"/>
              </w:rPr>
            </w:pPr>
            <w:r w:rsidRPr="00171262">
              <w:rPr>
                <w:szCs w:val="28"/>
              </w:rPr>
              <w:t>1</w:t>
            </w:r>
          </w:p>
        </w:tc>
        <w:tc>
          <w:tcPr>
            <w:tcW w:w="5695" w:type="dxa"/>
            <w:tcBorders>
              <w:top w:val="nil"/>
              <w:left w:val="nil"/>
              <w:bottom w:val="single" w:sz="4" w:space="0" w:color="auto"/>
              <w:right w:val="single" w:sz="4" w:space="0" w:color="auto"/>
            </w:tcBorders>
            <w:shd w:val="clear" w:color="auto" w:fill="auto"/>
            <w:noWrap/>
            <w:vAlign w:val="center"/>
            <w:hideMark/>
          </w:tcPr>
          <w:p w14:paraId="602FC13A" w14:textId="2D4FB499" w:rsidR="00161B82" w:rsidRPr="00171262" w:rsidRDefault="00161B82" w:rsidP="00161B82">
            <w:pPr>
              <w:widowControl/>
              <w:spacing w:before="20" w:after="20"/>
              <w:ind w:firstLine="0"/>
              <w:jc w:val="left"/>
              <w:rPr>
                <w:sz w:val="24"/>
              </w:rPr>
            </w:pPr>
            <w:r w:rsidRPr="00171262">
              <w:rPr>
                <w:szCs w:val="28"/>
              </w:rPr>
              <w:t>Tổng vốn đầu tư</w:t>
            </w:r>
          </w:p>
        </w:tc>
        <w:tc>
          <w:tcPr>
            <w:tcW w:w="1776" w:type="dxa"/>
            <w:tcBorders>
              <w:top w:val="nil"/>
              <w:left w:val="nil"/>
              <w:bottom w:val="single" w:sz="4" w:space="0" w:color="auto"/>
              <w:right w:val="single" w:sz="4" w:space="0" w:color="auto"/>
            </w:tcBorders>
            <w:shd w:val="clear" w:color="auto" w:fill="auto"/>
            <w:noWrap/>
            <w:vAlign w:val="center"/>
            <w:hideMark/>
          </w:tcPr>
          <w:p w14:paraId="2314B121" w14:textId="0E772BE7" w:rsidR="00161B82" w:rsidRPr="00171262" w:rsidRDefault="00161B82" w:rsidP="00161B82">
            <w:pPr>
              <w:widowControl/>
              <w:spacing w:before="20" w:after="20"/>
              <w:ind w:firstLine="0"/>
              <w:jc w:val="right"/>
              <w:rPr>
                <w:sz w:val="24"/>
              </w:rPr>
            </w:pPr>
            <w:del w:id="1057" w:author="Chốt nội dung mục 3.2, 23/10/2026 (Claude)" w:date="2026-10-23T15:39:02Z">
              <w:r w:rsidRPr="00171262">
                <w:rPr>
                  <w:szCs w:val="28"/>
                </w:rPr>
                <w:delText>1.669,00</w:delText>
              </w:r>
            </w:del>
            <w:ins w:id="1058" w:author="Chốt nội dung mục 3.2, 23/10/2026 (Claude)" w:date="2026-10-23T15:39:02Z">
              <w:r w:rsidRPr="00171262">
                <w:rPr>
                  <w:szCs w:val="28"/>
                </w:rPr>
                <w:t xml:space="preserve">1.730,20</w:t>
              </w:r>
            </w:ins>
          </w:p>
        </w:tc>
        <w:tc>
          <w:tcPr>
            <w:tcW w:w="1600" w:type="dxa"/>
            <w:tcBorders>
              <w:top w:val="nil"/>
              <w:left w:val="nil"/>
              <w:bottom w:val="single" w:sz="4" w:space="0" w:color="auto"/>
              <w:right w:val="single" w:sz="4" w:space="0" w:color="auto"/>
            </w:tcBorders>
            <w:shd w:val="clear" w:color="auto" w:fill="auto"/>
            <w:noWrap/>
            <w:vAlign w:val="center"/>
            <w:hideMark/>
          </w:tcPr>
          <w:p w14:paraId="6BDBF768" w14:textId="5C6F1C07" w:rsidR="00161B82" w:rsidRPr="00171262" w:rsidRDefault="00161B82" w:rsidP="00161B82">
            <w:pPr>
              <w:widowControl/>
              <w:spacing w:before="20" w:after="20"/>
              <w:ind w:firstLine="0"/>
              <w:jc w:val="left"/>
              <w:rPr>
                <w:sz w:val="24"/>
              </w:rPr>
            </w:pPr>
            <w:r w:rsidRPr="00171262">
              <w:rPr>
                <w:szCs w:val="28"/>
              </w:rPr>
              <w:t> </w:t>
            </w:r>
          </w:p>
        </w:tc>
        <w:tc>
          <w:tcPr>
            <w:tcW w:w="1640" w:type="dxa"/>
            <w:tcBorders>
              <w:top w:val="nil"/>
              <w:left w:val="nil"/>
              <w:bottom w:val="single" w:sz="4" w:space="0" w:color="auto"/>
              <w:right w:val="single" w:sz="4" w:space="0" w:color="auto"/>
            </w:tcBorders>
            <w:shd w:val="clear" w:color="auto" w:fill="auto"/>
            <w:noWrap/>
            <w:vAlign w:val="center"/>
            <w:hideMark/>
          </w:tcPr>
          <w:p w14:paraId="70AF485D" w14:textId="2D931AC7" w:rsidR="00161B82" w:rsidRPr="00171262" w:rsidRDefault="00161B82" w:rsidP="00161B82">
            <w:pPr>
              <w:widowControl/>
              <w:spacing w:before="20" w:after="20"/>
              <w:ind w:firstLine="0"/>
              <w:jc w:val="left"/>
              <w:rPr>
                <w:sz w:val="24"/>
              </w:rPr>
            </w:pPr>
            <w:r w:rsidRPr="00171262">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0F781418" w14:textId="7F76FCC9" w:rsidR="00161B82" w:rsidRPr="00171262" w:rsidRDefault="00161B82" w:rsidP="00161B82">
            <w:pPr>
              <w:widowControl/>
              <w:spacing w:before="20" w:after="20"/>
              <w:ind w:firstLine="0"/>
              <w:jc w:val="left"/>
              <w:rPr>
                <w:sz w:val="24"/>
              </w:rPr>
            </w:pPr>
            <w:r w:rsidRPr="00171262">
              <w:rPr>
                <w:szCs w:val="28"/>
              </w:rPr>
              <w:t> </w:t>
            </w:r>
          </w:p>
        </w:tc>
        <w:tc>
          <w:tcPr>
            <w:tcW w:w="1940" w:type="dxa"/>
            <w:tcBorders>
              <w:top w:val="nil"/>
              <w:left w:val="nil"/>
              <w:bottom w:val="single" w:sz="4" w:space="0" w:color="auto"/>
              <w:right w:val="single" w:sz="4" w:space="0" w:color="auto"/>
            </w:tcBorders>
            <w:shd w:val="clear" w:color="auto" w:fill="auto"/>
            <w:noWrap/>
            <w:vAlign w:val="center"/>
            <w:hideMark/>
          </w:tcPr>
          <w:p w14:paraId="0CA79D63" w14:textId="12CCA994" w:rsidR="00161B82" w:rsidRPr="00171262" w:rsidRDefault="00161B82" w:rsidP="00161B82">
            <w:pPr>
              <w:widowControl/>
              <w:spacing w:before="20" w:after="20"/>
              <w:ind w:firstLine="0"/>
              <w:jc w:val="left"/>
              <w:rPr>
                <w:sz w:val="24"/>
              </w:rPr>
            </w:pPr>
            <w:r w:rsidRPr="00171262">
              <w:rPr>
                <w:szCs w:val="28"/>
              </w:rPr>
              <w:t> </w:t>
            </w:r>
          </w:p>
        </w:tc>
      </w:tr>
      <w:tr w:rsidR="00161B82" w:rsidRPr="00171262" w14:paraId="00F3B802"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5A907AE3" w14:textId="50923E4C" w:rsidR="00161B82" w:rsidRPr="00171262" w:rsidRDefault="00161B82" w:rsidP="00161B82">
            <w:pPr>
              <w:widowControl/>
              <w:spacing w:before="20" w:after="20"/>
              <w:ind w:firstLine="0"/>
              <w:jc w:val="right"/>
              <w:rPr>
                <w:sz w:val="24"/>
              </w:rPr>
            </w:pPr>
            <w:r w:rsidRPr="00171262">
              <w:rPr>
                <w:szCs w:val="28"/>
              </w:rPr>
              <w:t>2</w:t>
            </w:r>
          </w:p>
        </w:tc>
        <w:tc>
          <w:tcPr>
            <w:tcW w:w="5695" w:type="dxa"/>
            <w:tcBorders>
              <w:top w:val="nil"/>
              <w:left w:val="nil"/>
              <w:bottom w:val="single" w:sz="4" w:space="0" w:color="auto"/>
              <w:right w:val="single" w:sz="4" w:space="0" w:color="auto"/>
            </w:tcBorders>
            <w:shd w:val="clear" w:color="auto" w:fill="auto"/>
            <w:noWrap/>
            <w:vAlign w:val="center"/>
            <w:hideMark/>
          </w:tcPr>
          <w:p w14:paraId="73C74043" w14:textId="156CD7E8" w:rsidR="00161B82" w:rsidRPr="00171262" w:rsidRDefault="00161B82" w:rsidP="00161B82">
            <w:pPr>
              <w:widowControl/>
              <w:spacing w:before="20" w:after="20"/>
              <w:ind w:firstLine="0"/>
              <w:jc w:val="left"/>
              <w:rPr>
                <w:sz w:val="24"/>
              </w:rPr>
            </w:pPr>
            <w:r w:rsidRPr="00171262">
              <w:rPr>
                <w:szCs w:val="28"/>
              </w:rPr>
              <w:t>Dòng tiền</w:t>
            </w:r>
          </w:p>
        </w:tc>
        <w:tc>
          <w:tcPr>
            <w:tcW w:w="1776" w:type="dxa"/>
            <w:tcBorders>
              <w:top w:val="nil"/>
              <w:left w:val="nil"/>
              <w:bottom w:val="single" w:sz="4" w:space="0" w:color="auto"/>
              <w:right w:val="single" w:sz="4" w:space="0" w:color="auto"/>
            </w:tcBorders>
            <w:shd w:val="clear" w:color="auto" w:fill="auto"/>
            <w:noWrap/>
            <w:vAlign w:val="center"/>
            <w:hideMark/>
          </w:tcPr>
          <w:p w14:paraId="3DF93676" w14:textId="0CDC084D" w:rsidR="00161B82" w:rsidRPr="00171262" w:rsidRDefault="00161B82" w:rsidP="00161B82">
            <w:pPr>
              <w:widowControl/>
              <w:spacing w:before="20" w:after="20"/>
              <w:ind w:firstLine="0"/>
              <w:jc w:val="right"/>
              <w:rPr>
                <w:sz w:val="24"/>
              </w:rPr>
            </w:pPr>
            <w:del w:id="1059" w:author="Chốt nội dung mục 3.2, 23/10/2026 (Claude)" w:date="2026-10-23T15:39:02Z">
              <w:r w:rsidRPr="00171262">
                <w:rPr>
                  <w:szCs w:val="28"/>
                </w:rPr>
                <w:delText>65,27</w:delText>
              </w:r>
            </w:del>
            <w:ins w:id="1060" w:author="Chốt nội dung mục 3.2, 23/10/2026 (Claude)" w:date="2026-10-23T15:39:02Z">
              <w:r w:rsidRPr="00171262">
                <w:rPr>
                  <w:szCs w:val="28"/>
                </w:rPr>
                <w:t xml:space="preserve">126,47</w:t>
              </w:r>
            </w:ins>
          </w:p>
        </w:tc>
        <w:tc>
          <w:tcPr>
            <w:tcW w:w="1600" w:type="dxa"/>
            <w:tcBorders>
              <w:top w:val="nil"/>
              <w:left w:val="nil"/>
              <w:bottom w:val="single" w:sz="4" w:space="0" w:color="auto"/>
              <w:right w:val="single" w:sz="4" w:space="0" w:color="auto"/>
            </w:tcBorders>
            <w:shd w:val="clear" w:color="auto" w:fill="auto"/>
            <w:noWrap/>
            <w:vAlign w:val="center"/>
            <w:hideMark/>
          </w:tcPr>
          <w:p w14:paraId="1CAB2AE8" w14:textId="70371B1B" w:rsidR="00161B82" w:rsidRPr="00171262" w:rsidRDefault="00161B82" w:rsidP="00161B82">
            <w:pPr>
              <w:widowControl/>
              <w:spacing w:before="20" w:after="20"/>
              <w:ind w:firstLine="0"/>
              <w:jc w:val="right"/>
              <w:rPr>
                <w:sz w:val="24"/>
              </w:rPr>
            </w:pPr>
            <w:r w:rsidRPr="00171262">
              <w:rPr>
                <w:szCs w:val="28"/>
              </w:rPr>
              <w:t>353,85</w:t>
            </w:r>
          </w:p>
        </w:tc>
        <w:tc>
          <w:tcPr>
            <w:tcW w:w="1640" w:type="dxa"/>
            <w:tcBorders>
              <w:top w:val="nil"/>
              <w:left w:val="nil"/>
              <w:bottom w:val="single" w:sz="4" w:space="0" w:color="auto"/>
              <w:right w:val="single" w:sz="4" w:space="0" w:color="auto"/>
            </w:tcBorders>
            <w:shd w:val="clear" w:color="auto" w:fill="auto"/>
            <w:noWrap/>
            <w:vAlign w:val="center"/>
            <w:hideMark/>
          </w:tcPr>
          <w:p w14:paraId="6D99B82E" w14:textId="55EF43EC" w:rsidR="00161B82" w:rsidRPr="00171262" w:rsidRDefault="00161B82" w:rsidP="00161B82">
            <w:pPr>
              <w:widowControl/>
              <w:spacing w:before="20" w:after="20"/>
              <w:ind w:firstLine="0"/>
              <w:jc w:val="right"/>
              <w:rPr>
                <w:sz w:val="24"/>
              </w:rPr>
            </w:pPr>
            <w:r w:rsidRPr="00171262">
              <w:rPr>
                <w:szCs w:val="28"/>
              </w:rPr>
              <w:t>428,21</w:t>
            </w:r>
          </w:p>
        </w:tc>
        <w:tc>
          <w:tcPr>
            <w:tcW w:w="1600" w:type="dxa"/>
            <w:tcBorders>
              <w:top w:val="nil"/>
              <w:left w:val="nil"/>
              <w:bottom w:val="single" w:sz="4" w:space="0" w:color="auto"/>
              <w:right w:val="single" w:sz="4" w:space="0" w:color="auto"/>
            </w:tcBorders>
            <w:shd w:val="clear" w:color="auto" w:fill="auto"/>
            <w:noWrap/>
            <w:vAlign w:val="center"/>
            <w:hideMark/>
          </w:tcPr>
          <w:p w14:paraId="3D3BBBDD" w14:textId="570D9132" w:rsidR="00161B82" w:rsidRPr="00171262" w:rsidRDefault="00161B82" w:rsidP="00161B82">
            <w:pPr>
              <w:widowControl/>
              <w:spacing w:before="20" w:after="20"/>
              <w:ind w:firstLine="0"/>
              <w:jc w:val="right"/>
              <w:rPr>
                <w:sz w:val="24"/>
              </w:rPr>
            </w:pPr>
            <w:r w:rsidRPr="00171262">
              <w:rPr>
                <w:szCs w:val="28"/>
              </w:rPr>
              <w:t>522,33</w:t>
            </w:r>
          </w:p>
        </w:tc>
        <w:tc>
          <w:tcPr>
            <w:tcW w:w="1940" w:type="dxa"/>
            <w:tcBorders>
              <w:top w:val="nil"/>
              <w:left w:val="nil"/>
              <w:bottom w:val="single" w:sz="4" w:space="0" w:color="auto"/>
              <w:right w:val="single" w:sz="4" w:space="0" w:color="auto"/>
            </w:tcBorders>
            <w:shd w:val="clear" w:color="auto" w:fill="auto"/>
            <w:noWrap/>
            <w:vAlign w:val="center"/>
            <w:hideMark/>
          </w:tcPr>
          <w:p w14:paraId="37A2F091" w14:textId="3E880A8C" w:rsidR="00161B82" w:rsidRPr="00171262" w:rsidRDefault="00161B82" w:rsidP="00161B82">
            <w:pPr>
              <w:widowControl/>
              <w:spacing w:before="20" w:after="20"/>
              <w:ind w:firstLine="0"/>
              <w:jc w:val="right"/>
              <w:rPr>
                <w:sz w:val="24"/>
              </w:rPr>
            </w:pPr>
            <w:r w:rsidRPr="00171262">
              <w:rPr>
                <w:szCs w:val="28"/>
              </w:rPr>
              <w:t>631,75</w:t>
            </w:r>
          </w:p>
        </w:tc>
      </w:tr>
      <w:tr w:rsidR="00161B82" w:rsidRPr="00D17E3E" w14:paraId="0B145D07"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20E6C339" w14:textId="121F78A5" w:rsidR="00161B82" w:rsidRPr="00171262" w:rsidRDefault="00161B82" w:rsidP="00161B82">
            <w:pPr>
              <w:widowControl/>
              <w:spacing w:before="20" w:after="20"/>
              <w:ind w:firstLine="0"/>
              <w:jc w:val="right"/>
              <w:rPr>
                <w:sz w:val="24"/>
              </w:rPr>
            </w:pPr>
            <w:r w:rsidRPr="00171262">
              <w:rPr>
                <w:szCs w:val="28"/>
              </w:rPr>
              <w:t>3</w:t>
            </w:r>
          </w:p>
        </w:tc>
        <w:tc>
          <w:tcPr>
            <w:tcW w:w="5695" w:type="dxa"/>
            <w:tcBorders>
              <w:top w:val="nil"/>
              <w:left w:val="nil"/>
              <w:bottom w:val="single" w:sz="4" w:space="0" w:color="auto"/>
              <w:right w:val="single" w:sz="4" w:space="0" w:color="auto"/>
            </w:tcBorders>
            <w:shd w:val="clear" w:color="auto" w:fill="auto"/>
            <w:noWrap/>
            <w:vAlign w:val="center"/>
            <w:hideMark/>
          </w:tcPr>
          <w:p w14:paraId="4FDC38C6" w14:textId="0766C68F" w:rsidR="00161B82" w:rsidRPr="00171262" w:rsidRDefault="00161B82" w:rsidP="00161B82">
            <w:pPr>
              <w:widowControl/>
              <w:spacing w:before="20" w:after="20"/>
              <w:ind w:firstLine="0"/>
              <w:jc w:val="left"/>
              <w:rPr>
                <w:sz w:val="24"/>
              </w:rPr>
            </w:pPr>
            <w:r w:rsidRPr="00171262">
              <w:rPr>
                <w:szCs w:val="28"/>
              </w:rPr>
              <w:t>Thời gian hoàn vốn</w:t>
            </w:r>
          </w:p>
        </w:tc>
        <w:tc>
          <w:tcPr>
            <w:tcW w:w="1776" w:type="dxa"/>
            <w:tcBorders>
              <w:top w:val="nil"/>
              <w:left w:val="nil"/>
              <w:bottom w:val="single" w:sz="4" w:space="0" w:color="auto"/>
              <w:right w:val="single" w:sz="4" w:space="0" w:color="auto"/>
            </w:tcBorders>
            <w:shd w:val="clear" w:color="auto" w:fill="auto"/>
            <w:noWrap/>
            <w:vAlign w:val="center"/>
            <w:hideMark/>
          </w:tcPr>
          <w:p w14:paraId="4E7AEBD1" w14:textId="0D17D04D" w:rsidR="00161B82" w:rsidRPr="00D17E3E" w:rsidRDefault="00161B82" w:rsidP="00161B82">
            <w:pPr>
              <w:widowControl/>
              <w:spacing w:before="20" w:after="20"/>
              <w:ind w:firstLine="0"/>
              <w:jc w:val="right"/>
              <w:rPr>
                <w:b/>
                <w:bCs/>
                <w:sz w:val="24"/>
              </w:rPr>
            </w:pPr>
            <w:r w:rsidRPr="00171262">
              <w:rPr>
                <w:b/>
                <w:bCs/>
                <w:szCs w:val="28"/>
              </w:rPr>
              <w:t>4,47</w:t>
            </w:r>
          </w:p>
        </w:tc>
        <w:tc>
          <w:tcPr>
            <w:tcW w:w="1600" w:type="dxa"/>
            <w:tcBorders>
              <w:top w:val="nil"/>
              <w:left w:val="nil"/>
              <w:bottom w:val="single" w:sz="4" w:space="0" w:color="auto"/>
              <w:right w:val="single" w:sz="4" w:space="0" w:color="auto"/>
            </w:tcBorders>
            <w:shd w:val="clear" w:color="auto" w:fill="auto"/>
            <w:noWrap/>
            <w:vAlign w:val="center"/>
            <w:hideMark/>
          </w:tcPr>
          <w:p w14:paraId="5CB59807" w14:textId="72CF88AE" w:rsidR="00161B82" w:rsidRPr="00D17E3E" w:rsidRDefault="00161B82" w:rsidP="00161B82">
            <w:pPr>
              <w:widowControl/>
              <w:spacing w:before="20" w:after="20"/>
              <w:ind w:firstLine="0"/>
              <w:jc w:val="left"/>
              <w:rPr>
                <w:sz w:val="24"/>
              </w:rPr>
            </w:pPr>
            <w:r w:rsidRPr="00D17E3E">
              <w:rPr>
                <w:szCs w:val="28"/>
              </w:rPr>
              <w:t> </w:t>
            </w:r>
          </w:p>
        </w:tc>
        <w:tc>
          <w:tcPr>
            <w:tcW w:w="1640" w:type="dxa"/>
            <w:tcBorders>
              <w:top w:val="nil"/>
              <w:left w:val="nil"/>
              <w:bottom w:val="single" w:sz="4" w:space="0" w:color="auto"/>
              <w:right w:val="single" w:sz="4" w:space="0" w:color="auto"/>
            </w:tcBorders>
            <w:shd w:val="clear" w:color="auto" w:fill="auto"/>
            <w:noWrap/>
            <w:vAlign w:val="center"/>
            <w:hideMark/>
          </w:tcPr>
          <w:p w14:paraId="3D961BFC" w14:textId="1EBB6397" w:rsidR="00161B82" w:rsidRPr="00D17E3E" w:rsidRDefault="00161B82" w:rsidP="00161B82">
            <w:pPr>
              <w:widowControl/>
              <w:spacing w:before="20" w:after="20"/>
              <w:ind w:firstLine="0"/>
              <w:jc w:val="left"/>
              <w:rPr>
                <w:sz w:val="24"/>
              </w:rPr>
            </w:pPr>
            <w:r w:rsidRPr="00D17E3E">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42BC6B69" w14:textId="15E84C62" w:rsidR="00161B82" w:rsidRPr="00D17E3E" w:rsidRDefault="00161B82" w:rsidP="00161B82">
            <w:pPr>
              <w:widowControl/>
              <w:spacing w:before="20" w:after="20"/>
              <w:ind w:firstLine="0"/>
              <w:jc w:val="left"/>
              <w:rPr>
                <w:sz w:val="24"/>
              </w:rPr>
            </w:pPr>
            <w:r w:rsidRPr="00D17E3E">
              <w:rPr>
                <w:szCs w:val="28"/>
              </w:rPr>
              <w:t> </w:t>
            </w:r>
          </w:p>
        </w:tc>
        <w:tc>
          <w:tcPr>
            <w:tcW w:w="1940" w:type="dxa"/>
            <w:tcBorders>
              <w:top w:val="nil"/>
              <w:left w:val="nil"/>
              <w:bottom w:val="single" w:sz="4" w:space="0" w:color="auto"/>
              <w:right w:val="single" w:sz="4" w:space="0" w:color="auto"/>
            </w:tcBorders>
            <w:shd w:val="clear" w:color="auto" w:fill="auto"/>
            <w:noWrap/>
            <w:vAlign w:val="center"/>
            <w:hideMark/>
          </w:tcPr>
          <w:p w14:paraId="51718551" w14:textId="0BC70BBE" w:rsidR="00161B82" w:rsidRPr="00D17E3E" w:rsidRDefault="00161B82" w:rsidP="00161B82">
            <w:pPr>
              <w:widowControl/>
              <w:spacing w:before="20" w:after="20"/>
              <w:ind w:firstLine="0"/>
              <w:jc w:val="left"/>
              <w:rPr>
                <w:sz w:val="24"/>
              </w:rPr>
            </w:pPr>
            <w:r w:rsidRPr="00D17E3E">
              <w:rPr>
                <w:szCs w:val="28"/>
              </w:rPr>
              <w:t> </w:t>
            </w:r>
          </w:p>
        </w:tc>
      </w:tr>
    </w:tbl>
    <w:p w14:paraId="27419EE6" w14:textId="77777777" w:rsidR="004F7CBD" w:rsidRPr="00D17E3E" w:rsidRDefault="004F7CBD"/>
    <w:p w14:paraId="1B79B0BA" w14:textId="77777777" w:rsidR="004F7CBD" w:rsidRPr="00D17E3E" w:rsidRDefault="004F7CBD">
      <w:pPr>
        <w:widowControl/>
        <w:spacing w:before="0" w:after="0"/>
        <w:ind w:firstLine="0"/>
        <w:jc w:val="left"/>
        <w:rPr>
          <w:i/>
        </w:rPr>
      </w:pPr>
    </w:p>
    <w:p w14:paraId="267D9AE0" w14:textId="77777777" w:rsidR="00260083" w:rsidRPr="00D17E3E" w:rsidRDefault="00260083"/>
    <w:sectPr w:rsidR="00260083" w:rsidRPr="00D17E3E" w:rsidSect="00A6136A">
      <w:pgSz w:w="16840" w:h="11907" w:orient="landscape" w:code="9"/>
      <w:pgMar w:top="1701" w:right="1134"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635DC" w14:textId="77777777" w:rsidR="00FE5651" w:rsidRDefault="00FE5651">
      <w:r>
        <w:separator/>
      </w:r>
    </w:p>
  </w:endnote>
  <w:endnote w:type="continuationSeparator" w:id="0">
    <w:p w14:paraId="70824490" w14:textId="77777777" w:rsidR="00FE5651" w:rsidRDefault="00FE5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C319" w14:textId="77777777" w:rsidR="009C06F8" w:rsidRPr="00192465" w:rsidRDefault="009C06F8"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06806" w14:textId="77777777" w:rsidR="00FE5651" w:rsidRDefault="00FE5651">
      <w:r>
        <w:separator/>
      </w:r>
    </w:p>
  </w:footnote>
  <w:footnote w:type="continuationSeparator" w:id="0">
    <w:p w14:paraId="3B08C8CE" w14:textId="77777777" w:rsidR="00FE5651" w:rsidRDefault="00FE5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14AE1B11" w14:textId="77777777" w:rsidR="009C06F8" w:rsidRDefault="009C06F8">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76512188" w14:textId="77777777" w:rsidR="009C06F8" w:rsidRDefault="009C0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53ECD1A1" w14:textId="77777777" w:rsidR="009C06F8" w:rsidRPr="00982CEF" w:rsidRDefault="009C06F8"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161B82">
          <w:rPr>
            <w:noProof/>
            <w:color w:val="000000" w:themeColor="text1"/>
            <w:sz w:val="28"/>
            <w:szCs w:val="28"/>
          </w:rPr>
          <w:t>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4E6165D"/>
    <w:multiLevelType w:val="hybridMultilevel"/>
    <w:tmpl w:val="9CCCD612"/>
    <w:lvl w:ilvl="0" w:tplc="080C397C">
      <w:start w:val="6"/>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9070FD"/>
    <w:multiLevelType w:val="hybridMultilevel"/>
    <w:tmpl w:val="376C9874"/>
    <w:lvl w:ilvl="0" w:tplc="D8CA6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B4255C"/>
    <w:multiLevelType w:val="hybridMultilevel"/>
    <w:tmpl w:val="3DCE52E2"/>
    <w:lvl w:ilvl="0" w:tplc="154EC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180C8D"/>
    <w:multiLevelType w:val="hybridMultilevel"/>
    <w:tmpl w:val="C7F6AD18"/>
    <w:lvl w:ilvl="0" w:tplc="FEFEF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4"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FDB59DB"/>
    <w:multiLevelType w:val="hybridMultilevel"/>
    <w:tmpl w:val="8E5CF324"/>
    <w:lvl w:ilvl="0" w:tplc="13EA3812">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9"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351D"/>
    <w:multiLevelType w:val="hybridMultilevel"/>
    <w:tmpl w:val="B194317A"/>
    <w:lvl w:ilvl="0" w:tplc="51F23F4C">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256630">
    <w:abstractNumId w:val="18"/>
  </w:num>
  <w:num w:numId="2" w16cid:durableId="1898971702">
    <w:abstractNumId w:val="24"/>
  </w:num>
  <w:num w:numId="3" w16cid:durableId="1469660683">
    <w:abstractNumId w:val="0"/>
  </w:num>
  <w:num w:numId="4" w16cid:durableId="287931342">
    <w:abstractNumId w:val="4"/>
  </w:num>
  <w:num w:numId="5" w16cid:durableId="59376172">
    <w:abstractNumId w:val="9"/>
  </w:num>
  <w:num w:numId="6" w16cid:durableId="510609647">
    <w:abstractNumId w:val="25"/>
  </w:num>
  <w:num w:numId="7" w16cid:durableId="1623725209">
    <w:abstractNumId w:val="2"/>
  </w:num>
  <w:num w:numId="8" w16cid:durableId="304311471">
    <w:abstractNumId w:val="14"/>
  </w:num>
  <w:num w:numId="9" w16cid:durableId="2030333488">
    <w:abstractNumId w:val="10"/>
  </w:num>
  <w:num w:numId="10" w16cid:durableId="1780175330">
    <w:abstractNumId w:val="15"/>
  </w:num>
  <w:num w:numId="11" w16cid:durableId="1516263491">
    <w:abstractNumId w:val="19"/>
  </w:num>
  <w:num w:numId="12" w16cid:durableId="1359506971">
    <w:abstractNumId w:val="23"/>
  </w:num>
  <w:num w:numId="13" w16cid:durableId="780106308">
    <w:abstractNumId w:val="26"/>
  </w:num>
  <w:num w:numId="14" w16cid:durableId="1201088877">
    <w:abstractNumId w:val="3"/>
  </w:num>
  <w:num w:numId="15" w16cid:durableId="1955402826">
    <w:abstractNumId w:val="13"/>
  </w:num>
  <w:num w:numId="16" w16cid:durableId="6490887">
    <w:abstractNumId w:val="8"/>
  </w:num>
  <w:num w:numId="17" w16cid:durableId="1075473536">
    <w:abstractNumId w:val="8"/>
  </w:num>
  <w:num w:numId="18" w16cid:durableId="1467352020">
    <w:abstractNumId w:val="8"/>
  </w:num>
  <w:num w:numId="19" w16cid:durableId="1406805938">
    <w:abstractNumId w:val="12"/>
  </w:num>
  <w:num w:numId="20" w16cid:durableId="1129972622">
    <w:abstractNumId w:val="21"/>
  </w:num>
  <w:num w:numId="21" w16cid:durableId="2008095297">
    <w:abstractNumId w:val="8"/>
    <w:lvlOverride w:ilvl="0">
      <w:startOverride w:val="1"/>
    </w:lvlOverride>
  </w:num>
  <w:num w:numId="22" w16cid:durableId="541327601">
    <w:abstractNumId w:val="5"/>
  </w:num>
  <w:num w:numId="23" w16cid:durableId="1080248732">
    <w:abstractNumId w:val="17"/>
  </w:num>
  <w:num w:numId="24" w16cid:durableId="1863861454">
    <w:abstractNumId w:val="22"/>
  </w:num>
  <w:num w:numId="25" w16cid:durableId="618948098">
    <w:abstractNumId w:val="20"/>
  </w:num>
  <w:num w:numId="26" w16cid:durableId="475491585">
    <w:abstractNumId w:val="16"/>
  </w:num>
  <w:num w:numId="27" w16cid:durableId="1838689596">
    <w:abstractNumId w:val="6"/>
  </w:num>
  <w:num w:numId="28" w16cid:durableId="293609389">
    <w:abstractNumId w:val="11"/>
  </w:num>
  <w:num w:numId="29" w16cid:durableId="998849363">
    <w:abstractNumId w:val="7"/>
  </w:num>
  <w:num w:numId="30" w16cid:durableId="307904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06CD9"/>
    <w:rsid w:val="00010FAE"/>
    <w:rsid w:val="000112F0"/>
    <w:rsid w:val="00013079"/>
    <w:rsid w:val="00013C72"/>
    <w:rsid w:val="0001432A"/>
    <w:rsid w:val="0001620F"/>
    <w:rsid w:val="0002047E"/>
    <w:rsid w:val="000204C8"/>
    <w:rsid w:val="00022CA7"/>
    <w:rsid w:val="0002326B"/>
    <w:rsid w:val="00024D4A"/>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394D"/>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17D"/>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2143"/>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652"/>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1B82"/>
    <w:rsid w:val="00162E2D"/>
    <w:rsid w:val="00163030"/>
    <w:rsid w:val="001630B4"/>
    <w:rsid w:val="00163749"/>
    <w:rsid w:val="001637DE"/>
    <w:rsid w:val="00164680"/>
    <w:rsid w:val="00164746"/>
    <w:rsid w:val="0016513C"/>
    <w:rsid w:val="00165ACD"/>
    <w:rsid w:val="001664C3"/>
    <w:rsid w:val="00166B65"/>
    <w:rsid w:val="00166B88"/>
    <w:rsid w:val="00167F46"/>
    <w:rsid w:val="00170376"/>
    <w:rsid w:val="0017056F"/>
    <w:rsid w:val="00171262"/>
    <w:rsid w:val="00171E67"/>
    <w:rsid w:val="0017321E"/>
    <w:rsid w:val="001744DB"/>
    <w:rsid w:val="001758A6"/>
    <w:rsid w:val="00175B58"/>
    <w:rsid w:val="00176415"/>
    <w:rsid w:val="00177293"/>
    <w:rsid w:val="0017729D"/>
    <w:rsid w:val="00177385"/>
    <w:rsid w:val="001777D9"/>
    <w:rsid w:val="00177DE8"/>
    <w:rsid w:val="00177F62"/>
    <w:rsid w:val="001809C8"/>
    <w:rsid w:val="001813F2"/>
    <w:rsid w:val="0018208F"/>
    <w:rsid w:val="00182B00"/>
    <w:rsid w:val="00182D67"/>
    <w:rsid w:val="00183F11"/>
    <w:rsid w:val="00185195"/>
    <w:rsid w:val="0018542A"/>
    <w:rsid w:val="00186119"/>
    <w:rsid w:val="001862B3"/>
    <w:rsid w:val="001877A0"/>
    <w:rsid w:val="00187DB4"/>
    <w:rsid w:val="00190DD1"/>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48EA"/>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52C6"/>
    <w:rsid w:val="001B6E83"/>
    <w:rsid w:val="001B76E1"/>
    <w:rsid w:val="001B775F"/>
    <w:rsid w:val="001C0FED"/>
    <w:rsid w:val="001C124E"/>
    <w:rsid w:val="001C15FE"/>
    <w:rsid w:val="001C21DB"/>
    <w:rsid w:val="001C2AB7"/>
    <w:rsid w:val="001C3BFC"/>
    <w:rsid w:val="001C429C"/>
    <w:rsid w:val="001C43BE"/>
    <w:rsid w:val="001C4679"/>
    <w:rsid w:val="001C61E8"/>
    <w:rsid w:val="001C6B96"/>
    <w:rsid w:val="001C775A"/>
    <w:rsid w:val="001D000B"/>
    <w:rsid w:val="001D03C0"/>
    <w:rsid w:val="001D0753"/>
    <w:rsid w:val="001D0A43"/>
    <w:rsid w:val="001D13A2"/>
    <w:rsid w:val="001D4394"/>
    <w:rsid w:val="001D604F"/>
    <w:rsid w:val="001D688C"/>
    <w:rsid w:val="001D6919"/>
    <w:rsid w:val="001D6C16"/>
    <w:rsid w:val="001D705C"/>
    <w:rsid w:val="001E04B5"/>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2E55"/>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B5E"/>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57838"/>
    <w:rsid w:val="00260083"/>
    <w:rsid w:val="002605CB"/>
    <w:rsid w:val="00261EA1"/>
    <w:rsid w:val="00261FDC"/>
    <w:rsid w:val="00264147"/>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22A"/>
    <w:rsid w:val="002F76F7"/>
    <w:rsid w:val="002F7ECB"/>
    <w:rsid w:val="00300AAF"/>
    <w:rsid w:val="00304D60"/>
    <w:rsid w:val="00305B9E"/>
    <w:rsid w:val="00306CCA"/>
    <w:rsid w:val="0030722B"/>
    <w:rsid w:val="003076BE"/>
    <w:rsid w:val="003110C9"/>
    <w:rsid w:val="00311A01"/>
    <w:rsid w:val="00311DA4"/>
    <w:rsid w:val="0031222E"/>
    <w:rsid w:val="00315D3C"/>
    <w:rsid w:val="00315E3A"/>
    <w:rsid w:val="003160BF"/>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1FB"/>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0D40"/>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2AA"/>
    <w:rsid w:val="00366372"/>
    <w:rsid w:val="003701EF"/>
    <w:rsid w:val="00370CCC"/>
    <w:rsid w:val="00370F95"/>
    <w:rsid w:val="00370F96"/>
    <w:rsid w:val="00372055"/>
    <w:rsid w:val="003724BE"/>
    <w:rsid w:val="00372734"/>
    <w:rsid w:val="00372744"/>
    <w:rsid w:val="003733FB"/>
    <w:rsid w:val="00373A35"/>
    <w:rsid w:val="00373A72"/>
    <w:rsid w:val="00373C6F"/>
    <w:rsid w:val="0037570B"/>
    <w:rsid w:val="0037641C"/>
    <w:rsid w:val="003766AB"/>
    <w:rsid w:val="00380991"/>
    <w:rsid w:val="00380BF6"/>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0A03"/>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0574"/>
    <w:rsid w:val="003B0580"/>
    <w:rsid w:val="003B0726"/>
    <w:rsid w:val="003B1A98"/>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2C30"/>
    <w:rsid w:val="003D33A3"/>
    <w:rsid w:val="003D40D1"/>
    <w:rsid w:val="003D49E2"/>
    <w:rsid w:val="003D6455"/>
    <w:rsid w:val="003D7169"/>
    <w:rsid w:val="003E0857"/>
    <w:rsid w:val="003E1A7C"/>
    <w:rsid w:val="003E3D06"/>
    <w:rsid w:val="003E4BBC"/>
    <w:rsid w:val="003E4CC6"/>
    <w:rsid w:val="003E58E0"/>
    <w:rsid w:val="003E5B10"/>
    <w:rsid w:val="003E5BA8"/>
    <w:rsid w:val="003E72DE"/>
    <w:rsid w:val="003F267F"/>
    <w:rsid w:val="003F26EB"/>
    <w:rsid w:val="003F2B92"/>
    <w:rsid w:val="003F2C9A"/>
    <w:rsid w:val="003F30C1"/>
    <w:rsid w:val="003F3238"/>
    <w:rsid w:val="003F3421"/>
    <w:rsid w:val="003F36E5"/>
    <w:rsid w:val="003F536E"/>
    <w:rsid w:val="003F5E69"/>
    <w:rsid w:val="003F6341"/>
    <w:rsid w:val="003F6848"/>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6D6"/>
    <w:rsid w:val="00421AB0"/>
    <w:rsid w:val="00421FDD"/>
    <w:rsid w:val="00423723"/>
    <w:rsid w:val="00423AFE"/>
    <w:rsid w:val="00423E51"/>
    <w:rsid w:val="004244EC"/>
    <w:rsid w:val="0042451C"/>
    <w:rsid w:val="00424C50"/>
    <w:rsid w:val="00424FA5"/>
    <w:rsid w:val="00425B94"/>
    <w:rsid w:val="00425D63"/>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4D21"/>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6750D"/>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138E"/>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A7DE0"/>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C7369"/>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24D"/>
    <w:rsid w:val="004F2DD9"/>
    <w:rsid w:val="004F2F68"/>
    <w:rsid w:val="004F35F5"/>
    <w:rsid w:val="004F362D"/>
    <w:rsid w:val="004F4BD1"/>
    <w:rsid w:val="004F5560"/>
    <w:rsid w:val="004F5F91"/>
    <w:rsid w:val="004F6334"/>
    <w:rsid w:val="004F6F1B"/>
    <w:rsid w:val="004F7CBD"/>
    <w:rsid w:val="004F7D6F"/>
    <w:rsid w:val="004F7EB7"/>
    <w:rsid w:val="004F7FD5"/>
    <w:rsid w:val="00500FB1"/>
    <w:rsid w:val="00502C48"/>
    <w:rsid w:val="00504141"/>
    <w:rsid w:val="0050481D"/>
    <w:rsid w:val="005055F0"/>
    <w:rsid w:val="005058E6"/>
    <w:rsid w:val="00505E82"/>
    <w:rsid w:val="00507B60"/>
    <w:rsid w:val="00507D0D"/>
    <w:rsid w:val="00510EF2"/>
    <w:rsid w:val="00510F9A"/>
    <w:rsid w:val="00511448"/>
    <w:rsid w:val="00512444"/>
    <w:rsid w:val="00512F4C"/>
    <w:rsid w:val="005135D5"/>
    <w:rsid w:val="0051362F"/>
    <w:rsid w:val="00514F98"/>
    <w:rsid w:val="0051584D"/>
    <w:rsid w:val="00517C75"/>
    <w:rsid w:val="005205E0"/>
    <w:rsid w:val="00520C30"/>
    <w:rsid w:val="00520C7D"/>
    <w:rsid w:val="00522CE1"/>
    <w:rsid w:val="00525322"/>
    <w:rsid w:val="00525440"/>
    <w:rsid w:val="00525943"/>
    <w:rsid w:val="005262B5"/>
    <w:rsid w:val="005265D7"/>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0A53"/>
    <w:rsid w:val="00561203"/>
    <w:rsid w:val="00561AF6"/>
    <w:rsid w:val="005622AA"/>
    <w:rsid w:val="005623F8"/>
    <w:rsid w:val="00563087"/>
    <w:rsid w:val="005639D0"/>
    <w:rsid w:val="00563CC2"/>
    <w:rsid w:val="005645CC"/>
    <w:rsid w:val="0056547E"/>
    <w:rsid w:val="00565A3C"/>
    <w:rsid w:val="005668B4"/>
    <w:rsid w:val="00566928"/>
    <w:rsid w:val="005676BB"/>
    <w:rsid w:val="005702B7"/>
    <w:rsid w:val="00572B6D"/>
    <w:rsid w:val="00573196"/>
    <w:rsid w:val="0057348A"/>
    <w:rsid w:val="005742F3"/>
    <w:rsid w:val="00574308"/>
    <w:rsid w:val="00574523"/>
    <w:rsid w:val="005745CC"/>
    <w:rsid w:val="005753DE"/>
    <w:rsid w:val="0057555F"/>
    <w:rsid w:val="005757B6"/>
    <w:rsid w:val="00576A73"/>
    <w:rsid w:val="00576C63"/>
    <w:rsid w:val="00576DAF"/>
    <w:rsid w:val="00576EBE"/>
    <w:rsid w:val="005778F3"/>
    <w:rsid w:val="005801B7"/>
    <w:rsid w:val="00580756"/>
    <w:rsid w:val="00580B0C"/>
    <w:rsid w:val="00581446"/>
    <w:rsid w:val="00581699"/>
    <w:rsid w:val="00581ED6"/>
    <w:rsid w:val="00581EFD"/>
    <w:rsid w:val="00582679"/>
    <w:rsid w:val="00583C1D"/>
    <w:rsid w:val="00584853"/>
    <w:rsid w:val="00586299"/>
    <w:rsid w:val="00587683"/>
    <w:rsid w:val="00587C89"/>
    <w:rsid w:val="00587F4B"/>
    <w:rsid w:val="00590549"/>
    <w:rsid w:val="00590EFC"/>
    <w:rsid w:val="005915D4"/>
    <w:rsid w:val="00591D52"/>
    <w:rsid w:val="00592E2B"/>
    <w:rsid w:val="00595330"/>
    <w:rsid w:val="00595794"/>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319"/>
    <w:rsid w:val="005B77C1"/>
    <w:rsid w:val="005B7BC0"/>
    <w:rsid w:val="005C135A"/>
    <w:rsid w:val="005C1B42"/>
    <w:rsid w:val="005C1C69"/>
    <w:rsid w:val="005C2626"/>
    <w:rsid w:val="005C28C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2C7B"/>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98F"/>
    <w:rsid w:val="00606A1A"/>
    <w:rsid w:val="006071C3"/>
    <w:rsid w:val="006076C2"/>
    <w:rsid w:val="00607C2E"/>
    <w:rsid w:val="00607E1D"/>
    <w:rsid w:val="0061045A"/>
    <w:rsid w:val="006105B2"/>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08D"/>
    <w:rsid w:val="0063330E"/>
    <w:rsid w:val="0063386B"/>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6B4E"/>
    <w:rsid w:val="0064772C"/>
    <w:rsid w:val="00647A94"/>
    <w:rsid w:val="00650567"/>
    <w:rsid w:val="00650937"/>
    <w:rsid w:val="00650E89"/>
    <w:rsid w:val="0065138D"/>
    <w:rsid w:val="00651973"/>
    <w:rsid w:val="00652BBC"/>
    <w:rsid w:val="00652FDD"/>
    <w:rsid w:val="006532B9"/>
    <w:rsid w:val="00653A0A"/>
    <w:rsid w:val="00653B7F"/>
    <w:rsid w:val="00653EBB"/>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9D9"/>
    <w:rsid w:val="00681AF7"/>
    <w:rsid w:val="00681BCD"/>
    <w:rsid w:val="00682468"/>
    <w:rsid w:val="0068263E"/>
    <w:rsid w:val="00682B9E"/>
    <w:rsid w:val="00683402"/>
    <w:rsid w:val="00683E52"/>
    <w:rsid w:val="00684063"/>
    <w:rsid w:val="00685325"/>
    <w:rsid w:val="00685C35"/>
    <w:rsid w:val="00686D94"/>
    <w:rsid w:val="0068715F"/>
    <w:rsid w:val="00687EA9"/>
    <w:rsid w:val="00687EF2"/>
    <w:rsid w:val="0069147F"/>
    <w:rsid w:val="0069216C"/>
    <w:rsid w:val="006937F7"/>
    <w:rsid w:val="00693AB0"/>
    <w:rsid w:val="00694B0D"/>
    <w:rsid w:val="00694B69"/>
    <w:rsid w:val="006953D4"/>
    <w:rsid w:val="0069554A"/>
    <w:rsid w:val="0069566E"/>
    <w:rsid w:val="006962FA"/>
    <w:rsid w:val="0069634B"/>
    <w:rsid w:val="00696BE7"/>
    <w:rsid w:val="006974EC"/>
    <w:rsid w:val="006976E4"/>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B69E3"/>
    <w:rsid w:val="006C0306"/>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411"/>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D0"/>
    <w:rsid w:val="006E5BE0"/>
    <w:rsid w:val="006E5D49"/>
    <w:rsid w:val="006E6E2D"/>
    <w:rsid w:val="006E6FD2"/>
    <w:rsid w:val="006F028E"/>
    <w:rsid w:val="006F05BD"/>
    <w:rsid w:val="006F0D48"/>
    <w:rsid w:val="006F18C6"/>
    <w:rsid w:val="006F1A9B"/>
    <w:rsid w:val="006F1C36"/>
    <w:rsid w:val="006F2030"/>
    <w:rsid w:val="006F2EA6"/>
    <w:rsid w:val="006F4483"/>
    <w:rsid w:val="006F4ACF"/>
    <w:rsid w:val="006F4C8F"/>
    <w:rsid w:val="006F51F2"/>
    <w:rsid w:val="006F58CA"/>
    <w:rsid w:val="006F5B1A"/>
    <w:rsid w:val="006F5C0E"/>
    <w:rsid w:val="006F7992"/>
    <w:rsid w:val="00700429"/>
    <w:rsid w:val="00700858"/>
    <w:rsid w:val="00700AC0"/>
    <w:rsid w:val="007030D4"/>
    <w:rsid w:val="00703145"/>
    <w:rsid w:val="0070443A"/>
    <w:rsid w:val="007061A3"/>
    <w:rsid w:val="007061B2"/>
    <w:rsid w:val="00706235"/>
    <w:rsid w:val="00706914"/>
    <w:rsid w:val="007072E1"/>
    <w:rsid w:val="0070757C"/>
    <w:rsid w:val="00710050"/>
    <w:rsid w:val="00710C2B"/>
    <w:rsid w:val="007110DA"/>
    <w:rsid w:val="0071194E"/>
    <w:rsid w:val="00712442"/>
    <w:rsid w:val="00714C9F"/>
    <w:rsid w:val="007154EA"/>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033"/>
    <w:rsid w:val="00755C8A"/>
    <w:rsid w:val="00755F14"/>
    <w:rsid w:val="0075698A"/>
    <w:rsid w:val="0075736F"/>
    <w:rsid w:val="00760088"/>
    <w:rsid w:val="00761953"/>
    <w:rsid w:val="00762694"/>
    <w:rsid w:val="00763BD4"/>
    <w:rsid w:val="007648F2"/>
    <w:rsid w:val="00765B25"/>
    <w:rsid w:val="007670E8"/>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8C"/>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60"/>
    <w:rsid w:val="007A23DA"/>
    <w:rsid w:val="007A248B"/>
    <w:rsid w:val="007A26A5"/>
    <w:rsid w:val="007A28C2"/>
    <w:rsid w:val="007A2C3C"/>
    <w:rsid w:val="007A4386"/>
    <w:rsid w:val="007A537E"/>
    <w:rsid w:val="007A59BA"/>
    <w:rsid w:val="007A68E1"/>
    <w:rsid w:val="007A6F68"/>
    <w:rsid w:val="007A7033"/>
    <w:rsid w:val="007A71B6"/>
    <w:rsid w:val="007B09F9"/>
    <w:rsid w:val="007B1A64"/>
    <w:rsid w:val="007B22FF"/>
    <w:rsid w:val="007B26EB"/>
    <w:rsid w:val="007B2988"/>
    <w:rsid w:val="007B29D8"/>
    <w:rsid w:val="007B2CB6"/>
    <w:rsid w:val="007B2DDE"/>
    <w:rsid w:val="007B3275"/>
    <w:rsid w:val="007B4126"/>
    <w:rsid w:val="007B4261"/>
    <w:rsid w:val="007B454F"/>
    <w:rsid w:val="007B4E68"/>
    <w:rsid w:val="007B60FF"/>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271"/>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4F0"/>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6553"/>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3E6D"/>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46"/>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91A"/>
    <w:rsid w:val="008C4A35"/>
    <w:rsid w:val="008C4B3E"/>
    <w:rsid w:val="008C5A3C"/>
    <w:rsid w:val="008C615B"/>
    <w:rsid w:val="008C6A81"/>
    <w:rsid w:val="008C6E3B"/>
    <w:rsid w:val="008C75C1"/>
    <w:rsid w:val="008D014D"/>
    <w:rsid w:val="008D0A87"/>
    <w:rsid w:val="008D36AE"/>
    <w:rsid w:val="008D39FA"/>
    <w:rsid w:val="008D4BCF"/>
    <w:rsid w:val="008D5718"/>
    <w:rsid w:val="008D5FD1"/>
    <w:rsid w:val="008D61C9"/>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1F5A"/>
    <w:rsid w:val="009029DD"/>
    <w:rsid w:val="009037B8"/>
    <w:rsid w:val="009042A9"/>
    <w:rsid w:val="00904689"/>
    <w:rsid w:val="00904878"/>
    <w:rsid w:val="00905A02"/>
    <w:rsid w:val="009062CF"/>
    <w:rsid w:val="0090716E"/>
    <w:rsid w:val="00907770"/>
    <w:rsid w:val="00911244"/>
    <w:rsid w:val="009112BD"/>
    <w:rsid w:val="0091282B"/>
    <w:rsid w:val="00913B32"/>
    <w:rsid w:val="00913D5E"/>
    <w:rsid w:val="009157DF"/>
    <w:rsid w:val="009158BA"/>
    <w:rsid w:val="00916D07"/>
    <w:rsid w:val="00917F77"/>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57D21"/>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5C5F"/>
    <w:rsid w:val="009A5E17"/>
    <w:rsid w:val="009A6997"/>
    <w:rsid w:val="009A72B7"/>
    <w:rsid w:val="009B106C"/>
    <w:rsid w:val="009B1833"/>
    <w:rsid w:val="009B224D"/>
    <w:rsid w:val="009B259D"/>
    <w:rsid w:val="009B46B6"/>
    <w:rsid w:val="009B49F9"/>
    <w:rsid w:val="009B4E7B"/>
    <w:rsid w:val="009B55C3"/>
    <w:rsid w:val="009B5940"/>
    <w:rsid w:val="009B5C07"/>
    <w:rsid w:val="009B61EC"/>
    <w:rsid w:val="009B6D45"/>
    <w:rsid w:val="009B7121"/>
    <w:rsid w:val="009B7256"/>
    <w:rsid w:val="009C0073"/>
    <w:rsid w:val="009C06F8"/>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2ECD"/>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162"/>
    <w:rsid w:val="00A20BBA"/>
    <w:rsid w:val="00A20BCA"/>
    <w:rsid w:val="00A21A28"/>
    <w:rsid w:val="00A21B80"/>
    <w:rsid w:val="00A21E36"/>
    <w:rsid w:val="00A23682"/>
    <w:rsid w:val="00A23D6E"/>
    <w:rsid w:val="00A248D7"/>
    <w:rsid w:val="00A2539E"/>
    <w:rsid w:val="00A2577B"/>
    <w:rsid w:val="00A25FA3"/>
    <w:rsid w:val="00A26FF2"/>
    <w:rsid w:val="00A2797D"/>
    <w:rsid w:val="00A27C38"/>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3C7A"/>
    <w:rsid w:val="00A54095"/>
    <w:rsid w:val="00A54709"/>
    <w:rsid w:val="00A54CCD"/>
    <w:rsid w:val="00A553E1"/>
    <w:rsid w:val="00A5735C"/>
    <w:rsid w:val="00A60050"/>
    <w:rsid w:val="00A601A4"/>
    <w:rsid w:val="00A603CB"/>
    <w:rsid w:val="00A6136A"/>
    <w:rsid w:val="00A613CE"/>
    <w:rsid w:val="00A617AA"/>
    <w:rsid w:val="00A617B8"/>
    <w:rsid w:val="00A61F1B"/>
    <w:rsid w:val="00A62780"/>
    <w:rsid w:val="00A62936"/>
    <w:rsid w:val="00A62A47"/>
    <w:rsid w:val="00A636F3"/>
    <w:rsid w:val="00A63C0B"/>
    <w:rsid w:val="00A647A9"/>
    <w:rsid w:val="00A64B70"/>
    <w:rsid w:val="00A65AD7"/>
    <w:rsid w:val="00A66816"/>
    <w:rsid w:val="00A67029"/>
    <w:rsid w:val="00A6778B"/>
    <w:rsid w:val="00A7308C"/>
    <w:rsid w:val="00A733EC"/>
    <w:rsid w:val="00A736D6"/>
    <w:rsid w:val="00A73E21"/>
    <w:rsid w:val="00A744EB"/>
    <w:rsid w:val="00A74CE0"/>
    <w:rsid w:val="00A75D58"/>
    <w:rsid w:val="00A769B1"/>
    <w:rsid w:val="00A76CCF"/>
    <w:rsid w:val="00A76FE9"/>
    <w:rsid w:val="00A807A7"/>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3F5"/>
    <w:rsid w:val="00A91D0F"/>
    <w:rsid w:val="00A920C1"/>
    <w:rsid w:val="00A922D4"/>
    <w:rsid w:val="00A9235C"/>
    <w:rsid w:val="00A9247C"/>
    <w:rsid w:val="00A9250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A7B83"/>
    <w:rsid w:val="00AB0585"/>
    <w:rsid w:val="00AB0E7C"/>
    <w:rsid w:val="00AB0E8F"/>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5ED"/>
    <w:rsid w:val="00AC2AE5"/>
    <w:rsid w:val="00AC469F"/>
    <w:rsid w:val="00AC4B7A"/>
    <w:rsid w:val="00AC5C20"/>
    <w:rsid w:val="00AC6029"/>
    <w:rsid w:val="00AC7A3F"/>
    <w:rsid w:val="00AD0BCA"/>
    <w:rsid w:val="00AD1A09"/>
    <w:rsid w:val="00AD265A"/>
    <w:rsid w:val="00AD3B01"/>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25"/>
    <w:rsid w:val="00AE79FE"/>
    <w:rsid w:val="00AF09FF"/>
    <w:rsid w:val="00AF0BA6"/>
    <w:rsid w:val="00AF0C0A"/>
    <w:rsid w:val="00AF0E0F"/>
    <w:rsid w:val="00AF23F3"/>
    <w:rsid w:val="00AF25CF"/>
    <w:rsid w:val="00AF3766"/>
    <w:rsid w:val="00AF37D0"/>
    <w:rsid w:val="00AF3C96"/>
    <w:rsid w:val="00AF3FAB"/>
    <w:rsid w:val="00AF4557"/>
    <w:rsid w:val="00AF4620"/>
    <w:rsid w:val="00AF4BE5"/>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278D"/>
    <w:rsid w:val="00B04165"/>
    <w:rsid w:val="00B044E6"/>
    <w:rsid w:val="00B05381"/>
    <w:rsid w:val="00B0545B"/>
    <w:rsid w:val="00B063FC"/>
    <w:rsid w:val="00B07890"/>
    <w:rsid w:val="00B1239B"/>
    <w:rsid w:val="00B12980"/>
    <w:rsid w:val="00B12FD2"/>
    <w:rsid w:val="00B13184"/>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092"/>
    <w:rsid w:val="00B36207"/>
    <w:rsid w:val="00B37116"/>
    <w:rsid w:val="00B37C2E"/>
    <w:rsid w:val="00B4060F"/>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1F6B"/>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2C89"/>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318"/>
    <w:rsid w:val="00BB566C"/>
    <w:rsid w:val="00BB5B9A"/>
    <w:rsid w:val="00BB5E80"/>
    <w:rsid w:val="00BB5E98"/>
    <w:rsid w:val="00BB66A0"/>
    <w:rsid w:val="00BB76C8"/>
    <w:rsid w:val="00BB773A"/>
    <w:rsid w:val="00BB78C6"/>
    <w:rsid w:val="00BB7EA8"/>
    <w:rsid w:val="00BC02F2"/>
    <w:rsid w:val="00BC0A96"/>
    <w:rsid w:val="00BC2415"/>
    <w:rsid w:val="00BC3288"/>
    <w:rsid w:val="00BC3619"/>
    <w:rsid w:val="00BC3CFC"/>
    <w:rsid w:val="00BC4820"/>
    <w:rsid w:val="00BC64DA"/>
    <w:rsid w:val="00BC65B3"/>
    <w:rsid w:val="00BC72D9"/>
    <w:rsid w:val="00BC73B4"/>
    <w:rsid w:val="00BC7412"/>
    <w:rsid w:val="00BC7C91"/>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4EC2"/>
    <w:rsid w:val="00BF503F"/>
    <w:rsid w:val="00BF54A4"/>
    <w:rsid w:val="00BF5D37"/>
    <w:rsid w:val="00BF611F"/>
    <w:rsid w:val="00C0150D"/>
    <w:rsid w:val="00C03973"/>
    <w:rsid w:val="00C05040"/>
    <w:rsid w:val="00C06477"/>
    <w:rsid w:val="00C067D9"/>
    <w:rsid w:val="00C068A5"/>
    <w:rsid w:val="00C06A39"/>
    <w:rsid w:val="00C06C97"/>
    <w:rsid w:val="00C06EC1"/>
    <w:rsid w:val="00C07A38"/>
    <w:rsid w:val="00C07FC2"/>
    <w:rsid w:val="00C1015D"/>
    <w:rsid w:val="00C12595"/>
    <w:rsid w:val="00C12E33"/>
    <w:rsid w:val="00C1489C"/>
    <w:rsid w:val="00C14DF3"/>
    <w:rsid w:val="00C15DD3"/>
    <w:rsid w:val="00C16F1A"/>
    <w:rsid w:val="00C171BE"/>
    <w:rsid w:val="00C203FE"/>
    <w:rsid w:val="00C208E0"/>
    <w:rsid w:val="00C20E01"/>
    <w:rsid w:val="00C21B84"/>
    <w:rsid w:val="00C224E3"/>
    <w:rsid w:val="00C226FC"/>
    <w:rsid w:val="00C23D6B"/>
    <w:rsid w:val="00C24B54"/>
    <w:rsid w:val="00C25095"/>
    <w:rsid w:val="00C25A5A"/>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4DCF"/>
    <w:rsid w:val="00C55D31"/>
    <w:rsid w:val="00C56411"/>
    <w:rsid w:val="00C604E0"/>
    <w:rsid w:val="00C60BE7"/>
    <w:rsid w:val="00C62569"/>
    <w:rsid w:val="00C626D0"/>
    <w:rsid w:val="00C64F86"/>
    <w:rsid w:val="00C65402"/>
    <w:rsid w:val="00C65611"/>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373"/>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5AAD"/>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945"/>
    <w:rsid w:val="00CB2FD7"/>
    <w:rsid w:val="00CB3236"/>
    <w:rsid w:val="00CB3404"/>
    <w:rsid w:val="00CB4077"/>
    <w:rsid w:val="00CB4997"/>
    <w:rsid w:val="00CB4A66"/>
    <w:rsid w:val="00CB4F87"/>
    <w:rsid w:val="00CB6A82"/>
    <w:rsid w:val="00CB6BCE"/>
    <w:rsid w:val="00CB755A"/>
    <w:rsid w:val="00CC1EA0"/>
    <w:rsid w:val="00CC26A5"/>
    <w:rsid w:val="00CC2C98"/>
    <w:rsid w:val="00CC2F02"/>
    <w:rsid w:val="00CC353E"/>
    <w:rsid w:val="00CC5392"/>
    <w:rsid w:val="00CC5511"/>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37A0"/>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17E3E"/>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5EC"/>
    <w:rsid w:val="00D54630"/>
    <w:rsid w:val="00D55B55"/>
    <w:rsid w:val="00D55BD4"/>
    <w:rsid w:val="00D563C5"/>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262"/>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111"/>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B0E"/>
    <w:rsid w:val="00DC6FDF"/>
    <w:rsid w:val="00DC71B5"/>
    <w:rsid w:val="00DC7517"/>
    <w:rsid w:val="00DD0749"/>
    <w:rsid w:val="00DD09A7"/>
    <w:rsid w:val="00DD15CF"/>
    <w:rsid w:val="00DD1967"/>
    <w:rsid w:val="00DD2CEF"/>
    <w:rsid w:val="00DD2DDB"/>
    <w:rsid w:val="00DD3312"/>
    <w:rsid w:val="00DD4011"/>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5E"/>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1B7"/>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82E"/>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3CFB"/>
    <w:rsid w:val="00E354C5"/>
    <w:rsid w:val="00E357FF"/>
    <w:rsid w:val="00E35835"/>
    <w:rsid w:val="00E358D0"/>
    <w:rsid w:val="00E35CDF"/>
    <w:rsid w:val="00E35E9F"/>
    <w:rsid w:val="00E3691D"/>
    <w:rsid w:val="00E36E01"/>
    <w:rsid w:val="00E41516"/>
    <w:rsid w:val="00E4154C"/>
    <w:rsid w:val="00E41FD5"/>
    <w:rsid w:val="00E420DA"/>
    <w:rsid w:val="00E432FE"/>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6977"/>
    <w:rsid w:val="00E67B42"/>
    <w:rsid w:val="00E67BBB"/>
    <w:rsid w:val="00E67BED"/>
    <w:rsid w:val="00E70991"/>
    <w:rsid w:val="00E70B01"/>
    <w:rsid w:val="00E70B50"/>
    <w:rsid w:val="00E70C54"/>
    <w:rsid w:val="00E70CC3"/>
    <w:rsid w:val="00E711CE"/>
    <w:rsid w:val="00E71229"/>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1C5D"/>
    <w:rsid w:val="00E93E17"/>
    <w:rsid w:val="00E947BC"/>
    <w:rsid w:val="00E94F8F"/>
    <w:rsid w:val="00E95D62"/>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2884"/>
    <w:rsid w:val="00EE3468"/>
    <w:rsid w:val="00EE3A2C"/>
    <w:rsid w:val="00EE4521"/>
    <w:rsid w:val="00EE45FD"/>
    <w:rsid w:val="00EE4933"/>
    <w:rsid w:val="00EE5049"/>
    <w:rsid w:val="00EE51EC"/>
    <w:rsid w:val="00EE5837"/>
    <w:rsid w:val="00EE63F6"/>
    <w:rsid w:val="00EE6595"/>
    <w:rsid w:val="00EE6816"/>
    <w:rsid w:val="00EE69D2"/>
    <w:rsid w:val="00EF0103"/>
    <w:rsid w:val="00EF1828"/>
    <w:rsid w:val="00EF2648"/>
    <w:rsid w:val="00EF32AF"/>
    <w:rsid w:val="00EF45DE"/>
    <w:rsid w:val="00EF5DEE"/>
    <w:rsid w:val="00EF68D5"/>
    <w:rsid w:val="00EF6910"/>
    <w:rsid w:val="00EF6B9E"/>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0B62"/>
    <w:rsid w:val="00F317C3"/>
    <w:rsid w:val="00F31876"/>
    <w:rsid w:val="00F32F3C"/>
    <w:rsid w:val="00F34791"/>
    <w:rsid w:val="00F347C3"/>
    <w:rsid w:val="00F3495D"/>
    <w:rsid w:val="00F35369"/>
    <w:rsid w:val="00F358DC"/>
    <w:rsid w:val="00F36DD1"/>
    <w:rsid w:val="00F37186"/>
    <w:rsid w:val="00F37398"/>
    <w:rsid w:val="00F4060A"/>
    <w:rsid w:val="00F409D5"/>
    <w:rsid w:val="00F41A6A"/>
    <w:rsid w:val="00F41F35"/>
    <w:rsid w:val="00F43320"/>
    <w:rsid w:val="00F44020"/>
    <w:rsid w:val="00F44C72"/>
    <w:rsid w:val="00F45C3F"/>
    <w:rsid w:val="00F45DDE"/>
    <w:rsid w:val="00F46137"/>
    <w:rsid w:val="00F463A3"/>
    <w:rsid w:val="00F46D75"/>
    <w:rsid w:val="00F46E00"/>
    <w:rsid w:val="00F46ED1"/>
    <w:rsid w:val="00F47095"/>
    <w:rsid w:val="00F507EF"/>
    <w:rsid w:val="00F510C5"/>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5E91"/>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371"/>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040"/>
    <w:rsid w:val="00FA3907"/>
    <w:rsid w:val="00FA4033"/>
    <w:rsid w:val="00FA440F"/>
    <w:rsid w:val="00FA4745"/>
    <w:rsid w:val="00FA4FD4"/>
    <w:rsid w:val="00FA5824"/>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283B"/>
    <w:rsid w:val="00FB31C0"/>
    <w:rsid w:val="00FB397D"/>
    <w:rsid w:val="00FB416F"/>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BD"/>
    <w:rsid w:val="00FE08F0"/>
    <w:rsid w:val="00FE1221"/>
    <w:rsid w:val="00FE1AEF"/>
    <w:rsid w:val="00FE21B4"/>
    <w:rsid w:val="00FE23BB"/>
    <w:rsid w:val="00FE2F1F"/>
    <w:rsid w:val="00FE4BF2"/>
    <w:rsid w:val="00FE5651"/>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39A81"/>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39062462">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55334986">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378169435">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421070022">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00575643">
      <w:bodyDiv w:val="1"/>
      <w:marLeft w:val="0"/>
      <w:marRight w:val="0"/>
      <w:marTop w:val="0"/>
      <w:marBottom w:val="0"/>
      <w:divBdr>
        <w:top w:val="none" w:sz="0" w:space="0" w:color="auto"/>
        <w:left w:val="none" w:sz="0" w:space="0" w:color="auto"/>
        <w:bottom w:val="none" w:sz="0" w:space="0" w:color="auto"/>
        <w:right w:val="none" w:sz="0" w:space="0" w:color="auto"/>
      </w:divBdr>
    </w:div>
    <w:div w:id="645013967">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697123368">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64319934">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33186254">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074163592">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06985008">
      <w:bodyDiv w:val="1"/>
      <w:marLeft w:val="0"/>
      <w:marRight w:val="0"/>
      <w:marTop w:val="0"/>
      <w:marBottom w:val="0"/>
      <w:divBdr>
        <w:top w:val="none" w:sz="0" w:space="0" w:color="auto"/>
        <w:left w:val="none" w:sz="0" w:space="0" w:color="auto"/>
        <w:bottom w:val="none" w:sz="0" w:space="0" w:color="auto"/>
        <w:right w:val="none" w:sz="0" w:space="0" w:color="auto"/>
      </w:divBdr>
    </w:div>
    <w:div w:id="1242720188">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496870837">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1932275548">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 w:id="2089957523">
      <w:bodyDiv w:val="1"/>
      <w:marLeft w:val="0"/>
      <w:marRight w:val="0"/>
      <w:marTop w:val="0"/>
      <w:marBottom w:val="0"/>
      <w:divBdr>
        <w:top w:val="none" w:sz="0" w:space="0" w:color="auto"/>
        <w:left w:val="none" w:sz="0" w:space="0" w:color="auto"/>
        <w:bottom w:val="none" w:sz="0" w:space="0" w:color="auto"/>
        <w:right w:val="none" w:sz="0" w:space="0" w:color="auto"/>
      </w:divBdr>
    </w:div>
    <w:div w:id="21410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0FFC6A-BEE0-4982-968F-BDAB640C3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15044</Words>
  <Characters>85754</Characters>
  <Application>Microsoft Office Word</Application>
  <DocSecurity>4</DocSecurity>
  <Lines>714</Lines>
  <Paragraphs>201</Paragraphs>
  <ScaleCrop>false</ScaleCrop>
  <HeadingPairs>
    <vt:vector size="2" baseType="variant">
      <vt:variant>
        <vt:lpstr>Title</vt:lpstr>
      </vt:variant>
      <vt:variant>
        <vt:i4>1</vt:i4>
      </vt:variant>
    </vt:vector>
  </HeadingPairs>
  <TitlesOfParts>
    <vt:vector size="1" baseType="lpstr">
      <vt:lpstr>Đề án Phục</vt:lpstr>
    </vt:vector>
  </TitlesOfParts>
  <Company>CDKT</Company>
  <LinksUpToDate>false</LinksUpToDate>
  <CharactersWithSpaces>100597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2</cp:revision>
  <cp:lastPrinted>2026-10-22T07:18:00Z</cp:lastPrinted>
  <dcterms:created xsi:type="dcterms:W3CDTF">2026-10-23T08:38:00Z</dcterms:created>
  <dcterms:modified xsi:type="dcterms:W3CDTF">2026-10-23T08:38:00Z</dcterms:modified>
</cp:coreProperties>
</file>