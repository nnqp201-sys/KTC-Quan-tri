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jc w:val="center"/>
        <w:tblLook w:val="00A0" w:firstRow="1" w:lastRow="0" w:firstColumn="1" w:lastColumn="0" w:noHBand="0" w:noVBand="0"/>
      </w:tblPr>
      <w:tblGrid>
        <w:gridCol w:w="4395"/>
        <w:gridCol w:w="5670"/>
      </w:tblGrid>
      <w:tr w:rsidR="00837ACF" w:rsidRPr="0061362D" w14:paraId="49DB4CE3" w14:textId="77777777" w:rsidTr="00860EFD">
        <w:trPr>
          <w:trHeight w:val="894"/>
          <w:jc w:val="center"/>
        </w:trPr>
        <w:tc>
          <w:tcPr>
            <w:tcW w:w="4395" w:type="dxa"/>
          </w:tcPr>
          <w:p w14:paraId="0E1ECCA9" w14:textId="77777777" w:rsidR="00837ACF" w:rsidRPr="0061362D" w:rsidRDefault="00837ACF" w:rsidP="00837ACF">
            <w:pPr>
              <w:widowControl w:val="0"/>
              <w:jc w:val="center"/>
              <w:rPr>
                <w:iCs/>
                <w:sz w:val="26"/>
                <w:szCs w:val="26"/>
              </w:rPr>
            </w:pPr>
            <w:r w:rsidRPr="0061362D">
              <w:rPr>
                <w:iCs/>
                <w:sz w:val="26"/>
                <w:szCs w:val="26"/>
              </w:rPr>
              <w:t>TRƯỜNG CAO ĐẲNG KON TUM</w:t>
            </w:r>
          </w:p>
          <w:p w14:paraId="4E9E20FF" w14:textId="77777777" w:rsidR="00837ACF" w:rsidRPr="0061362D" w:rsidRDefault="00837ACF" w:rsidP="00837ACF">
            <w:pPr>
              <w:widowControl w:val="0"/>
              <w:ind w:left="-100" w:right="-111"/>
              <w:jc w:val="center"/>
              <w:rPr>
                <w:iCs/>
                <w:szCs w:val="24"/>
              </w:rPr>
            </w:pPr>
            <w:r w:rsidRPr="0061362D">
              <w:rPr>
                <w:iCs/>
                <w:noProof/>
                <w:szCs w:val="24"/>
                <w:lang w:val="vi-VN" w:eastAsia="vi-VN"/>
              </w:rPr>
              <mc:AlternateContent>
                <mc:Choice Requires="wps">
                  <w:drawing>
                    <wp:anchor distT="0" distB="0" distL="114300" distR="114300" simplePos="0" relativeHeight="251661312" behindDoc="0" locked="0" layoutInCell="1" allowOverlap="1" wp14:anchorId="7E3BE635" wp14:editId="5AFB6DEC">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61362D">
              <w:rPr>
                <w:b/>
                <w:bCs/>
                <w:iCs/>
                <w:sz w:val="26"/>
              </w:rPr>
              <w:t>TỔ XÂY DỰNG ĐỀ ÁN</w:t>
            </w:r>
          </w:p>
        </w:tc>
        <w:tc>
          <w:tcPr>
            <w:tcW w:w="5670" w:type="dxa"/>
          </w:tcPr>
          <w:p w14:paraId="2364B9EB" w14:textId="79138E7D" w:rsidR="00837ACF" w:rsidRPr="0061362D" w:rsidRDefault="00837ACF" w:rsidP="00837ACF">
            <w:pPr>
              <w:widowControl w:val="0"/>
              <w:jc w:val="center"/>
              <w:rPr>
                <w:b/>
                <w:iCs/>
                <w:sz w:val="26"/>
                <w:szCs w:val="26"/>
              </w:rPr>
            </w:pPr>
            <w:r w:rsidRPr="0061362D">
              <w:rPr>
                <w:b/>
                <w:iCs/>
                <w:sz w:val="26"/>
                <w:szCs w:val="26"/>
              </w:rPr>
              <w:t>CỘNG HÒA XÃ HỘI CHỦ NGHĨA VIỆT NAM</w:t>
            </w:r>
          </w:p>
          <w:p w14:paraId="6A3D39B2" w14:textId="77777777" w:rsidR="00837ACF" w:rsidRPr="0061362D" w:rsidRDefault="00837ACF" w:rsidP="00837ACF">
            <w:pPr>
              <w:widowControl w:val="0"/>
              <w:jc w:val="center"/>
              <w:rPr>
                <w:iCs/>
                <w:szCs w:val="24"/>
              </w:rPr>
            </w:pPr>
            <w:r w:rsidRPr="0061362D">
              <w:rPr>
                <w:iCs/>
                <w:noProof/>
                <w:szCs w:val="24"/>
                <w:lang w:val="vi-VN" w:eastAsia="vi-VN"/>
              </w:rPr>
              <mc:AlternateContent>
                <mc:Choice Requires="wps">
                  <w:drawing>
                    <wp:anchor distT="0" distB="0" distL="114300" distR="114300" simplePos="0" relativeHeight="251662336" behindDoc="0" locked="0" layoutInCell="1" allowOverlap="1" wp14:anchorId="7AB4DB82" wp14:editId="0756163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61362D">
              <w:rPr>
                <w:b/>
                <w:iCs/>
                <w:szCs w:val="24"/>
              </w:rPr>
              <w:t>Độc lập - Tự do - Hạnh phúc</w:t>
            </w:r>
          </w:p>
        </w:tc>
      </w:tr>
      <w:tr w:rsidR="00837ACF" w:rsidRPr="0061362D" w14:paraId="226DDC3D" w14:textId="77777777" w:rsidTr="00860EFD">
        <w:trPr>
          <w:trHeight w:val="232"/>
          <w:jc w:val="center"/>
        </w:trPr>
        <w:tc>
          <w:tcPr>
            <w:tcW w:w="4395" w:type="dxa"/>
          </w:tcPr>
          <w:p w14:paraId="7D217787" w14:textId="77777777" w:rsidR="00837ACF" w:rsidRPr="0061362D" w:rsidRDefault="00837ACF" w:rsidP="00837ACF">
            <w:pPr>
              <w:widowControl w:val="0"/>
              <w:spacing w:before="120"/>
              <w:jc w:val="center"/>
              <w:rPr>
                <w:iCs/>
                <w:sz w:val="26"/>
                <w:szCs w:val="26"/>
                <w:u w:val="single"/>
              </w:rPr>
            </w:pPr>
            <w:r w:rsidRPr="0061362D">
              <w:rPr>
                <w:iCs/>
                <w:sz w:val="26"/>
                <w:szCs w:val="26"/>
              </w:rPr>
              <w:t xml:space="preserve">Số: </w:t>
            </w:r>
            <w:r w:rsidR="009C6927" w:rsidRPr="0061362D">
              <w:rPr>
                <w:iCs/>
                <w:sz w:val="26"/>
                <w:szCs w:val="26"/>
              </w:rPr>
              <w:t xml:space="preserve">      </w:t>
            </w:r>
            <w:r w:rsidRPr="0061362D">
              <w:rPr>
                <w:iCs/>
                <w:sz w:val="26"/>
                <w:szCs w:val="26"/>
              </w:rPr>
              <w:t>/TTr-TXDĐA</w:t>
            </w:r>
          </w:p>
        </w:tc>
        <w:tc>
          <w:tcPr>
            <w:tcW w:w="5670" w:type="dxa"/>
          </w:tcPr>
          <w:p w14:paraId="07F378CC" w14:textId="77777777" w:rsidR="00837ACF" w:rsidRPr="0061362D" w:rsidRDefault="00837ACF" w:rsidP="00837ACF">
            <w:pPr>
              <w:widowControl w:val="0"/>
              <w:jc w:val="center"/>
              <w:rPr>
                <w:iCs/>
                <w:szCs w:val="24"/>
              </w:rPr>
            </w:pPr>
            <w:r w:rsidRPr="0061362D">
              <w:rPr>
                <w:i/>
                <w:iCs/>
                <w:szCs w:val="24"/>
                <w:lang w:val="nl-NL"/>
              </w:rPr>
              <w:t>Quảng Ngãi, ngày</w:t>
            </w:r>
            <w:r w:rsidR="00D62DA1" w:rsidRPr="0061362D">
              <w:rPr>
                <w:i/>
                <w:iCs/>
                <w:szCs w:val="24"/>
                <w:lang w:val="nl-NL"/>
              </w:rPr>
              <w:t xml:space="preserve">       </w:t>
            </w:r>
            <w:r w:rsidR="009C6927" w:rsidRPr="0061362D">
              <w:rPr>
                <w:i/>
                <w:iCs/>
                <w:szCs w:val="24"/>
                <w:lang w:val="nl-NL"/>
              </w:rPr>
              <w:t>tháng 10 năm 2026</w:t>
            </w:r>
          </w:p>
        </w:tc>
      </w:tr>
    </w:tbl>
    <w:p w14:paraId="6BA6D77D" w14:textId="7C3EBC3B" w:rsidR="00837ACF" w:rsidRPr="0061362D" w:rsidRDefault="00CD43BD" w:rsidP="00837ACF">
      <w:pPr>
        <w:widowControl w:val="0"/>
        <w:jc w:val="both"/>
        <w:rPr>
          <w:b/>
          <w:iCs/>
          <w:sz w:val="38"/>
          <w:szCs w:val="38"/>
        </w:rPr>
      </w:pPr>
      <w:r>
        <w:rPr>
          <w:b/>
          <w:iCs/>
          <w:noProof/>
          <w:sz w:val="38"/>
          <w:szCs w:val="38"/>
        </w:rPr>
        <mc:AlternateContent>
          <mc:Choice Requires="wps">
            <w:drawing>
              <wp:anchor distT="0" distB="0" distL="114300" distR="114300" simplePos="0" relativeHeight="251664384" behindDoc="0" locked="0" layoutInCell="1" allowOverlap="1" wp14:anchorId="0DC8182D" wp14:editId="64074478">
                <wp:simplePos x="0" y="0"/>
                <wp:positionH relativeFrom="column">
                  <wp:posOffset>498294</wp:posOffset>
                </wp:positionH>
                <wp:positionV relativeFrom="paragraph">
                  <wp:posOffset>19141</wp:posOffset>
                </wp:positionV>
                <wp:extent cx="1181100" cy="342900"/>
                <wp:effectExtent l="0" t="0" r="19050" b="19050"/>
                <wp:wrapNone/>
                <wp:docPr id="1093018849" name="Rectangle 1"/>
                <wp:cNvGraphicFramePr/>
                <a:graphic xmlns:a="http://schemas.openxmlformats.org/drawingml/2006/main">
                  <a:graphicData uri="http://schemas.microsoft.com/office/word/2010/wordprocessingShape">
                    <wps:wsp>
                      <wps:cNvSpPr/>
                      <wps:spPr>
                        <a:xfrm>
                          <a:off x="0" y="0"/>
                          <a:ext cx="1181100" cy="3429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79ADA3" w14:textId="77F0A945" w:rsidR="00CD43BD" w:rsidRPr="00CD43BD" w:rsidRDefault="00CD43BD" w:rsidP="00CD43BD">
                            <w:pPr>
                              <w:jc w:val="center"/>
                              <w:rPr>
                                <w:color w:val="FF0000"/>
                              </w:rPr>
                            </w:pPr>
                            <w:r w:rsidRPr="00CD43BD">
                              <w:rPr>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C8182D" id="Rectangle 1" o:spid="_x0000_s1026" style="position:absolute;left:0;text-align:left;margin-left:39.25pt;margin-top:1.5pt;width:93pt;height: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" fillcolor="white [3201]" strokecolor="#70ad47 [3209]" strokeweight="1pt">
                <v:textbox>
                  <w:txbxContent>
                    <w:p w14:paraId="7179ADA3" w14:textId="77F0A945" w:rsidR="00CD43BD" w:rsidRPr="00CD43BD" w:rsidRDefault="00CD43BD" w:rsidP="00CD43BD">
                      <w:pPr>
                        <w:jc w:val="center"/>
                        <w:rPr>
                          <w:color w:val="FF0000"/>
                        </w:rPr>
                      </w:pPr>
                      <w:r w:rsidRPr="00CD43BD">
                        <w:rPr>
                          <w:color w:val="FF0000"/>
                        </w:rPr>
                        <w:t>DỰ THẢO</w:t>
                      </w:r>
                    </w:p>
                  </w:txbxContent>
                </v:textbox>
              </v:rect>
            </w:pict>
          </mc:Fallback>
        </mc:AlternateContent>
      </w:r>
    </w:p>
    <w:p w14:paraId="7AA5D39D" w14:textId="77777777" w:rsidR="00837ACF" w:rsidRPr="0061362D" w:rsidRDefault="00837ACF" w:rsidP="00097B1B">
      <w:pPr>
        <w:widowControl w:val="0"/>
        <w:jc w:val="center"/>
        <w:rPr>
          <w:b/>
          <w:bCs/>
          <w:szCs w:val="24"/>
        </w:rPr>
      </w:pPr>
      <w:r w:rsidRPr="0061362D">
        <w:rPr>
          <w:b/>
          <w:bCs/>
          <w:szCs w:val="24"/>
        </w:rPr>
        <w:t>TỜ TRÌNH</w:t>
      </w:r>
    </w:p>
    <w:p w14:paraId="46B41BF4" w14:textId="77777777" w:rsidR="00837ACF" w:rsidRPr="0061362D" w:rsidRDefault="003A2674" w:rsidP="00097B1B">
      <w:pPr>
        <w:widowControl w:val="0"/>
        <w:jc w:val="center"/>
        <w:rPr>
          <w:b/>
          <w:bCs/>
          <w:szCs w:val="24"/>
          <w:lang w:val="nl-BE"/>
        </w:rPr>
      </w:pPr>
      <w:r w:rsidRPr="0061362D">
        <w:rPr>
          <w:b/>
          <w:bCs/>
          <w:szCs w:val="24"/>
        </w:rPr>
        <w:t>đề nghị phê duyệt Đề án triển khai đào tạo và sát hạch lái xe mô tô Hạng A</w:t>
      </w:r>
    </w:p>
    <w:p w14:paraId="06A14B77" w14:textId="77777777" w:rsidR="00837ACF" w:rsidRPr="0061362D" w:rsidRDefault="003A2674" w:rsidP="00097B1B">
      <w:pPr>
        <w:widowControl w:val="0"/>
        <w:jc w:val="center"/>
        <w:rPr>
          <w:b/>
          <w:bCs/>
          <w:szCs w:val="24"/>
          <w:lang w:val="nl-BE"/>
        </w:rPr>
      </w:pPr>
      <w:r w:rsidRPr="0061362D">
        <w:rPr>
          <w:b/>
          <w:bCs/>
          <w:szCs w:val="24"/>
        </w:rPr>
        <w:t>tại Trường Cao đẳng Kon Tum</w:t>
      </w:r>
    </w:p>
    <w:bookmarkStart w:id="0" w:name="_Hlk72819948"/>
    <w:bookmarkStart w:id="1" w:name="_Hlk79650130"/>
    <w:p w14:paraId="74D8D650" w14:textId="77777777" w:rsidR="003579B7" w:rsidRPr="0061362D" w:rsidRDefault="003E4049" w:rsidP="003579B7">
      <w:pPr>
        <w:jc w:val="center"/>
        <w:rPr>
          <w:b/>
          <w:bCs/>
        </w:rPr>
      </w:pPr>
      <w:r w:rsidRPr="0061362D">
        <w:rPr>
          <w:noProof/>
        </w:rPr>
        <mc:AlternateContent>
          <mc:Choice Requires="wps">
            <w:drawing>
              <wp:anchor distT="4294967295" distB="4294967295" distL="114300" distR="114300" simplePos="0" relativeHeight="251658240" behindDoc="0" locked="0" layoutInCell="1" allowOverlap="1" wp14:anchorId="0C9E3B55" wp14:editId="2D56E414">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cei="http://schemas.microsoft.com/office/word/2026/wordml/cei">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3DA2C335" w14:textId="77777777" w:rsidR="003579B7" w:rsidRPr="0061362D" w:rsidRDefault="003579B7" w:rsidP="000234CC">
      <w:pPr>
        <w:spacing w:before="120" w:after="120"/>
        <w:jc w:val="center"/>
        <w:rPr>
          <w:spacing w:val="-2"/>
          <w:lang w:val="nl-NL"/>
        </w:rPr>
      </w:pPr>
      <w:r w:rsidRPr="0061362D">
        <w:rPr>
          <w:spacing w:val="-2"/>
          <w:lang w:eastAsia="vi-VN"/>
        </w:rPr>
        <w:t>Kính gửi:</w:t>
      </w:r>
      <w:r w:rsidR="001607FE" w:rsidRPr="0061362D">
        <w:rPr>
          <w:spacing w:val="-2"/>
          <w:lang w:eastAsia="vi-VN"/>
        </w:rPr>
        <w:t xml:space="preserve"> </w:t>
      </w:r>
      <w:r w:rsidR="009C6927" w:rsidRPr="0061362D">
        <w:rPr>
          <w:spacing w:val="-2"/>
          <w:lang w:val="nl-NL"/>
        </w:rPr>
        <w:t>Hiệu trưởng Trường Cao đẳng Kon Tum</w:t>
      </w:r>
      <w:r w:rsidR="00F77E8C" w:rsidRPr="0061362D">
        <w:rPr>
          <w:spacing w:val="-2"/>
          <w:lang w:val="nl-NL"/>
        </w:rPr>
        <w:t>.</w:t>
      </w:r>
    </w:p>
    <w:p w14:paraId="2827A3BE" w14:textId="77777777" w:rsidR="00F77E8C" w:rsidRPr="0061362D" w:rsidRDefault="00F77E8C" w:rsidP="00F77E8C">
      <w:pPr>
        <w:jc w:val="both"/>
        <w:rPr>
          <w:spacing w:val="-2"/>
          <w:sz w:val="12"/>
          <w:szCs w:val="12"/>
          <w:lang w:eastAsia="vi-VN"/>
        </w:rPr>
      </w:pPr>
    </w:p>
    <w:p w14:paraId="13C1818C"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1976/QĐ-CĐKT ngày 14/9/2026 của Hiệu trưởng Trường Cao đẳng Kon Tum ban hành Quy chế tổ chức và hoạt động của Trường Cao đẳng Kon Tum;</w:t>
      </w:r>
    </w:p>
    <w:p w14:paraId="0193A351"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1944/QĐ-CĐKT ngày 07/9/2026 của Hiệu trưởng Trường Cao đẳng Kon Tum thành lập Tổ xây dựng Đề án triển khai đào tạo và sát hạch lái xe mô tô Hạng A;</w:t>
      </w:r>
    </w:p>
    <w:p w14:paraId="17ED0A88" w14:textId="77777777" w:rsidR="009C6927" w:rsidRPr="0061362D" w:rsidRDefault="009C6927" w:rsidP="00117C7F">
      <w:pPr>
        <w:widowControl w:val="0"/>
        <w:spacing w:before="120" w:after="120" w:line="300" w:lineRule="auto"/>
        <w:ind w:firstLine="720"/>
        <w:jc w:val="both"/>
        <w:rPr>
          <w:i/>
          <w:iCs/>
        </w:rPr>
      </w:pPr>
      <w:r w:rsidRPr="0061362D">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7BB9CE68" w14:textId="77777777" w:rsidR="009C6927" w:rsidRPr="0061362D" w:rsidRDefault="009C6927" w:rsidP="00117C7F">
      <w:pPr>
        <w:widowControl w:val="0"/>
        <w:spacing w:before="120" w:after="120" w:line="300" w:lineRule="auto"/>
        <w:ind w:firstLine="720"/>
        <w:jc w:val="both"/>
        <w:rPr>
          <w:i/>
          <w:iCs/>
        </w:rPr>
      </w:pPr>
      <w:r w:rsidRPr="0061362D">
        <w:rPr>
          <w:i/>
          <w:iCs/>
        </w:rPr>
        <w:t>Căn cứ Thông báo số 950/TB-CĐKT ngày 17/8/2026 của Trường Cao đẳng Kon Tum kết luận của Bí thư Đảng ủy - Hiệu trưởng tại cuộc họp giao ban công tác tuần từ ngày 17/8/2026 đến ngày 23/8/2026.</w:t>
      </w:r>
    </w:p>
    <w:p w14:paraId="223070AB" w14:textId="77777777" w:rsidR="006824AA" w:rsidRPr="0061362D" w:rsidRDefault="00117C7F" w:rsidP="00117C7F">
      <w:pPr>
        <w:widowControl w:val="0"/>
        <w:spacing w:before="120" w:after="120" w:line="300" w:lineRule="auto"/>
        <w:ind w:firstLine="720"/>
        <w:jc w:val="both"/>
        <w:rPr>
          <w:lang w:val="nl-BE"/>
        </w:rPr>
      </w:pPr>
      <w:r w:rsidRPr="0061362D">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375F1C2D" w14:textId="77777777" w:rsidR="006824AA" w:rsidRPr="0061362D" w:rsidRDefault="00117C7F" w:rsidP="00117C7F">
      <w:pPr>
        <w:widowControl w:val="0"/>
        <w:spacing w:before="120" w:after="120" w:line="300" w:lineRule="auto"/>
        <w:ind w:firstLine="720"/>
        <w:jc w:val="both"/>
        <w:rPr>
          <w:lang w:val="nl-BE"/>
        </w:rPr>
      </w:pPr>
      <w:r w:rsidRPr="0061362D">
        <w:rPr>
          <w:b/>
          <w:lang w:val="nl-BE"/>
        </w:rPr>
        <w:t>I. SỰ CẦN THIẾT</w:t>
      </w:r>
    </w:p>
    <w:p w14:paraId="56C8ABD5" w14:textId="1F4172E7" w:rsidR="006824AA" w:rsidRPr="0061362D" w:rsidRDefault="00117C7F" w:rsidP="00117C7F">
      <w:pPr>
        <w:widowControl w:val="0"/>
        <w:spacing w:before="120" w:after="120" w:line="300" w:lineRule="auto"/>
        <w:ind w:firstLine="720"/>
        <w:jc w:val="both"/>
        <w:rPr>
          <w:lang w:val="nl-BE"/>
        </w:rPr>
      </w:pPr>
      <w:r w:rsidRPr="0061362D">
        <w:rPr>
          <w:lang w:val="nl-BE"/>
        </w:rPr>
        <w:t xml:space="preserve">Từ ngày 01/01/2025, Luật Trật tự, an toàn giao thông đường bộ hạ ngưỡng giấy phép lái xe Hạng A1 xuống xe mô tô có dung tích xi-lanh đến 125 cm³; người được cấp mới giấy phép lái xe để điều khiển xe trên 125 cm³ phải có giấy phép lái xe Hạng A (giấy phép lái xe cấp trước ngày 01/01/2025 tiếp tục được sử dụng theo quy định chuyển tiếp của Luật). Số học viên Hạng A ở khu vực phía Đông tỉnh tăng từ 171 người năm 2025 lên 946 người trong 9 tháng năm 2026, trong khi khu vực phía Tây tỉnh chưa có cơ sở đào tạo, chưa tổ chức kỳ sát hạch Hạng A </w:t>
      </w:r>
      <w:r w:rsidRPr="0061362D">
        <w:rPr>
          <w:lang w:val="nl-BE"/>
        </w:rPr>
        <w:lastRenderedPageBreak/>
        <w:t>nào (70 kỳ sát hạch mô tô từ tháng 5/2025 đến tháng 8/2026 đều là Hạng A1).</w:t>
      </w:r>
    </w:p>
    <w:p w14:paraId="6B750123" w14:textId="77777777" w:rsidR="006824AA" w:rsidRPr="0061362D" w:rsidRDefault="00117C7F" w:rsidP="00117C7F">
      <w:pPr>
        <w:widowControl w:val="0"/>
        <w:spacing w:before="120" w:after="120" w:line="300" w:lineRule="auto"/>
        <w:ind w:firstLine="720"/>
        <w:jc w:val="both"/>
        <w:rPr>
          <w:lang w:val="nl-BE"/>
        </w:rPr>
      </w:pPr>
      <w:r w:rsidRPr="0061362D">
        <w:rPr>
          <w:lang w:val="nl-BE"/>
        </w:rPr>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02B9981A"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 QUÁ TRÌNH XÂY DỰNG ĐỀ ÁN</w:t>
      </w:r>
    </w:p>
    <w:p w14:paraId="250CBEA4" w14:textId="77777777" w:rsidR="006824AA" w:rsidRPr="0061362D" w:rsidRDefault="00117C7F" w:rsidP="00117C7F">
      <w:pPr>
        <w:widowControl w:val="0"/>
        <w:spacing w:before="120" w:after="120" w:line="300" w:lineRule="auto"/>
        <w:ind w:firstLine="720"/>
        <w:jc w:val="both"/>
        <w:rPr>
          <w:lang w:val="nl-BE"/>
        </w:rPr>
      </w:pPr>
      <w:r w:rsidRPr="0061362D">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74FA5EF6" w14:textId="77777777" w:rsidR="006824AA" w:rsidRPr="0061362D" w:rsidRDefault="00117C7F" w:rsidP="00117C7F">
      <w:pPr>
        <w:widowControl w:val="0"/>
        <w:spacing w:before="120" w:after="120" w:line="300" w:lineRule="auto"/>
        <w:ind w:firstLine="720"/>
        <w:jc w:val="both"/>
        <w:rPr>
          <w:lang w:val="nl-BE"/>
        </w:rPr>
      </w:pPr>
      <w:r w:rsidRPr="0061362D">
        <w:rPr>
          <w:b/>
          <w:lang w:val="nl-BE"/>
        </w:rPr>
        <w:t>III. NỘI DUNG CHÍNH CỦA ĐỀ ÁN</w:t>
      </w:r>
    </w:p>
    <w:p w14:paraId="4419FBDA" w14:textId="77777777" w:rsidR="006824AA" w:rsidRPr="0061362D" w:rsidRDefault="00117C7F" w:rsidP="00117C7F">
      <w:pPr>
        <w:widowControl w:val="0"/>
        <w:spacing w:before="120" w:after="120" w:line="300" w:lineRule="auto"/>
        <w:ind w:firstLine="720"/>
        <w:jc w:val="both"/>
        <w:rPr>
          <w:lang w:val="nl-BE"/>
        </w:rPr>
      </w:pPr>
      <w:r w:rsidRPr="0061362D">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33DFB708" w14:textId="77777777" w:rsidR="006824AA" w:rsidRPr="0061362D" w:rsidRDefault="00117C7F" w:rsidP="00117C7F">
      <w:pPr>
        <w:widowControl w:val="0"/>
        <w:spacing w:before="120" w:after="120" w:line="300" w:lineRule="auto"/>
        <w:ind w:firstLine="720"/>
        <w:jc w:val="both"/>
        <w:rPr>
          <w:lang w:val="nl-BE"/>
        </w:rPr>
      </w:pPr>
      <w:r w:rsidRPr="0061362D">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7D89C5" w14:textId="77777777" w:rsidR="006824AA" w:rsidRPr="0061362D" w:rsidRDefault="00117C7F" w:rsidP="00117C7F">
      <w:pPr>
        <w:widowControl w:val="0"/>
        <w:spacing w:before="120" w:after="120" w:line="300" w:lineRule="auto"/>
        <w:ind w:firstLine="720"/>
        <w:jc w:val="both"/>
        <w:rPr>
          <w:lang w:val="nl-BE"/>
        </w:rPr>
      </w:pPr>
      <w:r w:rsidRPr="0061362D">
        <w:rPr>
          <w:lang w:val="nl-BE"/>
        </w:rPr>
        <w:t>3. Nhân lực: 10 nhà giáo, viên chức có giấy phép lái xe Hạng A; 06 người đã có giấy chứng nhận giáo viên dạy thực hành lái xe Hạng A, 03 người hoàn thành trong tháng 10 và tháng 11/2026.</w:t>
      </w:r>
    </w:p>
    <w:p w14:paraId="731B1890" w14:textId="77777777" w:rsidR="006824AA" w:rsidRPr="0061362D" w:rsidRDefault="00117C7F" w:rsidP="00117C7F">
      <w:pPr>
        <w:widowControl w:val="0"/>
        <w:spacing w:before="120" w:after="120" w:line="300" w:lineRule="auto"/>
        <w:ind w:firstLine="720"/>
        <w:jc w:val="both"/>
        <w:rPr>
          <w:lang w:val="nl-BE"/>
        </w:rPr>
      </w:pPr>
      <w:r w:rsidRPr="0061362D">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718A4FE2" w14:textId="2CE1CE21" w:rsidR="006824AA" w:rsidRPr="0061362D" w:rsidRDefault="00117C7F" w:rsidP="00117C7F">
      <w:pPr>
        <w:widowControl w:val="0"/>
        <w:spacing w:before="120" w:after="120" w:line="300" w:lineRule="auto"/>
        <w:ind w:firstLine="720"/>
        <w:jc w:val="both"/>
        <w:rPr>
          <w:lang w:val="nl-BE"/>
        </w:rPr>
      </w:pPr>
      <w:r w:rsidRPr="0061362D">
        <w:rPr>
          <w:lang w:val="nl-BE"/>
        </w:rPr>
        <w:t xml:space="preserve">5. Kinh phí, nguồn vốn: Nhu cầu kinh phí trực tiếp khoảng 1.730,2 triệu đồng (khái toán, Bảng 10 Đề án), </w:t>
      </w:r>
      <w:del w:id="1001" w:author="Chốt nội dung mục 3.2, 23/10/2026 (Claude)" w:date="2026-10-23T15:39:02Z">
        <w:r w:rsidRPr="0061362D">
          <w:rPr>
            <w:lang w:val="nl-BE"/>
          </w:rPr>
          <w:delText xml:space="preserve">trong đó vốn đầu tư tài sản khoảng 1.669,0 triệu đồng và 61,2 triệu đồng chi phí bồi dưỡng nhà giáo, chương trình;</w:delText>
        </w:r>
      </w:del>
      <w:ins w:id="1002" w:author="Chốt nội dung mục 3.2, 23/10/2026 (Claude)" w:date="2026-10-23T15:39:02Z">
        <w:r w:rsidRPr="0061362D">
          <w:rPr>
            <w:lang w:val="nl-BE"/>
          </w:rPr>
          <w:t xml:space="preserve">gồm vốn đầu tư tài sản khoảng 1.669,0 triệu đồng và 61,2 triệu đồng chi phí bồi dưỡng nhà giáo, chương trình chi trong năm 2026;</w:t>
        </w:r>
      </w:ins>
      <w:r w:rsidRPr="0061362D">
        <w:rPr>
          <w:lang w:val="nl-BE"/>
        </w:rPr>
        <w:t xml:space="preserve">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62278FCE" w14:textId="6DAD8308" w:rsidR="006824AA" w:rsidRPr="0061362D" w:rsidRDefault="00117C7F" w:rsidP="00117C7F">
      <w:pPr>
        <w:widowControl w:val="0"/>
        <w:spacing w:before="120" w:after="120" w:line="300" w:lineRule="auto"/>
        <w:ind w:firstLine="720"/>
        <w:jc w:val="both"/>
        <w:rPr>
          <w:lang w:val="nl-BE"/>
        </w:rPr>
      </w:pPr>
      <w:r w:rsidRPr="0061362D">
        <w:rPr>
          <w:lang w:val="nl-BE"/>
        </w:rPr>
        <w:t xml:space="preserve">6. Hiệu quả: Theo phương án ước tính, từ năm thứ hai </w:t>
      </w:r>
      <w:del w:id="1003" w:author="Chốt nội dung mục 3.2, 23/10/2026 (Claude)" w:date="2026-10-23T15:39:02Z">
        <w:r w:rsidRPr="0061362D">
          <w:rPr>
            <w:lang w:val="nl-BE"/>
          </w:rPr>
          <w:delText xml:space="preserve">có lãi khoảng 170–448 triệu đồng/năm, thời gian hoàn vốn giản đơn khoảng 4,5 năm tính trên vốn đầu tư tài sản 1.669,0 triệu đồng;</w:delText>
        </w:r>
      </w:del>
      <w:ins w:id="1004" w:author="Chốt nội dung mục 3.2, 23/10/2026 (Claude)" w:date="2026-10-23T15:39:02Z">
        <w:r w:rsidRPr="0061362D">
          <w:rPr>
            <w:lang w:val="nl-BE"/>
          </w:rPr>
          <w:t xml:space="preserve">có lãi khoảng 169–447 triệu đồng/năm, thời gian hoàn vốn giản đơn khoảng 4,5 năm tính trên vốn ban đầu 1.730,2 triệu đồng;</w:t>
        </w:r>
      </w:ins>
      <w:r w:rsidRPr="0061362D">
        <w:rPr>
          <w:lang w:val="nl-BE"/>
        </w:rPr>
        <w:t xml:space="preserve"> nếu số học viên chỉ đạt 70% kế hoạch thì chưa hoàn vốn trong 05 năm.</w:t>
      </w:r>
    </w:p>
    <w:p w14:paraId="22C4B1AC" w14:textId="77777777" w:rsidR="006824AA" w:rsidRPr="0061362D" w:rsidRDefault="00117C7F" w:rsidP="00117C7F">
      <w:pPr>
        <w:widowControl w:val="0"/>
        <w:spacing w:before="120" w:after="120" w:line="300" w:lineRule="auto"/>
        <w:ind w:firstLine="720"/>
        <w:jc w:val="both"/>
        <w:rPr>
          <w:lang w:val="nl-BE"/>
        </w:rPr>
      </w:pPr>
      <w:r w:rsidRPr="0061362D">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6EE0D32C" w14:textId="77777777" w:rsidR="006824AA" w:rsidRPr="0061362D" w:rsidRDefault="00117C7F" w:rsidP="00117C7F">
      <w:pPr>
        <w:widowControl w:val="0"/>
        <w:spacing w:before="120" w:after="120" w:line="300" w:lineRule="auto"/>
        <w:ind w:firstLine="720"/>
        <w:jc w:val="both"/>
        <w:rPr>
          <w:lang w:val="nl-BE"/>
        </w:rPr>
      </w:pPr>
      <w:r w:rsidRPr="0061362D">
        <w:rPr>
          <w:b/>
          <w:lang w:val="nl-BE"/>
        </w:rPr>
        <w:t>IV. PHƯƠNG ÁN ĐẦU TƯ VÀ LỰA CHỌN NHÀ THẦU</w:t>
      </w:r>
    </w:p>
    <w:p w14:paraId="421227F6" w14:textId="3488A8D7" w:rsidR="006824AA" w:rsidRPr="0061362D" w:rsidRDefault="00117C7F" w:rsidP="00117C7F">
      <w:pPr>
        <w:widowControl w:val="0"/>
        <w:spacing w:before="120" w:after="120" w:line="300" w:lineRule="auto"/>
        <w:ind w:firstLine="720"/>
        <w:jc w:val="both"/>
        <w:rPr>
          <w:lang w:val="nl-BE"/>
        </w:rPr>
      </w:pPr>
      <w:r w:rsidRPr="0061362D">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(gồm toàn bộ khoảng 2.000 m² sân lưỡng dụng Giai đoạn 1, chi phí tư vấn, quản lý dự án, dự phòng; phần phục vụ Hạng A khoảng 1.730,2 triệu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 Phê duyệt Đề án không thay thế các quyết định này; Đề án sử dụng tài sản công vào mục đích kinh doanh, cho thuê do Hiệu trưởng phê duyệt riêng trước khi khai thác (điểm a khoản 7 Điều 7 Nghị định số 334/2026/NĐ-CP).</w:t>
      </w:r>
    </w:p>
    <w:p w14:paraId="4D93CE46" w14:textId="77777777" w:rsidR="006824AA" w:rsidRPr="0061362D" w:rsidRDefault="00117C7F" w:rsidP="00117C7F">
      <w:pPr>
        <w:widowControl w:val="0"/>
        <w:spacing w:before="120" w:after="120" w:line="300" w:lineRule="auto"/>
        <w:ind w:firstLine="720"/>
        <w:jc w:val="both"/>
        <w:rPr>
          <w:lang w:val="nl-BE"/>
        </w:rPr>
      </w:pPr>
      <w:r w:rsidRPr="0061362D">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3A5D3F54" w14:textId="77777777" w:rsidR="006824AA" w:rsidRPr="0061362D" w:rsidRDefault="00117C7F" w:rsidP="00117C7F">
      <w:pPr>
        <w:widowControl w:val="0"/>
        <w:spacing w:before="120" w:after="120" w:line="300" w:lineRule="auto"/>
        <w:ind w:firstLine="720"/>
        <w:jc w:val="both"/>
        <w:rPr>
          <w:lang w:val="nl-BE"/>
        </w:rPr>
      </w:pPr>
      <w:r w:rsidRPr="0061362D">
        <w:rPr>
          <w:b/>
          <w:lang w:val="nl-BE"/>
        </w:rPr>
        <w:t>V. KIẾN NGHỊ</w:t>
      </w:r>
    </w:p>
    <w:p w14:paraId="26534293" w14:textId="489D4872" w:rsidR="006824AA" w:rsidRPr="0061362D" w:rsidRDefault="00117C7F" w:rsidP="00117C7F">
      <w:pPr>
        <w:widowControl w:val="0"/>
        <w:spacing w:before="120" w:after="120" w:line="300" w:lineRule="auto"/>
        <w:ind w:firstLine="720"/>
        <w:jc w:val="both"/>
        <w:rPr>
          <w:lang w:val="nl-BE"/>
        </w:rPr>
      </w:pPr>
      <w:r w:rsidRPr="0061362D">
        <w:rPr>
          <w:lang w:val="nl-BE"/>
        </w:rPr>
        <w:t xml:space="preserve">1. Phê duyệt Đề án triển khai đào tạo và sát hạch lái xe mô tô Hạng A tại Trường Cao đẳng Kon Tum (kèm theo dự thảo Quyết định, Đề án và Phụ lục V </w:t>
      </w:r>
      <w:r w:rsidR="003B7AE6">
        <w:rPr>
          <w:lang w:val="nl-BE"/>
        </w:rPr>
        <w:t>-</w:t>
      </w:r>
      <w:r w:rsidRPr="0061362D">
        <w:rPr>
          <w:lang w:val="nl-BE"/>
        </w:rPr>
        <w:t>bảng tính hiệu quả đầu tư).</w:t>
      </w:r>
    </w:p>
    <w:p w14:paraId="632DB8B3" w14:textId="77777777" w:rsidR="006824AA" w:rsidRPr="0061362D" w:rsidRDefault="00117C7F" w:rsidP="00117C7F">
      <w:pPr>
        <w:widowControl w:val="0"/>
        <w:spacing w:before="120" w:after="120" w:line="300" w:lineRule="auto"/>
        <w:ind w:firstLine="720"/>
        <w:jc w:val="both"/>
        <w:rPr>
          <w:lang w:val="nl-BE"/>
        </w:rPr>
      </w:pPr>
      <w:r w:rsidRPr="0061362D">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6C1386D0" w14:textId="77777777" w:rsidR="006824AA" w:rsidRPr="0061362D" w:rsidRDefault="00117C7F" w:rsidP="00117C7F">
      <w:pPr>
        <w:widowControl w:val="0"/>
        <w:spacing w:before="120" w:after="120" w:line="300" w:lineRule="auto"/>
        <w:ind w:firstLine="720"/>
        <w:jc w:val="both"/>
        <w:rPr>
          <w:lang w:val="nl-BE"/>
        </w:rPr>
      </w:pPr>
      <w:r w:rsidRPr="0061362D">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4427C6F5" w14:textId="77777777" w:rsidR="004B0DC5" w:rsidRPr="0061362D" w:rsidRDefault="00900520" w:rsidP="00117C7F">
      <w:pPr>
        <w:keepNext/>
        <w:widowControl w:val="0"/>
        <w:spacing w:before="120" w:after="120" w:line="300" w:lineRule="auto"/>
        <w:ind w:firstLine="720"/>
        <w:jc w:val="both"/>
        <w:rPr>
          <w:shd w:val="clear" w:color="auto" w:fill="FFFFFF"/>
          <w:lang w:eastAsia="vi-VN"/>
        </w:rPr>
      </w:pPr>
      <w:r w:rsidRPr="0061362D">
        <w:rPr>
          <w:lang w:val="vi-VN" w:eastAsia="vi-VN"/>
        </w:rPr>
        <w:t>Tổ xây dựng Đề án</w:t>
      </w:r>
      <w:r w:rsidR="000234CC" w:rsidRPr="0061362D">
        <w:rPr>
          <w:lang w:eastAsia="vi-VN"/>
        </w:rPr>
        <w:t xml:space="preserve"> </w:t>
      </w:r>
      <w:r w:rsidR="00D0675C" w:rsidRPr="0061362D">
        <w:rPr>
          <w:highlight w:val="white"/>
          <w:lang w:val="nl-NL"/>
        </w:rPr>
        <w:t xml:space="preserve">kính trình Hiệu trưởng xem xét, </w:t>
      </w:r>
      <w:r w:rsidR="00117C7F" w:rsidRPr="0061362D">
        <w:rPr>
          <w:lang w:val="nl-NL"/>
        </w:rPr>
        <w:t>phê duyệt</w:t>
      </w:r>
      <w:r w:rsidR="00D0675C" w:rsidRPr="0061362D">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61362D" w14:paraId="53B94F93" w14:textId="77777777">
        <w:trPr>
          <w:cantSplit/>
          <w:trHeight w:val="652"/>
          <w:jc w:val="center"/>
        </w:trPr>
        <w:tc>
          <w:tcPr>
            <w:tcW w:w="4253" w:type="dxa"/>
          </w:tcPr>
          <w:p w14:paraId="45088656" w14:textId="77777777" w:rsidR="00D000FD" w:rsidRPr="0061362D" w:rsidRDefault="00D000FD">
            <w:pPr>
              <w:ind w:hanging="108"/>
              <w:rPr>
                <w:b/>
                <w:i/>
                <w:sz w:val="24"/>
                <w:szCs w:val="26"/>
                <w:lang w:val="da-DK"/>
              </w:rPr>
            </w:pPr>
            <w:r w:rsidRPr="0061362D">
              <w:rPr>
                <w:b/>
                <w:i/>
                <w:sz w:val="24"/>
                <w:szCs w:val="26"/>
                <w:lang w:val="da-DK"/>
              </w:rPr>
              <w:t>Nơi nhận:</w:t>
            </w:r>
          </w:p>
          <w:p w14:paraId="73166935" w14:textId="77777777" w:rsidR="00D000FD" w:rsidRPr="0061362D" w:rsidRDefault="00D000FD">
            <w:pPr>
              <w:ind w:hanging="108"/>
              <w:rPr>
                <w:sz w:val="22"/>
                <w:szCs w:val="22"/>
                <w:lang w:val="da-DK"/>
              </w:rPr>
            </w:pPr>
            <w:r w:rsidRPr="0061362D">
              <w:rPr>
                <w:sz w:val="22"/>
                <w:szCs w:val="22"/>
                <w:lang w:val="da-DK"/>
              </w:rPr>
              <w:t>- Như trên;</w:t>
            </w:r>
          </w:p>
          <w:p w14:paraId="3DCEF989" w14:textId="77777777" w:rsidR="00333E38" w:rsidRPr="0061362D" w:rsidRDefault="00333E38">
            <w:pPr>
              <w:ind w:hanging="108"/>
              <w:rPr>
                <w:sz w:val="22"/>
                <w:szCs w:val="22"/>
                <w:lang w:val="da-DK"/>
              </w:rPr>
            </w:pPr>
            <w:r w:rsidRPr="0061362D">
              <w:rPr>
                <w:sz w:val="22"/>
                <w:szCs w:val="22"/>
                <w:lang w:val="da-DK"/>
              </w:rPr>
              <w:t xml:space="preserve">- </w:t>
            </w:r>
            <w:r w:rsidR="009C6927" w:rsidRPr="0061362D">
              <w:rPr>
                <w:sz w:val="22"/>
                <w:szCs w:val="22"/>
                <w:lang w:val="da-DK"/>
              </w:rPr>
              <w:t>Các thành viên Tổ xây dựng Đề án</w:t>
            </w:r>
            <w:r w:rsidRPr="0061362D">
              <w:rPr>
                <w:sz w:val="22"/>
                <w:szCs w:val="22"/>
                <w:lang w:val="da-DK"/>
              </w:rPr>
              <w:t>;</w:t>
            </w:r>
          </w:p>
          <w:p w14:paraId="4847CA2C" w14:textId="77777777" w:rsidR="009C6927" w:rsidRPr="0061362D" w:rsidRDefault="009C6927" w:rsidP="009C6927">
            <w:pPr>
              <w:ind w:hanging="108"/>
              <w:rPr>
                <w:sz w:val="22"/>
                <w:szCs w:val="22"/>
                <w:lang w:val="da-DK"/>
              </w:rPr>
            </w:pPr>
            <w:r w:rsidRPr="0061362D">
              <w:rPr>
                <w:sz w:val="22"/>
                <w:szCs w:val="22"/>
                <w:lang w:val="da-DK"/>
              </w:rPr>
              <w:t>- Lưu: VT, THHCQT.</w:t>
            </w:r>
          </w:p>
        </w:tc>
        <w:tc>
          <w:tcPr>
            <w:tcW w:w="4819" w:type="dxa"/>
          </w:tcPr>
          <w:p w14:paraId="0523C5D1" w14:textId="77777777" w:rsidR="00D000FD" w:rsidRPr="0061362D" w:rsidRDefault="00D000FD">
            <w:pPr>
              <w:jc w:val="center"/>
              <w:rPr>
                <w:b/>
              </w:rPr>
            </w:pPr>
            <w:r w:rsidRPr="0061362D">
              <w:rPr>
                <w:b/>
              </w:rPr>
              <w:t>TM. TỔ XÂY DỰNG ĐỀ ÁN</w:t>
            </w:r>
          </w:p>
          <w:p w14:paraId="48688F82" w14:textId="77777777" w:rsidR="00D000FD" w:rsidRPr="0061362D" w:rsidRDefault="00D000FD">
            <w:pPr>
              <w:jc w:val="center"/>
              <w:rPr>
                <w:b/>
              </w:rPr>
            </w:pPr>
            <w:r w:rsidRPr="0061362D">
              <w:rPr>
                <w:b/>
              </w:rPr>
              <w:t>TỔ TRƯỞNG</w:t>
            </w:r>
          </w:p>
          <w:p w14:paraId="6E564AFC" w14:textId="77777777" w:rsidR="00D000FD" w:rsidRPr="0061362D" w:rsidRDefault="00D000FD">
            <w:pPr>
              <w:jc w:val="center"/>
              <w:rPr>
                <w:b/>
              </w:rPr>
            </w:pPr>
          </w:p>
          <w:p w14:paraId="7F87A0CD" w14:textId="77777777" w:rsidR="00D000FD" w:rsidRPr="0061362D" w:rsidRDefault="00D000FD">
            <w:pPr>
              <w:jc w:val="center"/>
              <w:rPr>
                <w:b/>
              </w:rPr>
            </w:pPr>
          </w:p>
          <w:p w14:paraId="1130D109" w14:textId="77777777" w:rsidR="005C3A45" w:rsidRPr="0061362D" w:rsidRDefault="005C3A45" w:rsidP="0004491F">
            <w:pPr>
              <w:jc w:val="center"/>
              <w:rPr>
                <w:b/>
              </w:rPr>
            </w:pPr>
          </w:p>
          <w:p w14:paraId="18D003CA" w14:textId="77777777" w:rsidR="0004491F" w:rsidRPr="0061362D" w:rsidRDefault="0004491F" w:rsidP="0004491F">
            <w:pPr>
              <w:jc w:val="center"/>
              <w:rPr>
                <w:b/>
              </w:rPr>
            </w:pPr>
          </w:p>
          <w:p w14:paraId="7F2E14BA" w14:textId="77777777" w:rsidR="0004491F" w:rsidRPr="0061362D" w:rsidRDefault="0004491F" w:rsidP="0004491F">
            <w:pPr>
              <w:jc w:val="center"/>
              <w:rPr>
                <w:b/>
              </w:rPr>
            </w:pPr>
          </w:p>
          <w:p w14:paraId="25DE1431" w14:textId="77777777" w:rsidR="00103679" w:rsidRPr="0061362D" w:rsidRDefault="00007213">
            <w:pPr>
              <w:jc w:val="center"/>
              <w:rPr>
                <w:b/>
              </w:rPr>
            </w:pPr>
            <w:r w:rsidRPr="0061362D">
              <w:rPr>
                <w:b/>
              </w:rPr>
              <w:t>Dương Văn Anh Dũng</w:t>
            </w:r>
          </w:p>
        </w:tc>
      </w:tr>
    </w:tbl>
    <w:p w14:paraId="072EA7F4" w14:textId="77777777" w:rsidR="00116C6A" w:rsidRPr="0061362D" w:rsidRDefault="00116C6A">
      <w:pPr>
        <w:spacing w:before="60" w:after="60"/>
        <w:jc w:val="center"/>
        <w:rPr>
          <w:b/>
          <w:sz w:val="2"/>
          <w:szCs w:val="2"/>
        </w:rPr>
      </w:pPr>
    </w:p>
    <w:p w14:paraId="23EDDE2F" w14:textId="77777777" w:rsidR="0043396C" w:rsidRPr="0061362D" w:rsidRDefault="0043396C">
      <w:pPr>
        <w:sectPr w:rsidR="0043396C" w:rsidRPr="0061362D">
          <w:headerReference w:type="default" r:id="rId8"/>
          <w:pgSz w:w="11907" w:h="16840" w:code="9"/>
          <w:pgMar w:top="1134" w:right="1134" w:bottom="1134" w:left="1701" w:header="720" w:footer="720" w:gutter="0"/>
          <w:cols w:space="720"/>
          <w:titlePg/>
          <w:docGrid w:linePitch="381"/>
        </w:sectPr>
      </w:pPr>
    </w:p>
    <w:p w14:paraId="777180CB" w14:textId="77777777" w:rsidR="0043396C" w:rsidRPr="0061362D" w:rsidRDefault="003013EE">
      <w:pPr>
        <w:spacing w:after="60"/>
        <w:jc w:val="center"/>
      </w:pPr>
      <w:r w:rsidRPr="0061362D">
        <w:rPr>
          <w:b/>
        </w:rPr>
        <w:t>Phụ lục</w:t>
      </w:r>
    </w:p>
    <w:p w14:paraId="5866F623" w14:textId="20E29DAE" w:rsidR="0043396C" w:rsidRPr="0061362D" w:rsidRDefault="00DA7D52">
      <w:pPr>
        <w:spacing w:after="60"/>
        <w:jc w:val="center"/>
      </w:pPr>
      <w:r w:rsidRPr="0061362D">
        <w:rPr>
          <w:b/>
          <w:noProof/>
        </w:rPr>
        <mc:AlternateContent>
          <mc:Choice Requires="wps">
            <w:drawing>
              <wp:anchor distT="0" distB="0" distL="114300" distR="114300" simplePos="0" relativeHeight="251663360" behindDoc="0" locked="0" layoutInCell="1" allowOverlap="1" wp14:anchorId="30C7D768" wp14:editId="261A0EED">
                <wp:simplePos x="0" y="0"/>
                <wp:positionH relativeFrom="column">
                  <wp:posOffset>4059727</wp:posOffset>
                </wp:positionH>
                <wp:positionV relativeFrom="paragraph">
                  <wp:posOffset>228831</wp:posOffset>
                </wp:positionV>
                <wp:extent cx="1170709" cy="0"/>
                <wp:effectExtent l="0" t="0" r="0" b="0"/>
                <wp:wrapNone/>
                <wp:docPr id="563849807" name="Straight Connector 1"/>
                <wp:cNvGraphicFramePr/>
                <a:graphic xmlns:a="http://schemas.openxmlformats.org/drawingml/2006/main">
                  <a:graphicData uri="http://schemas.microsoft.com/office/word/2010/wordprocessingShape">
                    <wps:wsp>
                      <wps:cNvCnPr/>
                      <wps:spPr>
                        <a:xfrm>
                          <a:off x="0" y="0"/>
                          <a:ext cx="11707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C9B43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19.65pt,18pt" to="411.8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" strokecolor="#4472c4 [3204]" strokeweight=".5pt">
                <v:stroke joinstyle="miter"/>
              </v:line>
            </w:pict>
          </mc:Fallback>
        </mc:AlternateContent>
      </w:r>
      <w:r w:rsidRPr="0061362D">
        <w:rPr>
          <w:b/>
        </w:rPr>
        <w:t>DỰ KIẾN HẠNG MỤC ĐẦU TƯ, PHÂN CHIA GÓI THẦU VÀ HÌNH THỨC LỰA CHỌN NHÀ THẦU</w:t>
      </w:r>
    </w:p>
    <w:p w14:paraId="00FD8971" w14:textId="76902496" w:rsidR="0043396C" w:rsidRPr="0061362D" w:rsidRDefault="0043396C">
      <w:pPr>
        <w:spacing w:after="60"/>
        <w:jc w:val="center"/>
        <w:rPr>
          <w:i/>
          <w:sz w:val="26"/>
        </w:rPr>
      </w:pPr>
    </w:p>
    <w:tbl>
      <w:tblPr>
        <w:tblW w:w="0" w:type="auto"/>
        <w:jc w:val="center"/>
        <w:tblLayout w:type="fixed"/>
        <w:tblLook w:val="04A0" w:firstRow="1" w:lastRow="0" w:firstColumn="1" w:lastColumn="0" w:noHBand="0" w:noVBand="1"/>
      </w:tblPr>
      <w:tblGrid>
        <w:gridCol w:w="680"/>
        <w:gridCol w:w="5953"/>
        <w:gridCol w:w="1701"/>
        <w:gridCol w:w="1587"/>
        <w:gridCol w:w="1474"/>
        <w:gridCol w:w="3118"/>
      </w:tblGrid>
      <w:tr w:rsidR="0043396C" w:rsidRPr="0061362D" w14:paraId="2D99B3A8"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vAlign w:val="center"/>
          </w:tcPr>
          <w:p w14:paraId="198E56AC" w14:textId="77777777" w:rsidR="0043396C" w:rsidRPr="0061362D" w:rsidRDefault="003013EE" w:rsidP="00DA7D52">
            <w:pPr>
              <w:spacing w:after="40"/>
              <w:jc w:val="center"/>
            </w:pPr>
            <w:r w:rsidRPr="0061362D">
              <w:rPr>
                <w:b/>
                <w:sz w:val="26"/>
              </w:rPr>
              <w:t>TT</w:t>
            </w:r>
          </w:p>
        </w:tc>
        <w:tc>
          <w:tcPr>
            <w:tcW w:w="5953" w:type="dxa"/>
            <w:tcBorders>
              <w:top w:val="single" w:sz="4" w:space="0" w:color="000000"/>
              <w:left w:val="single" w:sz="4" w:space="0" w:color="000000"/>
              <w:bottom w:val="single" w:sz="4" w:space="0" w:color="000000"/>
              <w:right w:val="single" w:sz="4" w:space="0" w:color="000000"/>
            </w:tcBorders>
            <w:vAlign w:val="center"/>
          </w:tcPr>
          <w:p w14:paraId="049FB4D1" w14:textId="77777777" w:rsidR="0043396C" w:rsidRPr="0061362D" w:rsidRDefault="003013EE" w:rsidP="00DA7D52">
            <w:pPr>
              <w:spacing w:after="40"/>
              <w:jc w:val="center"/>
            </w:pPr>
            <w:r w:rsidRPr="0061362D">
              <w:rPr>
                <w:b/>
                <w:sz w:val="26"/>
              </w:rPr>
              <w:t>Gói thầu, hạng mục</w:t>
            </w:r>
          </w:p>
        </w:tc>
        <w:tc>
          <w:tcPr>
            <w:tcW w:w="1701" w:type="dxa"/>
            <w:tcBorders>
              <w:top w:val="single" w:sz="4" w:space="0" w:color="000000"/>
              <w:left w:val="single" w:sz="4" w:space="0" w:color="000000"/>
              <w:bottom w:val="single" w:sz="4" w:space="0" w:color="000000"/>
              <w:right w:val="single" w:sz="4" w:space="0" w:color="000000"/>
            </w:tcBorders>
            <w:vAlign w:val="center"/>
          </w:tcPr>
          <w:p w14:paraId="7DE87AF8" w14:textId="77777777" w:rsidR="0043396C" w:rsidRPr="0061362D" w:rsidRDefault="003013EE" w:rsidP="00DA7D52">
            <w:pPr>
              <w:spacing w:after="40"/>
              <w:jc w:val="center"/>
            </w:pPr>
            <w:r w:rsidRPr="0061362D">
              <w:rPr>
                <w:b/>
                <w:sz w:val="26"/>
              </w:rPr>
              <w:t>Giá trị ước (triệu đồng)</w:t>
            </w:r>
          </w:p>
        </w:tc>
        <w:tc>
          <w:tcPr>
            <w:tcW w:w="1587" w:type="dxa"/>
            <w:tcBorders>
              <w:top w:val="single" w:sz="4" w:space="0" w:color="000000"/>
              <w:left w:val="single" w:sz="4" w:space="0" w:color="000000"/>
              <w:bottom w:val="single" w:sz="4" w:space="0" w:color="000000"/>
              <w:right w:val="single" w:sz="4" w:space="0" w:color="000000"/>
            </w:tcBorders>
            <w:vAlign w:val="center"/>
          </w:tcPr>
          <w:p w14:paraId="5AC277C3" w14:textId="77777777" w:rsidR="0043396C" w:rsidRPr="0061362D" w:rsidRDefault="003013EE" w:rsidP="00DA7D52">
            <w:pPr>
              <w:spacing w:after="40"/>
              <w:jc w:val="center"/>
            </w:pPr>
            <w:r w:rsidRPr="0061362D">
              <w:rPr>
                <w:b/>
                <w:sz w:val="26"/>
              </w:rPr>
              <w:t>Loại gói thầu</w:t>
            </w:r>
          </w:p>
        </w:tc>
        <w:tc>
          <w:tcPr>
            <w:tcW w:w="1474" w:type="dxa"/>
            <w:tcBorders>
              <w:top w:val="single" w:sz="4" w:space="0" w:color="000000"/>
              <w:left w:val="single" w:sz="4" w:space="0" w:color="000000"/>
              <w:bottom w:val="single" w:sz="4" w:space="0" w:color="000000"/>
              <w:right w:val="single" w:sz="4" w:space="0" w:color="000000"/>
            </w:tcBorders>
            <w:vAlign w:val="center"/>
          </w:tcPr>
          <w:p w14:paraId="71795937" w14:textId="77777777" w:rsidR="0043396C" w:rsidRPr="0061362D" w:rsidRDefault="003013EE" w:rsidP="00DA7D52">
            <w:pPr>
              <w:spacing w:after="40"/>
              <w:jc w:val="center"/>
            </w:pPr>
            <w:r w:rsidRPr="0061362D">
              <w:rPr>
                <w:b/>
                <w:sz w:val="26"/>
              </w:rPr>
              <w:t>Hạn mức chỉ định thầu (triệu đồng)</w:t>
            </w:r>
          </w:p>
        </w:tc>
        <w:tc>
          <w:tcPr>
            <w:tcW w:w="3118" w:type="dxa"/>
            <w:tcBorders>
              <w:top w:val="single" w:sz="4" w:space="0" w:color="000000"/>
              <w:left w:val="single" w:sz="4" w:space="0" w:color="000000"/>
              <w:bottom w:val="single" w:sz="4" w:space="0" w:color="000000"/>
              <w:right w:val="single" w:sz="4" w:space="0" w:color="000000"/>
            </w:tcBorders>
            <w:vAlign w:val="center"/>
          </w:tcPr>
          <w:p w14:paraId="576089F7" w14:textId="77777777" w:rsidR="0043396C" w:rsidRPr="0061362D" w:rsidRDefault="003013EE" w:rsidP="00DA7D52">
            <w:pPr>
              <w:spacing w:after="40"/>
              <w:jc w:val="center"/>
            </w:pPr>
            <w:r w:rsidRPr="0061362D">
              <w:rPr>
                <w:b/>
                <w:sz w:val="26"/>
              </w:rPr>
              <w:t>Hình thức đề xuất</w:t>
            </w:r>
          </w:p>
        </w:tc>
      </w:tr>
      <w:tr w:rsidR="0043396C" w:rsidRPr="0061362D" w14:paraId="0F98BB6D" w14:textId="77777777" w:rsidTr="00DA7D52">
        <w:trPr>
          <w:trHeight w:val="745"/>
          <w:jc w:val="center"/>
        </w:trPr>
        <w:tc>
          <w:tcPr>
            <w:tcW w:w="680" w:type="dxa"/>
            <w:tcBorders>
              <w:top w:val="single" w:sz="4" w:space="0" w:color="000000"/>
              <w:left w:val="single" w:sz="4" w:space="0" w:color="000000"/>
              <w:bottom w:val="single" w:sz="4" w:space="0" w:color="000000"/>
              <w:right w:val="single" w:sz="4" w:space="0" w:color="000000"/>
            </w:tcBorders>
          </w:tcPr>
          <w:p w14:paraId="7C8DEF39" w14:textId="77777777" w:rsidR="0043396C" w:rsidRPr="0061362D" w:rsidRDefault="003013EE">
            <w:pPr>
              <w:spacing w:after="40"/>
              <w:jc w:val="center"/>
            </w:pPr>
            <w:r w:rsidRPr="0061362D">
              <w:rPr>
                <w:b/>
                <w:sz w:val="26"/>
              </w:rPr>
              <w:t>A</w:t>
            </w:r>
          </w:p>
        </w:tc>
        <w:tc>
          <w:tcPr>
            <w:tcW w:w="13833" w:type="dxa"/>
            <w:gridSpan w:val="5"/>
            <w:tcBorders>
              <w:top w:val="single" w:sz="4" w:space="0" w:color="000000"/>
              <w:left w:val="single" w:sz="4" w:space="0" w:color="000000"/>
              <w:bottom w:val="single" w:sz="4" w:space="0" w:color="000000"/>
              <w:right w:val="single" w:sz="4" w:space="0" w:color="000000"/>
            </w:tcBorders>
          </w:tcPr>
          <w:p w14:paraId="51D265D0" w14:textId="6D9EA2F7" w:rsidR="0043396C" w:rsidRPr="0061362D" w:rsidRDefault="003013EE" w:rsidP="00DA7D52">
            <w:pPr>
              <w:spacing w:after="40"/>
            </w:pPr>
            <w:r w:rsidRPr="0061362D">
              <w:rPr>
                <w:b/>
                <w:sz w:val="26"/>
              </w:rPr>
              <w:t>Dự án nâng cấp, mở rộng sân tập lái, sân sát hạch lái xe mô tô (Giai đoạn 1) — dự án đầu tư công nhóm C, lập Báo cáo kinh tế - kỹ thuật</w:t>
            </w:r>
          </w:p>
        </w:tc>
      </w:tr>
      <w:tr w:rsidR="0043396C" w:rsidRPr="0061362D" w14:paraId="75E8027B"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15AF66C" w14:textId="77777777" w:rsidR="0043396C" w:rsidRPr="0061362D" w:rsidRDefault="003013EE">
            <w:pPr>
              <w:spacing w:after="40"/>
              <w:jc w:val="center"/>
            </w:pPr>
            <w:r w:rsidRPr="0061362D">
              <w:rPr>
                <w:sz w:val="26"/>
              </w:rPr>
              <w:t>1</w:t>
            </w:r>
          </w:p>
        </w:tc>
        <w:tc>
          <w:tcPr>
            <w:tcW w:w="5953" w:type="dxa"/>
            <w:tcBorders>
              <w:top w:val="single" w:sz="4" w:space="0" w:color="000000"/>
              <w:left w:val="single" w:sz="4" w:space="0" w:color="000000"/>
              <w:bottom w:val="single" w:sz="4" w:space="0" w:color="000000"/>
              <w:right w:val="single" w:sz="4" w:space="0" w:color="000000"/>
            </w:tcBorders>
          </w:tcPr>
          <w:p w14:paraId="49AC856B" w14:textId="77777777" w:rsidR="0043396C" w:rsidRPr="0061362D" w:rsidRDefault="003013EE">
            <w:pPr>
              <w:spacing w:after="40"/>
            </w:pPr>
            <w:r w:rsidRPr="0061362D">
              <w:rPr>
                <w:sz w:val="26"/>
              </w:rPr>
              <w:t>Tư vấn khảo sát, lập Báo cáo kinh tế - kỹ thuật</w:t>
            </w:r>
          </w:p>
        </w:tc>
        <w:tc>
          <w:tcPr>
            <w:tcW w:w="1701" w:type="dxa"/>
            <w:tcBorders>
              <w:top w:val="single" w:sz="4" w:space="0" w:color="000000"/>
              <w:left w:val="single" w:sz="4" w:space="0" w:color="000000"/>
              <w:bottom w:val="single" w:sz="4" w:space="0" w:color="000000"/>
              <w:right w:val="single" w:sz="4" w:space="0" w:color="000000"/>
            </w:tcBorders>
          </w:tcPr>
          <w:p w14:paraId="7A874132" w14:textId="77777777" w:rsidR="0043396C" w:rsidRPr="0061362D" w:rsidRDefault="003013EE">
            <w:pPr>
              <w:spacing w:after="40"/>
              <w:jc w:val="center"/>
            </w:pPr>
            <w:r w:rsidRPr="0061362D">
              <w:rPr>
                <w:sz w:val="26"/>
              </w:rPr>
              <w:t>Khoảng 65</w:t>
            </w:r>
          </w:p>
        </w:tc>
        <w:tc>
          <w:tcPr>
            <w:tcW w:w="1587" w:type="dxa"/>
            <w:tcBorders>
              <w:top w:val="single" w:sz="4" w:space="0" w:color="000000"/>
              <w:left w:val="single" w:sz="4" w:space="0" w:color="000000"/>
              <w:bottom w:val="single" w:sz="4" w:space="0" w:color="000000"/>
              <w:right w:val="single" w:sz="4" w:space="0" w:color="000000"/>
            </w:tcBorders>
          </w:tcPr>
          <w:p w14:paraId="31DD0783"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0775F93F"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3E79265" w14:textId="77777777" w:rsidR="0043396C" w:rsidRPr="0061362D" w:rsidRDefault="003013EE">
            <w:pPr>
              <w:spacing w:after="40"/>
            </w:pPr>
            <w:r w:rsidRPr="0061362D">
              <w:rPr>
                <w:sz w:val="26"/>
              </w:rPr>
              <w:t>Chỉ định thầu rút gọn</w:t>
            </w:r>
          </w:p>
        </w:tc>
      </w:tr>
      <w:tr w:rsidR="0043396C" w:rsidRPr="0061362D" w14:paraId="4B8D3F0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60B4280F" w14:textId="77777777" w:rsidR="0043396C" w:rsidRPr="0061362D" w:rsidRDefault="003013EE">
            <w:pPr>
              <w:spacing w:after="40"/>
              <w:jc w:val="center"/>
            </w:pPr>
            <w:r w:rsidRPr="0061362D">
              <w:rPr>
                <w:sz w:val="26"/>
              </w:rPr>
              <w:t>2</w:t>
            </w:r>
          </w:p>
        </w:tc>
        <w:tc>
          <w:tcPr>
            <w:tcW w:w="5953" w:type="dxa"/>
            <w:tcBorders>
              <w:top w:val="single" w:sz="4" w:space="0" w:color="000000"/>
              <w:left w:val="single" w:sz="4" w:space="0" w:color="000000"/>
              <w:bottom w:val="single" w:sz="4" w:space="0" w:color="000000"/>
              <w:right w:val="single" w:sz="4" w:space="0" w:color="000000"/>
            </w:tcBorders>
          </w:tcPr>
          <w:p w14:paraId="7A71BF8E" w14:textId="77777777" w:rsidR="0043396C" w:rsidRPr="0061362D" w:rsidRDefault="003013EE">
            <w:pPr>
              <w:spacing w:after="40"/>
            </w:pPr>
            <w:r w:rsidRPr="0061362D">
              <w:rPr>
                <w:sz w:val="26"/>
              </w:rPr>
              <w:t>Tư vấn thẩm tra thiết kế, dự toán; lập hồ sơ yêu cầu, đánh giá hồ sơ đề xuất</w:t>
            </w:r>
          </w:p>
        </w:tc>
        <w:tc>
          <w:tcPr>
            <w:tcW w:w="1701" w:type="dxa"/>
            <w:tcBorders>
              <w:top w:val="single" w:sz="4" w:space="0" w:color="000000"/>
              <w:left w:val="single" w:sz="4" w:space="0" w:color="000000"/>
              <w:bottom w:val="single" w:sz="4" w:space="0" w:color="000000"/>
              <w:right w:val="single" w:sz="4" w:space="0" w:color="000000"/>
            </w:tcBorders>
          </w:tcPr>
          <w:p w14:paraId="78CEB14E" w14:textId="77777777" w:rsidR="0043396C" w:rsidRPr="0061362D" w:rsidRDefault="003013EE">
            <w:pPr>
              <w:spacing w:after="40"/>
              <w:jc w:val="center"/>
            </w:pPr>
            <w:r w:rsidRPr="0061362D">
              <w:rPr>
                <w:sz w:val="26"/>
              </w:rPr>
              <w:t>Khoảng 20</w:t>
            </w:r>
          </w:p>
        </w:tc>
        <w:tc>
          <w:tcPr>
            <w:tcW w:w="1587" w:type="dxa"/>
            <w:tcBorders>
              <w:top w:val="single" w:sz="4" w:space="0" w:color="000000"/>
              <w:left w:val="single" w:sz="4" w:space="0" w:color="000000"/>
              <w:bottom w:val="single" w:sz="4" w:space="0" w:color="000000"/>
              <w:right w:val="single" w:sz="4" w:space="0" w:color="000000"/>
            </w:tcBorders>
          </w:tcPr>
          <w:p w14:paraId="2C74EDF4"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1CD983C8"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5FA156D6" w14:textId="77777777" w:rsidR="0043396C" w:rsidRPr="0061362D" w:rsidRDefault="003013EE">
            <w:pPr>
              <w:spacing w:after="40"/>
            </w:pPr>
            <w:r w:rsidRPr="0061362D">
              <w:rPr>
                <w:sz w:val="26"/>
              </w:rPr>
              <w:t>Chỉ định thầu rút gọn</w:t>
            </w:r>
          </w:p>
        </w:tc>
      </w:tr>
      <w:tr w:rsidR="0043396C" w:rsidRPr="0061362D" w14:paraId="3E96AFD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4B725D1" w14:textId="77777777" w:rsidR="0043396C" w:rsidRPr="0061362D" w:rsidRDefault="003013EE">
            <w:pPr>
              <w:spacing w:after="40"/>
              <w:jc w:val="center"/>
            </w:pPr>
            <w:r w:rsidRPr="0061362D">
              <w:rPr>
                <w:sz w:val="26"/>
              </w:rPr>
              <w:t>3</w:t>
            </w:r>
          </w:p>
        </w:tc>
        <w:tc>
          <w:tcPr>
            <w:tcW w:w="5953" w:type="dxa"/>
            <w:tcBorders>
              <w:top w:val="single" w:sz="4" w:space="0" w:color="000000"/>
              <w:left w:val="single" w:sz="4" w:space="0" w:color="000000"/>
              <w:bottom w:val="single" w:sz="4" w:space="0" w:color="000000"/>
              <w:right w:val="single" w:sz="4" w:space="0" w:color="000000"/>
            </w:tcBorders>
          </w:tcPr>
          <w:p w14:paraId="01328099" w14:textId="77777777" w:rsidR="0043396C" w:rsidRPr="0061362D" w:rsidRDefault="003013EE">
            <w:pPr>
              <w:spacing w:after="40"/>
            </w:pPr>
            <w:r w:rsidRPr="0061362D">
              <w:rPr>
                <w:sz w:val="26"/>
              </w:rPr>
              <w:t>Tư vấn giám sát thi công xây dựng, lắp đặt thiết bị</w:t>
            </w:r>
          </w:p>
        </w:tc>
        <w:tc>
          <w:tcPr>
            <w:tcW w:w="1701" w:type="dxa"/>
            <w:tcBorders>
              <w:top w:val="single" w:sz="4" w:space="0" w:color="000000"/>
              <w:left w:val="single" w:sz="4" w:space="0" w:color="000000"/>
              <w:bottom w:val="single" w:sz="4" w:space="0" w:color="000000"/>
              <w:right w:val="single" w:sz="4" w:space="0" w:color="000000"/>
            </w:tcBorders>
          </w:tcPr>
          <w:p w14:paraId="097C0D81" w14:textId="77777777" w:rsidR="0043396C" w:rsidRPr="0061362D" w:rsidRDefault="003013EE">
            <w:pPr>
              <w:spacing w:after="40"/>
              <w:jc w:val="center"/>
            </w:pPr>
            <w:r w:rsidRPr="0061362D">
              <w:rPr>
                <w:sz w:val="26"/>
              </w:rPr>
              <w:t>Khoảng 55</w:t>
            </w:r>
          </w:p>
        </w:tc>
        <w:tc>
          <w:tcPr>
            <w:tcW w:w="1587" w:type="dxa"/>
            <w:tcBorders>
              <w:top w:val="single" w:sz="4" w:space="0" w:color="000000"/>
              <w:left w:val="single" w:sz="4" w:space="0" w:color="000000"/>
              <w:bottom w:val="single" w:sz="4" w:space="0" w:color="000000"/>
              <w:right w:val="single" w:sz="4" w:space="0" w:color="000000"/>
            </w:tcBorders>
          </w:tcPr>
          <w:p w14:paraId="771ECFE0" w14:textId="77777777" w:rsidR="0043396C" w:rsidRPr="0061362D" w:rsidRDefault="003013EE">
            <w:pPr>
              <w:spacing w:after="40"/>
              <w:jc w:val="center"/>
            </w:pPr>
            <w:r w:rsidRPr="0061362D">
              <w:rPr>
                <w:sz w:val="26"/>
              </w:rPr>
              <w:t>Tư vấn</w:t>
            </w:r>
          </w:p>
        </w:tc>
        <w:tc>
          <w:tcPr>
            <w:tcW w:w="1474" w:type="dxa"/>
            <w:tcBorders>
              <w:top w:val="single" w:sz="4" w:space="0" w:color="000000"/>
              <w:left w:val="single" w:sz="4" w:space="0" w:color="000000"/>
              <w:bottom w:val="single" w:sz="4" w:space="0" w:color="000000"/>
              <w:right w:val="single" w:sz="4" w:space="0" w:color="000000"/>
            </w:tcBorders>
          </w:tcPr>
          <w:p w14:paraId="7419AAB0" w14:textId="77777777" w:rsidR="0043396C" w:rsidRPr="0061362D" w:rsidRDefault="003013EE">
            <w:pPr>
              <w:spacing w:after="40"/>
              <w:jc w:val="center"/>
            </w:pPr>
            <w:r w:rsidRPr="0061362D">
              <w:rPr>
                <w:sz w:val="26"/>
              </w:rPr>
              <w:t>≤ 3.000</w:t>
            </w:r>
          </w:p>
        </w:tc>
        <w:tc>
          <w:tcPr>
            <w:tcW w:w="3118" w:type="dxa"/>
            <w:tcBorders>
              <w:top w:val="single" w:sz="4" w:space="0" w:color="000000"/>
              <w:left w:val="single" w:sz="4" w:space="0" w:color="000000"/>
              <w:bottom w:val="single" w:sz="4" w:space="0" w:color="000000"/>
              <w:right w:val="single" w:sz="4" w:space="0" w:color="000000"/>
            </w:tcBorders>
          </w:tcPr>
          <w:p w14:paraId="17B61029" w14:textId="77777777" w:rsidR="0043396C" w:rsidRPr="0061362D" w:rsidRDefault="003013EE">
            <w:pPr>
              <w:spacing w:after="40"/>
            </w:pPr>
            <w:r w:rsidRPr="0061362D">
              <w:rPr>
                <w:sz w:val="26"/>
              </w:rPr>
              <w:t>Chỉ định thầu rút gọn</w:t>
            </w:r>
          </w:p>
        </w:tc>
      </w:tr>
      <w:tr w:rsidR="0043396C" w:rsidRPr="0061362D" w14:paraId="32E0DA83"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35E58940" w14:textId="77777777" w:rsidR="0043396C" w:rsidRPr="0061362D" w:rsidRDefault="003013EE">
            <w:pPr>
              <w:spacing w:after="40"/>
              <w:jc w:val="center"/>
            </w:pPr>
            <w:r w:rsidRPr="0061362D">
              <w:rPr>
                <w:sz w:val="26"/>
              </w:rPr>
              <w:t>4</w:t>
            </w:r>
          </w:p>
        </w:tc>
        <w:tc>
          <w:tcPr>
            <w:tcW w:w="5953" w:type="dxa"/>
            <w:tcBorders>
              <w:top w:val="single" w:sz="4" w:space="0" w:color="000000"/>
              <w:left w:val="single" w:sz="4" w:space="0" w:color="000000"/>
              <w:bottom w:val="single" w:sz="4" w:space="0" w:color="000000"/>
              <w:right w:val="single" w:sz="4" w:space="0" w:color="000000"/>
            </w:tcBorders>
          </w:tcPr>
          <w:p w14:paraId="41CF3F88" w14:textId="27392147" w:rsidR="0043396C" w:rsidRPr="0061362D" w:rsidRDefault="003013EE">
            <w:pPr>
              <w:spacing w:after="40"/>
            </w:pPr>
            <w:r w:rsidRPr="0061362D">
              <w:rPr>
                <w:sz w:val="26"/>
              </w:rPr>
              <w:t>Xây lắp: Mở rộng sân Giai đoạn 1 (khoảng 2.000 m²); cải tạo sân sát hạch Hạng A; 01 nhà điều hành lắp ghép (Hạng A)</w:t>
            </w:r>
          </w:p>
        </w:tc>
        <w:tc>
          <w:tcPr>
            <w:tcW w:w="1701" w:type="dxa"/>
            <w:tcBorders>
              <w:top w:val="single" w:sz="4" w:space="0" w:color="000000"/>
              <w:left w:val="single" w:sz="4" w:space="0" w:color="000000"/>
              <w:bottom w:val="single" w:sz="4" w:space="0" w:color="000000"/>
              <w:right w:val="single" w:sz="4" w:space="0" w:color="000000"/>
            </w:tcBorders>
          </w:tcPr>
          <w:p w14:paraId="46C511BB" w14:textId="77777777" w:rsidR="0043396C" w:rsidRPr="0061362D" w:rsidRDefault="003013EE">
            <w:pPr>
              <w:spacing w:after="40"/>
              <w:jc w:val="center"/>
            </w:pPr>
            <w:r w:rsidRPr="0061362D">
              <w:rPr>
                <w:sz w:val="26"/>
              </w:rPr>
              <w:t>Khoảng 1.460</w:t>
            </w:r>
          </w:p>
        </w:tc>
        <w:tc>
          <w:tcPr>
            <w:tcW w:w="1587" w:type="dxa"/>
            <w:tcBorders>
              <w:top w:val="single" w:sz="4" w:space="0" w:color="000000"/>
              <w:left w:val="single" w:sz="4" w:space="0" w:color="000000"/>
              <w:bottom w:val="single" w:sz="4" w:space="0" w:color="000000"/>
              <w:right w:val="single" w:sz="4" w:space="0" w:color="000000"/>
            </w:tcBorders>
          </w:tcPr>
          <w:p w14:paraId="11461E29" w14:textId="77777777" w:rsidR="0043396C" w:rsidRPr="0061362D" w:rsidRDefault="003013EE">
            <w:pPr>
              <w:spacing w:after="40"/>
              <w:jc w:val="center"/>
            </w:pPr>
            <w:r w:rsidRPr="0061362D">
              <w:rPr>
                <w:sz w:val="26"/>
              </w:rPr>
              <w:t>Xây lắp</w:t>
            </w:r>
          </w:p>
        </w:tc>
        <w:tc>
          <w:tcPr>
            <w:tcW w:w="1474" w:type="dxa"/>
            <w:tcBorders>
              <w:top w:val="single" w:sz="4" w:space="0" w:color="000000"/>
              <w:left w:val="single" w:sz="4" w:space="0" w:color="000000"/>
              <w:bottom w:val="single" w:sz="4" w:space="0" w:color="000000"/>
              <w:right w:val="single" w:sz="4" w:space="0" w:color="000000"/>
            </w:tcBorders>
          </w:tcPr>
          <w:p w14:paraId="49FFBB99"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2CCB8F7" w14:textId="77777777" w:rsidR="0043396C" w:rsidRPr="0061362D" w:rsidRDefault="003013EE">
            <w:pPr>
              <w:spacing w:after="40"/>
            </w:pPr>
            <w:r w:rsidRPr="0061362D">
              <w:rPr>
                <w:sz w:val="26"/>
              </w:rPr>
              <w:t>Chỉ định thầu rút gọn</w:t>
            </w:r>
          </w:p>
        </w:tc>
      </w:tr>
      <w:tr w:rsidR="0043396C" w:rsidRPr="0061362D" w14:paraId="23D8E937"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72B93F3" w14:textId="77777777" w:rsidR="0043396C" w:rsidRPr="0061362D" w:rsidRDefault="003013EE">
            <w:pPr>
              <w:spacing w:after="40"/>
              <w:jc w:val="center"/>
            </w:pPr>
            <w:r w:rsidRPr="0061362D">
              <w:rPr>
                <w:sz w:val="26"/>
              </w:rPr>
              <w:t>5</w:t>
            </w:r>
          </w:p>
        </w:tc>
        <w:tc>
          <w:tcPr>
            <w:tcW w:w="5953" w:type="dxa"/>
            <w:tcBorders>
              <w:top w:val="single" w:sz="4" w:space="0" w:color="000000"/>
              <w:left w:val="single" w:sz="4" w:space="0" w:color="000000"/>
              <w:bottom w:val="single" w:sz="4" w:space="0" w:color="000000"/>
              <w:right w:val="single" w:sz="4" w:space="0" w:color="000000"/>
            </w:tcBorders>
          </w:tcPr>
          <w:p w14:paraId="5DD7D29A" w14:textId="77777777" w:rsidR="0043396C" w:rsidRPr="0061362D" w:rsidRDefault="003013EE">
            <w:pPr>
              <w:spacing w:after="40"/>
            </w:pPr>
            <w:r w:rsidRPr="0061362D">
              <w:rPr>
                <w:sz w:val="26"/>
              </w:rPr>
              <w:t>Cung cấp, lắp đặt thiết bị chấm điểm Hạng A; thiết bị, phần mềm bài sát hạch số 2</w:t>
            </w:r>
          </w:p>
        </w:tc>
        <w:tc>
          <w:tcPr>
            <w:tcW w:w="1701" w:type="dxa"/>
            <w:tcBorders>
              <w:top w:val="single" w:sz="4" w:space="0" w:color="000000"/>
              <w:left w:val="single" w:sz="4" w:space="0" w:color="000000"/>
              <w:bottom w:val="single" w:sz="4" w:space="0" w:color="000000"/>
              <w:right w:val="single" w:sz="4" w:space="0" w:color="000000"/>
            </w:tcBorders>
          </w:tcPr>
          <w:p w14:paraId="3BB74B91" w14:textId="55BE5E29" w:rsidR="0043396C" w:rsidRPr="0061362D" w:rsidRDefault="003013EE">
            <w:pPr>
              <w:spacing w:after="40"/>
              <w:jc w:val="center"/>
            </w:pPr>
            <w:r w:rsidRPr="0061362D">
              <w:rPr>
                <w:sz w:val="26"/>
              </w:rPr>
              <w:t>Khoảng 669</w:t>
            </w:r>
          </w:p>
        </w:tc>
        <w:tc>
          <w:tcPr>
            <w:tcW w:w="1587" w:type="dxa"/>
            <w:tcBorders>
              <w:top w:val="single" w:sz="4" w:space="0" w:color="000000"/>
              <w:left w:val="single" w:sz="4" w:space="0" w:color="000000"/>
              <w:bottom w:val="single" w:sz="4" w:space="0" w:color="000000"/>
              <w:right w:val="single" w:sz="4" w:space="0" w:color="000000"/>
            </w:tcBorders>
          </w:tcPr>
          <w:p w14:paraId="01DAC98E"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4172F1D3" w14:textId="77777777" w:rsidR="0043396C" w:rsidRPr="0061362D" w:rsidRDefault="003013EE">
            <w:pPr>
              <w:spacing w:after="40"/>
              <w:jc w:val="center"/>
            </w:pPr>
            <w:r w:rsidRPr="0061362D">
              <w:rPr>
                <w:sz w:val="26"/>
              </w:rPr>
              <w:t>≤ 5.000</w:t>
            </w:r>
          </w:p>
        </w:tc>
        <w:tc>
          <w:tcPr>
            <w:tcW w:w="3118" w:type="dxa"/>
            <w:tcBorders>
              <w:top w:val="single" w:sz="4" w:space="0" w:color="000000"/>
              <w:left w:val="single" w:sz="4" w:space="0" w:color="000000"/>
              <w:bottom w:val="single" w:sz="4" w:space="0" w:color="000000"/>
              <w:right w:val="single" w:sz="4" w:space="0" w:color="000000"/>
            </w:tcBorders>
          </w:tcPr>
          <w:p w14:paraId="71B4100E" w14:textId="77777777" w:rsidR="0043396C" w:rsidRPr="0061362D" w:rsidRDefault="003013EE">
            <w:pPr>
              <w:spacing w:after="40"/>
            </w:pPr>
            <w:r w:rsidRPr="0061362D">
              <w:rPr>
                <w:sz w:val="26"/>
              </w:rPr>
              <w:t>Chỉ định thầu rút gọn</w:t>
            </w:r>
          </w:p>
        </w:tc>
      </w:tr>
      <w:tr w:rsidR="0043396C" w:rsidRPr="0061362D" w14:paraId="64D2FA03" w14:textId="77777777" w:rsidTr="00DA7D52">
        <w:trPr>
          <w:jc w:val="center"/>
        </w:trPr>
        <w:tc>
          <w:tcPr>
            <w:tcW w:w="680" w:type="dxa"/>
            <w:tcBorders>
              <w:top w:val="single" w:sz="4" w:space="0" w:color="000000"/>
              <w:left w:val="single" w:sz="4" w:space="0" w:color="000000"/>
              <w:bottom w:val="single" w:sz="4" w:space="0" w:color="000000"/>
              <w:right w:val="single" w:sz="4" w:space="0" w:color="000000"/>
            </w:tcBorders>
          </w:tcPr>
          <w:p w14:paraId="5377ADD5" w14:textId="77777777" w:rsidR="0043396C" w:rsidRPr="0061362D" w:rsidRDefault="003013EE">
            <w:pPr>
              <w:spacing w:after="40"/>
              <w:jc w:val="center"/>
            </w:pPr>
            <w:r w:rsidRPr="0061362D">
              <w:rPr>
                <w:b/>
                <w:sz w:val="26"/>
              </w:rPr>
              <w:t>B</w:t>
            </w:r>
          </w:p>
        </w:tc>
        <w:tc>
          <w:tcPr>
            <w:tcW w:w="13833" w:type="dxa"/>
            <w:gridSpan w:val="5"/>
            <w:tcBorders>
              <w:top w:val="single" w:sz="4" w:space="0" w:color="000000"/>
              <w:left w:val="single" w:sz="4" w:space="0" w:color="000000"/>
              <w:bottom w:val="single" w:sz="4" w:space="0" w:color="000000"/>
              <w:right w:val="single" w:sz="4" w:space="0" w:color="000000"/>
            </w:tcBorders>
          </w:tcPr>
          <w:p w14:paraId="2AB7B622" w14:textId="79DEE1FA" w:rsidR="0043396C" w:rsidRPr="0061362D" w:rsidRDefault="003013EE" w:rsidP="00DA7D52">
            <w:pPr>
              <w:spacing w:after="40"/>
            </w:pPr>
            <w:r w:rsidRPr="0061362D">
              <w:rPr>
                <w:b/>
                <w:sz w:val="26"/>
              </w:rPr>
              <w:t>Dự toán mua sắm (không hình thành dự án)</w:t>
            </w:r>
          </w:p>
        </w:tc>
      </w:tr>
      <w:tr w:rsidR="0043396C" w:rsidRPr="0061362D" w14:paraId="689FAF42"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0CCE1FC2" w14:textId="77777777" w:rsidR="0043396C" w:rsidRPr="0061362D" w:rsidRDefault="003013EE">
            <w:pPr>
              <w:spacing w:after="40"/>
              <w:jc w:val="center"/>
            </w:pPr>
            <w:r w:rsidRPr="0061362D">
              <w:rPr>
                <w:sz w:val="26"/>
              </w:rPr>
              <w:t>6</w:t>
            </w:r>
          </w:p>
        </w:tc>
        <w:tc>
          <w:tcPr>
            <w:tcW w:w="5953" w:type="dxa"/>
            <w:tcBorders>
              <w:top w:val="single" w:sz="4" w:space="0" w:color="000000"/>
              <w:left w:val="single" w:sz="4" w:space="0" w:color="000000"/>
              <w:bottom w:val="single" w:sz="4" w:space="0" w:color="000000"/>
              <w:right w:val="single" w:sz="4" w:space="0" w:color="000000"/>
            </w:tcBorders>
          </w:tcPr>
          <w:p w14:paraId="5AA500B5" w14:textId="77777777" w:rsidR="0043396C" w:rsidRPr="0061362D" w:rsidRDefault="003013EE">
            <w:pPr>
              <w:spacing w:after="40"/>
            </w:pPr>
            <w:r w:rsidRPr="0061362D">
              <w:rPr>
                <w:sz w:val="26"/>
              </w:rPr>
              <w:t>Mua 02 xe mô tô sát hạch Hạng A</w:t>
            </w:r>
          </w:p>
        </w:tc>
        <w:tc>
          <w:tcPr>
            <w:tcW w:w="1701" w:type="dxa"/>
            <w:tcBorders>
              <w:top w:val="single" w:sz="4" w:space="0" w:color="000000"/>
              <w:left w:val="single" w:sz="4" w:space="0" w:color="000000"/>
              <w:bottom w:val="single" w:sz="4" w:space="0" w:color="000000"/>
              <w:right w:val="single" w:sz="4" w:space="0" w:color="000000"/>
            </w:tcBorders>
          </w:tcPr>
          <w:p w14:paraId="0719188B" w14:textId="77777777" w:rsidR="0043396C" w:rsidRPr="0061362D" w:rsidRDefault="003013EE">
            <w:pPr>
              <w:spacing w:after="40"/>
              <w:jc w:val="center"/>
            </w:pPr>
            <w:r w:rsidRPr="0061362D">
              <w:rPr>
                <w:sz w:val="26"/>
              </w:rPr>
              <w:t>260</w:t>
            </w:r>
          </w:p>
        </w:tc>
        <w:tc>
          <w:tcPr>
            <w:tcW w:w="1587" w:type="dxa"/>
            <w:tcBorders>
              <w:top w:val="single" w:sz="4" w:space="0" w:color="000000"/>
              <w:left w:val="single" w:sz="4" w:space="0" w:color="000000"/>
              <w:bottom w:val="single" w:sz="4" w:space="0" w:color="000000"/>
              <w:right w:val="single" w:sz="4" w:space="0" w:color="000000"/>
            </w:tcBorders>
          </w:tcPr>
          <w:p w14:paraId="68CF387A" w14:textId="77777777" w:rsidR="0043396C" w:rsidRPr="0061362D" w:rsidRDefault="003013EE">
            <w:pPr>
              <w:spacing w:after="40"/>
              <w:jc w:val="center"/>
            </w:pPr>
            <w:r w:rsidRPr="0061362D">
              <w:rPr>
                <w:sz w:val="26"/>
              </w:rPr>
              <w:t>Hàng hóa</w:t>
            </w:r>
          </w:p>
        </w:tc>
        <w:tc>
          <w:tcPr>
            <w:tcW w:w="1474" w:type="dxa"/>
            <w:tcBorders>
              <w:top w:val="single" w:sz="4" w:space="0" w:color="000000"/>
              <w:left w:val="single" w:sz="4" w:space="0" w:color="000000"/>
              <w:bottom w:val="single" w:sz="4" w:space="0" w:color="000000"/>
              <w:right w:val="single" w:sz="4" w:space="0" w:color="000000"/>
            </w:tcBorders>
          </w:tcPr>
          <w:p w14:paraId="70B6920F"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270E3F50" w14:textId="77777777" w:rsidR="0043396C" w:rsidRPr="0061362D" w:rsidRDefault="003013EE">
            <w:pPr>
              <w:spacing w:after="40"/>
            </w:pPr>
            <w:r w:rsidRPr="0061362D">
              <w:rPr>
                <w:sz w:val="26"/>
              </w:rPr>
              <w:t>Chỉ định thầu rút gọn</w:t>
            </w:r>
          </w:p>
        </w:tc>
      </w:tr>
      <w:tr w:rsidR="0043396C" w:rsidRPr="0061362D" w14:paraId="0FD52B6D"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511376F4" w14:textId="77777777" w:rsidR="0043396C" w:rsidRPr="0061362D" w:rsidRDefault="003013EE">
            <w:pPr>
              <w:spacing w:after="40"/>
              <w:jc w:val="center"/>
            </w:pPr>
            <w:r w:rsidRPr="0061362D">
              <w:rPr>
                <w:sz w:val="26"/>
              </w:rPr>
              <w:t>7</w:t>
            </w:r>
          </w:p>
        </w:tc>
        <w:tc>
          <w:tcPr>
            <w:tcW w:w="5953" w:type="dxa"/>
            <w:tcBorders>
              <w:top w:val="single" w:sz="4" w:space="0" w:color="000000"/>
              <w:left w:val="single" w:sz="4" w:space="0" w:color="000000"/>
              <w:bottom w:val="single" w:sz="4" w:space="0" w:color="000000"/>
              <w:right w:val="single" w:sz="4" w:space="0" w:color="000000"/>
            </w:tcBorders>
          </w:tcPr>
          <w:p w14:paraId="72C751C5" w14:textId="77777777" w:rsidR="0043396C" w:rsidRPr="0061362D" w:rsidRDefault="003013EE">
            <w:pPr>
              <w:spacing w:after="40"/>
            </w:pPr>
            <w:r w:rsidRPr="0061362D">
              <w:rPr>
                <w:sz w:val="26"/>
              </w:rPr>
              <w:t>Hệ thống truyền dữ liệu giám sát sát hạch, định danh điện tử (kinh phí chi thường xuyên, không tính vào kinh phí của Đề án)</w:t>
            </w:r>
          </w:p>
        </w:tc>
        <w:tc>
          <w:tcPr>
            <w:tcW w:w="1701" w:type="dxa"/>
            <w:tcBorders>
              <w:top w:val="single" w:sz="4" w:space="0" w:color="000000"/>
              <w:left w:val="single" w:sz="4" w:space="0" w:color="000000"/>
              <w:bottom w:val="single" w:sz="4" w:space="0" w:color="000000"/>
              <w:right w:val="single" w:sz="4" w:space="0" w:color="000000"/>
            </w:tcBorders>
          </w:tcPr>
          <w:p w14:paraId="6398D851" w14:textId="77777777" w:rsidR="0043396C" w:rsidRPr="0061362D" w:rsidRDefault="003013EE">
            <w:pPr>
              <w:spacing w:after="40"/>
              <w:jc w:val="center"/>
            </w:pPr>
            <w:r w:rsidRPr="0061362D">
              <w:rPr>
                <w:sz w:val="26"/>
              </w:rPr>
              <w:t>Chưa có báo giá</w:t>
            </w:r>
          </w:p>
        </w:tc>
        <w:tc>
          <w:tcPr>
            <w:tcW w:w="1587" w:type="dxa"/>
            <w:tcBorders>
              <w:top w:val="single" w:sz="4" w:space="0" w:color="000000"/>
              <w:left w:val="single" w:sz="4" w:space="0" w:color="000000"/>
              <w:bottom w:val="single" w:sz="4" w:space="0" w:color="000000"/>
              <w:right w:val="single" w:sz="4" w:space="0" w:color="000000"/>
            </w:tcBorders>
          </w:tcPr>
          <w:p w14:paraId="79AF8F09" w14:textId="77777777" w:rsidR="0043396C" w:rsidRPr="0061362D" w:rsidRDefault="003013EE">
            <w:pPr>
              <w:spacing w:after="40"/>
              <w:jc w:val="center"/>
            </w:pPr>
            <w:r w:rsidRPr="0061362D">
              <w:rPr>
                <w:sz w:val="26"/>
              </w:rPr>
              <w:t>Hàng hóa, dịch vụ</w:t>
            </w:r>
          </w:p>
        </w:tc>
        <w:tc>
          <w:tcPr>
            <w:tcW w:w="1474" w:type="dxa"/>
            <w:tcBorders>
              <w:top w:val="single" w:sz="4" w:space="0" w:color="000000"/>
              <w:left w:val="single" w:sz="4" w:space="0" w:color="000000"/>
              <w:bottom w:val="single" w:sz="4" w:space="0" w:color="000000"/>
              <w:right w:val="single" w:sz="4" w:space="0" w:color="000000"/>
            </w:tcBorders>
          </w:tcPr>
          <w:p w14:paraId="5F0F56E3" w14:textId="77777777" w:rsidR="0043396C" w:rsidRPr="0061362D" w:rsidRDefault="003013EE">
            <w:pPr>
              <w:spacing w:after="40"/>
              <w:jc w:val="center"/>
            </w:pPr>
            <w:r w:rsidRPr="0061362D">
              <w:rPr>
                <w:sz w:val="26"/>
              </w:rPr>
              <w:t>≤ 1.000</w:t>
            </w:r>
          </w:p>
        </w:tc>
        <w:tc>
          <w:tcPr>
            <w:tcW w:w="3118" w:type="dxa"/>
            <w:tcBorders>
              <w:top w:val="single" w:sz="4" w:space="0" w:color="000000"/>
              <w:left w:val="single" w:sz="4" w:space="0" w:color="000000"/>
              <w:bottom w:val="single" w:sz="4" w:space="0" w:color="000000"/>
              <w:right w:val="single" w:sz="4" w:space="0" w:color="000000"/>
            </w:tcBorders>
          </w:tcPr>
          <w:p w14:paraId="6A851DCD" w14:textId="77777777" w:rsidR="0043396C" w:rsidRPr="0061362D" w:rsidRDefault="003013EE">
            <w:pPr>
              <w:spacing w:after="40"/>
            </w:pPr>
            <w:r w:rsidRPr="0061362D">
              <w:rPr>
                <w:sz w:val="26"/>
              </w:rPr>
              <w:t>Chỉ định thầu rút gọn nếu không quá 01 tỷ đồng</w:t>
            </w:r>
          </w:p>
        </w:tc>
      </w:tr>
      <w:tr w:rsidR="0043396C" w:rsidRPr="0061362D" w14:paraId="6C06354E" w14:textId="77777777">
        <w:trPr>
          <w:jc w:val="center"/>
        </w:trPr>
        <w:tc>
          <w:tcPr>
            <w:tcW w:w="680" w:type="dxa"/>
            <w:tcBorders>
              <w:top w:val="single" w:sz="4" w:space="0" w:color="000000"/>
              <w:left w:val="single" w:sz="4" w:space="0" w:color="000000"/>
              <w:bottom w:val="single" w:sz="4" w:space="0" w:color="000000"/>
              <w:right w:val="single" w:sz="4" w:space="0" w:color="000000"/>
            </w:tcBorders>
          </w:tcPr>
          <w:p w14:paraId="7FEFA1ED" w14:textId="77777777" w:rsidR="0043396C" w:rsidRPr="0061362D" w:rsidRDefault="003013EE">
            <w:pPr>
              <w:spacing w:after="40"/>
              <w:jc w:val="center"/>
            </w:pPr>
            <w:r w:rsidRPr="0061362D">
              <w:rPr>
                <w:sz w:val="26"/>
              </w:rPr>
              <w:t>8</w:t>
            </w:r>
          </w:p>
        </w:tc>
        <w:tc>
          <w:tcPr>
            <w:tcW w:w="5953" w:type="dxa"/>
            <w:tcBorders>
              <w:top w:val="single" w:sz="4" w:space="0" w:color="000000"/>
              <w:left w:val="single" w:sz="4" w:space="0" w:color="000000"/>
              <w:bottom w:val="single" w:sz="4" w:space="0" w:color="000000"/>
              <w:right w:val="single" w:sz="4" w:space="0" w:color="000000"/>
            </w:tcBorders>
          </w:tcPr>
          <w:p w14:paraId="2723FD2E" w14:textId="77777777" w:rsidR="0043396C" w:rsidRPr="0061362D" w:rsidRDefault="003013EE">
            <w:pPr>
              <w:spacing w:after="40"/>
            </w:pPr>
            <w:r w:rsidRPr="0061362D">
              <w:rPr>
                <w:sz w:val="26"/>
              </w:rPr>
              <w:t>Thuê xe tập lái Hạng A (xã hội hóa)</w:t>
            </w:r>
          </w:p>
        </w:tc>
        <w:tc>
          <w:tcPr>
            <w:tcW w:w="1701" w:type="dxa"/>
            <w:tcBorders>
              <w:top w:val="single" w:sz="4" w:space="0" w:color="000000"/>
              <w:left w:val="single" w:sz="4" w:space="0" w:color="000000"/>
              <w:bottom w:val="single" w:sz="4" w:space="0" w:color="000000"/>
              <w:right w:val="single" w:sz="4" w:space="0" w:color="000000"/>
            </w:tcBorders>
          </w:tcPr>
          <w:p w14:paraId="2AB49FC2" w14:textId="30B13EA1" w:rsidR="0043396C" w:rsidRPr="0061362D" w:rsidRDefault="003013EE">
            <w:pPr>
              <w:spacing w:after="40"/>
              <w:jc w:val="center"/>
            </w:pPr>
            <w:r w:rsidRPr="0061362D">
              <w:rPr>
                <w:sz w:val="26"/>
              </w:rPr>
              <w:t>114–578/năm</w:t>
            </w:r>
          </w:p>
        </w:tc>
        <w:tc>
          <w:tcPr>
            <w:tcW w:w="1587" w:type="dxa"/>
            <w:tcBorders>
              <w:top w:val="single" w:sz="4" w:space="0" w:color="000000"/>
              <w:left w:val="single" w:sz="4" w:space="0" w:color="000000"/>
              <w:bottom w:val="single" w:sz="4" w:space="0" w:color="000000"/>
              <w:right w:val="single" w:sz="4" w:space="0" w:color="000000"/>
            </w:tcBorders>
          </w:tcPr>
          <w:p w14:paraId="6E61AB58" w14:textId="77777777" w:rsidR="0043396C" w:rsidRPr="0061362D" w:rsidRDefault="003013EE">
            <w:pPr>
              <w:spacing w:after="40"/>
              <w:jc w:val="center"/>
            </w:pPr>
            <w:r w:rsidRPr="0061362D">
              <w:rPr>
                <w:sz w:val="26"/>
              </w:rPr>
              <w:t>Dịch vụ phi tư vấn</w:t>
            </w:r>
          </w:p>
        </w:tc>
        <w:tc>
          <w:tcPr>
            <w:tcW w:w="1474" w:type="dxa"/>
            <w:tcBorders>
              <w:top w:val="single" w:sz="4" w:space="0" w:color="000000"/>
              <w:left w:val="single" w:sz="4" w:space="0" w:color="000000"/>
              <w:bottom w:val="single" w:sz="4" w:space="0" w:color="000000"/>
              <w:right w:val="single" w:sz="4" w:space="0" w:color="000000"/>
            </w:tcBorders>
          </w:tcPr>
          <w:p w14:paraId="33F72EF4" w14:textId="77777777" w:rsidR="0043396C" w:rsidRPr="0061362D" w:rsidRDefault="003013EE">
            <w:pPr>
              <w:spacing w:after="40"/>
              <w:jc w:val="center"/>
            </w:pPr>
            <w:r w:rsidRPr="0061362D">
              <w:rPr>
                <w:sz w:val="26"/>
              </w:rPr>
              <w:t>≤ 1.000/gói</w:t>
            </w:r>
          </w:p>
        </w:tc>
        <w:tc>
          <w:tcPr>
            <w:tcW w:w="3118" w:type="dxa"/>
            <w:tcBorders>
              <w:top w:val="single" w:sz="4" w:space="0" w:color="000000"/>
              <w:left w:val="single" w:sz="4" w:space="0" w:color="000000"/>
              <w:bottom w:val="single" w:sz="4" w:space="0" w:color="000000"/>
              <w:right w:val="single" w:sz="4" w:space="0" w:color="000000"/>
            </w:tcBorders>
          </w:tcPr>
          <w:p w14:paraId="2CD11458" w14:textId="032F1BAC" w:rsidR="0043396C" w:rsidRPr="0061362D" w:rsidRDefault="003013EE">
            <w:pPr>
              <w:spacing w:after="40"/>
            </w:pPr>
            <w:r w:rsidRPr="0061362D">
              <w:rPr>
                <w:sz w:val="26"/>
              </w:rPr>
              <w:t>Xác định hình thức theo giá trị, tính chất gói thầu và điều kiện của pháp luật về đấu thầu; không chia nhỏ gói thầu để chỉ định thầu</w:t>
            </w:r>
          </w:p>
        </w:tc>
      </w:tr>
    </w:tbl>
    <w:p w14:paraId="4537DA29" w14:textId="77777777" w:rsidR="0043396C" w:rsidRPr="0061362D" w:rsidRDefault="003013EE">
      <w:pPr>
        <w:spacing w:after="60"/>
        <w:jc w:val="both"/>
      </w:pPr>
      <w:r w:rsidRPr="0061362D">
        <w:rPr>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14:paraId="0AB9353C" w14:textId="2A37FAC3" w:rsidR="0043396C" w:rsidRPr="0061362D" w:rsidRDefault="003013EE">
      <w:pPr>
        <w:spacing w:after="60"/>
        <w:jc w:val="both"/>
      </w:pPr>
      <w:r w:rsidRPr="0061362D">
        <w:rPr>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 hình thức lựa chọn nhà thầu tại Phụ lục là dự kiến, được xác định chính thức tại kế hoạch lựa chọn nhà thầu khi có dự toán, kế hoạch vốn và bảo đảm điều kiện theo quy định (Điều 78, Điều 79, Điều 80 Nghị định số 214/2025/NĐ-CP).</w:t>
      </w:r>
    </w:p>
    <w:sectPr w:rsidR="0043396C" w:rsidRPr="0061362D" w:rsidSect="00837ACF">
      <w:pgSz w:w="16838" w:h="11906" w:orient="landscape" w:code="9"/>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C774D" w14:textId="77777777" w:rsidR="00372459" w:rsidRDefault="00372459">
      <w:r>
        <w:separator/>
      </w:r>
    </w:p>
  </w:endnote>
  <w:endnote w:type="continuationSeparator" w:id="0">
    <w:p w14:paraId="7D44B60E" w14:textId="77777777" w:rsidR="00372459" w:rsidRDefault="00372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D267E" w14:textId="77777777" w:rsidR="00372459" w:rsidRDefault="00372459">
      <w:r>
        <w:separator/>
      </w:r>
    </w:p>
  </w:footnote>
  <w:footnote w:type="continuationSeparator" w:id="0">
    <w:p w14:paraId="565EC598" w14:textId="77777777" w:rsidR="00372459" w:rsidRDefault="00372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BE10" w14:textId="77777777"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0A63"/>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013EE"/>
    <w:rsid w:val="00324CC0"/>
    <w:rsid w:val="00326503"/>
    <w:rsid w:val="00331627"/>
    <w:rsid w:val="00331F55"/>
    <w:rsid w:val="00333E38"/>
    <w:rsid w:val="00356EDA"/>
    <w:rsid w:val="00357734"/>
    <w:rsid w:val="003579B7"/>
    <w:rsid w:val="00372459"/>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B7AE6"/>
    <w:rsid w:val="003C6AE5"/>
    <w:rsid w:val="003C6CEE"/>
    <w:rsid w:val="003D4B89"/>
    <w:rsid w:val="003D7219"/>
    <w:rsid w:val="003E4049"/>
    <w:rsid w:val="003F04F0"/>
    <w:rsid w:val="003F06EB"/>
    <w:rsid w:val="003F20C9"/>
    <w:rsid w:val="003F5CA2"/>
    <w:rsid w:val="0040311F"/>
    <w:rsid w:val="00404091"/>
    <w:rsid w:val="00420FE8"/>
    <w:rsid w:val="00430C43"/>
    <w:rsid w:val="0043396C"/>
    <w:rsid w:val="00437D34"/>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362D"/>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B08B2"/>
    <w:rsid w:val="006C77FC"/>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0B34"/>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D43B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A7D52"/>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A433"/>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1446</Words>
  <Characters>8243</Characters>
  <Application>Microsoft Office Word</Application>
  <DocSecurity>4</DocSecurity>
  <Lines>68</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2</cp:revision>
  <cp:lastPrinted>2025-06-02T02:27:00Z</cp:lastPrinted>
  <dcterms:created xsi:type="dcterms:W3CDTF">2026-10-23T08:38:00Z</dcterms:created>
  <dcterms:modified xsi:type="dcterms:W3CDTF">2026-10-23T08:38:00Z</dcterms:modified>
</cp:coreProperties>
</file>