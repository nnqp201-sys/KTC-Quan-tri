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48" w:type="dxa"/>
        <w:tblInd w:w="-572" w:type="dxa"/>
        <w:tblLayout w:type="fixed"/>
        <w:tblCellMar>
          <w:left w:w="0" w:type="dxa"/>
          <w:right w:w="0" w:type="dxa"/>
        </w:tblCellMar>
        <w:tblLook w:val="01E0" w:firstRow="1" w:lastRow="1" w:firstColumn="1" w:lastColumn="1" w:noHBand="0" w:noVBand="0"/>
      </w:tblPr>
      <w:tblGrid>
        <w:gridCol w:w="4253"/>
        <w:gridCol w:w="6095"/>
      </w:tblGrid>
      <w:tr w:rsidR="00A9092E" w:rsidRPr="001767A8" w14:paraId="761476D9" w14:textId="77777777" w:rsidTr="00D622D6">
        <w:trPr>
          <w:trHeight w:val="709"/>
        </w:trPr>
        <w:tc>
          <w:tcPr>
            <w:tcW w:w="4253" w:type="dxa"/>
          </w:tcPr>
          <w:p w14:paraId="6682E422" w14:textId="3FA0DF95" w:rsidR="00A9092E" w:rsidRPr="001767A8" w:rsidRDefault="00A9092E" w:rsidP="00D622D6">
            <w:pPr>
              <w:pStyle w:val="TableParagraph"/>
              <w:spacing w:line="244" w:lineRule="auto"/>
              <w:jc w:val="center"/>
              <w:rPr>
                <w:spacing w:val="-9"/>
                <w:sz w:val="26"/>
                <w:szCs w:val="26"/>
                <w:lang w:val="en-US"/>
              </w:rPr>
            </w:pPr>
            <w:r w:rsidRPr="001767A8">
              <w:rPr>
                <w:spacing w:val="-4"/>
                <w:sz w:val="26"/>
                <w:szCs w:val="26"/>
              </w:rPr>
              <w:t xml:space="preserve">UBND </w:t>
            </w:r>
            <w:r w:rsidRPr="001767A8">
              <w:rPr>
                <w:spacing w:val="-9"/>
                <w:sz w:val="26"/>
                <w:szCs w:val="26"/>
              </w:rPr>
              <w:t>TỈNH</w:t>
            </w:r>
            <w:r w:rsidRPr="001767A8">
              <w:rPr>
                <w:spacing w:val="44"/>
                <w:sz w:val="26"/>
                <w:szCs w:val="26"/>
              </w:rPr>
              <w:t xml:space="preserve"> </w:t>
            </w:r>
            <w:r w:rsidRPr="001767A8">
              <w:rPr>
                <w:spacing w:val="-4"/>
                <w:sz w:val="26"/>
                <w:szCs w:val="26"/>
                <w:lang w:val="en-US"/>
              </w:rPr>
              <w:t>QUẢNG NGÃI</w:t>
            </w:r>
          </w:p>
          <w:p w14:paraId="4676D39A" w14:textId="742B1D04" w:rsidR="00A9092E" w:rsidRPr="001767A8" w:rsidRDefault="00A9092E" w:rsidP="00D622D6">
            <w:pPr>
              <w:pStyle w:val="TableParagraph"/>
              <w:spacing w:line="244" w:lineRule="auto"/>
              <w:jc w:val="center"/>
              <w:rPr>
                <w:b/>
                <w:sz w:val="26"/>
                <w:szCs w:val="26"/>
              </w:rPr>
            </w:pPr>
            <w:r w:rsidRPr="001767A8">
              <w:rPr>
                <w:b/>
                <w:spacing w:val="-5"/>
                <w:sz w:val="26"/>
                <w:szCs w:val="26"/>
              </w:rPr>
              <w:t xml:space="preserve">TRƯỜNG </w:t>
            </w:r>
            <w:r w:rsidRPr="001767A8">
              <w:rPr>
                <w:b/>
                <w:spacing w:val="-9"/>
                <w:sz w:val="26"/>
                <w:szCs w:val="26"/>
              </w:rPr>
              <w:t xml:space="preserve">CAO </w:t>
            </w:r>
            <w:r w:rsidRPr="001767A8">
              <w:rPr>
                <w:b/>
                <w:spacing w:val="-8"/>
                <w:sz w:val="26"/>
                <w:szCs w:val="26"/>
              </w:rPr>
              <w:t>ĐẲNG</w:t>
            </w:r>
            <w:r w:rsidRPr="001767A8">
              <w:rPr>
                <w:b/>
                <w:spacing w:val="-4"/>
                <w:sz w:val="26"/>
                <w:szCs w:val="26"/>
              </w:rPr>
              <w:t xml:space="preserve"> </w:t>
            </w:r>
            <w:r w:rsidRPr="001767A8">
              <w:rPr>
                <w:b/>
                <w:spacing w:val="-8"/>
                <w:sz w:val="26"/>
                <w:szCs w:val="26"/>
              </w:rPr>
              <w:t xml:space="preserve">KON </w:t>
            </w:r>
            <w:r w:rsidRPr="001767A8">
              <w:rPr>
                <w:b/>
                <w:spacing w:val="-9"/>
                <w:sz w:val="26"/>
                <w:szCs w:val="26"/>
              </w:rPr>
              <w:t>TUM</w:t>
            </w:r>
          </w:p>
        </w:tc>
        <w:tc>
          <w:tcPr>
            <w:tcW w:w="6095" w:type="dxa"/>
          </w:tcPr>
          <w:p w14:paraId="57A0A052" w14:textId="77777777" w:rsidR="00A9092E" w:rsidRPr="001767A8" w:rsidRDefault="00A9092E" w:rsidP="00D622D6">
            <w:pPr>
              <w:pStyle w:val="TableParagraph"/>
              <w:spacing w:line="275" w:lineRule="exact"/>
              <w:ind w:right="140"/>
              <w:jc w:val="center"/>
              <w:rPr>
                <w:b/>
                <w:sz w:val="26"/>
                <w:szCs w:val="26"/>
              </w:rPr>
            </w:pPr>
            <w:r w:rsidRPr="001767A8">
              <w:rPr>
                <w:b/>
                <w:sz w:val="26"/>
                <w:szCs w:val="26"/>
              </w:rPr>
              <w:t>CỘNG HÒA XÃ HỘI CHỦ NGHĨA VIỆT NAM</w:t>
            </w:r>
          </w:p>
          <w:p w14:paraId="483360C6" w14:textId="77777777" w:rsidR="00A9092E" w:rsidRPr="001767A8" w:rsidRDefault="00A9092E" w:rsidP="00D622D6">
            <w:pPr>
              <w:pStyle w:val="TableParagraph"/>
              <w:ind w:right="140"/>
              <w:jc w:val="center"/>
              <w:rPr>
                <w:b/>
                <w:sz w:val="28"/>
              </w:rPr>
            </w:pPr>
            <w:r w:rsidRPr="001767A8">
              <w:rPr>
                <w:b/>
                <w:noProof/>
                <w:sz w:val="28"/>
              </w:rPr>
              <mc:AlternateContent>
                <mc:Choice Requires="wps">
                  <w:drawing>
                    <wp:anchor distT="0" distB="0" distL="114300" distR="114300" simplePos="0" relativeHeight="487596032" behindDoc="0" locked="0" layoutInCell="1" allowOverlap="1" wp14:anchorId="4C202788" wp14:editId="0899741C">
                      <wp:simplePos x="0" y="0"/>
                      <wp:positionH relativeFrom="column">
                        <wp:posOffset>814188</wp:posOffset>
                      </wp:positionH>
                      <wp:positionV relativeFrom="paragraph">
                        <wp:posOffset>221704</wp:posOffset>
                      </wp:positionV>
                      <wp:extent cx="2169042" cy="0"/>
                      <wp:effectExtent l="0" t="0" r="0" b="0"/>
                      <wp:wrapNone/>
                      <wp:docPr id="1009107935" name="Straight Connector 4"/>
                      <wp:cNvGraphicFramePr/>
                      <a:graphic xmlns:a="http://schemas.openxmlformats.org/drawingml/2006/main">
                        <a:graphicData uri="http://schemas.microsoft.com/office/word/2010/wordprocessingShape">
                          <wps:wsp>
                            <wps:cNvCnPr/>
                            <wps:spPr>
                              <a:xfrm>
                                <a:off x="0" y="0"/>
                                <a:ext cx="21690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cei="http://schemas.microsoft.com/office/word/2026/wordml/cei">
                  <w:pict>
                    <v:line w14:anchorId="38F95205" id="Straight Connector 4" o:spid="_x0000_s1026" style="position:absolute;z-index:487596032;visibility:visible;mso-wrap-style:square;mso-wrap-distance-left:9pt;mso-wrap-distance-top:0;mso-wrap-distance-right:9pt;mso-wrap-distance-bottom:0;mso-position-horizontal:absolute;mso-position-horizontal-relative:text;mso-position-vertical:absolute;mso-position-vertical-relative:text" from="64.1pt,17.45pt" to="234.9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" strokecolor="black [3040]"/>
                  </w:pict>
                </mc:Fallback>
              </mc:AlternateContent>
            </w:r>
            <w:r w:rsidRPr="001767A8">
              <w:rPr>
                <w:b/>
                <w:sz w:val="28"/>
              </w:rPr>
              <w:t>Độc lập - Tự do - Hạnh phúc</w:t>
            </w:r>
          </w:p>
        </w:tc>
      </w:tr>
      <w:tr w:rsidR="00A9092E" w:rsidRPr="001767A8" w14:paraId="21714E6C" w14:textId="77777777" w:rsidTr="00D622D6">
        <w:trPr>
          <w:trHeight w:val="421"/>
        </w:trPr>
        <w:tc>
          <w:tcPr>
            <w:tcW w:w="4253" w:type="dxa"/>
          </w:tcPr>
          <w:p w14:paraId="0A206AC1" w14:textId="14169D9C" w:rsidR="00A9092E" w:rsidRPr="001767A8" w:rsidRDefault="00A9092E" w:rsidP="00D622D6">
            <w:pPr>
              <w:pStyle w:val="TableParagraph"/>
              <w:spacing w:before="95"/>
              <w:jc w:val="center"/>
              <w:rPr>
                <w:sz w:val="26"/>
                <w:szCs w:val="26"/>
                <w:lang w:val="en-US"/>
              </w:rPr>
            </w:pPr>
            <w:r w:rsidRPr="001767A8">
              <w:rPr>
                <w:sz w:val="26"/>
                <w:szCs w:val="26"/>
              </w:rPr>
              <w:t xml:space="preserve">Số: </w:t>
            </w:r>
            <w:r w:rsidR="002A5769" w:rsidRPr="001767A8">
              <w:rPr>
                <w:sz w:val="26"/>
                <w:szCs w:val="26"/>
                <w:lang w:val="en-US"/>
              </w:rPr>
              <w:t xml:space="preserve">      </w:t>
            </w:r>
            <w:r w:rsidRPr="001767A8">
              <w:rPr>
                <w:sz w:val="26"/>
                <w:szCs w:val="26"/>
              </w:rPr>
              <w:t>/QĐ-CĐ</w:t>
            </w:r>
            <w:r w:rsidRPr="001767A8">
              <w:rPr>
                <w:sz w:val="26"/>
                <w:szCs w:val="26"/>
                <w:lang w:val="en-US"/>
              </w:rPr>
              <w:t>KT</w:t>
            </w:r>
          </w:p>
        </w:tc>
        <w:tc>
          <w:tcPr>
            <w:tcW w:w="6095" w:type="dxa"/>
          </w:tcPr>
          <w:p w14:paraId="18AC34C6" w14:textId="75E3A0B5" w:rsidR="00A9092E" w:rsidRPr="001767A8" w:rsidRDefault="00A9092E" w:rsidP="00D622D6">
            <w:pPr>
              <w:pStyle w:val="TableParagraph"/>
              <w:spacing w:before="92" w:line="309" w:lineRule="exact"/>
              <w:ind w:right="140"/>
              <w:jc w:val="center"/>
              <w:rPr>
                <w:i/>
                <w:sz w:val="28"/>
                <w:lang w:val="en-US"/>
              </w:rPr>
            </w:pPr>
            <w:r w:rsidRPr="001767A8">
              <w:rPr>
                <w:i/>
                <w:sz w:val="28"/>
                <w:lang w:val="en-US"/>
              </w:rPr>
              <w:t>Quảng Ngãi</w:t>
            </w:r>
            <w:r w:rsidRPr="001767A8">
              <w:rPr>
                <w:i/>
                <w:sz w:val="28"/>
              </w:rPr>
              <w:t>, ngày</w:t>
            </w:r>
            <w:r w:rsidRPr="001767A8">
              <w:rPr>
                <w:i/>
                <w:sz w:val="28"/>
                <w:lang w:val="en-US"/>
              </w:rPr>
              <w:t xml:space="preserve"> </w:t>
            </w:r>
            <w:r w:rsidR="00D8046D" w:rsidRPr="001767A8">
              <w:rPr>
                <w:i/>
                <w:sz w:val="28"/>
                <w:lang w:val="en-US"/>
              </w:rPr>
              <w:t xml:space="preserve">      </w:t>
            </w:r>
            <w:r w:rsidRPr="001767A8">
              <w:rPr>
                <w:i/>
                <w:sz w:val="28"/>
                <w:lang w:val="en-US"/>
              </w:rPr>
              <w:t xml:space="preserve"> </w:t>
            </w:r>
            <w:r w:rsidRPr="001767A8">
              <w:rPr>
                <w:i/>
                <w:sz w:val="28"/>
              </w:rPr>
              <w:t xml:space="preserve">tháng </w:t>
            </w:r>
            <w:r w:rsidRPr="001767A8">
              <w:rPr>
                <w:i/>
                <w:sz w:val="28"/>
                <w:lang w:val="en-US"/>
              </w:rPr>
              <w:t>10</w:t>
            </w:r>
            <w:r w:rsidRPr="001767A8">
              <w:rPr>
                <w:i/>
                <w:sz w:val="28"/>
              </w:rPr>
              <w:t xml:space="preserve"> năm 202</w:t>
            </w:r>
            <w:r w:rsidRPr="001767A8">
              <w:rPr>
                <w:i/>
                <w:sz w:val="28"/>
                <w:lang w:val="en-US"/>
              </w:rPr>
              <w:t>6</w:t>
            </w:r>
          </w:p>
        </w:tc>
      </w:tr>
    </w:tbl>
    <w:p w14:paraId="12DA4B72" w14:textId="26E42B2A" w:rsidR="00A9092E" w:rsidRPr="001767A8" w:rsidRDefault="00B86CD3" w:rsidP="00A9092E">
      <w:pPr>
        <w:rPr>
          <w:sz w:val="16"/>
          <w:szCs w:val="16"/>
        </w:rPr>
      </w:pPr>
      <w:r w:rsidRPr="00B86CD3">
        <w:rPr>
          <w:b/>
          <w:iCs/>
          <w:noProof/>
          <w:sz w:val="38"/>
          <w:szCs w:val="38"/>
          <w:lang w:val="en-US" w:eastAsia="en-US"/>
        </w:rPr>
        <mc:AlternateContent>
          <mc:Choice Requires="wps">
            <w:drawing>
              <wp:anchor distT="0" distB="0" distL="114300" distR="114300" simplePos="0" relativeHeight="487602176" behindDoc="0" locked="0" layoutInCell="1" allowOverlap="1" wp14:anchorId="1A58A06F" wp14:editId="550F8250">
                <wp:simplePos x="0" y="0"/>
                <wp:positionH relativeFrom="column">
                  <wp:posOffset>0</wp:posOffset>
                </wp:positionH>
                <wp:positionV relativeFrom="paragraph">
                  <wp:posOffset>-635</wp:posOffset>
                </wp:positionV>
                <wp:extent cx="1181100" cy="342900"/>
                <wp:effectExtent l="0" t="0" r="19050" b="19050"/>
                <wp:wrapNone/>
                <wp:docPr id="2025153355" name="Rectangle 1"/>
                <wp:cNvGraphicFramePr/>
                <a:graphic xmlns:a="http://schemas.openxmlformats.org/drawingml/2006/main">
                  <a:graphicData uri="http://schemas.microsoft.com/office/word/2010/wordprocessingShape">
                    <wps:wsp>
                      <wps:cNvSpPr/>
                      <wps:spPr>
                        <a:xfrm>
                          <a:off x="0" y="0"/>
                          <a:ext cx="1181100" cy="342900"/>
                        </a:xfrm>
                        <a:prstGeom prst="rect">
                          <a:avLst/>
                        </a:prstGeom>
                        <a:solidFill>
                          <a:sysClr val="window" lastClr="FFFFFF"/>
                        </a:solidFill>
                        <a:ln w="12700" cap="flat" cmpd="sng" algn="ctr">
                          <a:solidFill>
                            <a:srgbClr val="70AD47"/>
                          </a:solidFill>
                          <a:prstDash val="solid"/>
                          <a:miter lim="800000"/>
                        </a:ln>
                        <a:effectLst/>
                      </wps:spPr>
                      <wps:txbx>
                        <w:txbxContent>
                          <w:p w14:paraId="3AFDA7B8" w14:textId="77777777" w:rsidR="00B86CD3" w:rsidRPr="00CD43BD" w:rsidRDefault="00B86CD3" w:rsidP="00B86CD3">
                            <w:pPr>
                              <w:jc w:val="center"/>
                              <w:rPr>
                                <w:color w:val="FF0000"/>
                              </w:rPr>
                            </w:pPr>
                            <w:r w:rsidRPr="00CD43BD">
                              <w:rPr>
                                <w:color w:val="FF0000"/>
                              </w:rPr>
                              <w:t>DỰ THẢO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58A06F" id="Rectangle 1" o:spid="_x0000_s1026" style="position:absolute;margin-left:0;margin-top:-.05pt;width:93pt;height:27pt;z-index:487602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" fillcolor="window" strokecolor="#70ad47" strokeweight="1pt">
                <v:textbox>
                  <w:txbxContent>
                    <w:p w14:paraId="3AFDA7B8" w14:textId="77777777" w:rsidR="00B86CD3" w:rsidRPr="00CD43BD" w:rsidRDefault="00B86CD3" w:rsidP="00B86CD3">
                      <w:pPr>
                        <w:jc w:val="center"/>
                        <w:rPr>
                          <w:color w:val="FF0000"/>
                        </w:rPr>
                      </w:pPr>
                      <w:r w:rsidRPr="00CD43BD">
                        <w:rPr>
                          <w:color w:val="FF0000"/>
                        </w:rPr>
                        <w:t>DỰ THẢO</w:t>
                      </w:r>
                    </w:p>
                  </w:txbxContent>
                </v:textbox>
              </v:rect>
            </w:pict>
          </mc:Fallback>
        </mc:AlternateContent>
      </w:r>
      <w:r w:rsidR="00A9092E" w:rsidRPr="001767A8">
        <w:rPr>
          <w:b/>
          <w:noProof/>
          <w:spacing w:val="-5"/>
          <w:sz w:val="26"/>
          <w:szCs w:val="26"/>
          <w:lang w:val="en-US"/>
        </w:rPr>
        <mc:AlternateContent>
          <mc:Choice Requires="wps">
            <w:drawing>
              <wp:anchor distT="0" distB="0" distL="114300" distR="114300" simplePos="0" relativeHeight="487595008" behindDoc="0" locked="0" layoutInCell="1" allowOverlap="1" wp14:anchorId="020818A3" wp14:editId="0BA5DD1D">
                <wp:simplePos x="0" y="0"/>
                <wp:positionH relativeFrom="column">
                  <wp:posOffset>509935</wp:posOffset>
                </wp:positionH>
                <wp:positionV relativeFrom="paragraph">
                  <wp:posOffset>-303530</wp:posOffset>
                </wp:positionV>
                <wp:extent cx="90000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90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cei="http://schemas.microsoft.com/office/word/2026/wordml/cei">
            <w:pict>
              <v:line w14:anchorId="114CDBFB" id="Straight Connector 3" o:spid="_x0000_s1026" style="position:absolute;z-index:487595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0.15pt,-23.9pt" to="111pt,-2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" strokecolor="black [3040]"/>
            </w:pict>
          </mc:Fallback>
        </mc:AlternateContent>
      </w:r>
    </w:p>
    <w:p w14:paraId="5B8D0F75" w14:textId="77777777" w:rsidR="00A9092E" w:rsidRPr="001767A8" w:rsidRDefault="00A9092E" w:rsidP="00A9092E">
      <w:pPr>
        <w:spacing w:before="120"/>
        <w:jc w:val="center"/>
        <w:rPr>
          <w:b/>
          <w:sz w:val="28"/>
          <w:szCs w:val="28"/>
        </w:rPr>
      </w:pPr>
      <w:r w:rsidRPr="001767A8">
        <w:rPr>
          <w:b/>
          <w:sz w:val="28"/>
          <w:szCs w:val="28"/>
        </w:rPr>
        <w:t>QUYẾT ĐỊNH</w:t>
      </w:r>
    </w:p>
    <w:p w14:paraId="7612E6CC" w14:textId="05B87C0D" w:rsidR="00AA2BAB" w:rsidRPr="001767A8" w:rsidRDefault="00A9092E" w:rsidP="00AA2BAB">
      <w:pPr>
        <w:jc w:val="center"/>
        <w:rPr>
          <w:b/>
          <w:bCs/>
          <w:sz w:val="28"/>
          <w:szCs w:val="28"/>
          <w:shd w:val="clear" w:color="auto" w:fill="FFFFFF"/>
          <w:lang w:val="en-US"/>
        </w:rPr>
      </w:pPr>
      <w:r w:rsidRPr="001767A8">
        <w:rPr>
          <w:b/>
          <w:sz w:val="28"/>
          <w:szCs w:val="28"/>
        </w:rPr>
        <w:t>phê duyệt Đề án triển khai đào tạo và sát hạch lái xe mô tô Hạng A</w:t>
      </w:r>
    </w:p>
    <w:p w14:paraId="6C7D4044" w14:textId="77777777" w:rsidR="00AA2BAB" w:rsidRPr="001767A8" w:rsidRDefault="00A9092E" w:rsidP="00AA2BAB">
      <w:pPr>
        <w:jc w:val="center"/>
        <w:rPr>
          <w:b/>
          <w:bCs/>
          <w:sz w:val="28"/>
          <w:szCs w:val="28"/>
          <w:shd w:val="clear" w:color="auto" w:fill="FFFFFF"/>
          <w:lang w:val="en-US"/>
        </w:rPr>
      </w:pPr>
      <w:r w:rsidRPr="001767A8">
        <w:rPr>
          <w:b/>
          <w:sz w:val="28"/>
          <w:szCs w:val="28"/>
        </w:rPr>
        <w:t>tại Trường Cao đẳng Kon Tum</w:t>
      </w:r>
    </w:p>
    <w:p w14:paraId="21A9F363" w14:textId="7468EEB8" w:rsidR="00AA2BAB" w:rsidRPr="001767A8" w:rsidRDefault="00AA2BAB" w:rsidP="00AA2BAB">
      <w:pPr>
        <w:jc w:val="center"/>
        <w:rPr>
          <w:b/>
          <w:bCs/>
          <w:sz w:val="28"/>
          <w:szCs w:val="28"/>
          <w:shd w:val="clear" w:color="auto" w:fill="FFFFFF"/>
          <w:lang w:val="en-US"/>
        </w:rPr>
      </w:pPr>
      <w:r w:rsidRPr="001767A8">
        <w:rPr>
          <w:b/>
          <w:i/>
          <w:noProof/>
          <w:sz w:val="17"/>
          <w:lang w:val="en-US"/>
        </w:rPr>
        <mc:AlternateContent>
          <mc:Choice Requires="wps">
            <w:drawing>
              <wp:anchor distT="0" distB="0" distL="114300" distR="114300" simplePos="0" relativeHeight="487598080" behindDoc="0" locked="0" layoutInCell="1" allowOverlap="1" wp14:anchorId="51133EBF" wp14:editId="385B92DA">
                <wp:simplePos x="0" y="0"/>
                <wp:positionH relativeFrom="margin">
                  <wp:posOffset>2228850</wp:posOffset>
                </wp:positionH>
                <wp:positionV relativeFrom="paragraph">
                  <wp:posOffset>20955</wp:posOffset>
                </wp:positionV>
                <wp:extent cx="122174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12217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cei="http://schemas.microsoft.com/office/word/2026/wordml/cei">
            <w:pict>
              <v:line w14:anchorId="4CF59CD5" id="Straight Connector 5" o:spid="_x0000_s1026" style="position:absolute;z-index:48759808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75.5pt,1.65pt" to="271.7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" strokecolor="black [3040]">
                <w10:wrap anchorx="margin"/>
              </v:line>
            </w:pict>
          </mc:Fallback>
        </mc:AlternateContent>
      </w:r>
    </w:p>
    <w:p w14:paraId="2A55CD47" w14:textId="7AD5BAB7" w:rsidR="004B23EA" w:rsidRPr="001767A8" w:rsidRDefault="00AB6855" w:rsidP="00AA2BAB">
      <w:pPr>
        <w:jc w:val="center"/>
        <w:rPr>
          <w:b/>
          <w:sz w:val="28"/>
          <w:lang w:val="en-US"/>
        </w:rPr>
      </w:pPr>
      <w:r w:rsidRPr="001767A8">
        <w:rPr>
          <w:b/>
          <w:sz w:val="28"/>
          <w:szCs w:val="28"/>
        </w:rPr>
        <w:t>HIỆU TRƯỞNG TRƯỜNG</w:t>
      </w:r>
      <w:r w:rsidRPr="001767A8">
        <w:rPr>
          <w:b/>
          <w:sz w:val="28"/>
        </w:rPr>
        <w:t xml:space="preserve"> CAO ĐẲNG KON TUM</w:t>
      </w:r>
    </w:p>
    <w:p w14:paraId="3D2CAC32" w14:textId="77777777" w:rsidR="006A036B" w:rsidRPr="001767A8" w:rsidRDefault="006A036B" w:rsidP="00922013">
      <w:pPr>
        <w:pStyle w:val="BodyText"/>
        <w:spacing w:before="120" w:after="120" w:line="276" w:lineRule="auto"/>
        <w:ind w:left="0" w:firstLine="709"/>
        <w:contextualSpacing/>
        <w:jc w:val="both"/>
        <w:rPr>
          <w:sz w:val="2"/>
          <w:szCs w:val="2"/>
        </w:rPr>
      </w:pPr>
    </w:p>
    <w:p w14:paraId="51CF81D8" w14:textId="77777777" w:rsidR="00A9092E" w:rsidRPr="001767A8" w:rsidRDefault="00A9092E" w:rsidP="000976B8">
      <w:pPr>
        <w:spacing w:before="120" w:after="120"/>
        <w:ind w:firstLine="720"/>
        <w:jc w:val="both"/>
        <w:rPr>
          <w:i/>
          <w:iCs/>
          <w:sz w:val="28"/>
          <w:szCs w:val="28"/>
        </w:rPr>
      </w:pPr>
      <w:r w:rsidRPr="001767A8">
        <w:rPr>
          <w:i/>
          <w:iCs/>
          <w:sz w:val="28"/>
          <w:szCs w:val="28"/>
        </w:rPr>
        <w:t>Căn cứ Quyết định số 1976/QĐ-CĐKT ngày 14/9/2026 của Hiệu trưởng Trường Cao đẳng Kon Tum ban hành Quy chế tổ chức và hoạt động của Trường Cao đẳng Kon Tum;</w:t>
      </w:r>
    </w:p>
    <w:p w14:paraId="1C1762AC" w14:textId="77777777" w:rsidR="00A9092E" w:rsidRPr="001767A8" w:rsidRDefault="00A9092E" w:rsidP="000976B8">
      <w:pPr>
        <w:spacing w:before="120" w:after="120"/>
        <w:ind w:firstLine="720"/>
        <w:jc w:val="both"/>
        <w:rPr>
          <w:i/>
          <w:iCs/>
          <w:sz w:val="28"/>
          <w:szCs w:val="28"/>
        </w:rPr>
      </w:pPr>
      <w:r w:rsidRPr="001767A8">
        <w:rPr>
          <w:i/>
          <w:iCs/>
          <w:sz w:val="28"/>
          <w:szCs w:val="28"/>
        </w:rPr>
        <w:t>Căn cứ Luật Trật tự, an toàn giao thông đường bộ ngày 27/6/2024 (hợp nhất tại Văn bản hợp nhất số 55/VBHN-VPQH ngày 23/3/2026);</w:t>
      </w:r>
    </w:p>
    <w:p w14:paraId="48311E9A" w14:textId="77777777" w:rsidR="00A9092E" w:rsidRPr="001767A8" w:rsidRDefault="00A9092E" w:rsidP="000976B8">
      <w:pPr>
        <w:spacing w:before="120" w:after="120"/>
        <w:ind w:firstLine="720"/>
        <w:jc w:val="both"/>
        <w:rPr>
          <w:i/>
          <w:iCs/>
          <w:sz w:val="28"/>
          <w:szCs w:val="28"/>
        </w:rPr>
      </w:pPr>
      <w:r w:rsidRPr="001767A8">
        <w:rPr>
          <w:i/>
          <w:iCs/>
          <w:sz w:val="28"/>
          <w:szCs w:val="28"/>
        </w:rPr>
        <w:t>Căn cứ Luật Giáo dục nghề nghiệp ngày 10/12/2025;</w:t>
      </w:r>
    </w:p>
    <w:p w14:paraId="1F6FC3AD" w14:textId="77777777" w:rsidR="00A9092E" w:rsidRPr="001767A8" w:rsidRDefault="00A9092E" w:rsidP="000976B8">
      <w:pPr>
        <w:spacing w:before="120" w:after="120"/>
        <w:ind w:firstLine="720"/>
        <w:jc w:val="both"/>
        <w:rPr>
          <w:i/>
          <w:iCs/>
          <w:sz w:val="28"/>
          <w:szCs w:val="28"/>
        </w:rPr>
      </w:pPr>
      <w:r w:rsidRPr="001767A8">
        <w:rPr>
          <w:i/>
          <w:iCs/>
          <w:sz w:val="28"/>
          <w:szCs w:val="28"/>
        </w:rPr>
        <w:t>Căn cứ Nghị định số 94/2026/NĐ-CP ngày 31/3/2026 của Chính phủ quy định về hoạt động đào tạo và sát hạch lái xe;</w:t>
      </w:r>
    </w:p>
    <w:p w14:paraId="1DB29380" w14:textId="77777777" w:rsidR="00A9092E" w:rsidRPr="001767A8" w:rsidRDefault="00A9092E" w:rsidP="000976B8">
      <w:pPr>
        <w:spacing w:before="120" w:after="120"/>
        <w:ind w:firstLine="720"/>
        <w:jc w:val="both"/>
        <w:rPr>
          <w:i/>
          <w:iCs/>
          <w:sz w:val="28"/>
          <w:szCs w:val="28"/>
        </w:rPr>
      </w:pPr>
      <w:r w:rsidRPr="001767A8">
        <w:rPr>
          <w:i/>
          <w:iCs/>
          <w:sz w:val="28"/>
          <w:szCs w:val="28"/>
        </w:rPr>
        <w:t>Căn cứ Nghị định số 334/2026/NĐ-CP ngày 20/8/2026 của Chính phủ quy định về tự chủ của cơ sở giáo dục đại học, cơ sở giáo dục nghề nghiệp; cơ chế tài chính đối với giáo dục đại học và giáo dục nghề nghiệp; chương trình trọng điểm quốc gia đào tạo tiến sĩ toàn thời gian;</w:t>
      </w:r>
    </w:p>
    <w:p w14:paraId="66D14C32" w14:textId="77777777" w:rsidR="00A9092E" w:rsidRPr="001767A8" w:rsidRDefault="00A9092E" w:rsidP="000976B8">
      <w:pPr>
        <w:spacing w:before="120" w:after="120"/>
        <w:ind w:firstLine="720"/>
        <w:jc w:val="both"/>
        <w:rPr>
          <w:i/>
          <w:iCs/>
          <w:sz w:val="28"/>
          <w:szCs w:val="28"/>
        </w:rPr>
      </w:pPr>
      <w:r w:rsidRPr="001767A8">
        <w:rPr>
          <w:i/>
          <w:iCs/>
          <w:sz w:val="28"/>
          <w:szCs w:val="28"/>
        </w:rPr>
        <w:t>Căn cứ Thông tư số 14/2025/TT-BXD ngày 30/6/2025 của Bộ trưởng Bộ Xây dựng quy định về đào tạo lái xe; bồi dưỡng, kiểm tra, cấp chứng chỉ bồi dưỡng kiến thức pháp luật về giao thông đường bộ (hợp nhất tại Văn bản hợp nhất số 27/VBHN-BXD ngày 12/6/2026);</w:t>
      </w:r>
    </w:p>
    <w:p w14:paraId="06650AEF" w14:textId="77777777" w:rsidR="00A9092E" w:rsidRPr="001767A8" w:rsidRDefault="00A9092E" w:rsidP="000976B8">
      <w:pPr>
        <w:spacing w:before="120" w:after="120"/>
        <w:ind w:firstLine="720"/>
        <w:jc w:val="both"/>
        <w:rPr>
          <w:i/>
          <w:iCs/>
          <w:sz w:val="28"/>
          <w:szCs w:val="28"/>
        </w:rPr>
      </w:pPr>
      <w:r w:rsidRPr="001767A8">
        <w:rPr>
          <w:i/>
          <w:iCs/>
          <w:sz w:val="28"/>
          <w:szCs w:val="28"/>
        </w:rPr>
        <w:t>Căn cứ Thông tư số 108/2026/TT-BCA ngày 29/6/2026 của Bộ trưởng Bộ Công an quy định về sát hạch, cấp giấy phép lái xe; cấp, sử dụng giấy phép lái xe quốc tế;</w:t>
      </w:r>
    </w:p>
    <w:p w14:paraId="6D613475" w14:textId="77777777" w:rsidR="00A9092E" w:rsidRPr="001767A8" w:rsidRDefault="00A9092E" w:rsidP="000976B8">
      <w:pPr>
        <w:spacing w:before="120" w:after="120"/>
        <w:ind w:firstLine="720"/>
        <w:jc w:val="both"/>
        <w:rPr>
          <w:i/>
          <w:iCs/>
          <w:sz w:val="28"/>
          <w:szCs w:val="28"/>
        </w:rPr>
      </w:pPr>
      <w:r w:rsidRPr="001767A8">
        <w:rPr>
          <w:i/>
          <w:iCs/>
          <w:sz w:val="28"/>
          <w:szCs w:val="28"/>
        </w:rPr>
        <w:t>Căn cứ Quyết định số 2047/QĐ-CĐKT ngày 21/9/2026 của Hiệu trưởng Trường Cao đẳng Kon Tum ban hành Quy định vị trí, chức năng, nhiệm vụ, quyền hạn, cơ cấu tổ chức và mối quan hệ công tác của khoa Đào tạo và Sát hạch lái xe;</w:t>
      </w:r>
    </w:p>
    <w:p w14:paraId="55E7FB98" w14:textId="070DB068" w:rsidR="00636635" w:rsidRPr="001767A8" w:rsidRDefault="00636635" w:rsidP="000976B8">
      <w:pPr>
        <w:spacing w:before="120" w:after="120"/>
        <w:ind w:firstLine="720"/>
        <w:jc w:val="both"/>
        <w:rPr>
          <w:i/>
          <w:sz w:val="28"/>
          <w:szCs w:val="28"/>
        </w:rPr>
      </w:pPr>
      <w:r w:rsidRPr="001767A8">
        <w:rPr>
          <w:i/>
          <w:iCs/>
          <w:sz w:val="28"/>
          <w:szCs w:val="28"/>
        </w:rPr>
        <w:t>Xét đề nghị của Tổ trưởng Tổ xây dựng Đề án tại Tờ trình số      /TTr-TXDĐA ngày      /10/2026.</w:t>
      </w:r>
    </w:p>
    <w:p w14:paraId="27770408" w14:textId="19494D97" w:rsidR="006D059B" w:rsidRPr="001767A8" w:rsidRDefault="00AB6855" w:rsidP="00F22D8F">
      <w:pPr>
        <w:widowControl w:val="0"/>
        <w:spacing w:before="360" w:after="360"/>
        <w:jc w:val="center"/>
        <w:outlineLvl w:val="0"/>
        <w:rPr>
          <w:b/>
          <w:sz w:val="28"/>
          <w:szCs w:val="28"/>
        </w:rPr>
      </w:pPr>
      <w:r w:rsidRPr="001767A8">
        <w:rPr>
          <w:b/>
          <w:bCs/>
          <w:iCs/>
          <w:sz w:val="28"/>
          <w:szCs w:val="28"/>
        </w:rPr>
        <w:t>QUYẾT</w:t>
      </w:r>
      <w:r w:rsidRPr="001767A8">
        <w:rPr>
          <w:b/>
          <w:sz w:val="28"/>
          <w:szCs w:val="28"/>
        </w:rPr>
        <w:t xml:space="preserve"> ĐỊNH:</w:t>
      </w:r>
    </w:p>
    <w:p w14:paraId="3F5BDE79" w14:textId="7E7FE229" w:rsidR="00ED420C" w:rsidRPr="001767A8" w:rsidRDefault="003E767B" w:rsidP="000976B8">
      <w:pPr>
        <w:spacing w:before="120" w:after="120"/>
        <w:ind w:firstLine="720"/>
        <w:jc w:val="both"/>
        <w:rPr>
          <w:bCs/>
          <w:sz w:val="28"/>
          <w:szCs w:val="28"/>
        </w:rPr>
      </w:pPr>
      <w:r w:rsidRPr="001767A8">
        <w:rPr>
          <w:b/>
          <w:sz w:val="28"/>
          <w:szCs w:val="28"/>
        </w:rPr>
        <w:t xml:space="preserve">Điều 1. </w:t>
      </w:r>
      <w:r w:rsidR="00D10176" w:rsidRPr="001767A8">
        <w:rPr>
          <w:bCs/>
          <w:sz w:val="28"/>
          <w:szCs w:val="28"/>
        </w:rPr>
        <w:t>Phê duyệt Đề án triển khai đào tạo và sát hạch lái xe mô tô Hạng A tại Trường Cao đẳng Kon Tum (sau đây gọi là Đề án) với các nội dung chủ yếu sau:</w:t>
      </w:r>
    </w:p>
    <w:p w14:paraId="4239A379" w14:textId="0CABB52A" w:rsidR="00782271" w:rsidRPr="001767A8" w:rsidRDefault="00782271" w:rsidP="000976B8">
      <w:pPr>
        <w:spacing w:before="120" w:after="120"/>
        <w:ind w:firstLine="720"/>
        <w:jc w:val="both"/>
        <w:rPr>
          <w:sz w:val="28"/>
          <w:szCs w:val="28"/>
        </w:rPr>
      </w:pPr>
      <w:r w:rsidRPr="001767A8">
        <w:rPr>
          <w:b/>
          <w:bCs/>
          <w:sz w:val="28"/>
          <w:szCs w:val="28"/>
        </w:rPr>
        <w:lastRenderedPageBreak/>
        <w:t xml:space="preserve">1. </w:t>
      </w:r>
      <w:r w:rsidR="00575690" w:rsidRPr="001767A8">
        <w:rPr>
          <w:b/>
          <w:bCs/>
          <w:sz w:val="28"/>
          <w:szCs w:val="28"/>
          <w:lang w:val="en-US"/>
        </w:rPr>
        <w:t>Mục tiêu</w:t>
      </w:r>
      <w:r w:rsidRPr="001767A8">
        <w:rPr>
          <w:b/>
          <w:bCs/>
          <w:sz w:val="28"/>
          <w:szCs w:val="28"/>
        </w:rPr>
        <w:t>:</w:t>
      </w:r>
      <w:r w:rsidRPr="001767A8">
        <w:rPr>
          <w:sz w:val="28"/>
          <w:szCs w:val="28"/>
        </w:rPr>
        <w:t xml:space="preserve"> </w:t>
      </w:r>
      <w:r w:rsidR="0059124A" w:rsidRPr="001767A8">
        <w:rPr>
          <w:sz w:val="28"/>
          <w:szCs w:val="28"/>
        </w:rPr>
        <w:t>Đưa hoạt động đào tạo, sát hạch lái xe mô tô Hạng A vào vận hành tại Trường trên cơ sở kế thừa đội ngũ nhà giáo, cơ sở vật chất và kinh nghiệm đào tạo, sát hạch Hạng A1; đáp ứng nhu cầu học, sát hạch Hạng A của người dân khu vực phía Tây tỉnh Quảng Ngãi; tạo nguồn thu sự nghiệp; không sử dụng ngân sách nhà nước chi cho đầu tư. Tuyển sinh khóa đào tạo Hạng A đầu tiên từ tháng 8/2027.</w:t>
      </w:r>
    </w:p>
    <w:p w14:paraId="45267134" w14:textId="77777777" w:rsidR="00782271" w:rsidRPr="001767A8" w:rsidRDefault="00782271" w:rsidP="000976B8">
      <w:pPr>
        <w:spacing w:before="120" w:after="120"/>
        <w:ind w:firstLine="720"/>
        <w:jc w:val="both"/>
        <w:rPr>
          <w:sz w:val="28"/>
          <w:szCs w:val="28"/>
        </w:rPr>
      </w:pPr>
      <w:r w:rsidRPr="001767A8">
        <w:rPr>
          <w:b/>
          <w:bCs/>
          <w:sz w:val="28"/>
          <w:szCs w:val="28"/>
        </w:rPr>
        <w:t xml:space="preserve">2. </w:t>
      </w:r>
      <w:r w:rsidR="00575690" w:rsidRPr="001767A8">
        <w:rPr>
          <w:b/>
          <w:bCs/>
          <w:sz w:val="28"/>
          <w:szCs w:val="28"/>
          <w:lang w:val="en-US"/>
        </w:rPr>
        <w:t>Quy mô dự kiến</w:t>
      </w:r>
      <w:r w:rsidRPr="001767A8">
        <w:rPr>
          <w:b/>
          <w:bCs/>
          <w:sz w:val="28"/>
          <w:szCs w:val="28"/>
        </w:rPr>
        <w:t>:</w:t>
      </w:r>
      <w:r w:rsidRPr="001767A8">
        <w:rPr>
          <w:sz w:val="28"/>
          <w:szCs w:val="28"/>
        </w:rPr>
        <w:t xml:space="preserve"> </w:t>
      </w:r>
      <w:r w:rsidR="0059124A" w:rsidRPr="001767A8">
        <w:rPr>
          <w:sz w:val="28"/>
          <w:szCs w:val="28"/>
        </w:rPr>
        <w:t>Năm 2027: 220 học viên; năm 2028: 600 học viên; năm 2029: 690 học viên; năm 2030: 800 học viên; năm 2031: 920 học viên.</w:t>
      </w:r>
    </w:p>
    <w:p w14:paraId="6ED1A5BD" w14:textId="77777777" w:rsidR="00782271" w:rsidRPr="001767A8" w:rsidRDefault="00782271" w:rsidP="000976B8">
      <w:pPr>
        <w:spacing w:before="120" w:after="120"/>
        <w:ind w:firstLine="720"/>
        <w:jc w:val="both"/>
        <w:rPr>
          <w:sz w:val="28"/>
          <w:szCs w:val="28"/>
        </w:rPr>
      </w:pPr>
      <w:r w:rsidRPr="001767A8">
        <w:rPr>
          <w:b/>
          <w:bCs/>
          <w:sz w:val="28"/>
          <w:szCs w:val="28"/>
        </w:rPr>
        <w:t xml:space="preserve">3. </w:t>
      </w:r>
      <w:r w:rsidR="00575690" w:rsidRPr="001767A8">
        <w:rPr>
          <w:b/>
          <w:bCs/>
          <w:sz w:val="28"/>
          <w:szCs w:val="28"/>
          <w:lang w:val="en-US"/>
        </w:rPr>
        <w:t>Nhiệm vụ, giải pháp chủ yếu</w:t>
      </w:r>
      <w:r w:rsidRPr="001767A8">
        <w:rPr>
          <w:b/>
          <w:bCs/>
          <w:sz w:val="28"/>
          <w:szCs w:val="28"/>
        </w:rPr>
        <w:t>:</w:t>
      </w:r>
    </w:p>
    <w:p w14:paraId="38412FCD" w14:textId="0178B04D" w:rsidR="00782271" w:rsidRPr="001767A8" w:rsidRDefault="00A367D4" w:rsidP="000976B8">
      <w:pPr>
        <w:spacing w:before="120" w:after="120"/>
        <w:ind w:firstLine="720"/>
        <w:jc w:val="both"/>
        <w:rPr>
          <w:sz w:val="28"/>
          <w:szCs w:val="28"/>
        </w:rPr>
      </w:pPr>
      <w:r w:rsidRPr="001767A8">
        <w:rPr>
          <w:sz w:val="28"/>
          <w:szCs w:val="28"/>
          <w:lang w:val="en-US"/>
        </w:rPr>
        <w:t>a) Về pháp lý: Thông báo phương án hoạt động đào tạo lái xe mô tô Hạng A với Sở Xây dựng; đề nghị Phòng Cảnh sát giao thông Công an tỉnh cấp lại Giấy phép sát hạch số 58/CSGT(SHLX) để bổ sung Hạng A trong phạm vi trung tâm sát hạch loại 3.</w:t>
      </w:r>
    </w:p>
    <w:p w14:paraId="7BD0394B" w14:textId="77777777" w:rsidR="00782271" w:rsidRPr="001767A8" w:rsidRDefault="00A367D4" w:rsidP="000976B8">
      <w:pPr>
        <w:spacing w:before="120" w:after="120"/>
        <w:ind w:firstLine="720"/>
        <w:jc w:val="both"/>
        <w:rPr>
          <w:sz w:val="28"/>
          <w:szCs w:val="28"/>
        </w:rPr>
      </w:pPr>
      <w:r w:rsidRPr="001767A8">
        <w:rPr>
          <w:sz w:val="28"/>
          <w:szCs w:val="28"/>
          <w:lang w:val="en-US"/>
        </w:rPr>
        <w:t>b) Về nhân lực, chương trình: Bố trí tối thiểu 09 nhà giáo dạy thực hành Hạng A có giấy chứng nhận giáo viên dạy thực hành lái xe; xây dựng, thẩm định chương trình, giáo trình đào tạo Hạng A với khối lượng tối thiểu 32 giờ.</w:t>
      </w:r>
    </w:p>
    <w:p w14:paraId="7E32F957" w14:textId="0C569CC2" w:rsidR="00782271" w:rsidRPr="001767A8" w:rsidRDefault="00A367D4" w:rsidP="000976B8">
      <w:pPr>
        <w:spacing w:before="120" w:after="120"/>
        <w:ind w:firstLine="720"/>
        <w:jc w:val="both"/>
        <w:rPr>
          <w:sz w:val="28"/>
          <w:szCs w:val="28"/>
        </w:rPr>
      </w:pPr>
      <w:r w:rsidRPr="001767A8">
        <w:rPr>
          <w:sz w:val="28"/>
          <w:szCs w:val="28"/>
          <w:lang w:val="en-US"/>
        </w:rPr>
        <w:t>c) Về cơ sở vật chất, phương tiện: Cải tạo sân sát hạch Hạng A; mở rộng sân Giai đoạn 1 (khoảng 2.000 m²) bố trí hình bài sát hạch số 2 dùng chung Hạng A1, Hạng A, bảo đảm tổng diện tích sân sát hạch không nhỏ hơn 3.600 m² theo QCVN 15:2026/BCA (xác định theo đo đạc hiện trạng, bản vẽ thiết kế); đầu tư 02 xe sát hạch, thiết bị chấm điểm Hạng A; hoàn thiện hệ thống truyền dữ liệu giám sát sát hạch và định danh, xác thực điện tử (sử dụng kinh phí chi thường xuyên của Trường, không tính vào kinh phí của Đề án); xe tập lái Hạng A thực hiện theo hình thức xã hội hóa.</w:t>
      </w:r>
    </w:p>
    <w:p w14:paraId="04946BA1" w14:textId="77777777" w:rsidR="00782271" w:rsidRPr="001767A8" w:rsidRDefault="00A367D4" w:rsidP="000976B8">
      <w:pPr>
        <w:spacing w:before="120" w:after="120"/>
        <w:ind w:firstLine="720"/>
        <w:jc w:val="both"/>
        <w:rPr>
          <w:sz w:val="28"/>
          <w:szCs w:val="28"/>
        </w:rPr>
      </w:pPr>
      <w:r w:rsidRPr="001767A8">
        <w:rPr>
          <w:sz w:val="28"/>
          <w:szCs w:val="28"/>
          <w:lang w:val="en-US"/>
        </w:rPr>
        <w:t>d) Về tài chính: Xây dựng mức học phí, cơ chế khoán kinh phí đào tạo, sát hạch Hạng A; hạch toán riêng nguồn thu, chi của hoạt động.</w:t>
      </w:r>
    </w:p>
    <w:p w14:paraId="4CF1BE0E" w14:textId="71C881AF" w:rsidR="00782271" w:rsidRPr="001767A8" w:rsidRDefault="00782271" w:rsidP="000976B8">
      <w:pPr>
        <w:spacing w:before="120" w:after="120"/>
        <w:ind w:firstLine="720"/>
        <w:jc w:val="both"/>
        <w:rPr>
          <w:sz w:val="28"/>
          <w:szCs w:val="28"/>
        </w:rPr>
      </w:pPr>
      <w:r w:rsidRPr="001767A8">
        <w:rPr>
          <w:b/>
          <w:bCs/>
          <w:sz w:val="28"/>
          <w:szCs w:val="28"/>
        </w:rPr>
        <w:t xml:space="preserve">4. </w:t>
      </w:r>
      <w:r w:rsidR="00575690" w:rsidRPr="001767A8">
        <w:rPr>
          <w:b/>
          <w:bCs/>
          <w:sz w:val="28"/>
          <w:szCs w:val="28"/>
          <w:lang w:val="en-US"/>
        </w:rPr>
        <w:t>Kinh phí và nguồn vốn</w:t>
      </w:r>
      <w:r w:rsidRPr="001767A8">
        <w:rPr>
          <w:b/>
          <w:bCs/>
          <w:sz w:val="28"/>
          <w:szCs w:val="28"/>
        </w:rPr>
        <w:t>:</w:t>
      </w:r>
      <w:r w:rsidRPr="001767A8">
        <w:rPr>
          <w:sz w:val="28"/>
          <w:szCs w:val="28"/>
        </w:rPr>
        <w:t xml:space="preserve"> </w:t>
      </w:r>
      <w:r w:rsidR="0059124A" w:rsidRPr="001767A8">
        <w:rPr>
          <w:sz w:val="28"/>
          <w:szCs w:val="28"/>
        </w:rPr>
        <w:t xml:space="preserve">Tổng nhu cầu kinh phí đầu tư trực tiếp </w:t>
      </w:r>
      <w:del w:id="1001" w:author="Tiếp thu rà soát AI độc lập 23/10/2026 (Claude)" w:date="2026-10-23T10:21:00Z">
        <w:r w:rsidR="0059124A" w:rsidRPr="001767A8">
          <w:rPr>
            <w:sz w:val="28"/>
            <w:szCs w:val="28"/>
          </w:rPr>
          <w:delText xml:space="preserve">khoảng 1.730,2 triệu đồng (khái toán, phần phục vụ đào tạo, sát hạch Hạng A);</w:delText>
        </w:r>
      </w:del>
      <w:ins w:id="1002" w:author="Tiếp thu rà soát AI độc lập 23/10/2026 (Claude)" w:date="2026-10-23T10:21:00Z">
        <w:r w:rsidR="0059124A" w:rsidRPr="001767A8">
          <w:rPr>
            <w:sz w:val="28"/>
            <w:szCs w:val="28"/>
          </w:rPr>
          <w:t xml:space="preserve">khoảng 1.730,2 triệu đồng (khái toán, phần phục vụ đào tạo, sát hạch Hạng A), trong đó vốn đầu tư tài sản khoảng 1.669,0 triệu đồng;</w:t>
        </w:r>
      </w:ins>
      <w:r w:rsidR="0059124A" w:rsidRPr="001767A8">
        <w:rPr>
          <w:sz w:val="28"/>
          <w:szCs w:val="28"/>
        </w:rPr>
        <w:t xml:space="preserve"> nguồn thu hoạt động đào tạo, sát hạch và Quỹ phát triển hoạt động sự nghiệp của Trường. Kinh phí cụ thể xác định theo dự toán, Báo cáo kinh tế - kỹ thuật được cấp có thẩm quyền phê duyệt. Hệ thống truyền dữ liệu giám sát sát hạch, định danh điện tử sử dụng kinh phí chi thường xuyên của Trường, không tính vào kinh phí của Đề án.</w:t>
      </w:r>
    </w:p>
    <w:p w14:paraId="7114EC42" w14:textId="77777777" w:rsidR="00782271" w:rsidRPr="001767A8" w:rsidRDefault="00782271" w:rsidP="000976B8">
      <w:pPr>
        <w:spacing w:before="120" w:after="120"/>
        <w:ind w:firstLine="720"/>
        <w:jc w:val="both"/>
        <w:rPr>
          <w:sz w:val="28"/>
          <w:szCs w:val="28"/>
        </w:rPr>
      </w:pPr>
      <w:r w:rsidRPr="001767A8">
        <w:rPr>
          <w:b/>
          <w:bCs/>
          <w:sz w:val="28"/>
          <w:szCs w:val="28"/>
        </w:rPr>
        <w:t xml:space="preserve">5. </w:t>
      </w:r>
      <w:r w:rsidR="00575690" w:rsidRPr="001767A8">
        <w:rPr>
          <w:b/>
          <w:bCs/>
          <w:sz w:val="28"/>
          <w:szCs w:val="28"/>
          <w:lang w:val="en-US"/>
        </w:rPr>
        <w:t>Lộ trình</w:t>
      </w:r>
      <w:r w:rsidRPr="001767A8">
        <w:rPr>
          <w:b/>
          <w:bCs/>
          <w:sz w:val="28"/>
          <w:szCs w:val="28"/>
        </w:rPr>
        <w:t>:</w:t>
      </w:r>
      <w:r w:rsidRPr="001767A8">
        <w:rPr>
          <w:sz w:val="28"/>
          <w:szCs w:val="28"/>
        </w:rPr>
        <w:t xml:space="preserve"> </w:t>
      </w:r>
      <w:r w:rsidR="0059124A" w:rsidRPr="001767A8">
        <w:rPr>
          <w:sz w:val="28"/>
          <w:szCs w:val="28"/>
        </w:rPr>
        <w:t>Hoàn thiện hệ thống truyền dữ liệu giám sát sát hạch, định danh điện tử trước ngày 01/01/2027; hoàn thành sân Giai đoạn 1 trước ngày 30/6/2027; tuyển sinh khóa đầu tiên từ tháng 8/2027; hoàn thành hình, thiết bị bài sát hạch số 2 trước ngày 01/01/2028.</w:t>
      </w:r>
    </w:p>
    <w:p w14:paraId="4AB8A3A0" w14:textId="77777777" w:rsidR="00782271" w:rsidRPr="001767A8" w:rsidRDefault="00782271" w:rsidP="000976B8">
      <w:pPr>
        <w:spacing w:before="120" w:after="120"/>
        <w:ind w:firstLine="720"/>
        <w:jc w:val="both"/>
        <w:rPr>
          <w:sz w:val="28"/>
          <w:szCs w:val="28"/>
        </w:rPr>
      </w:pPr>
      <w:r w:rsidRPr="001767A8">
        <w:rPr>
          <w:b/>
          <w:bCs/>
          <w:sz w:val="28"/>
          <w:szCs w:val="28"/>
        </w:rPr>
        <w:t xml:space="preserve">6. </w:t>
      </w:r>
      <w:r w:rsidR="00575690" w:rsidRPr="001767A8">
        <w:rPr>
          <w:b/>
          <w:bCs/>
          <w:sz w:val="28"/>
          <w:szCs w:val="28"/>
          <w:lang w:val="en-US"/>
        </w:rPr>
        <w:t>Hình thức đầu tư</w:t>
      </w:r>
      <w:r w:rsidRPr="001767A8">
        <w:rPr>
          <w:b/>
          <w:bCs/>
          <w:sz w:val="28"/>
          <w:szCs w:val="28"/>
        </w:rPr>
        <w:t>:</w:t>
      </w:r>
      <w:r w:rsidRPr="001767A8">
        <w:rPr>
          <w:sz w:val="28"/>
          <w:szCs w:val="28"/>
        </w:rPr>
        <w:t xml:space="preserve"> </w:t>
      </w:r>
      <w:r w:rsidR="0059124A" w:rsidRPr="001767A8">
        <w:rPr>
          <w:sz w:val="28"/>
          <w:szCs w:val="28"/>
        </w:rPr>
        <w:t xml:space="preserve">Hạng mục xây lắp, thiết bị gắn với sân thực hiện theo dự án đầu tư từ nguồn thu hợp pháp của Trường, lập Báo cáo kinh tế - kỹ thuật; mua sắm, </w:t>
      </w:r>
      <w:del w:id="1005" w:author="Tiếp thu rà soát AI độc lập 23/10/2026 (Claude)" w:date="2026-10-23T10:21:00Z">
        <w:r w:rsidR="0059124A" w:rsidRPr="001767A8">
          <w:rPr>
            <w:sz w:val="28"/>
            <w:szCs w:val="28"/>
          </w:rPr>
          <w:delText xml:space="preserve">lựa chọn nhà thầu theo quy định của pháp luật về đấu thầu.</w:delText>
        </w:r>
      </w:del>
      <w:ins w:id="1006" w:author="Tiếp thu rà soát AI độc lập 23/10/2026 (Claude)" w:date="2026-10-23T10:21:00Z">
        <w:r w:rsidR="0059124A" w:rsidRPr="001767A8">
          <w:rPr>
            <w:sz w:val="28"/>
            <w:szCs w:val="28"/>
          </w:rPr>
          <w:t xml:space="preserve">lựa chọn nhà thầu theo quy định của pháp luật về đấu thầu. Việc phê duyệt Đề án không thay thế quyết định chủ trương đầu tư, quyết định đầu tư, kế hoạch lựa chọn nhà thầu và Đề án sử dụng tài sản công.</w:t>
        </w:r>
      </w:ins>
    </w:p>
    <w:p w14:paraId="286A1083" w14:textId="77777777" w:rsidR="00782271" w:rsidRPr="001767A8" w:rsidRDefault="00A367D4" w:rsidP="000976B8">
      <w:pPr>
        <w:spacing w:before="120" w:after="120"/>
        <w:ind w:firstLine="720"/>
        <w:jc w:val="both"/>
        <w:rPr>
          <w:sz w:val="28"/>
          <w:szCs w:val="28"/>
        </w:rPr>
      </w:pPr>
      <w:r w:rsidRPr="001767A8">
        <w:rPr>
          <w:sz w:val="28"/>
          <w:szCs w:val="28"/>
          <w:lang w:val="en-US"/>
        </w:rPr>
        <w:t>(Nội dung chi tiết tại Đề án kèm theo.)</w:t>
      </w:r>
    </w:p>
    <w:p w14:paraId="08082DD6" w14:textId="77777777" w:rsidR="00ED420C" w:rsidRPr="001767A8" w:rsidRDefault="003E767B" w:rsidP="000976B8">
      <w:pPr>
        <w:spacing w:before="120" w:after="120"/>
        <w:ind w:firstLine="720"/>
        <w:jc w:val="both"/>
        <w:rPr>
          <w:bCs/>
          <w:sz w:val="28"/>
          <w:szCs w:val="28"/>
        </w:rPr>
      </w:pPr>
      <w:r w:rsidRPr="001767A8">
        <w:rPr>
          <w:b/>
          <w:sz w:val="28"/>
          <w:szCs w:val="28"/>
        </w:rPr>
        <w:t xml:space="preserve">Điều 2. </w:t>
      </w:r>
      <w:r w:rsidR="00D10176" w:rsidRPr="001767A8">
        <w:rPr>
          <w:bCs/>
          <w:sz w:val="28"/>
          <w:szCs w:val="28"/>
        </w:rPr>
        <w:t>Tổ chức thực hiện</w:t>
      </w:r>
    </w:p>
    <w:p w14:paraId="3CD31FB8" w14:textId="77777777" w:rsidR="00782271" w:rsidRPr="001767A8" w:rsidRDefault="00A367D4" w:rsidP="000976B8">
      <w:pPr>
        <w:spacing w:before="120" w:after="120"/>
        <w:ind w:firstLine="720"/>
        <w:jc w:val="both"/>
        <w:rPr>
          <w:sz w:val="28"/>
          <w:szCs w:val="28"/>
        </w:rPr>
      </w:pPr>
      <w:r w:rsidRPr="001767A8">
        <w:rPr>
          <w:sz w:val="28"/>
          <w:szCs w:val="28"/>
          <w:lang w:val="en-US"/>
        </w:rPr>
        <w:t xml:space="preserve">1. Khoa Đào tạo và Sát hạch lái xe: Chủ trì tổ chức thực hiện Đề án; lập hồ sơ thông báo phương án hoạt động đào tạo, hồ sơ đề nghị cấp lại giấy phép sát hạch; xây dựng chương trình, giáo trình Hạng A; chủ trì triển khai hệ thống truyền dữ liệu giám sát sát hạch, định danh điện tử bằng kinh phí chi thường xuyên, </w:t>
      </w:r>
      <w:del w:id="1007" w:author="Tiếp thu rà soát AI độc lập 23/10/2026 (Claude)" w:date="2026-10-23T10:21:00Z">
        <w:r w:rsidRPr="001767A8">
          <w:rPr>
            <w:sz w:val="28"/>
            <w:szCs w:val="28"/>
            <w:lang w:val="en-US"/>
          </w:rPr>
          <w:delText xml:space="preserve">bảo đảm hoàn thành trước ngày 01/01/2027;</w:delText>
        </w:r>
      </w:del>
      <w:ins w:id="1008" w:author="Tiếp thu rà soát AI độc lập 23/10/2026 (Claude)" w:date="2026-10-23T10:21:00Z">
        <w:r w:rsidRPr="001767A8">
          <w:rPr>
            <w:sz w:val="28"/>
            <w:szCs w:val="28"/>
            <w:lang w:val="en-US"/>
          </w:rPr>
          <w:t xml:space="preserve">bảo đảm hoàn thành trước ngày 01/01/2027; lập bảng kiểm các điều kiện Trung tâm sát hạch phải đáp ứng từ ngày 01/01/2027;</w:t>
        </w:r>
      </w:ins>
      <w:r w:rsidRPr="001767A8">
        <w:rPr>
          <w:sz w:val="28"/>
          <w:szCs w:val="28"/>
          <w:lang w:val="en-US"/>
        </w:rPr>
        <w:t xml:space="preserve"> đề xuất phương án xã hội hóa xe tập lái.</w:t>
      </w:r>
    </w:p>
    <w:p w14:paraId="0A74996F" w14:textId="34241428" w:rsidR="00782271" w:rsidRPr="001767A8" w:rsidRDefault="00A367D4" w:rsidP="000976B8">
      <w:pPr>
        <w:spacing w:before="120" w:after="120"/>
        <w:ind w:firstLine="720"/>
        <w:jc w:val="both"/>
        <w:rPr>
          <w:sz w:val="28"/>
          <w:szCs w:val="28"/>
        </w:rPr>
      </w:pPr>
      <w:r w:rsidRPr="001767A8">
        <w:rPr>
          <w:sz w:val="28"/>
          <w:szCs w:val="28"/>
          <w:lang w:val="en-US"/>
        </w:rPr>
        <w:t>2. Phòng Tổng hợp - Hành chính và Quản trị: Chủ trì lập Báo cáo kinh tế - kỹ thuật, kế hoạch lựa chọn nhà thầu, tổ chức thi công, nghiệm thu hạng mục sân Giai đoạn 1; lập hồ sơ trình Hiệu trưởng quyết định chủ trương đầu tư, quyết định đầu tư dự án Giai đoạn 1 theo quy định của pháp luật về đầu tư công; theo dõi, đôn đốc, tổng hợp báo cáo kết quả thực hiện Đề án.</w:t>
      </w:r>
    </w:p>
    <w:p w14:paraId="362EE4A8" w14:textId="6726067D" w:rsidR="00782271" w:rsidRPr="001767A8" w:rsidRDefault="00A367D4" w:rsidP="000976B8">
      <w:pPr>
        <w:spacing w:before="120" w:after="120"/>
        <w:ind w:firstLine="720"/>
        <w:jc w:val="both"/>
        <w:rPr>
          <w:sz w:val="28"/>
          <w:szCs w:val="28"/>
        </w:rPr>
      </w:pPr>
      <w:r w:rsidRPr="001767A8">
        <w:rPr>
          <w:sz w:val="28"/>
          <w:szCs w:val="28"/>
          <w:lang w:val="en-US"/>
        </w:rPr>
        <w:t xml:space="preserve">3. Phòng Tài chính - Kế toán: Bố trí nguồn vốn; lập kế hoạch đầu tư từ nguồn thu hợp pháp theo quy định; xây dựng mức học phí, cơ chế khoán kinh phí Hạng A; hướng dẫn quản lý, thanh quyết toán; lập Đề án sử dụng tài sản công vào mục đích kinh doanh, cho thuê (sân, thiết bị) </w:t>
      </w:r>
      <w:del w:id="1003" w:author="Tiếp thu rà soát AI độc lập 23/10/2026 (Claude)" w:date="2026-10-23T10:21:00Z">
        <w:r w:rsidRPr="001767A8">
          <w:rPr>
            <w:sz w:val="28"/>
            <w:szCs w:val="28"/>
            <w:lang w:val="en-US"/>
          </w:rPr>
          <w:delText xml:space="preserve">trình cấp có thẩm quyền phê duyệt trước khi thu.</w:delText>
        </w:r>
      </w:del>
      <w:ins w:id="1004" w:author="Tiếp thu rà soát AI độc lập 23/10/2026 (Claude)" w:date="2026-10-23T10:21:00Z">
        <w:r w:rsidRPr="001767A8">
          <w:rPr>
            <w:sz w:val="28"/>
            <w:szCs w:val="28"/>
            <w:lang w:val="en-US"/>
          </w:rPr>
          <w:t xml:space="preserve">trình Hiệu trưởng phê duyệt trước khi khai thác, báo cáo Ủy ban nhân dân tỉnh theo quy định.</w:t>
        </w:r>
      </w:ins>
    </w:p>
    <w:p w14:paraId="4006D6C0" w14:textId="77777777" w:rsidR="00782271" w:rsidRPr="001767A8" w:rsidRDefault="00A367D4" w:rsidP="000976B8">
      <w:pPr>
        <w:spacing w:before="120" w:after="120"/>
        <w:ind w:firstLine="720"/>
        <w:jc w:val="both"/>
        <w:rPr>
          <w:sz w:val="28"/>
          <w:szCs w:val="28"/>
        </w:rPr>
      </w:pPr>
      <w:r w:rsidRPr="001767A8">
        <w:rPr>
          <w:sz w:val="28"/>
          <w:szCs w:val="28"/>
          <w:lang w:val="en-US"/>
        </w:rPr>
        <w:t>4. Phòng Tổ chức cán bộ và Công tác học sinh sinh viên: Bố trí, bồi dưỡng nhà giáo đủ điều kiện giảng dạy Hạng A; phối hợp công tác tuyển sinh, quản lý người học.</w:t>
      </w:r>
    </w:p>
    <w:p w14:paraId="616955CB" w14:textId="77777777" w:rsidR="00782271" w:rsidRPr="001767A8" w:rsidRDefault="00A367D4" w:rsidP="000976B8">
      <w:pPr>
        <w:spacing w:before="120" w:after="120"/>
        <w:ind w:firstLine="720"/>
        <w:jc w:val="both"/>
        <w:rPr>
          <w:sz w:val="28"/>
          <w:szCs w:val="28"/>
        </w:rPr>
      </w:pPr>
      <w:r w:rsidRPr="001767A8">
        <w:rPr>
          <w:sz w:val="28"/>
          <w:szCs w:val="28"/>
          <w:lang w:val="en-US"/>
        </w:rPr>
        <w:t>5. Phòng Quản lý Đào tạo và Bảo đảm chất lượng: Thẩm định chương trình, giáo trình Hạng A; điều chỉnh kế hoạch đào tạo trong thời gian cải tạo, mở rộng sân.</w:t>
      </w:r>
    </w:p>
    <w:p w14:paraId="210D48FB" w14:textId="77777777" w:rsidR="00ED420C" w:rsidRPr="001767A8" w:rsidRDefault="003E767B" w:rsidP="000976B8">
      <w:pPr>
        <w:keepNext/>
        <w:spacing w:before="120" w:after="120"/>
        <w:ind w:firstLine="720"/>
        <w:jc w:val="both"/>
        <w:rPr>
          <w:bCs/>
          <w:sz w:val="28"/>
          <w:szCs w:val="28"/>
        </w:rPr>
      </w:pPr>
      <w:r w:rsidRPr="001767A8">
        <w:rPr>
          <w:b/>
          <w:sz w:val="28"/>
          <w:szCs w:val="28"/>
        </w:rPr>
        <w:t xml:space="preserve">Điều 3. </w:t>
      </w:r>
      <w:r w:rsidR="00D10176" w:rsidRPr="001767A8">
        <w:rPr>
          <w:bCs/>
          <w:sz w:val="28"/>
          <w:szCs w:val="28"/>
        </w:rPr>
        <w:t>Quyết định này có hiệu lực kể từ ngày ký. Trưởng phòng Tổng hợp - Hành chính và Quản trị, Trưởng phòng Tài chính - Kế toán, Trưởng khoa Đào tạo và Sát hạch lái xe, Thủ trưởng các đơn vị và cá nhân có liên quan chịu trách nhiệm thi hành Quyết định này./.</w:t>
      </w:r>
    </w:p>
    <w:tbl>
      <w:tblPr>
        <w:tblW w:w="9375" w:type="dxa"/>
        <w:tblInd w:w="-142" w:type="dxa"/>
        <w:tblLayout w:type="fixed"/>
        <w:tblCellMar>
          <w:left w:w="0" w:type="dxa"/>
          <w:right w:w="0" w:type="dxa"/>
        </w:tblCellMar>
        <w:tblLook w:val="01E0" w:firstRow="1" w:lastRow="1" w:firstColumn="1" w:lastColumn="1" w:noHBand="0" w:noVBand="0"/>
      </w:tblPr>
      <w:tblGrid>
        <w:gridCol w:w="4962"/>
        <w:gridCol w:w="4413"/>
      </w:tblGrid>
      <w:tr w:rsidR="00ED0564" w:rsidRPr="001767A8" w14:paraId="29BCFF87" w14:textId="77777777" w:rsidTr="001F3795">
        <w:trPr>
          <w:cantSplit/>
          <w:trHeight w:val="2252"/>
        </w:trPr>
        <w:tc>
          <w:tcPr>
            <w:tcW w:w="4962" w:type="dxa"/>
          </w:tcPr>
          <w:p w14:paraId="36D32D6E" w14:textId="7F7C3FE2" w:rsidR="004B23EA" w:rsidRPr="001767A8" w:rsidRDefault="00AB6855">
            <w:pPr>
              <w:pStyle w:val="TableParagraph"/>
              <w:spacing w:line="267" w:lineRule="exact"/>
              <w:ind w:left="200"/>
              <w:rPr>
                <w:b/>
                <w:i/>
                <w:sz w:val="24"/>
              </w:rPr>
            </w:pPr>
            <w:r w:rsidRPr="001767A8">
              <w:rPr>
                <w:b/>
                <w:i/>
                <w:sz w:val="24"/>
              </w:rPr>
              <w:t>Nơi nhận:</w:t>
            </w:r>
          </w:p>
          <w:p w14:paraId="5E82B637" w14:textId="77777777" w:rsidR="004B23EA" w:rsidRPr="001767A8" w:rsidRDefault="00AB6855">
            <w:pPr>
              <w:pStyle w:val="TableParagraph"/>
              <w:numPr>
                <w:ilvl w:val="0"/>
                <w:numId w:val="1"/>
              </w:numPr>
              <w:tabs>
                <w:tab w:val="left" w:pos="336"/>
              </w:tabs>
              <w:spacing w:line="244" w:lineRule="exact"/>
            </w:pPr>
            <w:r w:rsidRPr="001767A8">
              <w:rPr>
                <w:spacing w:val="-2"/>
              </w:rPr>
              <w:t xml:space="preserve">Như </w:t>
            </w:r>
            <w:r w:rsidRPr="001767A8">
              <w:rPr>
                <w:spacing w:val="-3"/>
              </w:rPr>
              <w:t>Điều</w:t>
            </w:r>
            <w:r w:rsidRPr="001767A8">
              <w:rPr>
                <w:spacing w:val="-14"/>
              </w:rPr>
              <w:t xml:space="preserve"> </w:t>
            </w:r>
            <w:r w:rsidRPr="001767A8">
              <w:rPr>
                <w:spacing w:val="-4"/>
              </w:rPr>
              <w:t>3;</w:t>
            </w:r>
          </w:p>
          <w:p w14:paraId="57955357" w14:textId="77777777" w:rsidR="004B23EA" w:rsidRPr="001767A8" w:rsidRDefault="005F610B">
            <w:pPr>
              <w:pStyle w:val="TableParagraph"/>
              <w:numPr>
                <w:ilvl w:val="0"/>
                <w:numId w:val="1"/>
              </w:numPr>
              <w:tabs>
                <w:tab w:val="left" w:pos="336"/>
              </w:tabs>
              <w:spacing w:before="2"/>
            </w:pPr>
            <w:r w:rsidRPr="001767A8">
              <w:rPr>
                <w:lang w:val="en-US"/>
              </w:rPr>
              <w:t>Lãnh đạo Trường</w:t>
            </w:r>
            <w:r w:rsidR="00AB6855" w:rsidRPr="001767A8">
              <w:rPr>
                <w:spacing w:val="-6"/>
              </w:rPr>
              <w:t>;</w:t>
            </w:r>
          </w:p>
          <w:p w14:paraId="16AB1802" w14:textId="26A5A4CE" w:rsidR="004B23EA" w:rsidRPr="001767A8" w:rsidRDefault="00AB6855">
            <w:pPr>
              <w:pStyle w:val="TableParagraph"/>
              <w:numPr>
                <w:ilvl w:val="0"/>
                <w:numId w:val="1"/>
              </w:numPr>
              <w:tabs>
                <w:tab w:val="left" w:pos="336"/>
              </w:tabs>
              <w:spacing w:before="3"/>
            </w:pPr>
            <w:r w:rsidRPr="001767A8">
              <w:rPr>
                <w:spacing w:val="-4"/>
              </w:rPr>
              <w:t xml:space="preserve">Lưu: </w:t>
            </w:r>
            <w:r w:rsidRPr="001767A8">
              <w:t>VT,</w:t>
            </w:r>
            <w:r w:rsidRPr="001767A8">
              <w:rPr>
                <w:spacing w:val="-15"/>
              </w:rPr>
              <w:t xml:space="preserve"> </w:t>
            </w:r>
            <w:r w:rsidR="007A19F6" w:rsidRPr="001767A8">
              <w:rPr>
                <w:spacing w:val="-15"/>
                <w:lang w:val="en-US"/>
              </w:rPr>
              <w:t>ĐTSHLX</w:t>
            </w:r>
            <w:r w:rsidRPr="001767A8">
              <w:t>.</w:t>
            </w:r>
          </w:p>
        </w:tc>
        <w:tc>
          <w:tcPr>
            <w:tcW w:w="4413" w:type="dxa"/>
          </w:tcPr>
          <w:p w14:paraId="3CC4D1AE" w14:textId="08F28A5B" w:rsidR="004B23EA" w:rsidRPr="001767A8" w:rsidRDefault="00AB6855" w:rsidP="001F3795">
            <w:pPr>
              <w:pStyle w:val="TableParagraph"/>
              <w:spacing w:line="315" w:lineRule="exact"/>
              <w:ind w:left="15" w:right="197"/>
              <w:jc w:val="center"/>
              <w:rPr>
                <w:b/>
                <w:sz w:val="28"/>
              </w:rPr>
            </w:pPr>
            <w:r w:rsidRPr="001767A8">
              <w:rPr>
                <w:b/>
                <w:sz w:val="28"/>
              </w:rPr>
              <w:t>HIỆU TRƯỞNG</w:t>
            </w:r>
          </w:p>
          <w:p w14:paraId="65ACC897" w14:textId="77777777" w:rsidR="008E77F6" w:rsidRPr="001767A8" w:rsidRDefault="008E77F6" w:rsidP="001F3795">
            <w:pPr>
              <w:pStyle w:val="TableParagraph"/>
              <w:ind w:left="15" w:right="176"/>
              <w:jc w:val="center"/>
              <w:rPr>
                <w:b/>
                <w:sz w:val="28"/>
              </w:rPr>
            </w:pPr>
          </w:p>
          <w:p w14:paraId="30983487" w14:textId="77777777" w:rsidR="008E77F6" w:rsidRPr="001767A8" w:rsidRDefault="008E77F6" w:rsidP="001F3795">
            <w:pPr>
              <w:pStyle w:val="TableParagraph"/>
              <w:ind w:left="15" w:right="176"/>
              <w:jc w:val="center"/>
              <w:rPr>
                <w:b/>
                <w:sz w:val="28"/>
              </w:rPr>
            </w:pPr>
          </w:p>
          <w:p w14:paraId="1637A658" w14:textId="5D9361DF" w:rsidR="007B5FF3" w:rsidRPr="001767A8" w:rsidRDefault="007B5FF3" w:rsidP="001F3795">
            <w:pPr>
              <w:pStyle w:val="TableParagraph"/>
              <w:ind w:left="15" w:right="176"/>
              <w:jc w:val="center"/>
              <w:rPr>
                <w:b/>
                <w:sz w:val="28"/>
                <w:lang w:val="en-US"/>
              </w:rPr>
            </w:pPr>
          </w:p>
          <w:p w14:paraId="6BE3F752" w14:textId="77777777" w:rsidR="00E8052A" w:rsidRPr="001767A8" w:rsidRDefault="00E8052A" w:rsidP="001F3795">
            <w:pPr>
              <w:pStyle w:val="TableParagraph"/>
              <w:ind w:left="15" w:right="176"/>
              <w:jc w:val="center"/>
              <w:rPr>
                <w:b/>
                <w:sz w:val="28"/>
                <w:lang w:val="en-US"/>
              </w:rPr>
            </w:pPr>
          </w:p>
          <w:p w14:paraId="7E1512AC" w14:textId="77777777" w:rsidR="00E8052A" w:rsidRPr="001767A8" w:rsidRDefault="00E8052A" w:rsidP="001F3795">
            <w:pPr>
              <w:pStyle w:val="TableParagraph"/>
              <w:ind w:left="15" w:right="176"/>
              <w:jc w:val="center"/>
              <w:rPr>
                <w:b/>
                <w:sz w:val="28"/>
                <w:lang w:val="en-US"/>
              </w:rPr>
            </w:pPr>
          </w:p>
          <w:p w14:paraId="7A1E8871" w14:textId="77777777" w:rsidR="00CD35B7" w:rsidRPr="001767A8" w:rsidRDefault="00CD35B7" w:rsidP="001F3795">
            <w:pPr>
              <w:pStyle w:val="TableParagraph"/>
              <w:ind w:left="15" w:right="176"/>
              <w:jc w:val="center"/>
              <w:rPr>
                <w:b/>
                <w:sz w:val="28"/>
              </w:rPr>
            </w:pPr>
          </w:p>
          <w:p w14:paraId="0B4679D8" w14:textId="11392979" w:rsidR="004B23EA" w:rsidRPr="001767A8" w:rsidRDefault="003B5D3F" w:rsidP="001F3795">
            <w:pPr>
              <w:pStyle w:val="TableParagraph"/>
              <w:spacing w:line="303" w:lineRule="exact"/>
              <w:ind w:left="15" w:right="177"/>
              <w:jc w:val="center"/>
              <w:rPr>
                <w:b/>
                <w:sz w:val="28"/>
                <w:lang w:val="en-US"/>
              </w:rPr>
            </w:pPr>
            <w:r w:rsidRPr="001767A8">
              <w:rPr>
                <w:b/>
                <w:sz w:val="28"/>
                <w:lang w:val="en-US"/>
              </w:rPr>
              <w:t>Lê Trí Khải</w:t>
            </w:r>
          </w:p>
        </w:tc>
      </w:tr>
    </w:tbl>
    <w:p w14:paraId="54AA6DE3" w14:textId="77777777" w:rsidR="00847ED6" w:rsidRPr="001767A8" w:rsidRDefault="00847ED6"/>
    <w:sectPr w:rsidR="00847ED6" w:rsidRPr="001767A8" w:rsidSect="005A08D1">
      <w:headerReference w:type="default" r:id="rId8"/>
      <w:headerReference w:type="first" r:id="rId9"/>
      <w:pgSz w:w="11907" w:h="16840" w:code="9"/>
      <w:pgMar w:top="1134" w:right="1134" w:bottom="1134" w:left="1701"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8FA20C" w14:textId="77777777" w:rsidR="000A1046" w:rsidRDefault="000A1046" w:rsidP="003216E7">
      <w:r>
        <w:separator/>
      </w:r>
    </w:p>
  </w:endnote>
  <w:endnote w:type="continuationSeparator" w:id="0">
    <w:p w14:paraId="0C61A88D" w14:textId="77777777" w:rsidR="000A1046" w:rsidRDefault="000A1046" w:rsidP="003216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A3"/>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ABA86A" w14:textId="77777777" w:rsidR="000A1046" w:rsidRDefault="000A1046" w:rsidP="003216E7">
      <w:r>
        <w:separator/>
      </w:r>
    </w:p>
  </w:footnote>
  <w:footnote w:type="continuationSeparator" w:id="0">
    <w:p w14:paraId="0CF6486D" w14:textId="77777777" w:rsidR="000A1046" w:rsidRDefault="000A1046" w:rsidP="003216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58076322"/>
      <w:docPartObj>
        <w:docPartGallery w:val="Page Numbers (Top of Page)"/>
        <w:docPartUnique/>
      </w:docPartObj>
    </w:sdtPr>
    <w:sdtEndPr>
      <w:rPr>
        <w:noProof/>
        <w:sz w:val="28"/>
        <w:szCs w:val="28"/>
      </w:rPr>
    </w:sdtEndPr>
    <w:sdtContent>
      <w:p w14:paraId="4816AD07" w14:textId="4EC321E5" w:rsidR="00BA589B" w:rsidRPr="00BA589B" w:rsidRDefault="00BA589B" w:rsidP="00BA589B">
        <w:pPr>
          <w:pStyle w:val="Header"/>
          <w:jc w:val="center"/>
          <w:rPr>
            <w:sz w:val="28"/>
            <w:szCs w:val="28"/>
          </w:rPr>
        </w:pPr>
        <w:r w:rsidRPr="00BA589B">
          <w:rPr>
            <w:sz w:val="28"/>
            <w:szCs w:val="28"/>
          </w:rPr>
          <w:fldChar w:fldCharType="begin"/>
        </w:r>
        <w:r w:rsidRPr="00BA589B">
          <w:rPr>
            <w:sz w:val="28"/>
            <w:szCs w:val="28"/>
          </w:rPr>
          <w:instrText xml:space="preserve"> PAGE   \* MERGEFORMAT </w:instrText>
        </w:r>
        <w:r w:rsidRPr="00BA589B">
          <w:rPr>
            <w:sz w:val="28"/>
            <w:szCs w:val="28"/>
          </w:rPr>
          <w:fldChar w:fldCharType="separate"/>
        </w:r>
        <w:r w:rsidRPr="00BA589B">
          <w:rPr>
            <w:noProof/>
            <w:sz w:val="28"/>
            <w:szCs w:val="28"/>
          </w:rPr>
          <w:t>2</w:t>
        </w:r>
        <w:r w:rsidRPr="00BA589B">
          <w:rPr>
            <w:noProof/>
            <w:sz w:val="28"/>
            <w:szCs w:val="28"/>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822B34" w14:textId="791982D4" w:rsidR="003E767B" w:rsidRDefault="003E767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BE7586"/>
    <w:multiLevelType w:val="hybridMultilevel"/>
    <w:tmpl w:val="F10E440E"/>
    <w:lvl w:ilvl="0" w:tplc="1E9A7438">
      <w:numFmt w:val="bullet"/>
      <w:lvlText w:val="-"/>
      <w:lvlJc w:val="left"/>
      <w:pPr>
        <w:ind w:left="335" w:hanging="136"/>
      </w:pPr>
      <w:rPr>
        <w:rFonts w:ascii="Times New Roman" w:eastAsia="Times New Roman" w:hAnsi="Times New Roman" w:cs="Times New Roman" w:hint="default"/>
        <w:w w:val="102"/>
        <w:sz w:val="22"/>
        <w:szCs w:val="22"/>
        <w:lang w:val="vi" w:eastAsia="en-US" w:bidi="ar-SA"/>
      </w:rPr>
    </w:lvl>
    <w:lvl w:ilvl="1" w:tplc="0FE416B6">
      <w:numFmt w:val="bullet"/>
      <w:lvlText w:val="•"/>
      <w:lvlJc w:val="left"/>
      <w:pPr>
        <w:ind w:left="686" w:hanging="136"/>
      </w:pPr>
      <w:rPr>
        <w:rFonts w:hint="default"/>
        <w:lang w:val="vi" w:eastAsia="en-US" w:bidi="ar-SA"/>
      </w:rPr>
    </w:lvl>
    <w:lvl w:ilvl="2" w:tplc="BC244300">
      <w:numFmt w:val="bullet"/>
      <w:lvlText w:val="•"/>
      <w:lvlJc w:val="left"/>
      <w:pPr>
        <w:ind w:left="1033" w:hanging="136"/>
      </w:pPr>
      <w:rPr>
        <w:rFonts w:hint="default"/>
        <w:lang w:val="vi" w:eastAsia="en-US" w:bidi="ar-SA"/>
      </w:rPr>
    </w:lvl>
    <w:lvl w:ilvl="3" w:tplc="BB08D156">
      <w:numFmt w:val="bullet"/>
      <w:lvlText w:val="•"/>
      <w:lvlJc w:val="left"/>
      <w:pPr>
        <w:ind w:left="1380" w:hanging="136"/>
      </w:pPr>
      <w:rPr>
        <w:rFonts w:hint="default"/>
        <w:lang w:val="vi" w:eastAsia="en-US" w:bidi="ar-SA"/>
      </w:rPr>
    </w:lvl>
    <w:lvl w:ilvl="4" w:tplc="79F4EFE4">
      <w:numFmt w:val="bullet"/>
      <w:lvlText w:val="•"/>
      <w:lvlJc w:val="left"/>
      <w:pPr>
        <w:ind w:left="1727" w:hanging="136"/>
      </w:pPr>
      <w:rPr>
        <w:rFonts w:hint="default"/>
        <w:lang w:val="vi" w:eastAsia="en-US" w:bidi="ar-SA"/>
      </w:rPr>
    </w:lvl>
    <w:lvl w:ilvl="5" w:tplc="B35AFB34">
      <w:numFmt w:val="bullet"/>
      <w:lvlText w:val="•"/>
      <w:lvlJc w:val="left"/>
      <w:pPr>
        <w:ind w:left="2074" w:hanging="136"/>
      </w:pPr>
      <w:rPr>
        <w:rFonts w:hint="default"/>
        <w:lang w:val="vi" w:eastAsia="en-US" w:bidi="ar-SA"/>
      </w:rPr>
    </w:lvl>
    <w:lvl w:ilvl="6" w:tplc="9C04C098">
      <w:numFmt w:val="bullet"/>
      <w:lvlText w:val="•"/>
      <w:lvlJc w:val="left"/>
      <w:pPr>
        <w:ind w:left="2421" w:hanging="136"/>
      </w:pPr>
      <w:rPr>
        <w:rFonts w:hint="default"/>
        <w:lang w:val="vi" w:eastAsia="en-US" w:bidi="ar-SA"/>
      </w:rPr>
    </w:lvl>
    <w:lvl w:ilvl="7" w:tplc="118458F2">
      <w:numFmt w:val="bullet"/>
      <w:lvlText w:val="•"/>
      <w:lvlJc w:val="left"/>
      <w:pPr>
        <w:ind w:left="2768" w:hanging="136"/>
      </w:pPr>
      <w:rPr>
        <w:rFonts w:hint="default"/>
        <w:lang w:val="vi" w:eastAsia="en-US" w:bidi="ar-SA"/>
      </w:rPr>
    </w:lvl>
    <w:lvl w:ilvl="8" w:tplc="A42E0DC6">
      <w:numFmt w:val="bullet"/>
      <w:lvlText w:val="•"/>
      <w:lvlJc w:val="left"/>
      <w:pPr>
        <w:ind w:left="3115" w:hanging="136"/>
      </w:pPr>
      <w:rPr>
        <w:rFonts w:hint="default"/>
        <w:lang w:val="vi" w:eastAsia="en-US" w:bidi="ar-SA"/>
      </w:rPr>
    </w:lvl>
  </w:abstractNum>
  <w:abstractNum w:abstractNumId="1" w15:restartNumberingAfterBreak="0">
    <w:nsid w:val="47832C3D"/>
    <w:multiLevelType w:val="hybridMultilevel"/>
    <w:tmpl w:val="DCC617B2"/>
    <w:lvl w:ilvl="0" w:tplc="C4A0C5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E320DA6"/>
    <w:multiLevelType w:val="hybridMultilevel"/>
    <w:tmpl w:val="F4DC63B6"/>
    <w:lvl w:ilvl="0" w:tplc="B0FAFD5A">
      <w:start w:val="5"/>
      <w:numFmt w:val="decimal"/>
      <w:lvlText w:val="%1."/>
      <w:lvlJc w:val="left"/>
      <w:pPr>
        <w:ind w:left="1397" w:hanging="360"/>
      </w:pPr>
      <w:rPr>
        <w:rFonts w:hint="default"/>
      </w:rPr>
    </w:lvl>
    <w:lvl w:ilvl="1" w:tplc="04090019" w:tentative="1">
      <w:start w:val="1"/>
      <w:numFmt w:val="lowerLetter"/>
      <w:lvlText w:val="%2."/>
      <w:lvlJc w:val="left"/>
      <w:pPr>
        <w:ind w:left="2117" w:hanging="360"/>
      </w:pPr>
    </w:lvl>
    <w:lvl w:ilvl="2" w:tplc="0409001B" w:tentative="1">
      <w:start w:val="1"/>
      <w:numFmt w:val="lowerRoman"/>
      <w:lvlText w:val="%3."/>
      <w:lvlJc w:val="right"/>
      <w:pPr>
        <w:ind w:left="2837" w:hanging="180"/>
      </w:pPr>
    </w:lvl>
    <w:lvl w:ilvl="3" w:tplc="0409000F" w:tentative="1">
      <w:start w:val="1"/>
      <w:numFmt w:val="decimal"/>
      <w:lvlText w:val="%4."/>
      <w:lvlJc w:val="left"/>
      <w:pPr>
        <w:ind w:left="3557" w:hanging="360"/>
      </w:pPr>
    </w:lvl>
    <w:lvl w:ilvl="4" w:tplc="04090019" w:tentative="1">
      <w:start w:val="1"/>
      <w:numFmt w:val="lowerLetter"/>
      <w:lvlText w:val="%5."/>
      <w:lvlJc w:val="left"/>
      <w:pPr>
        <w:ind w:left="4277" w:hanging="360"/>
      </w:pPr>
    </w:lvl>
    <w:lvl w:ilvl="5" w:tplc="0409001B" w:tentative="1">
      <w:start w:val="1"/>
      <w:numFmt w:val="lowerRoman"/>
      <w:lvlText w:val="%6."/>
      <w:lvlJc w:val="right"/>
      <w:pPr>
        <w:ind w:left="4997" w:hanging="180"/>
      </w:pPr>
    </w:lvl>
    <w:lvl w:ilvl="6" w:tplc="0409000F" w:tentative="1">
      <w:start w:val="1"/>
      <w:numFmt w:val="decimal"/>
      <w:lvlText w:val="%7."/>
      <w:lvlJc w:val="left"/>
      <w:pPr>
        <w:ind w:left="5717" w:hanging="360"/>
      </w:pPr>
    </w:lvl>
    <w:lvl w:ilvl="7" w:tplc="04090019" w:tentative="1">
      <w:start w:val="1"/>
      <w:numFmt w:val="lowerLetter"/>
      <w:lvlText w:val="%8."/>
      <w:lvlJc w:val="left"/>
      <w:pPr>
        <w:ind w:left="6437" w:hanging="360"/>
      </w:pPr>
    </w:lvl>
    <w:lvl w:ilvl="8" w:tplc="0409001B" w:tentative="1">
      <w:start w:val="1"/>
      <w:numFmt w:val="lowerRoman"/>
      <w:lvlText w:val="%9."/>
      <w:lvlJc w:val="right"/>
      <w:pPr>
        <w:ind w:left="7157" w:hanging="180"/>
      </w:pPr>
    </w:lvl>
  </w:abstractNum>
  <w:abstractNum w:abstractNumId="3" w15:restartNumberingAfterBreak="0">
    <w:nsid w:val="54352B3F"/>
    <w:multiLevelType w:val="hybridMultilevel"/>
    <w:tmpl w:val="85D26AD2"/>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9BC0DBA"/>
    <w:multiLevelType w:val="hybridMultilevel"/>
    <w:tmpl w:val="72708DB0"/>
    <w:lvl w:ilvl="0" w:tplc="0CE89738">
      <w:start w:val="1"/>
      <w:numFmt w:val="decimal"/>
      <w:lvlText w:val="%1."/>
      <w:lvlJc w:val="left"/>
      <w:pPr>
        <w:ind w:left="317" w:hanging="315"/>
      </w:pPr>
      <w:rPr>
        <w:rFonts w:ascii="Times New Roman" w:eastAsia="Times New Roman" w:hAnsi="Times New Roman" w:cs="Times New Roman" w:hint="default"/>
        <w:spacing w:val="-8"/>
        <w:w w:val="101"/>
        <w:sz w:val="28"/>
        <w:szCs w:val="28"/>
        <w:lang w:val="vi" w:eastAsia="en-US" w:bidi="ar-SA"/>
      </w:rPr>
    </w:lvl>
    <w:lvl w:ilvl="1" w:tplc="CB8C344C">
      <w:numFmt w:val="bullet"/>
      <w:lvlText w:val="•"/>
      <w:lvlJc w:val="left"/>
      <w:pPr>
        <w:ind w:left="1255" w:hanging="315"/>
      </w:pPr>
      <w:rPr>
        <w:rFonts w:hint="default"/>
        <w:lang w:val="vi" w:eastAsia="en-US" w:bidi="ar-SA"/>
      </w:rPr>
    </w:lvl>
    <w:lvl w:ilvl="2" w:tplc="B7B892B8">
      <w:numFmt w:val="bullet"/>
      <w:lvlText w:val="•"/>
      <w:lvlJc w:val="left"/>
      <w:pPr>
        <w:ind w:left="2190" w:hanging="315"/>
      </w:pPr>
      <w:rPr>
        <w:rFonts w:hint="default"/>
        <w:lang w:val="vi" w:eastAsia="en-US" w:bidi="ar-SA"/>
      </w:rPr>
    </w:lvl>
    <w:lvl w:ilvl="3" w:tplc="1BDE7100">
      <w:numFmt w:val="bullet"/>
      <w:lvlText w:val="•"/>
      <w:lvlJc w:val="left"/>
      <w:pPr>
        <w:ind w:left="3125" w:hanging="315"/>
      </w:pPr>
      <w:rPr>
        <w:rFonts w:hint="default"/>
        <w:lang w:val="vi" w:eastAsia="en-US" w:bidi="ar-SA"/>
      </w:rPr>
    </w:lvl>
    <w:lvl w:ilvl="4" w:tplc="76168B78">
      <w:numFmt w:val="bullet"/>
      <w:lvlText w:val="•"/>
      <w:lvlJc w:val="left"/>
      <w:pPr>
        <w:ind w:left="4060" w:hanging="315"/>
      </w:pPr>
      <w:rPr>
        <w:rFonts w:hint="default"/>
        <w:lang w:val="vi" w:eastAsia="en-US" w:bidi="ar-SA"/>
      </w:rPr>
    </w:lvl>
    <w:lvl w:ilvl="5" w:tplc="F702B520">
      <w:numFmt w:val="bullet"/>
      <w:lvlText w:val="•"/>
      <w:lvlJc w:val="left"/>
      <w:pPr>
        <w:ind w:left="4995" w:hanging="315"/>
      </w:pPr>
      <w:rPr>
        <w:rFonts w:hint="default"/>
        <w:lang w:val="vi" w:eastAsia="en-US" w:bidi="ar-SA"/>
      </w:rPr>
    </w:lvl>
    <w:lvl w:ilvl="6" w:tplc="03A889C8">
      <w:numFmt w:val="bullet"/>
      <w:lvlText w:val="•"/>
      <w:lvlJc w:val="left"/>
      <w:pPr>
        <w:ind w:left="5930" w:hanging="315"/>
      </w:pPr>
      <w:rPr>
        <w:rFonts w:hint="default"/>
        <w:lang w:val="vi" w:eastAsia="en-US" w:bidi="ar-SA"/>
      </w:rPr>
    </w:lvl>
    <w:lvl w:ilvl="7" w:tplc="418626AC">
      <w:numFmt w:val="bullet"/>
      <w:lvlText w:val="•"/>
      <w:lvlJc w:val="left"/>
      <w:pPr>
        <w:ind w:left="6865" w:hanging="315"/>
      </w:pPr>
      <w:rPr>
        <w:rFonts w:hint="default"/>
        <w:lang w:val="vi" w:eastAsia="en-US" w:bidi="ar-SA"/>
      </w:rPr>
    </w:lvl>
    <w:lvl w:ilvl="8" w:tplc="15D00ECE">
      <w:numFmt w:val="bullet"/>
      <w:lvlText w:val="•"/>
      <w:lvlJc w:val="left"/>
      <w:pPr>
        <w:ind w:left="7800" w:hanging="315"/>
      </w:pPr>
      <w:rPr>
        <w:rFonts w:hint="default"/>
        <w:lang w:val="vi" w:eastAsia="en-US" w:bidi="ar-SA"/>
      </w:rPr>
    </w:lvl>
  </w:abstractNum>
  <w:num w:numId="1" w16cid:durableId="1443498405">
    <w:abstractNumId w:val="0"/>
  </w:num>
  <w:num w:numId="2" w16cid:durableId="1592083263">
    <w:abstractNumId w:val="4"/>
  </w:num>
  <w:num w:numId="3" w16cid:durableId="1920795757">
    <w:abstractNumId w:val="3"/>
  </w:num>
  <w:num w:numId="4" w16cid:durableId="785466577">
    <w:abstractNumId w:val="2"/>
  </w:num>
  <w:num w:numId="5" w16cid:durableId="15738062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23EA"/>
    <w:rsid w:val="00000B36"/>
    <w:rsid w:val="000019B3"/>
    <w:rsid w:val="0000422F"/>
    <w:rsid w:val="00005CB8"/>
    <w:rsid w:val="00007570"/>
    <w:rsid w:val="000208F1"/>
    <w:rsid w:val="00021409"/>
    <w:rsid w:val="0002353B"/>
    <w:rsid w:val="000273A9"/>
    <w:rsid w:val="000550F3"/>
    <w:rsid w:val="00060E6F"/>
    <w:rsid w:val="00083324"/>
    <w:rsid w:val="00084976"/>
    <w:rsid w:val="000921C6"/>
    <w:rsid w:val="00094114"/>
    <w:rsid w:val="000951D2"/>
    <w:rsid w:val="000976B8"/>
    <w:rsid w:val="000A1046"/>
    <w:rsid w:val="000A6CB9"/>
    <w:rsid w:val="000A7B1B"/>
    <w:rsid w:val="000C0F4C"/>
    <w:rsid w:val="000C6FA8"/>
    <w:rsid w:val="000C6FC0"/>
    <w:rsid w:val="000D5256"/>
    <w:rsid w:val="000D59A1"/>
    <w:rsid w:val="000D6102"/>
    <w:rsid w:val="000D76E3"/>
    <w:rsid w:val="000E0569"/>
    <w:rsid w:val="000F09D1"/>
    <w:rsid w:val="000F0F63"/>
    <w:rsid w:val="000F17F1"/>
    <w:rsid w:val="000F2F31"/>
    <w:rsid w:val="000F359D"/>
    <w:rsid w:val="000F38C6"/>
    <w:rsid w:val="000F400C"/>
    <w:rsid w:val="000F6044"/>
    <w:rsid w:val="00110AC9"/>
    <w:rsid w:val="00115F98"/>
    <w:rsid w:val="00124590"/>
    <w:rsid w:val="00137766"/>
    <w:rsid w:val="00140E6B"/>
    <w:rsid w:val="00144C5D"/>
    <w:rsid w:val="00144DBB"/>
    <w:rsid w:val="001642F3"/>
    <w:rsid w:val="001761B9"/>
    <w:rsid w:val="001767A8"/>
    <w:rsid w:val="00177B10"/>
    <w:rsid w:val="00183F49"/>
    <w:rsid w:val="0019040C"/>
    <w:rsid w:val="00191F9A"/>
    <w:rsid w:val="00194B12"/>
    <w:rsid w:val="001A1F1C"/>
    <w:rsid w:val="001A2D86"/>
    <w:rsid w:val="001B0F9E"/>
    <w:rsid w:val="001B496F"/>
    <w:rsid w:val="001C2851"/>
    <w:rsid w:val="001C3ABD"/>
    <w:rsid w:val="001C50B4"/>
    <w:rsid w:val="001D05D6"/>
    <w:rsid w:val="001E4F0E"/>
    <w:rsid w:val="001E5778"/>
    <w:rsid w:val="001F28CB"/>
    <w:rsid w:val="001F3795"/>
    <w:rsid w:val="001F53A3"/>
    <w:rsid w:val="001F7093"/>
    <w:rsid w:val="00200878"/>
    <w:rsid w:val="00201561"/>
    <w:rsid w:val="00213EA1"/>
    <w:rsid w:val="00215ABE"/>
    <w:rsid w:val="00216829"/>
    <w:rsid w:val="00217F18"/>
    <w:rsid w:val="00221E55"/>
    <w:rsid w:val="00230BA0"/>
    <w:rsid w:val="002346D6"/>
    <w:rsid w:val="00237653"/>
    <w:rsid w:val="00243E9A"/>
    <w:rsid w:val="002507B0"/>
    <w:rsid w:val="00264A90"/>
    <w:rsid w:val="00270A11"/>
    <w:rsid w:val="0028518C"/>
    <w:rsid w:val="00286C9A"/>
    <w:rsid w:val="002870F0"/>
    <w:rsid w:val="0029142A"/>
    <w:rsid w:val="00294786"/>
    <w:rsid w:val="00295BB5"/>
    <w:rsid w:val="002A4191"/>
    <w:rsid w:val="002A5769"/>
    <w:rsid w:val="002B2BB1"/>
    <w:rsid w:val="002B760E"/>
    <w:rsid w:val="002C3846"/>
    <w:rsid w:val="002C63CC"/>
    <w:rsid w:val="002D352D"/>
    <w:rsid w:val="002D6779"/>
    <w:rsid w:val="002F1944"/>
    <w:rsid w:val="0030055A"/>
    <w:rsid w:val="00304706"/>
    <w:rsid w:val="00307973"/>
    <w:rsid w:val="00310503"/>
    <w:rsid w:val="003155D0"/>
    <w:rsid w:val="003216E7"/>
    <w:rsid w:val="00333643"/>
    <w:rsid w:val="003439E7"/>
    <w:rsid w:val="0034724A"/>
    <w:rsid w:val="003538C1"/>
    <w:rsid w:val="00353C75"/>
    <w:rsid w:val="0035515D"/>
    <w:rsid w:val="00356B0F"/>
    <w:rsid w:val="00373477"/>
    <w:rsid w:val="00377579"/>
    <w:rsid w:val="00377DD9"/>
    <w:rsid w:val="003830CE"/>
    <w:rsid w:val="003845A6"/>
    <w:rsid w:val="00385745"/>
    <w:rsid w:val="0038639F"/>
    <w:rsid w:val="00391D03"/>
    <w:rsid w:val="003A4DA5"/>
    <w:rsid w:val="003A7E29"/>
    <w:rsid w:val="003B5D3F"/>
    <w:rsid w:val="003B669E"/>
    <w:rsid w:val="003C2C4E"/>
    <w:rsid w:val="003C3FB0"/>
    <w:rsid w:val="003C6C0E"/>
    <w:rsid w:val="003E767B"/>
    <w:rsid w:val="003F3F3F"/>
    <w:rsid w:val="00400CD0"/>
    <w:rsid w:val="00400E27"/>
    <w:rsid w:val="0040426F"/>
    <w:rsid w:val="0040685F"/>
    <w:rsid w:val="00414037"/>
    <w:rsid w:val="0042253E"/>
    <w:rsid w:val="004248AA"/>
    <w:rsid w:val="004263E1"/>
    <w:rsid w:val="00426F4C"/>
    <w:rsid w:val="00442D77"/>
    <w:rsid w:val="00443961"/>
    <w:rsid w:val="0047283B"/>
    <w:rsid w:val="004745F8"/>
    <w:rsid w:val="0047532A"/>
    <w:rsid w:val="00476BC1"/>
    <w:rsid w:val="004814BA"/>
    <w:rsid w:val="00484B05"/>
    <w:rsid w:val="0048574B"/>
    <w:rsid w:val="00490C20"/>
    <w:rsid w:val="00491988"/>
    <w:rsid w:val="004A08A0"/>
    <w:rsid w:val="004A2E2F"/>
    <w:rsid w:val="004B020C"/>
    <w:rsid w:val="004B0351"/>
    <w:rsid w:val="004B09C8"/>
    <w:rsid w:val="004B0C52"/>
    <w:rsid w:val="004B13E4"/>
    <w:rsid w:val="004B23EA"/>
    <w:rsid w:val="004B3B4D"/>
    <w:rsid w:val="004C3724"/>
    <w:rsid w:val="004C79D7"/>
    <w:rsid w:val="004D13EF"/>
    <w:rsid w:val="004D19CD"/>
    <w:rsid w:val="004E2352"/>
    <w:rsid w:val="004E4158"/>
    <w:rsid w:val="004F193C"/>
    <w:rsid w:val="004F556B"/>
    <w:rsid w:val="004F66E0"/>
    <w:rsid w:val="004F7439"/>
    <w:rsid w:val="004F7B7B"/>
    <w:rsid w:val="005031DF"/>
    <w:rsid w:val="00507343"/>
    <w:rsid w:val="00522C98"/>
    <w:rsid w:val="00535FE5"/>
    <w:rsid w:val="005410B2"/>
    <w:rsid w:val="0055290B"/>
    <w:rsid w:val="0055640D"/>
    <w:rsid w:val="005668C0"/>
    <w:rsid w:val="00571A0B"/>
    <w:rsid w:val="00575690"/>
    <w:rsid w:val="00577487"/>
    <w:rsid w:val="005836F4"/>
    <w:rsid w:val="00586FFC"/>
    <w:rsid w:val="0059124A"/>
    <w:rsid w:val="0059169E"/>
    <w:rsid w:val="005A08D1"/>
    <w:rsid w:val="005A5122"/>
    <w:rsid w:val="005C2E51"/>
    <w:rsid w:val="005C33A1"/>
    <w:rsid w:val="005F01FA"/>
    <w:rsid w:val="005F0B91"/>
    <w:rsid w:val="005F610B"/>
    <w:rsid w:val="005F7776"/>
    <w:rsid w:val="00614EF2"/>
    <w:rsid w:val="00621F29"/>
    <w:rsid w:val="00622C89"/>
    <w:rsid w:val="00624E53"/>
    <w:rsid w:val="00632181"/>
    <w:rsid w:val="00634C0B"/>
    <w:rsid w:val="00635CF8"/>
    <w:rsid w:val="00636635"/>
    <w:rsid w:val="00644A05"/>
    <w:rsid w:val="00645BCE"/>
    <w:rsid w:val="006462EE"/>
    <w:rsid w:val="0064646C"/>
    <w:rsid w:val="00647F33"/>
    <w:rsid w:val="0065140D"/>
    <w:rsid w:val="00653848"/>
    <w:rsid w:val="00660C50"/>
    <w:rsid w:val="006657DD"/>
    <w:rsid w:val="00671A38"/>
    <w:rsid w:val="00681892"/>
    <w:rsid w:val="00682658"/>
    <w:rsid w:val="006A036B"/>
    <w:rsid w:val="006A1117"/>
    <w:rsid w:val="006A2C32"/>
    <w:rsid w:val="006A32C8"/>
    <w:rsid w:val="006A3DE9"/>
    <w:rsid w:val="006A4A8A"/>
    <w:rsid w:val="006A598E"/>
    <w:rsid w:val="006A5DA6"/>
    <w:rsid w:val="006A5E84"/>
    <w:rsid w:val="006B0006"/>
    <w:rsid w:val="006B1D7B"/>
    <w:rsid w:val="006B7149"/>
    <w:rsid w:val="006C19F7"/>
    <w:rsid w:val="006C64EC"/>
    <w:rsid w:val="006D059B"/>
    <w:rsid w:val="006D3E42"/>
    <w:rsid w:val="006D651C"/>
    <w:rsid w:val="006E1D73"/>
    <w:rsid w:val="006E7723"/>
    <w:rsid w:val="006F06CE"/>
    <w:rsid w:val="006F1201"/>
    <w:rsid w:val="006F121D"/>
    <w:rsid w:val="006F607E"/>
    <w:rsid w:val="00700D9E"/>
    <w:rsid w:val="00704B84"/>
    <w:rsid w:val="007162BD"/>
    <w:rsid w:val="00716BED"/>
    <w:rsid w:val="00722AD7"/>
    <w:rsid w:val="0072356F"/>
    <w:rsid w:val="007236F7"/>
    <w:rsid w:val="007319C5"/>
    <w:rsid w:val="007359FD"/>
    <w:rsid w:val="00736FA1"/>
    <w:rsid w:val="007373CA"/>
    <w:rsid w:val="00740BC7"/>
    <w:rsid w:val="0074430A"/>
    <w:rsid w:val="007535D5"/>
    <w:rsid w:val="007546E8"/>
    <w:rsid w:val="00755D58"/>
    <w:rsid w:val="0076371F"/>
    <w:rsid w:val="00764FDE"/>
    <w:rsid w:val="00767B7F"/>
    <w:rsid w:val="00771147"/>
    <w:rsid w:val="007742EF"/>
    <w:rsid w:val="00782271"/>
    <w:rsid w:val="007826C2"/>
    <w:rsid w:val="00782F53"/>
    <w:rsid w:val="007837BB"/>
    <w:rsid w:val="00790EA7"/>
    <w:rsid w:val="00791B36"/>
    <w:rsid w:val="007A19F6"/>
    <w:rsid w:val="007A4E9E"/>
    <w:rsid w:val="007A61D4"/>
    <w:rsid w:val="007B461A"/>
    <w:rsid w:val="007B5FF3"/>
    <w:rsid w:val="007C5C16"/>
    <w:rsid w:val="007D6E46"/>
    <w:rsid w:val="007E3DA1"/>
    <w:rsid w:val="007F066D"/>
    <w:rsid w:val="007F387F"/>
    <w:rsid w:val="007F3EA4"/>
    <w:rsid w:val="007F48B3"/>
    <w:rsid w:val="00805C3F"/>
    <w:rsid w:val="008076EB"/>
    <w:rsid w:val="00825AAA"/>
    <w:rsid w:val="00845E96"/>
    <w:rsid w:val="00845EB3"/>
    <w:rsid w:val="00847576"/>
    <w:rsid w:val="00847ED6"/>
    <w:rsid w:val="00851F5E"/>
    <w:rsid w:val="00853747"/>
    <w:rsid w:val="008638B5"/>
    <w:rsid w:val="00867998"/>
    <w:rsid w:val="00870B32"/>
    <w:rsid w:val="00870EA5"/>
    <w:rsid w:val="008710D6"/>
    <w:rsid w:val="00874FE9"/>
    <w:rsid w:val="00881CBA"/>
    <w:rsid w:val="00882C29"/>
    <w:rsid w:val="00885420"/>
    <w:rsid w:val="008A196F"/>
    <w:rsid w:val="008A6CFF"/>
    <w:rsid w:val="008B0961"/>
    <w:rsid w:val="008B2A92"/>
    <w:rsid w:val="008C097A"/>
    <w:rsid w:val="008C4AC2"/>
    <w:rsid w:val="008C7460"/>
    <w:rsid w:val="008D140D"/>
    <w:rsid w:val="008D23A3"/>
    <w:rsid w:val="008D5CE4"/>
    <w:rsid w:val="008E47E1"/>
    <w:rsid w:val="008E77F6"/>
    <w:rsid w:val="008F75D3"/>
    <w:rsid w:val="0091400D"/>
    <w:rsid w:val="00920635"/>
    <w:rsid w:val="00920C82"/>
    <w:rsid w:val="00922013"/>
    <w:rsid w:val="00933715"/>
    <w:rsid w:val="00934116"/>
    <w:rsid w:val="00943942"/>
    <w:rsid w:val="0095282E"/>
    <w:rsid w:val="00956C37"/>
    <w:rsid w:val="00966E01"/>
    <w:rsid w:val="00970E7C"/>
    <w:rsid w:val="009716F7"/>
    <w:rsid w:val="00973C46"/>
    <w:rsid w:val="00980520"/>
    <w:rsid w:val="00987DF7"/>
    <w:rsid w:val="0099634D"/>
    <w:rsid w:val="009A342D"/>
    <w:rsid w:val="009A7F67"/>
    <w:rsid w:val="009B784C"/>
    <w:rsid w:val="009D0908"/>
    <w:rsid w:val="009D1929"/>
    <w:rsid w:val="009D2F2B"/>
    <w:rsid w:val="009E0705"/>
    <w:rsid w:val="009E0BDE"/>
    <w:rsid w:val="009E5435"/>
    <w:rsid w:val="009F4F67"/>
    <w:rsid w:val="009F7EFB"/>
    <w:rsid w:val="00A03B83"/>
    <w:rsid w:val="00A042CE"/>
    <w:rsid w:val="00A05AA4"/>
    <w:rsid w:val="00A06DC1"/>
    <w:rsid w:val="00A0749F"/>
    <w:rsid w:val="00A13838"/>
    <w:rsid w:val="00A255EC"/>
    <w:rsid w:val="00A25715"/>
    <w:rsid w:val="00A367D4"/>
    <w:rsid w:val="00A42B96"/>
    <w:rsid w:val="00A45199"/>
    <w:rsid w:val="00A50F6E"/>
    <w:rsid w:val="00A52F04"/>
    <w:rsid w:val="00A57745"/>
    <w:rsid w:val="00A57DAF"/>
    <w:rsid w:val="00A60002"/>
    <w:rsid w:val="00A6491C"/>
    <w:rsid w:val="00A6521D"/>
    <w:rsid w:val="00A671D9"/>
    <w:rsid w:val="00A7055A"/>
    <w:rsid w:val="00A719A9"/>
    <w:rsid w:val="00A732B5"/>
    <w:rsid w:val="00A762A8"/>
    <w:rsid w:val="00A83EF5"/>
    <w:rsid w:val="00A849B3"/>
    <w:rsid w:val="00A85AAB"/>
    <w:rsid w:val="00A87569"/>
    <w:rsid w:val="00A9092E"/>
    <w:rsid w:val="00AA2BAB"/>
    <w:rsid w:val="00AB527A"/>
    <w:rsid w:val="00AB54A3"/>
    <w:rsid w:val="00AB6855"/>
    <w:rsid w:val="00AC09D6"/>
    <w:rsid w:val="00AC0DB6"/>
    <w:rsid w:val="00AD2FA4"/>
    <w:rsid w:val="00AE2BE3"/>
    <w:rsid w:val="00AE546B"/>
    <w:rsid w:val="00AE5790"/>
    <w:rsid w:val="00AF2486"/>
    <w:rsid w:val="00AF2BD7"/>
    <w:rsid w:val="00B0622A"/>
    <w:rsid w:val="00B105E2"/>
    <w:rsid w:val="00B10E68"/>
    <w:rsid w:val="00B218F3"/>
    <w:rsid w:val="00B21BA4"/>
    <w:rsid w:val="00B4551A"/>
    <w:rsid w:val="00B46488"/>
    <w:rsid w:val="00B57D17"/>
    <w:rsid w:val="00B63B7C"/>
    <w:rsid w:val="00B65E3D"/>
    <w:rsid w:val="00B76A40"/>
    <w:rsid w:val="00B803A2"/>
    <w:rsid w:val="00B839E9"/>
    <w:rsid w:val="00B84CB2"/>
    <w:rsid w:val="00B853AA"/>
    <w:rsid w:val="00B8591A"/>
    <w:rsid w:val="00B86CD3"/>
    <w:rsid w:val="00B940B9"/>
    <w:rsid w:val="00B9519C"/>
    <w:rsid w:val="00BA218D"/>
    <w:rsid w:val="00BA22B0"/>
    <w:rsid w:val="00BA2EA3"/>
    <w:rsid w:val="00BA589B"/>
    <w:rsid w:val="00BA5930"/>
    <w:rsid w:val="00BA7C7C"/>
    <w:rsid w:val="00BB2276"/>
    <w:rsid w:val="00BC1BDB"/>
    <w:rsid w:val="00BC49F3"/>
    <w:rsid w:val="00BD2F44"/>
    <w:rsid w:val="00BD39E7"/>
    <w:rsid w:val="00BD3F79"/>
    <w:rsid w:val="00BE394A"/>
    <w:rsid w:val="00BE4C9F"/>
    <w:rsid w:val="00BE6800"/>
    <w:rsid w:val="00BF09A7"/>
    <w:rsid w:val="00BF5914"/>
    <w:rsid w:val="00C0067C"/>
    <w:rsid w:val="00C139B4"/>
    <w:rsid w:val="00C15553"/>
    <w:rsid w:val="00C16648"/>
    <w:rsid w:val="00C222F8"/>
    <w:rsid w:val="00C36EEE"/>
    <w:rsid w:val="00C37A9D"/>
    <w:rsid w:val="00C40EA6"/>
    <w:rsid w:val="00C42B33"/>
    <w:rsid w:val="00C452B7"/>
    <w:rsid w:val="00C45A17"/>
    <w:rsid w:val="00C73A73"/>
    <w:rsid w:val="00C76D00"/>
    <w:rsid w:val="00C76E8A"/>
    <w:rsid w:val="00C87E57"/>
    <w:rsid w:val="00C9058A"/>
    <w:rsid w:val="00C91F73"/>
    <w:rsid w:val="00C92CC1"/>
    <w:rsid w:val="00C96EFF"/>
    <w:rsid w:val="00CB2CDD"/>
    <w:rsid w:val="00CB7F9D"/>
    <w:rsid w:val="00CC19CB"/>
    <w:rsid w:val="00CC57C4"/>
    <w:rsid w:val="00CC6DC1"/>
    <w:rsid w:val="00CD159B"/>
    <w:rsid w:val="00CD35B7"/>
    <w:rsid w:val="00CD6103"/>
    <w:rsid w:val="00CD6A5A"/>
    <w:rsid w:val="00CD7F3F"/>
    <w:rsid w:val="00CF4B66"/>
    <w:rsid w:val="00CF7EEF"/>
    <w:rsid w:val="00D0360E"/>
    <w:rsid w:val="00D10176"/>
    <w:rsid w:val="00D166D0"/>
    <w:rsid w:val="00D2155B"/>
    <w:rsid w:val="00D21FE6"/>
    <w:rsid w:val="00D22738"/>
    <w:rsid w:val="00D2450E"/>
    <w:rsid w:val="00D30E06"/>
    <w:rsid w:val="00D32D07"/>
    <w:rsid w:val="00D35012"/>
    <w:rsid w:val="00D42D20"/>
    <w:rsid w:val="00D44055"/>
    <w:rsid w:val="00D47119"/>
    <w:rsid w:val="00D472C5"/>
    <w:rsid w:val="00D5047E"/>
    <w:rsid w:val="00D50EB6"/>
    <w:rsid w:val="00D54A0C"/>
    <w:rsid w:val="00D613F9"/>
    <w:rsid w:val="00D727A6"/>
    <w:rsid w:val="00D753E9"/>
    <w:rsid w:val="00D75CBA"/>
    <w:rsid w:val="00D8046D"/>
    <w:rsid w:val="00D80662"/>
    <w:rsid w:val="00D807A3"/>
    <w:rsid w:val="00D82D0D"/>
    <w:rsid w:val="00D830DD"/>
    <w:rsid w:val="00D84D58"/>
    <w:rsid w:val="00D860AA"/>
    <w:rsid w:val="00D86530"/>
    <w:rsid w:val="00DA5B19"/>
    <w:rsid w:val="00DB11B5"/>
    <w:rsid w:val="00DC1F09"/>
    <w:rsid w:val="00DC2FB3"/>
    <w:rsid w:val="00DC6B66"/>
    <w:rsid w:val="00DE319C"/>
    <w:rsid w:val="00DF3EDB"/>
    <w:rsid w:val="00DF4A58"/>
    <w:rsid w:val="00DF63B2"/>
    <w:rsid w:val="00DF7C5B"/>
    <w:rsid w:val="00E004C2"/>
    <w:rsid w:val="00E010D8"/>
    <w:rsid w:val="00E015EB"/>
    <w:rsid w:val="00E016DF"/>
    <w:rsid w:val="00E02F8E"/>
    <w:rsid w:val="00E05279"/>
    <w:rsid w:val="00E12AE8"/>
    <w:rsid w:val="00E14F2F"/>
    <w:rsid w:val="00E25BBF"/>
    <w:rsid w:val="00E26383"/>
    <w:rsid w:val="00E302E7"/>
    <w:rsid w:val="00E408AC"/>
    <w:rsid w:val="00E42AFB"/>
    <w:rsid w:val="00E4409B"/>
    <w:rsid w:val="00E5699C"/>
    <w:rsid w:val="00E61FA8"/>
    <w:rsid w:val="00E636EB"/>
    <w:rsid w:val="00E64A72"/>
    <w:rsid w:val="00E70430"/>
    <w:rsid w:val="00E7531E"/>
    <w:rsid w:val="00E8052A"/>
    <w:rsid w:val="00E80616"/>
    <w:rsid w:val="00E828F1"/>
    <w:rsid w:val="00E865EB"/>
    <w:rsid w:val="00E90843"/>
    <w:rsid w:val="00E90BE5"/>
    <w:rsid w:val="00E91738"/>
    <w:rsid w:val="00E94F9F"/>
    <w:rsid w:val="00EA0736"/>
    <w:rsid w:val="00EA53F8"/>
    <w:rsid w:val="00EB228C"/>
    <w:rsid w:val="00EC1D12"/>
    <w:rsid w:val="00EC5BE2"/>
    <w:rsid w:val="00EC6439"/>
    <w:rsid w:val="00ED0564"/>
    <w:rsid w:val="00ED22B5"/>
    <w:rsid w:val="00ED420C"/>
    <w:rsid w:val="00ED4CCE"/>
    <w:rsid w:val="00EE2B9F"/>
    <w:rsid w:val="00EE54DE"/>
    <w:rsid w:val="00EF1DD9"/>
    <w:rsid w:val="00F0345E"/>
    <w:rsid w:val="00F063E4"/>
    <w:rsid w:val="00F068C6"/>
    <w:rsid w:val="00F06C68"/>
    <w:rsid w:val="00F074DC"/>
    <w:rsid w:val="00F12A56"/>
    <w:rsid w:val="00F158DA"/>
    <w:rsid w:val="00F164FF"/>
    <w:rsid w:val="00F20F43"/>
    <w:rsid w:val="00F22D8F"/>
    <w:rsid w:val="00F308A2"/>
    <w:rsid w:val="00F318C8"/>
    <w:rsid w:val="00F37A64"/>
    <w:rsid w:val="00F40319"/>
    <w:rsid w:val="00F432CF"/>
    <w:rsid w:val="00F508AD"/>
    <w:rsid w:val="00F522B6"/>
    <w:rsid w:val="00F53B42"/>
    <w:rsid w:val="00F55AEB"/>
    <w:rsid w:val="00F61F93"/>
    <w:rsid w:val="00F71E5E"/>
    <w:rsid w:val="00F76C2E"/>
    <w:rsid w:val="00F84BC3"/>
    <w:rsid w:val="00F9241C"/>
    <w:rsid w:val="00F943D2"/>
    <w:rsid w:val="00F94435"/>
    <w:rsid w:val="00FA1FAE"/>
    <w:rsid w:val="00FA42F0"/>
    <w:rsid w:val="00FB0E1E"/>
    <w:rsid w:val="00FC0AC5"/>
    <w:rsid w:val="00FC516E"/>
    <w:rsid w:val="00FD0A28"/>
    <w:rsid w:val="00FD17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1D0293"/>
  <w15:docId w15:val="{83A29716-409A-43B4-A43C-46F4FB53E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9519C"/>
    <w:pPr>
      <w:widowControl/>
      <w:autoSpaceDE/>
      <w:autoSpaceDN/>
    </w:pPr>
    <w:rPr>
      <w:rFonts w:ascii="Times New Roman" w:eastAsia="Times New Roman" w:hAnsi="Times New Roman" w:cs="Times New Roman"/>
      <w:sz w:val="24"/>
      <w:szCs w:val="24"/>
      <w:lang w:val="vi-VN" w:eastAsia="vi-VN"/>
    </w:rPr>
  </w:style>
  <w:style w:type="paragraph" w:styleId="Heading1">
    <w:name w:val="heading 1"/>
    <w:basedOn w:val="Normal"/>
    <w:uiPriority w:val="1"/>
    <w:qFormat/>
    <w:pPr>
      <w:widowControl w:val="0"/>
      <w:autoSpaceDE w:val="0"/>
      <w:autoSpaceDN w:val="0"/>
      <w:spacing w:before="24"/>
      <w:ind w:left="743" w:right="694"/>
      <w:jc w:val="center"/>
      <w:outlineLvl w:val="0"/>
    </w:pPr>
    <w:rPr>
      <w:b/>
      <w:bCs/>
      <w:sz w:val="28"/>
      <w:szCs w:val="28"/>
      <w:lang w:val="vi" w:eastAsia="en-US"/>
    </w:rPr>
  </w:style>
  <w:style w:type="paragraph" w:styleId="Heading2">
    <w:name w:val="heading 2"/>
    <w:basedOn w:val="Normal"/>
    <w:uiPriority w:val="1"/>
    <w:qFormat/>
    <w:pPr>
      <w:widowControl w:val="0"/>
      <w:autoSpaceDE w:val="0"/>
      <w:autoSpaceDN w:val="0"/>
      <w:spacing w:before="188"/>
      <w:ind w:left="316" w:firstLine="721"/>
      <w:jc w:val="both"/>
      <w:outlineLvl w:val="1"/>
    </w:pPr>
    <w:rPr>
      <w:sz w:val="28"/>
      <w:szCs w:val="28"/>
      <w:lang w:val="vi"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widowControl w:val="0"/>
      <w:autoSpaceDE w:val="0"/>
      <w:autoSpaceDN w:val="0"/>
      <w:ind w:left="316"/>
    </w:pPr>
    <w:rPr>
      <w:i/>
      <w:sz w:val="28"/>
      <w:szCs w:val="28"/>
      <w:lang w:val="vi" w:eastAsia="en-US"/>
    </w:rPr>
  </w:style>
  <w:style w:type="paragraph" w:styleId="ListParagraph">
    <w:name w:val="List Paragraph"/>
    <w:basedOn w:val="Normal"/>
    <w:uiPriority w:val="1"/>
    <w:qFormat/>
    <w:pPr>
      <w:widowControl w:val="0"/>
      <w:autoSpaceDE w:val="0"/>
      <w:autoSpaceDN w:val="0"/>
      <w:spacing w:before="188"/>
      <w:ind w:left="316" w:firstLine="721"/>
      <w:jc w:val="both"/>
    </w:pPr>
    <w:rPr>
      <w:sz w:val="22"/>
      <w:szCs w:val="22"/>
      <w:lang w:val="vi" w:eastAsia="en-US"/>
    </w:rPr>
  </w:style>
  <w:style w:type="paragraph" w:customStyle="1" w:styleId="TableParagraph">
    <w:name w:val="Table Paragraph"/>
    <w:basedOn w:val="Normal"/>
    <w:uiPriority w:val="1"/>
    <w:qFormat/>
    <w:pPr>
      <w:widowControl w:val="0"/>
      <w:autoSpaceDE w:val="0"/>
      <w:autoSpaceDN w:val="0"/>
    </w:pPr>
    <w:rPr>
      <w:sz w:val="22"/>
      <w:szCs w:val="22"/>
      <w:lang w:val="vi" w:eastAsia="en-US"/>
    </w:rPr>
  </w:style>
  <w:style w:type="paragraph" w:styleId="BalloonText">
    <w:name w:val="Balloon Text"/>
    <w:basedOn w:val="Normal"/>
    <w:link w:val="BalloonTextChar"/>
    <w:uiPriority w:val="99"/>
    <w:semiHidden/>
    <w:unhideWhenUsed/>
    <w:rsid w:val="0040685F"/>
    <w:pPr>
      <w:widowControl w:val="0"/>
      <w:autoSpaceDE w:val="0"/>
      <w:autoSpaceDN w:val="0"/>
    </w:pPr>
    <w:rPr>
      <w:rFonts w:ascii="Segoe UI" w:hAnsi="Segoe UI" w:cs="Segoe UI"/>
      <w:sz w:val="18"/>
      <w:szCs w:val="18"/>
      <w:lang w:val="vi" w:eastAsia="en-US"/>
    </w:rPr>
  </w:style>
  <w:style w:type="character" w:customStyle="1" w:styleId="BalloonTextChar">
    <w:name w:val="Balloon Text Char"/>
    <w:basedOn w:val="DefaultParagraphFont"/>
    <w:link w:val="BalloonText"/>
    <w:uiPriority w:val="99"/>
    <w:semiHidden/>
    <w:rsid w:val="0040685F"/>
    <w:rPr>
      <w:rFonts w:ascii="Segoe UI" w:eastAsia="Times New Roman" w:hAnsi="Segoe UI" w:cs="Segoe UI"/>
      <w:sz w:val="18"/>
      <w:szCs w:val="18"/>
      <w:lang w:val="vi"/>
    </w:rPr>
  </w:style>
  <w:style w:type="paragraph" w:styleId="Header">
    <w:name w:val="header"/>
    <w:basedOn w:val="Normal"/>
    <w:link w:val="HeaderChar"/>
    <w:uiPriority w:val="99"/>
    <w:unhideWhenUsed/>
    <w:rsid w:val="003216E7"/>
    <w:pPr>
      <w:widowControl w:val="0"/>
      <w:tabs>
        <w:tab w:val="center" w:pos="4680"/>
        <w:tab w:val="right" w:pos="9360"/>
      </w:tabs>
      <w:autoSpaceDE w:val="0"/>
      <w:autoSpaceDN w:val="0"/>
    </w:pPr>
    <w:rPr>
      <w:sz w:val="22"/>
      <w:szCs w:val="22"/>
      <w:lang w:val="vi" w:eastAsia="en-US"/>
    </w:rPr>
  </w:style>
  <w:style w:type="character" w:customStyle="1" w:styleId="HeaderChar">
    <w:name w:val="Header Char"/>
    <w:basedOn w:val="DefaultParagraphFont"/>
    <w:link w:val="Header"/>
    <w:uiPriority w:val="99"/>
    <w:rsid w:val="003216E7"/>
    <w:rPr>
      <w:rFonts w:ascii="Times New Roman" w:eastAsia="Times New Roman" w:hAnsi="Times New Roman" w:cs="Times New Roman"/>
      <w:lang w:val="vi"/>
    </w:rPr>
  </w:style>
  <w:style w:type="paragraph" w:styleId="Footer">
    <w:name w:val="footer"/>
    <w:basedOn w:val="Normal"/>
    <w:link w:val="FooterChar"/>
    <w:uiPriority w:val="99"/>
    <w:unhideWhenUsed/>
    <w:rsid w:val="003216E7"/>
    <w:pPr>
      <w:widowControl w:val="0"/>
      <w:tabs>
        <w:tab w:val="center" w:pos="4680"/>
        <w:tab w:val="right" w:pos="9360"/>
      </w:tabs>
      <w:autoSpaceDE w:val="0"/>
      <w:autoSpaceDN w:val="0"/>
    </w:pPr>
    <w:rPr>
      <w:sz w:val="22"/>
      <w:szCs w:val="22"/>
      <w:lang w:val="vi" w:eastAsia="en-US"/>
    </w:rPr>
  </w:style>
  <w:style w:type="character" w:customStyle="1" w:styleId="FooterChar">
    <w:name w:val="Footer Char"/>
    <w:basedOn w:val="DefaultParagraphFont"/>
    <w:link w:val="Footer"/>
    <w:uiPriority w:val="99"/>
    <w:rsid w:val="003216E7"/>
    <w:rPr>
      <w:rFonts w:ascii="Times New Roman" w:eastAsia="Times New Roman" w:hAnsi="Times New Roman" w:cs="Times New Roman"/>
      <w:lang w:val="vi"/>
    </w:rPr>
  </w:style>
  <w:style w:type="paragraph" w:styleId="Revision">
    <w:name w:val="Revision"/>
    <w:hidden/>
    <w:uiPriority w:val="99"/>
    <w:semiHidden/>
    <w:rsid w:val="000D59A1"/>
    <w:pPr>
      <w:widowControl/>
      <w:autoSpaceDE/>
      <w:autoSpaceDN/>
    </w:pPr>
    <w:rPr>
      <w:rFonts w:ascii="Times New Roman" w:eastAsia="Times New Roman" w:hAnsi="Times New Roman" w:cs="Times New Roman"/>
      <w:lang w:val="vi"/>
    </w:rPr>
  </w:style>
  <w:style w:type="character" w:styleId="Hyperlink">
    <w:name w:val="Hyperlink"/>
    <w:basedOn w:val="DefaultParagraphFont"/>
    <w:uiPriority w:val="99"/>
    <w:semiHidden/>
    <w:unhideWhenUsed/>
    <w:rsid w:val="002C63CC"/>
    <w:rPr>
      <w:color w:val="0000FF"/>
      <w:u w:val="single"/>
    </w:rPr>
  </w:style>
  <w:style w:type="character" w:styleId="CommentReference">
    <w:name w:val="annotation reference"/>
    <w:basedOn w:val="DefaultParagraphFont"/>
    <w:uiPriority w:val="99"/>
    <w:semiHidden/>
    <w:unhideWhenUsed/>
    <w:rsid w:val="004F7B7B"/>
    <w:rPr>
      <w:sz w:val="16"/>
      <w:szCs w:val="16"/>
    </w:rPr>
  </w:style>
  <w:style w:type="paragraph" w:styleId="CommentText">
    <w:name w:val="annotation text"/>
    <w:basedOn w:val="Normal"/>
    <w:link w:val="CommentTextChar"/>
    <w:uiPriority w:val="99"/>
    <w:semiHidden/>
    <w:unhideWhenUsed/>
    <w:rsid w:val="004F7B7B"/>
    <w:pPr>
      <w:widowControl w:val="0"/>
      <w:autoSpaceDE w:val="0"/>
      <w:autoSpaceDN w:val="0"/>
    </w:pPr>
    <w:rPr>
      <w:sz w:val="20"/>
      <w:szCs w:val="20"/>
      <w:lang w:val="vi" w:eastAsia="en-US"/>
    </w:rPr>
  </w:style>
  <w:style w:type="character" w:customStyle="1" w:styleId="CommentTextChar">
    <w:name w:val="Comment Text Char"/>
    <w:basedOn w:val="DefaultParagraphFont"/>
    <w:link w:val="CommentText"/>
    <w:uiPriority w:val="99"/>
    <w:semiHidden/>
    <w:rsid w:val="004F7B7B"/>
    <w:rPr>
      <w:rFonts w:ascii="Times New Roman" w:eastAsia="Times New Roman" w:hAnsi="Times New Roman" w:cs="Times New Roman"/>
      <w:sz w:val="20"/>
      <w:szCs w:val="20"/>
      <w:lang w:val="vi"/>
    </w:rPr>
  </w:style>
  <w:style w:type="paragraph" w:styleId="CommentSubject">
    <w:name w:val="annotation subject"/>
    <w:basedOn w:val="CommentText"/>
    <w:next w:val="CommentText"/>
    <w:link w:val="CommentSubjectChar"/>
    <w:uiPriority w:val="99"/>
    <w:semiHidden/>
    <w:unhideWhenUsed/>
    <w:rsid w:val="004F7B7B"/>
    <w:rPr>
      <w:b/>
      <w:bCs/>
    </w:rPr>
  </w:style>
  <w:style w:type="character" w:customStyle="1" w:styleId="CommentSubjectChar">
    <w:name w:val="Comment Subject Char"/>
    <w:basedOn w:val="CommentTextChar"/>
    <w:link w:val="CommentSubject"/>
    <w:uiPriority w:val="99"/>
    <w:semiHidden/>
    <w:rsid w:val="004F7B7B"/>
    <w:rPr>
      <w:rFonts w:ascii="Times New Roman" w:eastAsia="Times New Roman" w:hAnsi="Times New Roman" w:cs="Times New Roman"/>
      <w:b/>
      <w:bCs/>
      <w:sz w:val="20"/>
      <w:szCs w:val="20"/>
      <w:lang w:val="vi"/>
    </w:rPr>
  </w:style>
  <w:style w:type="paragraph" w:styleId="NormalWeb">
    <w:name w:val="Normal (Web)"/>
    <w:basedOn w:val="Normal"/>
    <w:uiPriority w:val="99"/>
    <w:semiHidden/>
    <w:unhideWhenUsed/>
    <w:rsid w:val="00A042CE"/>
    <w:pPr>
      <w:spacing w:before="100" w:beforeAutospacing="1" w:after="100" w:afterAutospacing="1"/>
    </w:pPr>
    <w:rPr>
      <w:lang w:val="en-US" w:eastAsia="en-US"/>
    </w:rPr>
  </w:style>
  <w:style w:type="paragraph" w:styleId="FootnoteText">
    <w:name w:val="footnote text"/>
    <w:basedOn w:val="Normal"/>
    <w:link w:val="FootnoteTextChar"/>
    <w:unhideWhenUsed/>
    <w:rsid w:val="00D22738"/>
    <w:rPr>
      <w:sz w:val="20"/>
      <w:szCs w:val="20"/>
      <w:lang w:val="en-US" w:eastAsia="en-US"/>
    </w:rPr>
  </w:style>
  <w:style w:type="character" w:customStyle="1" w:styleId="FootnoteTextChar">
    <w:name w:val="Footnote Text Char"/>
    <w:basedOn w:val="DefaultParagraphFont"/>
    <w:link w:val="FootnoteText"/>
    <w:rsid w:val="00D22738"/>
    <w:rPr>
      <w:rFonts w:ascii="Times New Roman" w:eastAsia="Times New Roman" w:hAnsi="Times New Roman" w:cs="Times New Roman"/>
      <w:sz w:val="20"/>
      <w:szCs w:val="20"/>
    </w:rPr>
  </w:style>
  <w:style w:type="character" w:styleId="FootnoteReference">
    <w:name w:val="footnote reference"/>
    <w:basedOn w:val="DefaultParagraphFont"/>
    <w:unhideWhenUsed/>
    <w:rsid w:val="00D22738"/>
    <w:rPr>
      <w:vertAlign w:val="superscript"/>
    </w:rPr>
  </w:style>
  <w:style w:type="character" w:styleId="FollowedHyperlink">
    <w:name w:val="FollowedHyperlink"/>
    <w:basedOn w:val="DefaultParagraphFont"/>
    <w:uiPriority w:val="99"/>
    <w:semiHidden/>
    <w:unhideWhenUsed/>
    <w:rsid w:val="00264A90"/>
    <w:rPr>
      <w:color w:val="800080"/>
      <w:u w:val="single"/>
    </w:rPr>
  </w:style>
  <w:style w:type="paragraph" w:customStyle="1" w:styleId="msonormal0">
    <w:name w:val="msonormal"/>
    <w:basedOn w:val="Normal"/>
    <w:rsid w:val="00264A90"/>
    <w:pPr>
      <w:spacing w:before="100" w:beforeAutospacing="1" w:after="100" w:afterAutospacing="1"/>
    </w:pPr>
  </w:style>
  <w:style w:type="paragraph" w:customStyle="1" w:styleId="xl63">
    <w:name w:val="xl63"/>
    <w:basedOn w:val="Normal"/>
    <w:rsid w:val="00264A90"/>
    <w:pPr>
      <w:spacing w:before="100" w:beforeAutospacing="1" w:after="100" w:afterAutospacing="1"/>
    </w:pPr>
    <w:rPr>
      <w:sz w:val="28"/>
      <w:szCs w:val="28"/>
    </w:rPr>
  </w:style>
  <w:style w:type="paragraph" w:customStyle="1" w:styleId="xl64">
    <w:name w:val="xl64"/>
    <w:basedOn w:val="Normal"/>
    <w:rsid w:val="00264A90"/>
    <w:pPr>
      <w:spacing w:before="100" w:beforeAutospacing="1" w:after="100" w:afterAutospacing="1"/>
    </w:pPr>
    <w:rPr>
      <w:sz w:val="28"/>
      <w:szCs w:val="28"/>
    </w:rPr>
  </w:style>
  <w:style w:type="paragraph" w:customStyle="1" w:styleId="xl65">
    <w:name w:val="xl65"/>
    <w:basedOn w:val="Normal"/>
    <w:rsid w:val="00264A90"/>
    <w:pPr>
      <w:spacing w:before="100" w:beforeAutospacing="1" w:after="100" w:afterAutospacing="1"/>
      <w:jc w:val="center"/>
      <w:textAlignment w:val="center"/>
    </w:pPr>
    <w:rPr>
      <w:sz w:val="28"/>
      <w:szCs w:val="28"/>
    </w:rPr>
  </w:style>
  <w:style w:type="paragraph" w:customStyle="1" w:styleId="xl66">
    <w:name w:val="xl66"/>
    <w:basedOn w:val="Normal"/>
    <w:rsid w:val="00264A90"/>
    <w:pPr>
      <w:spacing w:before="100" w:beforeAutospacing="1" w:after="100" w:afterAutospacing="1"/>
    </w:pPr>
    <w:rPr>
      <w:color w:val="FF0000"/>
      <w:sz w:val="28"/>
      <w:szCs w:val="28"/>
    </w:rPr>
  </w:style>
  <w:style w:type="paragraph" w:customStyle="1" w:styleId="xl67">
    <w:name w:val="xl67"/>
    <w:basedOn w:val="Normal"/>
    <w:rsid w:val="00264A9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8"/>
      <w:szCs w:val="28"/>
    </w:rPr>
  </w:style>
  <w:style w:type="paragraph" w:customStyle="1" w:styleId="xl68">
    <w:name w:val="xl68"/>
    <w:basedOn w:val="Normal"/>
    <w:rsid w:val="00264A9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color w:val="FF0000"/>
      <w:sz w:val="28"/>
      <w:szCs w:val="28"/>
    </w:rPr>
  </w:style>
  <w:style w:type="paragraph" w:customStyle="1" w:styleId="xl69">
    <w:name w:val="xl69"/>
    <w:basedOn w:val="Normal"/>
    <w:rsid w:val="00264A9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color w:val="FF0000"/>
      <w:sz w:val="28"/>
      <w:szCs w:val="28"/>
    </w:rPr>
  </w:style>
  <w:style w:type="paragraph" w:customStyle="1" w:styleId="xl70">
    <w:name w:val="xl70"/>
    <w:basedOn w:val="Normal"/>
    <w:rsid w:val="00264A9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color w:val="FF0000"/>
      <w:sz w:val="28"/>
      <w:szCs w:val="28"/>
    </w:rPr>
  </w:style>
  <w:style w:type="paragraph" w:customStyle="1" w:styleId="xl71">
    <w:name w:val="xl71"/>
    <w:basedOn w:val="Normal"/>
    <w:rsid w:val="00264A9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sz w:val="28"/>
      <w:szCs w:val="28"/>
    </w:rPr>
  </w:style>
  <w:style w:type="paragraph" w:customStyle="1" w:styleId="xl72">
    <w:name w:val="xl72"/>
    <w:basedOn w:val="Normal"/>
    <w:rsid w:val="00264A9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sz w:val="28"/>
      <w:szCs w:val="28"/>
    </w:rPr>
  </w:style>
  <w:style w:type="paragraph" w:customStyle="1" w:styleId="xl73">
    <w:name w:val="xl73"/>
    <w:basedOn w:val="Normal"/>
    <w:rsid w:val="00264A9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color w:val="FF0000"/>
      <w:sz w:val="28"/>
      <w:szCs w:val="28"/>
    </w:rPr>
  </w:style>
  <w:style w:type="paragraph" w:customStyle="1" w:styleId="xl74">
    <w:name w:val="xl74"/>
    <w:basedOn w:val="Normal"/>
    <w:rsid w:val="00264A9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color w:val="FF0000"/>
      <w:sz w:val="28"/>
      <w:szCs w:val="28"/>
    </w:rPr>
  </w:style>
  <w:style w:type="table" w:styleId="TableGrid">
    <w:name w:val="Table Grid"/>
    <w:basedOn w:val="TableNormal"/>
    <w:uiPriority w:val="39"/>
    <w:rsid w:val="00264A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75">
    <w:name w:val="xl75"/>
    <w:basedOn w:val="Normal"/>
    <w:rsid w:val="003B669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color w:val="FF0000"/>
      <w:sz w:val="28"/>
      <w:szCs w:val="28"/>
    </w:rPr>
  </w:style>
  <w:style w:type="paragraph" w:customStyle="1" w:styleId="xl76">
    <w:name w:val="xl76"/>
    <w:basedOn w:val="Normal"/>
    <w:rsid w:val="003B669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sz w:val="28"/>
      <w:szCs w:val="28"/>
    </w:rPr>
  </w:style>
  <w:style w:type="paragraph" w:customStyle="1" w:styleId="xl77">
    <w:name w:val="xl77"/>
    <w:basedOn w:val="Normal"/>
    <w:rsid w:val="003B669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sz w:val="28"/>
      <w:szCs w:val="28"/>
    </w:rPr>
  </w:style>
  <w:style w:type="paragraph" w:customStyle="1" w:styleId="xl78">
    <w:name w:val="xl78"/>
    <w:basedOn w:val="Normal"/>
    <w:rsid w:val="003B669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color w:val="FF0000"/>
      <w:sz w:val="28"/>
      <w:szCs w:val="28"/>
    </w:rPr>
  </w:style>
  <w:style w:type="paragraph" w:customStyle="1" w:styleId="xl79">
    <w:name w:val="xl79"/>
    <w:basedOn w:val="Normal"/>
    <w:rsid w:val="003B669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color w:val="FF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7475035">
      <w:bodyDiv w:val="1"/>
      <w:marLeft w:val="0"/>
      <w:marRight w:val="0"/>
      <w:marTop w:val="0"/>
      <w:marBottom w:val="0"/>
      <w:divBdr>
        <w:top w:val="none" w:sz="0" w:space="0" w:color="auto"/>
        <w:left w:val="none" w:sz="0" w:space="0" w:color="auto"/>
        <w:bottom w:val="none" w:sz="0" w:space="0" w:color="auto"/>
        <w:right w:val="none" w:sz="0" w:space="0" w:color="auto"/>
      </w:divBdr>
    </w:div>
    <w:div w:id="1111902877">
      <w:bodyDiv w:val="1"/>
      <w:marLeft w:val="0"/>
      <w:marRight w:val="0"/>
      <w:marTop w:val="0"/>
      <w:marBottom w:val="0"/>
      <w:divBdr>
        <w:top w:val="none" w:sz="0" w:space="0" w:color="auto"/>
        <w:left w:val="none" w:sz="0" w:space="0" w:color="auto"/>
        <w:bottom w:val="none" w:sz="0" w:space="0" w:color="auto"/>
        <w:right w:val="none" w:sz="0" w:space="0" w:color="auto"/>
      </w:divBdr>
    </w:div>
    <w:div w:id="20714661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DB83D3-822C-48C6-8A18-93990BC4ED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963</Words>
  <Characters>5494</Characters>
  <Application>Microsoft Office Word</Application>
  <DocSecurity>0</DocSecurity>
  <Lines>45</Lines>
  <Paragraphs>12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6445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An</dc:creator>
  <cp:lastModifiedBy>Nguyễn Ngọc Quang Phục</cp:lastModifiedBy>
  <cp:revision>3</cp:revision>
  <cp:lastPrinted>2023-12-11T01:14:00Z</cp:lastPrinted>
  <dcterms:created xsi:type="dcterms:W3CDTF">2026-10-22T07:16:00Z</dcterms:created>
  <dcterms:modified xsi:type="dcterms:W3CDTF">2026-10-22T07:30:00Z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2022-07-26T00:00:00Z</vt:filetime>
  </property>
  <property fmtid="{D5CDD505-2E9C-101B-9397-08002B2CF9AE}" pid="3" name="Creator">
    <vt:lpwstr>Microsoft® Word 2016</vt:lpwstr>
  </property>
  <property fmtid="{D5CDD505-2E9C-101B-9397-08002B2CF9AE}" pid="4" name="LastSaved">
    <vt:filetime>2023-09-11T00:00:00Z</vt:filetime>
  </property>
</Properties>
</file>