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0BB942" w14:textId="77777777" w:rsidR="00197D5A" w:rsidRPr="00171262" w:rsidRDefault="00197D5A" w:rsidP="00197D5A">
      <w:pPr>
        <w:pStyle w:val="TOCHeading"/>
        <w:spacing w:after="0"/>
        <w:ind w:firstLine="0"/>
        <w:jc w:val="center"/>
        <w:rPr>
          <w:rFonts w:ascii="Times New Roman" w:hAnsi="Times New Roman"/>
          <w:b w:val="0"/>
          <w:color w:val="auto"/>
          <w:szCs w:val="28"/>
        </w:rPr>
      </w:pPr>
      <w:r w:rsidRPr="00171262">
        <w:rPr>
          <w:rFonts w:ascii="Times New Roman" w:hAnsi="Times New Roman"/>
          <w:b w:val="0"/>
          <w:color w:val="auto"/>
          <w:szCs w:val="28"/>
        </w:rPr>
        <w:t>ỦY BAN NHÂN DÂN TỈNH QUẢNG NGÃI</w:t>
      </w:r>
    </w:p>
    <w:p w14:paraId="03CF0122" w14:textId="77777777" w:rsidR="00197D5A" w:rsidRPr="00171262" w:rsidRDefault="00197D5A" w:rsidP="00197D5A">
      <w:pPr>
        <w:pStyle w:val="TOCHeading"/>
        <w:spacing w:before="0" w:after="0"/>
        <w:ind w:firstLine="0"/>
        <w:jc w:val="center"/>
        <w:rPr>
          <w:rFonts w:ascii="Times New Roman" w:hAnsi="Times New Roman"/>
          <w:bCs w:val="0"/>
          <w:color w:val="auto"/>
          <w:szCs w:val="28"/>
        </w:rPr>
      </w:pPr>
      <w:r w:rsidRPr="00171262">
        <w:rPr>
          <w:rFonts w:ascii="Times New Roman" w:hAnsi="Times New Roman"/>
          <w:bCs w:val="0"/>
          <w:color w:val="auto"/>
          <w:szCs w:val="28"/>
        </w:rPr>
        <w:t>TRƯỜNG CAO ĐẲNG KON TUM</w:t>
      </w:r>
    </w:p>
    <w:p w14:paraId="376B14E6" w14:textId="77777777" w:rsidR="00197D5A" w:rsidRPr="00171262" w:rsidRDefault="00197D5A" w:rsidP="00197D5A">
      <w:pPr>
        <w:ind w:firstLine="0"/>
      </w:pPr>
      <w:r w:rsidRPr="00171262">
        <w:rPr>
          <w:b/>
          <w:noProof/>
          <w:szCs w:val="28"/>
        </w:rPr>
        <mc:AlternateContent>
          <mc:Choice Requires="wps">
            <w:drawing>
              <wp:anchor distT="0" distB="0" distL="114300" distR="114300" simplePos="0" relativeHeight="251661312" behindDoc="0" locked="0" layoutInCell="1" allowOverlap="1" wp14:anchorId="32847DDC" wp14:editId="1FDD3E6F">
                <wp:simplePos x="0" y="0"/>
                <wp:positionH relativeFrom="margin">
                  <wp:posOffset>2301875</wp:posOffset>
                </wp:positionH>
                <wp:positionV relativeFrom="paragraph">
                  <wp:posOffset>35931</wp:posOffset>
                </wp:positionV>
                <wp:extent cx="1094834"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109483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dtfl="http://schemas.microsoft.com/office/word/2024/wordml/sdtformatlock" xmlns:w16cei="http://schemas.microsoft.com/office/word/2026/wordml/cei">
            <w:pict>
              <v:line w14:anchorId="65672478" id="Straight Connector 3" o:spid="_x0000_s1026" style="position:absolute;z-index:2516613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181.25pt,2.85pt" to="267.45pt,2.8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WRsVQmQEAAIgDAAAOAAAAZHJzL2Uyb0RvYy54bWysU9uO0zAQfUfiHyy/06TLCi1R033YFbwg WHH5AK8zbqy1PdbYNOnfM3bbFAFCCO2L48s5Z+bMTDa3s3diD5Qshl6uV60UEDQONux6+e3ru1c3 UqSswqAcBujlAZK83b58sZliB1c4ohuABIuE1E2xl2POsWuapEfwKq0wQuBHg+RV5iPtmoHUxOre NVdt+6aZkIZIqCElvr0/Pspt1TcGdP5kTIIsXC85t1xXqutjWZvtRnU7UnG0+pSG+o8svLKBgy5S 9yor8Z3sb1LeasKEJq80+gaNsRqqB3azbn9x82VUEaoXLk6KS5nS88nqj/u78EBchimmLsUHKi5m Q758OT8x12IdlmLBnIXmy3X79vrm9bUU+vzWXIiRUn4P6EXZ9NLZUHyoTu0/pMzBGHqG8OESuu7y wUEBu/AZjLBDCVbZdSrgzpHYK+7n8LQu/WOtiiwUY51bSO3fSSdsoUGdlH8lLugaEUNeiN4GpD9F zfM5VXPEn10fvRbbjzgcaiNqObjd1dlpNMs8/Xyu9MsPtP0BAAD//wMAUEsDBBQABgAIAAAAIQAC oh1k3AAAAAcBAAAPAAAAZHJzL2Rvd25yZXYueG1sTI7BTsMwEETvSPyDtUjcqENKQhviVFUlhLgg msLdjbdOIF5HtpOGv8dwgeNoRm9euZlNzyZ0vrMk4HaRAENqrOpIC3g7PN6sgPkgScneEgr4Qg+b 6vKilIWyZ9rjVAfNIoR8IQW0IQwF575p0Ui/sANS7E7WGRlidJorJ88RbnqeJknOjewoPrRywF2L zWc9GgH9s5ve9U5v/fi0z+uP11P6cpiEuL6atw/AAs7hbww/+lEdquh0tCMpz3oByzzN4lRAdg8s 9tnybg3s+Jt5VfL//tU3AAAA//8DAFBLAQItABQABgAIAAAAIQC2gziS/gAAAOEBAAATAAAAAAAA AAAAAAAAAAAAAABbQ29udGVudF9UeXBlc10ueG1sUEsBAi0AFAAGAAgAAAAhADj9If/WAAAAlAEA AAsAAAAAAAAAAAAAAAAALwEAAF9yZWxzLy5yZWxzUEsBAi0AFAAGAAgAAAAhANZGxVCZAQAAiAMA AA4AAAAAAAAAAAAAAAAALgIAAGRycy9lMm9Eb2MueG1sUEsBAi0AFAAGAAgAAAAhAAKiHWTcAAAA BwEAAA8AAAAAAAAAAAAAAAAA8wMAAGRycy9kb3ducmV2LnhtbFBLBQYAAAAABAAEAPMAAAD8BAAA AAA= " strokecolor="black [3200]" strokeweight=".5pt">
                <v:stroke joinstyle="miter"/>
                <w10:wrap anchorx="margin"/>
              </v:line>
            </w:pict>
          </mc:Fallback>
        </mc:AlternateContent>
      </w:r>
    </w:p>
    <w:p w14:paraId="220D8117" w14:textId="77777777" w:rsidR="00197D5A" w:rsidRPr="00171262" w:rsidRDefault="008E0E3B" w:rsidP="00197D5A">
      <w:pPr>
        <w:spacing w:line="360" w:lineRule="auto"/>
        <w:ind w:firstLine="0"/>
      </w:pPr>
      <w:r w:rsidRPr="00171262">
        <w:rPr>
          <w:noProof/>
        </w:rPr>
        <mc:AlternateContent>
          <mc:Choice Requires="wps">
            <w:drawing>
              <wp:anchor distT="0" distB="0" distL="114300" distR="114300" simplePos="0" relativeHeight="251672576" behindDoc="0" locked="0" layoutInCell="1" allowOverlap="1" wp14:anchorId="05B0F62E" wp14:editId="70E0EB9E">
                <wp:simplePos x="0" y="0"/>
                <wp:positionH relativeFrom="column">
                  <wp:posOffset>1713865</wp:posOffset>
                </wp:positionH>
                <wp:positionV relativeFrom="paragraph">
                  <wp:posOffset>97367</wp:posOffset>
                </wp:positionV>
                <wp:extent cx="2641600" cy="719666"/>
                <wp:effectExtent l="0" t="0" r="25400" b="23495"/>
                <wp:wrapNone/>
                <wp:docPr id="295930401" name="Rectangle 1"/>
                <wp:cNvGraphicFramePr/>
                <a:graphic xmlns:a="http://schemas.openxmlformats.org/drawingml/2006/main">
                  <a:graphicData uri="http://schemas.microsoft.com/office/word/2010/wordprocessingShape">
                    <wps:wsp>
                      <wps:cNvSpPr/>
                      <wps:spPr>
                        <a:xfrm>
                          <a:off x="0" y="0"/>
                          <a:ext cx="2641600" cy="719666"/>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92E7BE3" w14:textId="77777777" w:rsidR="009C06F8" w:rsidRPr="008E0E3B" w:rsidRDefault="009C06F8" w:rsidP="008E0E3B">
                            <w:pPr>
                              <w:ind w:firstLine="0"/>
                              <w:jc w:val="center"/>
                              <w:rPr>
                                <w:b/>
                                <w:bCs/>
                                <w:sz w:val="36"/>
                                <w:szCs w:val="36"/>
                              </w:rPr>
                            </w:pPr>
                            <w:r>
                              <w:rPr>
                                <w:b/>
                                <w:bCs/>
                                <w:sz w:val="36"/>
                                <w:szCs w:val="36"/>
                              </w:rPr>
                              <w:t>DỰ THẢO LẦN 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5B0F62E" id="Rectangle 1" o:spid="_x0000_s1026" style="position:absolute;left:0;text-align:left;margin-left:134.95pt;margin-top:7.65pt;width:208pt;height:56.65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" fillcolor="#5b9bd5 [3204]" strokecolor="#1f4d78 [1604]" strokeweight="1pt">
                <v:textbox>
                  <w:txbxContent>
                    <w:p w14:paraId="792E7BE3" w14:textId="77777777" w:rsidR="009C06F8" w:rsidRPr="008E0E3B" w:rsidRDefault="009C06F8" w:rsidP="008E0E3B">
                      <w:pPr>
                        <w:ind w:firstLine="0"/>
                        <w:jc w:val="center"/>
                        <w:rPr>
                          <w:b/>
                          <w:bCs/>
                          <w:sz w:val="36"/>
                          <w:szCs w:val="36"/>
                        </w:rPr>
                      </w:pPr>
                      <w:r>
                        <w:rPr>
                          <w:b/>
                          <w:bCs/>
                          <w:sz w:val="36"/>
                          <w:szCs w:val="36"/>
                        </w:rPr>
                        <w:t>DỰ THẢO LẦN 1</w:t>
                      </w:r>
                    </w:p>
                  </w:txbxContent>
                </v:textbox>
              </v:rect>
            </w:pict>
          </mc:Fallback>
        </mc:AlternateContent>
      </w:r>
    </w:p>
    <w:p w14:paraId="7B1E1868" w14:textId="77777777" w:rsidR="00197D5A" w:rsidRPr="00171262" w:rsidRDefault="00197D5A" w:rsidP="00197D5A">
      <w:pPr>
        <w:spacing w:line="360" w:lineRule="auto"/>
        <w:ind w:firstLine="0"/>
      </w:pPr>
    </w:p>
    <w:p w14:paraId="4C9B51CE" w14:textId="77777777" w:rsidR="00197D5A" w:rsidRPr="00171262" w:rsidRDefault="00197D5A" w:rsidP="00197D5A">
      <w:pPr>
        <w:spacing w:line="360" w:lineRule="auto"/>
        <w:ind w:firstLine="0"/>
        <w:rPr>
          <w:sz w:val="72"/>
        </w:rPr>
      </w:pPr>
    </w:p>
    <w:p w14:paraId="7D9E27C5" w14:textId="77777777" w:rsidR="00197D5A" w:rsidRPr="00171262" w:rsidRDefault="00197D5A" w:rsidP="00197D5A">
      <w:pPr>
        <w:spacing w:line="360" w:lineRule="auto"/>
        <w:ind w:firstLine="0"/>
        <w:rPr>
          <w:sz w:val="58"/>
          <w:szCs w:val="10"/>
        </w:rPr>
      </w:pPr>
    </w:p>
    <w:p w14:paraId="3768ABE6" w14:textId="77777777" w:rsidR="00197D5A" w:rsidRPr="00171262" w:rsidRDefault="00197D5A" w:rsidP="00197D5A">
      <w:pPr>
        <w:spacing w:line="360" w:lineRule="auto"/>
        <w:ind w:firstLine="0"/>
        <w:rPr>
          <w:sz w:val="58"/>
          <w:szCs w:val="10"/>
        </w:rPr>
      </w:pPr>
    </w:p>
    <w:p w14:paraId="45976FCB" w14:textId="77777777" w:rsidR="00197D5A" w:rsidRPr="00171262" w:rsidRDefault="00197D5A" w:rsidP="00197D5A">
      <w:pPr>
        <w:spacing w:before="0" w:after="0"/>
        <w:ind w:firstLine="0"/>
        <w:jc w:val="center"/>
        <w:rPr>
          <w:b/>
          <w:sz w:val="72"/>
          <w:szCs w:val="72"/>
        </w:rPr>
      </w:pPr>
      <w:r w:rsidRPr="00171262">
        <w:rPr>
          <w:b/>
          <w:sz w:val="72"/>
          <w:szCs w:val="72"/>
        </w:rPr>
        <w:t>ĐỀ ÁN</w:t>
      </w:r>
    </w:p>
    <w:p w14:paraId="5DA8A565" w14:textId="77777777" w:rsidR="00197D5A" w:rsidRPr="00171262" w:rsidRDefault="00197D5A" w:rsidP="00197D5A">
      <w:pPr>
        <w:spacing w:before="0" w:after="0"/>
        <w:ind w:firstLine="0"/>
        <w:jc w:val="center"/>
        <w:rPr>
          <w:b/>
        </w:rPr>
      </w:pPr>
      <w:r w:rsidRPr="00171262">
        <w:rPr>
          <w:b/>
        </w:rPr>
        <w:t>TRIỂN KHAI ĐÀO TẠO VÀ SÁT HẠCH LÁI XE MÔ TÔ HẠNG A</w:t>
      </w:r>
    </w:p>
    <w:p w14:paraId="29DE0E0D" w14:textId="77777777" w:rsidR="00197D5A" w:rsidRPr="00171262" w:rsidRDefault="00197D5A" w:rsidP="00197D5A">
      <w:pPr>
        <w:spacing w:before="0" w:after="0"/>
        <w:ind w:firstLine="0"/>
        <w:jc w:val="center"/>
        <w:rPr>
          <w:b/>
        </w:rPr>
      </w:pPr>
      <w:r w:rsidRPr="00171262">
        <w:rPr>
          <w:b/>
        </w:rPr>
        <w:t>TẠI TRƯỜNG CAO ĐẲNG KON TUM</w:t>
      </w:r>
    </w:p>
    <w:p w14:paraId="46CDD3F3" w14:textId="77777777" w:rsidR="00197D5A" w:rsidRPr="00171262" w:rsidRDefault="00197D5A" w:rsidP="00197D5A">
      <w:pPr>
        <w:ind w:firstLine="0"/>
        <w:jc w:val="center"/>
        <w:rPr>
          <w:b/>
        </w:rPr>
      </w:pPr>
    </w:p>
    <w:p w14:paraId="6148F934" w14:textId="77777777" w:rsidR="00197D5A" w:rsidRPr="00171262" w:rsidRDefault="00197D5A" w:rsidP="00197D5A">
      <w:pPr>
        <w:ind w:firstLine="0"/>
        <w:jc w:val="center"/>
        <w:rPr>
          <w:b/>
        </w:rPr>
      </w:pPr>
    </w:p>
    <w:p w14:paraId="478D1742" w14:textId="77777777" w:rsidR="00197D5A" w:rsidRPr="00171262" w:rsidRDefault="00197D5A" w:rsidP="00197D5A">
      <w:pPr>
        <w:ind w:firstLine="0"/>
        <w:jc w:val="center"/>
        <w:rPr>
          <w:b/>
          <w:sz w:val="32"/>
          <w:szCs w:val="28"/>
        </w:rPr>
      </w:pPr>
    </w:p>
    <w:p w14:paraId="0AC210E0" w14:textId="77777777" w:rsidR="00197D5A" w:rsidRPr="00171262" w:rsidRDefault="00197D5A" w:rsidP="00197D5A">
      <w:pPr>
        <w:ind w:firstLine="0"/>
        <w:jc w:val="center"/>
        <w:rPr>
          <w:b/>
        </w:rPr>
      </w:pPr>
    </w:p>
    <w:p w14:paraId="520E294E" w14:textId="77777777" w:rsidR="00197D5A" w:rsidRPr="00171262" w:rsidRDefault="00197D5A" w:rsidP="00197D5A">
      <w:pPr>
        <w:ind w:firstLine="0"/>
        <w:jc w:val="center"/>
        <w:rPr>
          <w:b/>
        </w:rPr>
      </w:pPr>
    </w:p>
    <w:p w14:paraId="04537D91" w14:textId="77777777" w:rsidR="00197D5A" w:rsidRPr="00171262" w:rsidRDefault="00197D5A" w:rsidP="00197D5A">
      <w:pPr>
        <w:ind w:firstLine="0"/>
        <w:jc w:val="center"/>
        <w:rPr>
          <w:b/>
        </w:rPr>
      </w:pPr>
    </w:p>
    <w:p w14:paraId="1204CA31" w14:textId="77777777" w:rsidR="00197D5A" w:rsidRPr="00171262" w:rsidRDefault="00197D5A" w:rsidP="00197D5A">
      <w:pPr>
        <w:ind w:firstLine="0"/>
        <w:jc w:val="center"/>
        <w:rPr>
          <w:b/>
        </w:rPr>
      </w:pPr>
    </w:p>
    <w:p w14:paraId="5CCD7B36" w14:textId="77777777" w:rsidR="00197D5A" w:rsidRPr="00171262" w:rsidRDefault="00197D5A" w:rsidP="00197D5A">
      <w:pPr>
        <w:ind w:firstLine="0"/>
        <w:jc w:val="center"/>
        <w:rPr>
          <w:b/>
          <w:sz w:val="66"/>
          <w:szCs w:val="66"/>
        </w:rPr>
      </w:pPr>
    </w:p>
    <w:p w14:paraId="51FCB669" w14:textId="77777777" w:rsidR="00197D5A" w:rsidRPr="00171262" w:rsidRDefault="00197D5A" w:rsidP="00197D5A">
      <w:pPr>
        <w:ind w:firstLine="0"/>
        <w:jc w:val="center"/>
        <w:rPr>
          <w:b/>
          <w:szCs w:val="28"/>
        </w:rPr>
      </w:pPr>
    </w:p>
    <w:p w14:paraId="66EEB448" w14:textId="77777777" w:rsidR="00197D5A" w:rsidRPr="00171262" w:rsidRDefault="00197D5A" w:rsidP="00197D5A">
      <w:pPr>
        <w:ind w:firstLine="0"/>
        <w:jc w:val="center"/>
        <w:rPr>
          <w:b/>
          <w:szCs w:val="28"/>
        </w:rPr>
      </w:pPr>
    </w:p>
    <w:p w14:paraId="6E871BB3" w14:textId="77777777" w:rsidR="00197D5A" w:rsidRPr="00171262" w:rsidRDefault="00197D5A" w:rsidP="00197D5A">
      <w:pPr>
        <w:ind w:firstLine="0"/>
        <w:jc w:val="center"/>
        <w:rPr>
          <w:b/>
          <w:sz w:val="12"/>
          <w:szCs w:val="12"/>
        </w:rPr>
      </w:pPr>
    </w:p>
    <w:p w14:paraId="503E914C" w14:textId="77777777" w:rsidR="00197D5A" w:rsidRPr="00171262" w:rsidRDefault="00197D5A" w:rsidP="00197D5A">
      <w:pPr>
        <w:ind w:firstLine="0"/>
        <w:jc w:val="center"/>
        <w:rPr>
          <w:b/>
          <w:sz w:val="52"/>
          <w:szCs w:val="28"/>
        </w:rPr>
      </w:pPr>
    </w:p>
    <w:p w14:paraId="0B58E069" w14:textId="77777777" w:rsidR="00197D5A" w:rsidRPr="00171262" w:rsidRDefault="00197D5A" w:rsidP="00197D5A">
      <w:pPr>
        <w:ind w:firstLine="0"/>
        <w:jc w:val="center"/>
        <w:rPr>
          <w:b/>
          <w:szCs w:val="28"/>
        </w:rPr>
      </w:pPr>
      <w:r w:rsidRPr="00171262">
        <w:rPr>
          <w:b/>
          <w:szCs w:val="28"/>
        </w:rPr>
        <w:t>Quảng Ngãi, tháng 10 năm 2026</w:t>
      </w:r>
    </w:p>
    <w:p w14:paraId="6BA5E0C7" w14:textId="77777777" w:rsidR="00197D5A" w:rsidRPr="00171262" w:rsidRDefault="00197D5A" w:rsidP="00197D5A">
      <w:pPr>
        <w:ind w:firstLine="0"/>
        <w:jc w:val="center"/>
        <w:rPr>
          <w:b/>
          <w:szCs w:val="28"/>
        </w:rPr>
        <w:sectPr w:rsidR="00197D5A" w:rsidRPr="00171262" w:rsidSect="00197D5A">
          <w:headerReference w:type="first" r:id="rId8"/>
          <w:pgSz w:w="11907" w:h="16840" w:code="9"/>
          <w:pgMar w:top="1134" w:right="1134" w:bottom="1134" w:left="1701" w:header="720" w:footer="720" w:gutter="0"/>
          <w:pgBorders>
            <w:top w:val="single" w:sz="12" w:space="1" w:color="auto"/>
            <w:left w:val="single" w:sz="12" w:space="4" w:color="auto"/>
            <w:bottom w:val="single" w:sz="12" w:space="1" w:color="auto"/>
            <w:right w:val="single" w:sz="12" w:space="4" w:color="auto"/>
          </w:pgBorders>
          <w:pgNumType w:start="1"/>
          <w:cols w:space="720"/>
          <w:docGrid w:linePitch="381"/>
        </w:sectPr>
      </w:pPr>
    </w:p>
    <w:p w14:paraId="55AD1AD1" w14:textId="77777777" w:rsidR="005C2626" w:rsidRPr="00171262" w:rsidRDefault="00A27C38" w:rsidP="00B0238A">
      <w:pPr>
        <w:pStyle w:val="TOCHeading"/>
        <w:ind w:firstLine="0"/>
        <w:jc w:val="center"/>
        <w:rPr>
          <w:color w:val="auto"/>
        </w:rPr>
      </w:pPr>
      <w:r w:rsidRPr="00171262">
        <w:rPr>
          <w:color w:val="auto"/>
        </w:rPr>
        <w:lastRenderedPageBreak/>
        <w:t>MỤC LỤC</w:t>
      </w:r>
    </w:p>
    <w:p w14:paraId="6CEAACBF" w14:textId="77777777" w:rsidR="00B0238A" w:rsidRPr="00171262" w:rsidRDefault="00B0238A" w:rsidP="00B0238A">
      <w:pPr>
        <w:jc w:val="right"/>
      </w:pPr>
      <w:r w:rsidRPr="00171262">
        <w:t>Trang</w:t>
      </w:r>
    </w:p>
    <w:p w14:paraId="7C7B5774" w14:textId="44F1B3CF" w:rsidR="00D17E3E" w:rsidRPr="00171262" w:rsidRDefault="00C43A2E">
      <w:pPr>
        <w:pStyle w:val="TOC1"/>
        <w:rPr>
          <w:rFonts w:asciiTheme="minorHAnsi" w:eastAsiaTheme="minorEastAsia" w:hAnsiTheme="minorHAnsi" w:cstheme="minorBidi"/>
          <w:b w:val="0"/>
          <w:noProof/>
          <w:color w:val="auto"/>
          <w:kern w:val="2"/>
          <w:sz w:val="22"/>
          <w:szCs w:val="22"/>
          <w14:ligatures w14:val="standardContextual"/>
        </w:rPr>
      </w:pPr>
      <w:r w:rsidRPr="00171262">
        <w:rPr>
          <w:b w:val="0"/>
          <w:color w:val="auto"/>
        </w:rPr>
        <w:fldChar w:fldCharType="begin"/>
      </w:r>
      <w:r w:rsidRPr="00171262">
        <w:rPr>
          <w:b w:val="0"/>
          <w:color w:val="auto"/>
        </w:rPr>
        <w:instrText xml:space="preserve"> TOC \o "1-3" \h \z \u \t "Heading 4,1" </w:instrText>
      </w:r>
      <w:r w:rsidRPr="00171262">
        <w:rPr>
          <w:b w:val="0"/>
          <w:color w:val="auto"/>
        </w:rPr>
        <w:fldChar w:fldCharType="separate"/>
      </w:r>
      <w:hyperlink w:anchor="_Toc243571116" w:history="1">
        <w:r w:rsidR="00D17E3E" w:rsidRPr="00171262">
          <w:rPr>
            <w:rStyle w:val="Hyperlink"/>
            <w:rFonts w:ascii="Times New Roman" w:hAnsi="Times New Roman"/>
            <w:noProof/>
            <w:color w:val="auto"/>
          </w:rPr>
          <w:t>Phần I</w:t>
        </w:r>
        <w:r w:rsidR="00D17E3E" w:rsidRPr="00171262">
          <w:rPr>
            <w:noProof/>
            <w:webHidden/>
            <w:color w:val="auto"/>
          </w:rPr>
          <w:tab/>
        </w:r>
        <w:r w:rsidR="00D17E3E" w:rsidRPr="00171262">
          <w:rPr>
            <w:noProof/>
            <w:webHidden/>
            <w:color w:val="auto"/>
          </w:rPr>
          <w:fldChar w:fldCharType="begin"/>
        </w:r>
        <w:r w:rsidR="00D17E3E" w:rsidRPr="00171262">
          <w:rPr>
            <w:noProof/>
            <w:webHidden/>
            <w:color w:val="auto"/>
          </w:rPr>
          <w:instrText xml:space="preserve"> PAGEREF _Toc243571116 \h </w:instrText>
        </w:r>
        <w:r w:rsidR="00D17E3E" w:rsidRPr="00171262">
          <w:rPr>
            <w:noProof/>
            <w:webHidden/>
            <w:color w:val="auto"/>
          </w:rPr>
        </w:r>
        <w:r w:rsidR="00D17E3E" w:rsidRPr="00171262">
          <w:rPr>
            <w:noProof/>
            <w:webHidden/>
            <w:color w:val="auto"/>
          </w:rPr>
          <w:fldChar w:fldCharType="separate"/>
        </w:r>
        <w:r w:rsidR="00171262" w:rsidRPr="00171262">
          <w:rPr>
            <w:noProof/>
            <w:webHidden/>
            <w:color w:val="auto"/>
          </w:rPr>
          <w:t>1</w:t>
        </w:r>
        <w:r w:rsidR="00D17E3E" w:rsidRPr="00171262">
          <w:rPr>
            <w:noProof/>
            <w:webHidden/>
            <w:color w:val="auto"/>
          </w:rPr>
          <w:fldChar w:fldCharType="end"/>
        </w:r>
      </w:hyperlink>
    </w:p>
    <w:p w14:paraId="22D6FBC6" w14:textId="4935C01E" w:rsidR="00D17E3E" w:rsidRPr="00171262" w:rsidRDefault="00000000">
      <w:pPr>
        <w:pStyle w:val="TOC1"/>
        <w:rPr>
          <w:rFonts w:asciiTheme="minorHAnsi" w:eastAsiaTheme="minorEastAsia" w:hAnsiTheme="minorHAnsi" w:cstheme="minorBidi"/>
          <w:b w:val="0"/>
          <w:noProof/>
          <w:color w:val="auto"/>
          <w:kern w:val="2"/>
          <w:sz w:val="22"/>
          <w:szCs w:val="22"/>
          <w14:ligatures w14:val="standardContextual"/>
        </w:rPr>
      </w:pPr>
      <w:hyperlink w:anchor="_Toc243571117" w:history="1">
        <w:r w:rsidR="00D17E3E" w:rsidRPr="00171262">
          <w:rPr>
            <w:rStyle w:val="Hyperlink"/>
            <w:rFonts w:ascii="Times New Roman" w:hAnsi="Times New Roman"/>
            <w:noProof/>
            <w:color w:val="auto"/>
          </w:rPr>
          <w:t>SỰ CẦN THIẾT, CƠ SỞ XÂY DỰNG ĐỀ ÁN</w:t>
        </w:r>
        <w:r w:rsidR="00D17E3E" w:rsidRPr="00171262">
          <w:rPr>
            <w:noProof/>
            <w:webHidden/>
            <w:color w:val="auto"/>
          </w:rPr>
          <w:tab/>
        </w:r>
        <w:r w:rsidR="00D17E3E" w:rsidRPr="00171262">
          <w:rPr>
            <w:noProof/>
            <w:webHidden/>
            <w:color w:val="auto"/>
          </w:rPr>
          <w:fldChar w:fldCharType="begin"/>
        </w:r>
        <w:r w:rsidR="00D17E3E" w:rsidRPr="00171262">
          <w:rPr>
            <w:noProof/>
            <w:webHidden/>
            <w:color w:val="auto"/>
          </w:rPr>
          <w:instrText xml:space="preserve"> PAGEREF _Toc243571117 \h </w:instrText>
        </w:r>
        <w:r w:rsidR="00D17E3E" w:rsidRPr="00171262">
          <w:rPr>
            <w:noProof/>
            <w:webHidden/>
            <w:color w:val="auto"/>
          </w:rPr>
        </w:r>
        <w:r w:rsidR="00D17E3E" w:rsidRPr="00171262">
          <w:rPr>
            <w:noProof/>
            <w:webHidden/>
            <w:color w:val="auto"/>
          </w:rPr>
          <w:fldChar w:fldCharType="separate"/>
        </w:r>
        <w:r w:rsidR="00171262" w:rsidRPr="00171262">
          <w:rPr>
            <w:noProof/>
            <w:webHidden/>
            <w:color w:val="auto"/>
          </w:rPr>
          <w:t>1</w:t>
        </w:r>
        <w:r w:rsidR="00D17E3E" w:rsidRPr="00171262">
          <w:rPr>
            <w:noProof/>
            <w:webHidden/>
            <w:color w:val="auto"/>
          </w:rPr>
          <w:fldChar w:fldCharType="end"/>
        </w:r>
      </w:hyperlink>
    </w:p>
    <w:p w14:paraId="2C858D82" w14:textId="2DF9CCD8" w:rsidR="00D17E3E" w:rsidRPr="00171262" w:rsidRDefault="00000000">
      <w:pPr>
        <w:pStyle w:val="TOC1"/>
        <w:rPr>
          <w:rFonts w:asciiTheme="minorHAnsi" w:eastAsiaTheme="minorEastAsia" w:hAnsiTheme="minorHAnsi" w:cstheme="minorBidi"/>
          <w:b w:val="0"/>
          <w:noProof/>
          <w:color w:val="auto"/>
          <w:kern w:val="2"/>
          <w:sz w:val="22"/>
          <w:szCs w:val="22"/>
          <w14:ligatures w14:val="standardContextual"/>
        </w:rPr>
      </w:pPr>
      <w:hyperlink w:anchor="_Toc243571118" w:history="1">
        <w:r w:rsidR="00D17E3E" w:rsidRPr="00171262">
          <w:rPr>
            <w:rStyle w:val="Hyperlink"/>
            <w:noProof/>
            <w:color w:val="auto"/>
          </w:rPr>
          <w:t>I. SỰ CẦN THIẾT</w:t>
        </w:r>
        <w:r w:rsidR="00D17E3E" w:rsidRPr="00171262">
          <w:rPr>
            <w:noProof/>
            <w:webHidden/>
            <w:color w:val="auto"/>
          </w:rPr>
          <w:tab/>
        </w:r>
        <w:r w:rsidR="00D17E3E" w:rsidRPr="00171262">
          <w:rPr>
            <w:noProof/>
            <w:webHidden/>
            <w:color w:val="auto"/>
          </w:rPr>
          <w:fldChar w:fldCharType="begin"/>
        </w:r>
        <w:r w:rsidR="00D17E3E" w:rsidRPr="00171262">
          <w:rPr>
            <w:noProof/>
            <w:webHidden/>
            <w:color w:val="auto"/>
          </w:rPr>
          <w:instrText xml:space="preserve"> PAGEREF _Toc243571118 \h </w:instrText>
        </w:r>
        <w:r w:rsidR="00D17E3E" w:rsidRPr="00171262">
          <w:rPr>
            <w:noProof/>
            <w:webHidden/>
            <w:color w:val="auto"/>
          </w:rPr>
        </w:r>
        <w:r w:rsidR="00D17E3E" w:rsidRPr="00171262">
          <w:rPr>
            <w:noProof/>
            <w:webHidden/>
            <w:color w:val="auto"/>
          </w:rPr>
          <w:fldChar w:fldCharType="separate"/>
        </w:r>
        <w:r w:rsidR="00171262" w:rsidRPr="00171262">
          <w:rPr>
            <w:noProof/>
            <w:webHidden/>
            <w:color w:val="auto"/>
          </w:rPr>
          <w:t>1</w:t>
        </w:r>
        <w:r w:rsidR="00D17E3E" w:rsidRPr="00171262">
          <w:rPr>
            <w:noProof/>
            <w:webHidden/>
            <w:color w:val="auto"/>
          </w:rPr>
          <w:fldChar w:fldCharType="end"/>
        </w:r>
      </w:hyperlink>
    </w:p>
    <w:p w14:paraId="1A927F02" w14:textId="497B78B3" w:rsidR="00D17E3E" w:rsidRPr="00171262" w:rsidRDefault="00000000">
      <w:pPr>
        <w:pStyle w:val="TOC1"/>
        <w:rPr>
          <w:rFonts w:asciiTheme="minorHAnsi" w:eastAsiaTheme="minorEastAsia" w:hAnsiTheme="minorHAnsi" w:cstheme="minorBidi"/>
          <w:b w:val="0"/>
          <w:noProof/>
          <w:color w:val="auto"/>
          <w:kern w:val="2"/>
          <w:sz w:val="22"/>
          <w:szCs w:val="22"/>
          <w14:ligatures w14:val="standardContextual"/>
        </w:rPr>
      </w:pPr>
      <w:hyperlink w:anchor="_Toc243571119" w:history="1">
        <w:r w:rsidR="00D17E3E" w:rsidRPr="00171262">
          <w:rPr>
            <w:rStyle w:val="Hyperlink"/>
            <w:noProof/>
            <w:color w:val="auto"/>
          </w:rPr>
          <w:t>II. CƠ SỞ XÂY DỰNG ĐỀ ÁN</w:t>
        </w:r>
        <w:r w:rsidR="00D17E3E" w:rsidRPr="00171262">
          <w:rPr>
            <w:noProof/>
            <w:webHidden/>
            <w:color w:val="auto"/>
          </w:rPr>
          <w:tab/>
        </w:r>
        <w:r w:rsidR="00D17E3E" w:rsidRPr="00171262">
          <w:rPr>
            <w:noProof/>
            <w:webHidden/>
            <w:color w:val="auto"/>
          </w:rPr>
          <w:fldChar w:fldCharType="begin"/>
        </w:r>
        <w:r w:rsidR="00D17E3E" w:rsidRPr="00171262">
          <w:rPr>
            <w:noProof/>
            <w:webHidden/>
            <w:color w:val="auto"/>
          </w:rPr>
          <w:instrText xml:space="preserve"> PAGEREF _Toc243571119 \h </w:instrText>
        </w:r>
        <w:r w:rsidR="00D17E3E" w:rsidRPr="00171262">
          <w:rPr>
            <w:noProof/>
            <w:webHidden/>
            <w:color w:val="auto"/>
          </w:rPr>
        </w:r>
        <w:r w:rsidR="00D17E3E" w:rsidRPr="00171262">
          <w:rPr>
            <w:noProof/>
            <w:webHidden/>
            <w:color w:val="auto"/>
          </w:rPr>
          <w:fldChar w:fldCharType="separate"/>
        </w:r>
        <w:r w:rsidR="00171262" w:rsidRPr="00171262">
          <w:rPr>
            <w:noProof/>
            <w:webHidden/>
            <w:color w:val="auto"/>
          </w:rPr>
          <w:t>3</w:t>
        </w:r>
        <w:r w:rsidR="00D17E3E" w:rsidRPr="00171262">
          <w:rPr>
            <w:noProof/>
            <w:webHidden/>
            <w:color w:val="auto"/>
          </w:rPr>
          <w:fldChar w:fldCharType="end"/>
        </w:r>
      </w:hyperlink>
    </w:p>
    <w:p w14:paraId="011F2DD9" w14:textId="07F36532" w:rsidR="00D17E3E" w:rsidRPr="00171262" w:rsidRDefault="00000000">
      <w:pPr>
        <w:pStyle w:val="TOC1"/>
        <w:rPr>
          <w:rFonts w:asciiTheme="minorHAnsi" w:eastAsiaTheme="minorEastAsia" w:hAnsiTheme="minorHAnsi" w:cstheme="minorBidi"/>
          <w:b w:val="0"/>
          <w:noProof/>
          <w:color w:val="auto"/>
          <w:kern w:val="2"/>
          <w:sz w:val="22"/>
          <w:szCs w:val="22"/>
          <w14:ligatures w14:val="standardContextual"/>
        </w:rPr>
      </w:pPr>
      <w:hyperlink w:anchor="_Toc243571120" w:history="1">
        <w:r w:rsidR="00D17E3E" w:rsidRPr="00171262">
          <w:rPr>
            <w:rStyle w:val="Hyperlink"/>
            <w:rFonts w:ascii="Times New Roman" w:hAnsi="Times New Roman"/>
            <w:noProof/>
            <w:color w:val="auto"/>
          </w:rPr>
          <w:t>Phần II</w:t>
        </w:r>
        <w:r w:rsidR="00D17E3E" w:rsidRPr="00171262">
          <w:rPr>
            <w:noProof/>
            <w:webHidden/>
            <w:color w:val="auto"/>
          </w:rPr>
          <w:tab/>
        </w:r>
        <w:r w:rsidR="00D17E3E" w:rsidRPr="00171262">
          <w:rPr>
            <w:noProof/>
            <w:webHidden/>
            <w:color w:val="auto"/>
          </w:rPr>
          <w:fldChar w:fldCharType="begin"/>
        </w:r>
        <w:r w:rsidR="00D17E3E" w:rsidRPr="00171262">
          <w:rPr>
            <w:noProof/>
            <w:webHidden/>
            <w:color w:val="auto"/>
          </w:rPr>
          <w:instrText xml:space="preserve"> PAGEREF _Toc243571120 \h </w:instrText>
        </w:r>
        <w:r w:rsidR="00D17E3E" w:rsidRPr="00171262">
          <w:rPr>
            <w:noProof/>
            <w:webHidden/>
            <w:color w:val="auto"/>
          </w:rPr>
        </w:r>
        <w:r w:rsidR="00D17E3E" w:rsidRPr="00171262">
          <w:rPr>
            <w:noProof/>
            <w:webHidden/>
            <w:color w:val="auto"/>
          </w:rPr>
          <w:fldChar w:fldCharType="separate"/>
        </w:r>
        <w:r w:rsidR="00171262" w:rsidRPr="00171262">
          <w:rPr>
            <w:noProof/>
            <w:webHidden/>
            <w:color w:val="auto"/>
          </w:rPr>
          <w:t>7</w:t>
        </w:r>
        <w:r w:rsidR="00D17E3E" w:rsidRPr="00171262">
          <w:rPr>
            <w:noProof/>
            <w:webHidden/>
            <w:color w:val="auto"/>
          </w:rPr>
          <w:fldChar w:fldCharType="end"/>
        </w:r>
      </w:hyperlink>
    </w:p>
    <w:p w14:paraId="242E8133" w14:textId="017B1D03" w:rsidR="00D17E3E" w:rsidRPr="00171262" w:rsidRDefault="00000000">
      <w:pPr>
        <w:pStyle w:val="TOC1"/>
        <w:rPr>
          <w:rFonts w:asciiTheme="minorHAnsi" w:eastAsiaTheme="minorEastAsia" w:hAnsiTheme="minorHAnsi" w:cstheme="minorBidi"/>
          <w:b w:val="0"/>
          <w:noProof/>
          <w:color w:val="auto"/>
          <w:kern w:val="2"/>
          <w:sz w:val="22"/>
          <w:szCs w:val="22"/>
          <w14:ligatures w14:val="standardContextual"/>
        </w:rPr>
      </w:pPr>
      <w:hyperlink w:anchor="_Toc243571121" w:history="1">
        <w:r w:rsidR="00D17E3E" w:rsidRPr="00171262">
          <w:rPr>
            <w:rStyle w:val="Hyperlink"/>
            <w:rFonts w:ascii="Times New Roman" w:hAnsi="Times New Roman"/>
            <w:noProof/>
            <w:color w:val="auto"/>
          </w:rPr>
          <w:t>THỰC TRẠNG CÔNG TÁC ĐÀO TẠO LÁI XE MÔ TÔ</w:t>
        </w:r>
        <w:r w:rsidR="00D17E3E" w:rsidRPr="00171262">
          <w:rPr>
            <w:noProof/>
            <w:webHidden/>
            <w:color w:val="auto"/>
          </w:rPr>
          <w:tab/>
        </w:r>
        <w:r w:rsidR="00D17E3E" w:rsidRPr="00171262">
          <w:rPr>
            <w:noProof/>
            <w:webHidden/>
            <w:color w:val="auto"/>
          </w:rPr>
          <w:fldChar w:fldCharType="begin"/>
        </w:r>
        <w:r w:rsidR="00D17E3E" w:rsidRPr="00171262">
          <w:rPr>
            <w:noProof/>
            <w:webHidden/>
            <w:color w:val="auto"/>
          </w:rPr>
          <w:instrText xml:space="preserve"> PAGEREF _Toc243571121 \h </w:instrText>
        </w:r>
        <w:r w:rsidR="00D17E3E" w:rsidRPr="00171262">
          <w:rPr>
            <w:noProof/>
            <w:webHidden/>
            <w:color w:val="auto"/>
          </w:rPr>
        </w:r>
        <w:r w:rsidR="00D17E3E" w:rsidRPr="00171262">
          <w:rPr>
            <w:noProof/>
            <w:webHidden/>
            <w:color w:val="auto"/>
          </w:rPr>
          <w:fldChar w:fldCharType="separate"/>
        </w:r>
        <w:r w:rsidR="00171262" w:rsidRPr="00171262">
          <w:rPr>
            <w:noProof/>
            <w:webHidden/>
            <w:color w:val="auto"/>
          </w:rPr>
          <w:t>7</w:t>
        </w:r>
        <w:r w:rsidR="00D17E3E" w:rsidRPr="00171262">
          <w:rPr>
            <w:noProof/>
            <w:webHidden/>
            <w:color w:val="auto"/>
          </w:rPr>
          <w:fldChar w:fldCharType="end"/>
        </w:r>
      </w:hyperlink>
    </w:p>
    <w:p w14:paraId="271F512E" w14:textId="0AB5258E" w:rsidR="00D17E3E" w:rsidRPr="00171262" w:rsidRDefault="00000000">
      <w:pPr>
        <w:pStyle w:val="TOC1"/>
        <w:rPr>
          <w:rFonts w:asciiTheme="minorHAnsi" w:eastAsiaTheme="minorEastAsia" w:hAnsiTheme="minorHAnsi" w:cstheme="minorBidi"/>
          <w:b w:val="0"/>
          <w:noProof/>
          <w:color w:val="auto"/>
          <w:kern w:val="2"/>
          <w:sz w:val="22"/>
          <w:szCs w:val="22"/>
          <w14:ligatures w14:val="standardContextual"/>
        </w:rPr>
      </w:pPr>
      <w:hyperlink w:anchor="_Toc243571122" w:history="1">
        <w:r w:rsidR="00D17E3E" w:rsidRPr="00171262">
          <w:rPr>
            <w:rStyle w:val="Hyperlink"/>
            <w:rFonts w:ascii="Times New Roman" w:hAnsi="Times New Roman"/>
            <w:noProof/>
            <w:color w:val="auto"/>
          </w:rPr>
          <w:t>VÀ CÁC ĐIỀU KIỆN BẢO ĐẢM</w:t>
        </w:r>
        <w:r w:rsidR="00D17E3E" w:rsidRPr="00171262">
          <w:rPr>
            <w:noProof/>
            <w:webHidden/>
            <w:color w:val="auto"/>
          </w:rPr>
          <w:tab/>
        </w:r>
        <w:r w:rsidR="00D17E3E" w:rsidRPr="00171262">
          <w:rPr>
            <w:noProof/>
            <w:webHidden/>
            <w:color w:val="auto"/>
          </w:rPr>
          <w:fldChar w:fldCharType="begin"/>
        </w:r>
        <w:r w:rsidR="00D17E3E" w:rsidRPr="00171262">
          <w:rPr>
            <w:noProof/>
            <w:webHidden/>
            <w:color w:val="auto"/>
          </w:rPr>
          <w:instrText xml:space="preserve"> PAGEREF _Toc243571122 \h </w:instrText>
        </w:r>
        <w:r w:rsidR="00D17E3E" w:rsidRPr="00171262">
          <w:rPr>
            <w:noProof/>
            <w:webHidden/>
            <w:color w:val="auto"/>
          </w:rPr>
        </w:r>
        <w:r w:rsidR="00D17E3E" w:rsidRPr="00171262">
          <w:rPr>
            <w:noProof/>
            <w:webHidden/>
            <w:color w:val="auto"/>
          </w:rPr>
          <w:fldChar w:fldCharType="separate"/>
        </w:r>
        <w:r w:rsidR="00171262" w:rsidRPr="00171262">
          <w:rPr>
            <w:noProof/>
            <w:webHidden/>
            <w:color w:val="auto"/>
          </w:rPr>
          <w:t>7</w:t>
        </w:r>
        <w:r w:rsidR="00D17E3E" w:rsidRPr="00171262">
          <w:rPr>
            <w:noProof/>
            <w:webHidden/>
            <w:color w:val="auto"/>
          </w:rPr>
          <w:fldChar w:fldCharType="end"/>
        </w:r>
      </w:hyperlink>
    </w:p>
    <w:p w14:paraId="777A13E8" w14:textId="26EE241E" w:rsidR="00D17E3E" w:rsidRPr="00171262" w:rsidRDefault="00000000">
      <w:pPr>
        <w:pStyle w:val="TOC1"/>
        <w:rPr>
          <w:rFonts w:asciiTheme="minorHAnsi" w:eastAsiaTheme="minorEastAsia" w:hAnsiTheme="minorHAnsi" w:cstheme="minorBidi"/>
          <w:b w:val="0"/>
          <w:noProof/>
          <w:color w:val="auto"/>
          <w:kern w:val="2"/>
          <w:sz w:val="22"/>
          <w:szCs w:val="22"/>
          <w14:ligatures w14:val="standardContextual"/>
        </w:rPr>
      </w:pPr>
      <w:hyperlink w:anchor="_Toc243571123" w:history="1">
        <w:r w:rsidR="00D17E3E" w:rsidRPr="00171262">
          <w:rPr>
            <w:rStyle w:val="Hyperlink"/>
            <w:noProof/>
            <w:color w:val="auto"/>
          </w:rPr>
          <w:t>I. THỰC TRẠNG VÀ KẾT QUẢ ĐÀO TẠO, SÁT HẠCH LÁI XE CỦA TRƯỜNG</w:t>
        </w:r>
        <w:r w:rsidR="00D17E3E" w:rsidRPr="00171262">
          <w:rPr>
            <w:noProof/>
            <w:webHidden/>
            <w:color w:val="auto"/>
          </w:rPr>
          <w:tab/>
        </w:r>
        <w:r w:rsidR="00D17E3E" w:rsidRPr="00171262">
          <w:rPr>
            <w:noProof/>
            <w:webHidden/>
            <w:color w:val="auto"/>
          </w:rPr>
          <w:fldChar w:fldCharType="begin"/>
        </w:r>
        <w:r w:rsidR="00D17E3E" w:rsidRPr="00171262">
          <w:rPr>
            <w:noProof/>
            <w:webHidden/>
            <w:color w:val="auto"/>
          </w:rPr>
          <w:instrText xml:space="preserve"> PAGEREF _Toc243571123 \h </w:instrText>
        </w:r>
        <w:r w:rsidR="00D17E3E" w:rsidRPr="00171262">
          <w:rPr>
            <w:noProof/>
            <w:webHidden/>
            <w:color w:val="auto"/>
          </w:rPr>
        </w:r>
        <w:r w:rsidR="00D17E3E" w:rsidRPr="00171262">
          <w:rPr>
            <w:noProof/>
            <w:webHidden/>
            <w:color w:val="auto"/>
          </w:rPr>
          <w:fldChar w:fldCharType="separate"/>
        </w:r>
        <w:r w:rsidR="00171262" w:rsidRPr="00171262">
          <w:rPr>
            <w:noProof/>
            <w:webHidden/>
            <w:color w:val="auto"/>
          </w:rPr>
          <w:t>7</w:t>
        </w:r>
        <w:r w:rsidR="00D17E3E" w:rsidRPr="00171262">
          <w:rPr>
            <w:noProof/>
            <w:webHidden/>
            <w:color w:val="auto"/>
          </w:rPr>
          <w:fldChar w:fldCharType="end"/>
        </w:r>
      </w:hyperlink>
    </w:p>
    <w:p w14:paraId="215AAAB3" w14:textId="0A49DC5D" w:rsidR="00D17E3E" w:rsidRPr="00171262" w:rsidRDefault="00000000">
      <w:pPr>
        <w:pStyle w:val="TOC1"/>
        <w:rPr>
          <w:rFonts w:asciiTheme="minorHAnsi" w:eastAsiaTheme="minorEastAsia" w:hAnsiTheme="minorHAnsi" w:cstheme="minorBidi"/>
          <w:b w:val="0"/>
          <w:noProof/>
          <w:color w:val="auto"/>
          <w:kern w:val="2"/>
          <w:sz w:val="22"/>
          <w:szCs w:val="22"/>
          <w14:ligatures w14:val="standardContextual"/>
        </w:rPr>
      </w:pPr>
      <w:hyperlink w:anchor="_Toc243571124" w:history="1">
        <w:r w:rsidR="00D17E3E" w:rsidRPr="00171262">
          <w:rPr>
            <w:rStyle w:val="Hyperlink"/>
            <w:noProof/>
            <w:color w:val="auto"/>
          </w:rPr>
          <w:t>1. Khái quát về khoa ĐT&amp;SHLX</w:t>
        </w:r>
        <w:r w:rsidR="00D17E3E" w:rsidRPr="00171262">
          <w:rPr>
            <w:noProof/>
            <w:webHidden/>
            <w:color w:val="auto"/>
          </w:rPr>
          <w:tab/>
        </w:r>
        <w:r w:rsidR="00D17E3E" w:rsidRPr="00171262">
          <w:rPr>
            <w:noProof/>
            <w:webHidden/>
            <w:color w:val="auto"/>
          </w:rPr>
          <w:fldChar w:fldCharType="begin"/>
        </w:r>
        <w:r w:rsidR="00D17E3E" w:rsidRPr="00171262">
          <w:rPr>
            <w:noProof/>
            <w:webHidden/>
            <w:color w:val="auto"/>
          </w:rPr>
          <w:instrText xml:space="preserve"> PAGEREF _Toc243571124 \h </w:instrText>
        </w:r>
        <w:r w:rsidR="00D17E3E" w:rsidRPr="00171262">
          <w:rPr>
            <w:noProof/>
            <w:webHidden/>
            <w:color w:val="auto"/>
          </w:rPr>
        </w:r>
        <w:r w:rsidR="00D17E3E" w:rsidRPr="00171262">
          <w:rPr>
            <w:noProof/>
            <w:webHidden/>
            <w:color w:val="auto"/>
          </w:rPr>
          <w:fldChar w:fldCharType="separate"/>
        </w:r>
        <w:r w:rsidR="00171262" w:rsidRPr="00171262">
          <w:rPr>
            <w:noProof/>
            <w:webHidden/>
            <w:color w:val="auto"/>
          </w:rPr>
          <w:t>7</w:t>
        </w:r>
        <w:r w:rsidR="00D17E3E" w:rsidRPr="00171262">
          <w:rPr>
            <w:noProof/>
            <w:webHidden/>
            <w:color w:val="auto"/>
          </w:rPr>
          <w:fldChar w:fldCharType="end"/>
        </w:r>
      </w:hyperlink>
    </w:p>
    <w:p w14:paraId="2E535731" w14:textId="32A1BAAD" w:rsidR="00D17E3E" w:rsidRPr="00171262" w:rsidRDefault="00000000">
      <w:pPr>
        <w:pStyle w:val="TOC2"/>
        <w:rPr>
          <w:rFonts w:asciiTheme="minorHAnsi" w:eastAsiaTheme="minorEastAsia" w:hAnsiTheme="minorHAnsi" w:cstheme="minorBidi"/>
          <w:noProof/>
          <w:color w:val="auto"/>
          <w:kern w:val="2"/>
          <w:sz w:val="22"/>
          <w:szCs w:val="22"/>
          <w14:ligatures w14:val="standardContextual"/>
        </w:rPr>
      </w:pPr>
      <w:hyperlink w:anchor="_Toc243571125" w:history="1">
        <w:r w:rsidR="00D17E3E" w:rsidRPr="00171262">
          <w:rPr>
            <w:rStyle w:val="Hyperlink"/>
            <w:noProof/>
            <w:color w:val="auto"/>
          </w:rPr>
          <w:t>2. Bộ môn ĐT&amp;SHLX mô tô</w:t>
        </w:r>
        <w:r w:rsidR="00D17E3E" w:rsidRPr="00171262">
          <w:rPr>
            <w:noProof/>
            <w:webHidden/>
            <w:color w:val="auto"/>
          </w:rPr>
          <w:tab/>
        </w:r>
        <w:r w:rsidR="00D17E3E" w:rsidRPr="00171262">
          <w:rPr>
            <w:noProof/>
            <w:webHidden/>
            <w:color w:val="auto"/>
          </w:rPr>
          <w:fldChar w:fldCharType="begin"/>
        </w:r>
        <w:r w:rsidR="00D17E3E" w:rsidRPr="00171262">
          <w:rPr>
            <w:noProof/>
            <w:webHidden/>
            <w:color w:val="auto"/>
          </w:rPr>
          <w:instrText xml:space="preserve"> PAGEREF _Toc243571125 \h </w:instrText>
        </w:r>
        <w:r w:rsidR="00D17E3E" w:rsidRPr="00171262">
          <w:rPr>
            <w:noProof/>
            <w:webHidden/>
            <w:color w:val="auto"/>
          </w:rPr>
        </w:r>
        <w:r w:rsidR="00D17E3E" w:rsidRPr="00171262">
          <w:rPr>
            <w:noProof/>
            <w:webHidden/>
            <w:color w:val="auto"/>
          </w:rPr>
          <w:fldChar w:fldCharType="separate"/>
        </w:r>
        <w:r w:rsidR="00171262" w:rsidRPr="00171262">
          <w:rPr>
            <w:noProof/>
            <w:webHidden/>
            <w:color w:val="auto"/>
          </w:rPr>
          <w:t>9</w:t>
        </w:r>
        <w:r w:rsidR="00D17E3E" w:rsidRPr="00171262">
          <w:rPr>
            <w:noProof/>
            <w:webHidden/>
            <w:color w:val="auto"/>
          </w:rPr>
          <w:fldChar w:fldCharType="end"/>
        </w:r>
      </w:hyperlink>
    </w:p>
    <w:p w14:paraId="4E44B530" w14:textId="2229D041" w:rsidR="00D17E3E" w:rsidRPr="00171262" w:rsidRDefault="00000000">
      <w:pPr>
        <w:pStyle w:val="TOC2"/>
        <w:rPr>
          <w:rFonts w:asciiTheme="minorHAnsi" w:eastAsiaTheme="minorEastAsia" w:hAnsiTheme="minorHAnsi" w:cstheme="minorBidi"/>
          <w:noProof/>
          <w:color w:val="auto"/>
          <w:kern w:val="2"/>
          <w:sz w:val="22"/>
          <w:szCs w:val="22"/>
          <w14:ligatures w14:val="standardContextual"/>
        </w:rPr>
      </w:pPr>
      <w:hyperlink w:anchor="_Toc243571126" w:history="1">
        <w:r w:rsidR="00D17E3E" w:rsidRPr="00171262">
          <w:rPr>
            <w:rStyle w:val="Hyperlink"/>
            <w:noProof/>
            <w:color w:val="auto"/>
          </w:rPr>
          <w:t>3. Kết quả tuyển sinh, đào tạo, sát hạch lái xe</w:t>
        </w:r>
        <w:r w:rsidR="00D17E3E" w:rsidRPr="00171262">
          <w:rPr>
            <w:noProof/>
            <w:webHidden/>
            <w:color w:val="auto"/>
          </w:rPr>
          <w:tab/>
        </w:r>
        <w:r w:rsidR="00D17E3E" w:rsidRPr="00171262">
          <w:rPr>
            <w:noProof/>
            <w:webHidden/>
            <w:color w:val="auto"/>
          </w:rPr>
          <w:fldChar w:fldCharType="begin"/>
        </w:r>
        <w:r w:rsidR="00D17E3E" w:rsidRPr="00171262">
          <w:rPr>
            <w:noProof/>
            <w:webHidden/>
            <w:color w:val="auto"/>
          </w:rPr>
          <w:instrText xml:space="preserve"> PAGEREF _Toc243571126 \h </w:instrText>
        </w:r>
        <w:r w:rsidR="00D17E3E" w:rsidRPr="00171262">
          <w:rPr>
            <w:noProof/>
            <w:webHidden/>
            <w:color w:val="auto"/>
          </w:rPr>
        </w:r>
        <w:r w:rsidR="00D17E3E" w:rsidRPr="00171262">
          <w:rPr>
            <w:noProof/>
            <w:webHidden/>
            <w:color w:val="auto"/>
          </w:rPr>
          <w:fldChar w:fldCharType="separate"/>
        </w:r>
        <w:r w:rsidR="00171262" w:rsidRPr="00171262">
          <w:rPr>
            <w:noProof/>
            <w:webHidden/>
            <w:color w:val="auto"/>
          </w:rPr>
          <w:t>10</w:t>
        </w:r>
        <w:r w:rsidR="00D17E3E" w:rsidRPr="00171262">
          <w:rPr>
            <w:noProof/>
            <w:webHidden/>
            <w:color w:val="auto"/>
          </w:rPr>
          <w:fldChar w:fldCharType="end"/>
        </w:r>
      </w:hyperlink>
    </w:p>
    <w:p w14:paraId="3CE7C9BB" w14:textId="0AB039F5" w:rsidR="00D17E3E" w:rsidRPr="00171262" w:rsidRDefault="00000000">
      <w:pPr>
        <w:pStyle w:val="TOC2"/>
        <w:rPr>
          <w:rFonts w:asciiTheme="minorHAnsi" w:eastAsiaTheme="minorEastAsia" w:hAnsiTheme="minorHAnsi" w:cstheme="minorBidi"/>
          <w:noProof/>
          <w:color w:val="auto"/>
          <w:kern w:val="2"/>
          <w:sz w:val="22"/>
          <w:szCs w:val="22"/>
          <w14:ligatures w14:val="standardContextual"/>
        </w:rPr>
      </w:pPr>
      <w:hyperlink w:anchor="_Toc243571127" w:history="1">
        <w:r w:rsidR="00D17E3E" w:rsidRPr="00171262">
          <w:rPr>
            <w:rStyle w:val="Hyperlink"/>
            <w:noProof/>
            <w:color w:val="auto"/>
          </w:rPr>
          <w:t>4. Kết quả thu, chi hoạt động lái xe của Trường giai đoạn 2023-2025</w:t>
        </w:r>
        <w:r w:rsidR="00D17E3E" w:rsidRPr="00171262">
          <w:rPr>
            <w:noProof/>
            <w:webHidden/>
            <w:color w:val="auto"/>
          </w:rPr>
          <w:tab/>
        </w:r>
        <w:r w:rsidR="00D17E3E" w:rsidRPr="00171262">
          <w:rPr>
            <w:noProof/>
            <w:webHidden/>
            <w:color w:val="auto"/>
          </w:rPr>
          <w:fldChar w:fldCharType="begin"/>
        </w:r>
        <w:r w:rsidR="00D17E3E" w:rsidRPr="00171262">
          <w:rPr>
            <w:noProof/>
            <w:webHidden/>
            <w:color w:val="auto"/>
          </w:rPr>
          <w:instrText xml:space="preserve"> PAGEREF _Toc243571127 \h </w:instrText>
        </w:r>
        <w:r w:rsidR="00D17E3E" w:rsidRPr="00171262">
          <w:rPr>
            <w:noProof/>
            <w:webHidden/>
            <w:color w:val="auto"/>
          </w:rPr>
        </w:r>
        <w:r w:rsidR="00D17E3E" w:rsidRPr="00171262">
          <w:rPr>
            <w:noProof/>
            <w:webHidden/>
            <w:color w:val="auto"/>
          </w:rPr>
          <w:fldChar w:fldCharType="separate"/>
        </w:r>
        <w:r w:rsidR="00171262" w:rsidRPr="00171262">
          <w:rPr>
            <w:noProof/>
            <w:webHidden/>
            <w:color w:val="auto"/>
          </w:rPr>
          <w:t>11</w:t>
        </w:r>
        <w:r w:rsidR="00D17E3E" w:rsidRPr="00171262">
          <w:rPr>
            <w:noProof/>
            <w:webHidden/>
            <w:color w:val="auto"/>
          </w:rPr>
          <w:fldChar w:fldCharType="end"/>
        </w:r>
      </w:hyperlink>
    </w:p>
    <w:p w14:paraId="2332D5DD" w14:textId="4B67E19C" w:rsidR="00D17E3E" w:rsidRPr="00171262" w:rsidRDefault="00000000">
      <w:pPr>
        <w:pStyle w:val="TOC1"/>
        <w:rPr>
          <w:rFonts w:asciiTheme="minorHAnsi" w:eastAsiaTheme="minorEastAsia" w:hAnsiTheme="minorHAnsi" w:cstheme="minorBidi"/>
          <w:b w:val="0"/>
          <w:noProof/>
          <w:color w:val="auto"/>
          <w:kern w:val="2"/>
          <w:sz w:val="22"/>
          <w:szCs w:val="22"/>
          <w14:ligatures w14:val="standardContextual"/>
        </w:rPr>
      </w:pPr>
      <w:hyperlink w:anchor="_Toc243571128" w:history="1">
        <w:r w:rsidR="00D17E3E" w:rsidRPr="00171262">
          <w:rPr>
            <w:rStyle w:val="Hyperlink"/>
            <w:noProof/>
            <w:color w:val="auto"/>
          </w:rPr>
          <w:t>II. CƠ SỞ VẬT CHẤT, PHƯƠNG TIỆN, TRANG THIẾT BỊ HIỆN CÓ CỦA TRƯỜNG</w:t>
        </w:r>
        <w:r w:rsidR="00D17E3E" w:rsidRPr="00171262">
          <w:rPr>
            <w:noProof/>
            <w:webHidden/>
            <w:color w:val="auto"/>
          </w:rPr>
          <w:tab/>
        </w:r>
        <w:r w:rsidR="00D17E3E" w:rsidRPr="00171262">
          <w:rPr>
            <w:noProof/>
            <w:webHidden/>
            <w:color w:val="auto"/>
          </w:rPr>
          <w:fldChar w:fldCharType="begin"/>
        </w:r>
        <w:r w:rsidR="00D17E3E" w:rsidRPr="00171262">
          <w:rPr>
            <w:noProof/>
            <w:webHidden/>
            <w:color w:val="auto"/>
          </w:rPr>
          <w:instrText xml:space="preserve"> PAGEREF _Toc243571128 \h </w:instrText>
        </w:r>
        <w:r w:rsidR="00D17E3E" w:rsidRPr="00171262">
          <w:rPr>
            <w:noProof/>
            <w:webHidden/>
            <w:color w:val="auto"/>
          </w:rPr>
        </w:r>
        <w:r w:rsidR="00D17E3E" w:rsidRPr="00171262">
          <w:rPr>
            <w:noProof/>
            <w:webHidden/>
            <w:color w:val="auto"/>
          </w:rPr>
          <w:fldChar w:fldCharType="separate"/>
        </w:r>
        <w:r w:rsidR="00171262" w:rsidRPr="00171262">
          <w:rPr>
            <w:noProof/>
            <w:webHidden/>
            <w:color w:val="auto"/>
          </w:rPr>
          <w:t>12</w:t>
        </w:r>
        <w:r w:rsidR="00D17E3E" w:rsidRPr="00171262">
          <w:rPr>
            <w:noProof/>
            <w:webHidden/>
            <w:color w:val="auto"/>
          </w:rPr>
          <w:fldChar w:fldCharType="end"/>
        </w:r>
      </w:hyperlink>
    </w:p>
    <w:p w14:paraId="70434B56" w14:textId="60779E22" w:rsidR="00D17E3E" w:rsidRPr="00171262" w:rsidRDefault="00000000">
      <w:pPr>
        <w:pStyle w:val="TOC2"/>
        <w:rPr>
          <w:rFonts w:asciiTheme="minorHAnsi" w:eastAsiaTheme="minorEastAsia" w:hAnsiTheme="minorHAnsi" w:cstheme="minorBidi"/>
          <w:noProof/>
          <w:color w:val="auto"/>
          <w:kern w:val="2"/>
          <w:sz w:val="22"/>
          <w:szCs w:val="22"/>
          <w14:ligatures w14:val="standardContextual"/>
        </w:rPr>
      </w:pPr>
      <w:hyperlink w:anchor="_Toc243571129" w:history="1">
        <w:r w:rsidR="00D17E3E" w:rsidRPr="00171262">
          <w:rPr>
            <w:rStyle w:val="Hyperlink"/>
            <w:noProof/>
            <w:color w:val="auto"/>
          </w:rPr>
          <w:t>1. Về sân tập, sân sát hạch</w:t>
        </w:r>
        <w:r w:rsidR="00D17E3E" w:rsidRPr="00171262">
          <w:rPr>
            <w:noProof/>
            <w:webHidden/>
            <w:color w:val="auto"/>
          </w:rPr>
          <w:tab/>
        </w:r>
        <w:r w:rsidR="00D17E3E" w:rsidRPr="00171262">
          <w:rPr>
            <w:noProof/>
            <w:webHidden/>
            <w:color w:val="auto"/>
          </w:rPr>
          <w:fldChar w:fldCharType="begin"/>
        </w:r>
        <w:r w:rsidR="00D17E3E" w:rsidRPr="00171262">
          <w:rPr>
            <w:noProof/>
            <w:webHidden/>
            <w:color w:val="auto"/>
          </w:rPr>
          <w:instrText xml:space="preserve"> PAGEREF _Toc243571129 \h </w:instrText>
        </w:r>
        <w:r w:rsidR="00D17E3E" w:rsidRPr="00171262">
          <w:rPr>
            <w:noProof/>
            <w:webHidden/>
            <w:color w:val="auto"/>
          </w:rPr>
        </w:r>
        <w:r w:rsidR="00D17E3E" w:rsidRPr="00171262">
          <w:rPr>
            <w:noProof/>
            <w:webHidden/>
            <w:color w:val="auto"/>
          </w:rPr>
          <w:fldChar w:fldCharType="separate"/>
        </w:r>
        <w:r w:rsidR="00171262" w:rsidRPr="00171262">
          <w:rPr>
            <w:noProof/>
            <w:webHidden/>
            <w:color w:val="auto"/>
          </w:rPr>
          <w:t>12</w:t>
        </w:r>
        <w:r w:rsidR="00D17E3E" w:rsidRPr="00171262">
          <w:rPr>
            <w:noProof/>
            <w:webHidden/>
            <w:color w:val="auto"/>
          </w:rPr>
          <w:fldChar w:fldCharType="end"/>
        </w:r>
      </w:hyperlink>
    </w:p>
    <w:p w14:paraId="60AE0A17" w14:textId="3A3EC7FD" w:rsidR="00D17E3E" w:rsidRPr="00171262" w:rsidRDefault="00000000">
      <w:pPr>
        <w:pStyle w:val="TOC2"/>
        <w:rPr>
          <w:rFonts w:asciiTheme="minorHAnsi" w:eastAsiaTheme="minorEastAsia" w:hAnsiTheme="minorHAnsi" w:cstheme="minorBidi"/>
          <w:noProof/>
          <w:color w:val="auto"/>
          <w:kern w:val="2"/>
          <w:sz w:val="22"/>
          <w:szCs w:val="22"/>
          <w14:ligatures w14:val="standardContextual"/>
        </w:rPr>
      </w:pPr>
      <w:hyperlink w:anchor="_Toc243571130" w:history="1">
        <w:r w:rsidR="00D17E3E" w:rsidRPr="00171262">
          <w:rPr>
            <w:rStyle w:val="Hyperlink"/>
            <w:noProof/>
            <w:color w:val="auto"/>
          </w:rPr>
          <w:t>2. Về phương tiện</w:t>
        </w:r>
        <w:r w:rsidR="00D17E3E" w:rsidRPr="00171262">
          <w:rPr>
            <w:noProof/>
            <w:webHidden/>
            <w:color w:val="auto"/>
          </w:rPr>
          <w:tab/>
        </w:r>
        <w:r w:rsidR="00D17E3E" w:rsidRPr="00171262">
          <w:rPr>
            <w:noProof/>
            <w:webHidden/>
            <w:color w:val="auto"/>
          </w:rPr>
          <w:fldChar w:fldCharType="begin"/>
        </w:r>
        <w:r w:rsidR="00D17E3E" w:rsidRPr="00171262">
          <w:rPr>
            <w:noProof/>
            <w:webHidden/>
            <w:color w:val="auto"/>
          </w:rPr>
          <w:instrText xml:space="preserve"> PAGEREF _Toc243571130 \h </w:instrText>
        </w:r>
        <w:r w:rsidR="00D17E3E" w:rsidRPr="00171262">
          <w:rPr>
            <w:noProof/>
            <w:webHidden/>
            <w:color w:val="auto"/>
          </w:rPr>
        </w:r>
        <w:r w:rsidR="00D17E3E" w:rsidRPr="00171262">
          <w:rPr>
            <w:noProof/>
            <w:webHidden/>
            <w:color w:val="auto"/>
          </w:rPr>
          <w:fldChar w:fldCharType="separate"/>
        </w:r>
        <w:r w:rsidR="00171262" w:rsidRPr="00171262">
          <w:rPr>
            <w:noProof/>
            <w:webHidden/>
            <w:color w:val="auto"/>
          </w:rPr>
          <w:t>13</w:t>
        </w:r>
        <w:r w:rsidR="00D17E3E" w:rsidRPr="00171262">
          <w:rPr>
            <w:noProof/>
            <w:webHidden/>
            <w:color w:val="auto"/>
          </w:rPr>
          <w:fldChar w:fldCharType="end"/>
        </w:r>
      </w:hyperlink>
    </w:p>
    <w:p w14:paraId="0FC60B45" w14:textId="26F7CFD2" w:rsidR="00D17E3E" w:rsidRPr="00171262" w:rsidRDefault="00000000">
      <w:pPr>
        <w:pStyle w:val="TOC2"/>
        <w:rPr>
          <w:rFonts w:asciiTheme="minorHAnsi" w:eastAsiaTheme="minorEastAsia" w:hAnsiTheme="minorHAnsi" w:cstheme="minorBidi"/>
          <w:noProof/>
          <w:color w:val="auto"/>
          <w:kern w:val="2"/>
          <w:sz w:val="22"/>
          <w:szCs w:val="22"/>
          <w14:ligatures w14:val="standardContextual"/>
        </w:rPr>
      </w:pPr>
      <w:hyperlink w:anchor="_Toc243571131" w:history="1">
        <w:r w:rsidR="00D17E3E" w:rsidRPr="00171262">
          <w:rPr>
            <w:rStyle w:val="Hyperlink"/>
            <w:noProof/>
            <w:color w:val="auto"/>
          </w:rPr>
          <w:t>3. Về phòng học, trang thiết bị giảng dạy lý thuyết</w:t>
        </w:r>
        <w:r w:rsidR="00D17E3E" w:rsidRPr="00171262">
          <w:rPr>
            <w:noProof/>
            <w:webHidden/>
            <w:color w:val="auto"/>
          </w:rPr>
          <w:tab/>
        </w:r>
        <w:r w:rsidR="00D17E3E" w:rsidRPr="00171262">
          <w:rPr>
            <w:noProof/>
            <w:webHidden/>
            <w:color w:val="auto"/>
          </w:rPr>
          <w:fldChar w:fldCharType="begin"/>
        </w:r>
        <w:r w:rsidR="00D17E3E" w:rsidRPr="00171262">
          <w:rPr>
            <w:noProof/>
            <w:webHidden/>
            <w:color w:val="auto"/>
          </w:rPr>
          <w:instrText xml:space="preserve"> PAGEREF _Toc243571131 \h </w:instrText>
        </w:r>
        <w:r w:rsidR="00D17E3E" w:rsidRPr="00171262">
          <w:rPr>
            <w:noProof/>
            <w:webHidden/>
            <w:color w:val="auto"/>
          </w:rPr>
        </w:r>
        <w:r w:rsidR="00D17E3E" w:rsidRPr="00171262">
          <w:rPr>
            <w:noProof/>
            <w:webHidden/>
            <w:color w:val="auto"/>
          </w:rPr>
          <w:fldChar w:fldCharType="separate"/>
        </w:r>
        <w:r w:rsidR="00171262" w:rsidRPr="00171262">
          <w:rPr>
            <w:noProof/>
            <w:webHidden/>
            <w:color w:val="auto"/>
          </w:rPr>
          <w:t>13</w:t>
        </w:r>
        <w:r w:rsidR="00D17E3E" w:rsidRPr="00171262">
          <w:rPr>
            <w:noProof/>
            <w:webHidden/>
            <w:color w:val="auto"/>
          </w:rPr>
          <w:fldChar w:fldCharType="end"/>
        </w:r>
      </w:hyperlink>
    </w:p>
    <w:p w14:paraId="3BAB13A8" w14:textId="3FBB4F75" w:rsidR="00D17E3E" w:rsidRPr="00171262" w:rsidRDefault="00000000">
      <w:pPr>
        <w:pStyle w:val="TOC1"/>
        <w:rPr>
          <w:rFonts w:asciiTheme="minorHAnsi" w:eastAsiaTheme="minorEastAsia" w:hAnsiTheme="minorHAnsi" w:cstheme="minorBidi"/>
          <w:b w:val="0"/>
          <w:noProof/>
          <w:color w:val="auto"/>
          <w:kern w:val="2"/>
          <w:sz w:val="22"/>
          <w:szCs w:val="22"/>
          <w14:ligatures w14:val="standardContextual"/>
        </w:rPr>
      </w:pPr>
      <w:hyperlink w:anchor="_Toc243571132" w:history="1">
        <w:r w:rsidR="00D17E3E" w:rsidRPr="00171262">
          <w:rPr>
            <w:rStyle w:val="Hyperlink"/>
            <w:noProof/>
            <w:color w:val="auto"/>
          </w:rPr>
          <w:t>III. THỰC TRẠNG NHU CẦU ĐÀO TẠO VÀ SÁT HẠCH LÁI XE MÔ TÔ HẠNG A</w:t>
        </w:r>
        <w:r w:rsidR="00D17E3E" w:rsidRPr="00171262">
          <w:rPr>
            <w:noProof/>
            <w:webHidden/>
            <w:color w:val="auto"/>
          </w:rPr>
          <w:tab/>
        </w:r>
        <w:r w:rsidR="00D17E3E" w:rsidRPr="00171262">
          <w:rPr>
            <w:noProof/>
            <w:webHidden/>
            <w:color w:val="auto"/>
          </w:rPr>
          <w:fldChar w:fldCharType="begin"/>
        </w:r>
        <w:r w:rsidR="00D17E3E" w:rsidRPr="00171262">
          <w:rPr>
            <w:noProof/>
            <w:webHidden/>
            <w:color w:val="auto"/>
          </w:rPr>
          <w:instrText xml:space="preserve"> PAGEREF _Toc243571132 \h </w:instrText>
        </w:r>
        <w:r w:rsidR="00D17E3E" w:rsidRPr="00171262">
          <w:rPr>
            <w:noProof/>
            <w:webHidden/>
            <w:color w:val="auto"/>
          </w:rPr>
        </w:r>
        <w:r w:rsidR="00D17E3E" w:rsidRPr="00171262">
          <w:rPr>
            <w:noProof/>
            <w:webHidden/>
            <w:color w:val="auto"/>
          </w:rPr>
          <w:fldChar w:fldCharType="separate"/>
        </w:r>
        <w:r w:rsidR="00171262" w:rsidRPr="00171262">
          <w:rPr>
            <w:noProof/>
            <w:webHidden/>
            <w:color w:val="auto"/>
          </w:rPr>
          <w:t>15</w:t>
        </w:r>
        <w:r w:rsidR="00D17E3E" w:rsidRPr="00171262">
          <w:rPr>
            <w:noProof/>
            <w:webHidden/>
            <w:color w:val="auto"/>
          </w:rPr>
          <w:fldChar w:fldCharType="end"/>
        </w:r>
      </w:hyperlink>
    </w:p>
    <w:p w14:paraId="2D1DF9B6" w14:textId="3AC25958" w:rsidR="00D17E3E" w:rsidRPr="00171262" w:rsidRDefault="00000000">
      <w:pPr>
        <w:pStyle w:val="TOC1"/>
        <w:rPr>
          <w:rFonts w:asciiTheme="minorHAnsi" w:eastAsiaTheme="minorEastAsia" w:hAnsiTheme="minorHAnsi" w:cstheme="minorBidi"/>
          <w:b w:val="0"/>
          <w:noProof/>
          <w:color w:val="auto"/>
          <w:kern w:val="2"/>
          <w:sz w:val="22"/>
          <w:szCs w:val="22"/>
          <w14:ligatures w14:val="standardContextual"/>
        </w:rPr>
      </w:pPr>
      <w:hyperlink w:anchor="_Toc243571133" w:history="1">
        <w:r w:rsidR="00D17E3E" w:rsidRPr="00171262">
          <w:rPr>
            <w:rStyle w:val="Hyperlink"/>
            <w:noProof/>
            <w:color w:val="auto"/>
          </w:rPr>
          <w:t>IV. ĐÁNH GIÁ CHUNG</w:t>
        </w:r>
        <w:r w:rsidR="00D17E3E" w:rsidRPr="00171262">
          <w:rPr>
            <w:noProof/>
            <w:webHidden/>
            <w:color w:val="auto"/>
          </w:rPr>
          <w:tab/>
        </w:r>
        <w:r w:rsidR="00D17E3E" w:rsidRPr="00171262">
          <w:rPr>
            <w:noProof/>
            <w:webHidden/>
            <w:color w:val="auto"/>
          </w:rPr>
          <w:fldChar w:fldCharType="begin"/>
        </w:r>
        <w:r w:rsidR="00D17E3E" w:rsidRPr="00171262">
          <w:rPr>
            <w:noProof/>
            <w:webHidden/>
            <w:color w:val="auto"/>
          </w:rPr>
          <w:instrText xml:space="preserve"> PAGEREF _Toc243571133 \h </w:instrText>
        </w:r>
        <w:r w:rsidR="00D17E3E" w:rsidRPr="00171262">
          <w:rPr>
            <w:noProof/>
            <w:webHidden/>
            <w:color w:val="auto"/>
          </w:rPr>
        </w:r>
        <w:r w:rsidR="00D17E3E" w:rsidRPr="00171262">
          <w:rPr>
            <w:noProof/>
            <w:webHidden/>
            <w:color w:val="auto"/>
          </w:rPr>
          <w:fldChar w:fldCharType="separate"/>
        </w:r>
        <w:r w:rsidR="00171262" w:rsidRPr="00171262">
          <w:rPr>
            <w:noProof/>
            <w:webHidden/>
            <w:color w:val="auto"/>
          </w:rPr>
          <w:t>17</w:t>
        </w:r>
        <w:r w:rsidR="00D17E3E" w:rsidRPr="00171262">
          <w:rPr>
            <w:noProof/>
            <w:webHidden/>
            <w:color w:val="auto"/>
          </w:rPr>
          <w:fldChar w:fldCharType="end"/>
        </w:r>
      </w:hyperlink>
    </w:p>
    <w:p w14:paraId="7201813F" w14:textId="0A50DA8D" w:rsidR="00D17E3E" w:rsidRPr="00171262" w:rsidRDefault="00000000">
      <w:pPr>
        <w:pStyle w:val="TOC2"/>
        <w:rPr>
          <w:rFonts w:asciiTheme="minorHAnsi" w:eastAsiaTheme="minorEastAsia" w:hAnsiTheme="minorHAnsi" w:cstheme="minorBidi"/>
          <w:noProof/>
          <w:color w:val="auto"/>
          <w:kern w:val="2"/>
          <w:sz w:val="22"/>
          <w:szCs w:val="22"/>
          <w14:ligatures w14:val="standardContextual"/>
        </w:rPr>
      </w:pPr>
      <w:hyperlink w:anchor="_Toc243571134" w:history="1">
        <w:r w:rsidR="00D17E3E" w:rsidRPr="00171262">
          <w:rPr>
            <w:rStyle w:val="Hyperlink"/>
            <w:noProof/>
            <w:color w:val="auto"/>
          </w:rPr>
          <w:t>1. Ưu điểm, kết quả và những thuận lợi</w:t>
        </w:r>
        <w:r w:rsidR="00D17E3E" w:rsidRPr="00171262">
          <w:rPr>
            <w:noProof/>
            <w:webHidden/>
            <w:color w:val="auto"/>
          </w:rPr>
          <w:tab/>
        </w:r>
        <w:r w:rsidR="00D17E3E" w:rsidRPr="00171262">
          <w:rPr>
            <w:noProof/>
            <w:webHidden/>
            <w:color w:val="auto"/>
          </w:rPr>
          <w:fldChar w:fldCharType="begin"/>
        </w:r>
        <w:r w:rsidR="00D17E3E" w:rsidRPr="00171262">
          <w:rPr>
            <w:noProof/>
            <w:webHidden/>
            <w:color w:val="auto"/>
          </w:rPr>
          <w:instrText xml:space="preserve"> PAGEREF _Toc243571134 \h </w:instrText>
        </w:r>
        <w:r w:rsidR="00D17E3E" w:rsidRPr="00171262">
          <w:rPr>
            <w:noProof/>
            <w:webHidden/>
            <w:color w:val="auto"/>
          </w:rPr>
        </w:r>
        <w:r w:rsidR="00D17E3E" w:rsidRPr="00171262">
          <w:rPr>
            <w:noProof/>
            <w:webHidden/>
            <w:color w:val="auto"/>
          </w:rPr>
          <w:fldChar w:fldCharType="separate"/>
        </w:r>
        <w:r w:rsidR="00171262" w:rsidRPr="00171262">
          <w:rPr>
            <w:noProof/>
            <w:webHidden/>
            <w:color w:val="auto"/>
          </w:rPr>
          <w:t>17</w:t>
        </w:r>
        <w:r w:rsidR="00D17E3E" w:rsidRPr="00171262">
          <w:rPr>
            <w:noProof/>
            <w:webHidden/>
            <w:color w:val="auto"/>
          </w:rPr>
          <w:fldChar w:fldCharType="end"/>
        </w:r>
      </w:hyperlink>
    </w:p>
    <w:p w14:paraId="3EC84EB0" w14:textId="277D9CD7" w:rsidR="00D17E3E" w:rsidRPr="00171262" w:rsidRDefault="00000000">
      <w:pPr>
        <w:pStyle w:val="TOC2"/>
        <w:rPr>
          <w:rFonts w:asciiTheme="minorHAnsi" w:eastAsiaTheme="minorEastAsia" w:hAnsiTheme="minorHAnsi" w:cstheme="minorBidi"/>
          <w:noProof/>
          <w:color w:val="auto"/>
          <w:kern w:val="2"/>
          <w:sz w:val="22"/>
          <w:szCs w:val="22"/>
          <w14:ligatures w14:val="standardContextual"/>
        </w:rPr>
      </w:pPr>
      <w:hyperlink w:anchor="_Toc243571135" w:history="1">
        <w:r w:rsidR="00D17E3E" w:rsidRPr="00171262">
          <w:rPr>
            <w:rStyle w:val="Hyperlink"/>
            <w:noProof/>
            <w:color w:val="auto"/>
          </w:rPr>
          <w:t>2. Những hạn chế, khó khăn và nguyên nhân</w:t>
        </w:r>
        <w:r w:rsidR="00D17E3E" w:rsidRPr="00171262">
          <w:rPr>
            <w:noProof/>
            <w:webHidden/>
            <w:color w:val="auto"/>
          </w:rPr>
          <w:tab/>
        </w:r>
        <w:r w:rsidR="00D17E3E" w:rsidRPr="00171262">
          <w:rPr>
            <w:noProof/>
            <w:webHidden/>
            <w:color w:val="auto"/>
          </w:rPr>
          <w:fldChar w:fldCharType="begin"/>
        </w:r>
        <w:r w:rsidR="00D17E3E" w:rsidRPr="00171262">
          <w:rPr>
            <w:noProof/>
            <w:webHidden/>
            <w:color w:val="auto"/>
          </w:rPr>
          <w:instrText xml:space="preserve"> PAGEREF _Toc243571135 \h </w:instrText>
        </w:r>
        <w:r w:rsidR="00D17E3E" w:rsidRPr="00171262">
          <w:rPr>
            <w:noProof/>
            <w:webHidden/>
            <w:color w:val="auto"/>
          </w:rPr>
        </w:r>
        <w:r w:rsidR="00D17E3E" w:rsidRPr="00171262">
          <w:rPr>
            <w:noProof/>
            <w:webHidden/>
            <w:color w:val="auto"/>
          </w:rPr>
          <w:fldChar w:fldCharType="separate"/>
        </w:r>
        <w:r w:rsidR="00171262" w:rsidRPr="00171262">
          <w:rPr>
            <w:noProof/>
            <w:webHidden/>
            <w:color w:val="auto"/>
          </w:rPr>
          <w:t>17</w:t>
        </w:r>
        <w:r w:rsidR="00D17E3E" w:rsidRPr="00171262">
          <w:rPr>
            <w:noProof/>
            <w:webHidden/>
            <w:color w:val="auto"/>
          </w:rPr>
          <w:fldChar w:fldCharType="end"/>
        </w:r>
      </w:hyperlink>
    </w:p>
    <w:p w14:paraId="257F9912" w14:textId="5EEABFAF" w:rsidR="00D17E3E" w:rsidRPr="00171262" w:rsidRDefault="00000000">
      <w:pPr>
        <w:pStyle w:val="TOC1"/>
        <w:rPr>
          <w:rFonts w:asciiTheme="minorHAnsi" w:eastAsiaTheme="minorEastAsia" w:hAnsiTheme="minorHAnsi" w:cstheme="minorBidi"/>
          <w:b w:val="0"/>
          <w:noProof/>
          <w:color w:val="auto"/>
          <w:kern w:val="2"/>
          <w:sz w:val="22"/>
          <w:szCs w:val="22"/>
          <w14:ligatures w14:val="standardContextual"/>
        </w:rPr>
      </w:pPr>
      <w:hyperlink w:anchor="_Toc243571136" w:history="1">
        <w:r w:rsidR="00D17E3E" w:rsidRPr="00171262">
          <w:rPr>
            <w:rStyle w:val="Hyperlink"/>
            <w:rFonts w:ascii="Times New Roman" w:hAnsi="Times New Roman"/>
            <w:noProof/>
            <w:color w:val="auto"/>
          </w:rPr>
          <w:t>Phần III</w:t>
        </w:r>
        <w:r w:rsidR="00D17E3E" w:rsidRPr="00171262">
          <w:rPr>
            <w:noProof/>
            <w:webHidden/>
            <w:color w:val="auto"/>
          </w:rPr>
          <w:tab/>
        </w:r>
        <w:r w:rsidR="00D17E3E" w:rsidRPr="00171262">
          <w:rPr>
            <w:noProof/>
            <w:webHidden/>
            <w:color w:val="auto"/>
          </w:rPr>
          <w:fldChar w:fldCharType="begin"/>
        </w:r>
        <w:r w:rsidR="00D17E3E" w:rsidRPr="00171262">
          <w:rPr>
            <w:noProof/>
            <w:webHidden/>
            <w:color w:val="auto"/>
          </w:rPr>
          <w:instrText xml:space="preserve"> PAGEREF _Toc243571136 \h </w:instrText>
        </w:r>
        <w:r w:rsidR="00D17E3E" w:rsidRPr="00171262">
          <w:rPr>
            <w:noProof/>
            <w:webHidden/>
            <w:color w:val="auto"/>
          </w:rPr>
        </w:r>
        <w:r w:rsidR="00D17E3E" w:rsidRPr="00171262">
          <w:rPr>
            <w:noProof/>
            <w:webHidden/>
            <w:color w:val="auto"/>
          </w:rPr>
          <w:fldChar w:fldCharType="separate"/>
        </w:r>
        <w:r w:rsidR="00171262" w:rsidRPr="00171262">
          <w:rPr>
            <w:noProof/>
            <w:webHidden/>
            <w:color w:val="auto"/>
          </w:rPr>
          <w:t>19</w:t>
        </w:r>
        <w:r w:rsidR="00D17E3E" w:rsidRPr="00171262">
          <w:rPr>
            <w:noProof/>
            <w:webHidden/>
            <w:color w:val="auto"/>
          </w:rPr>
          <w:fldChar w:fldCharType="end"/>
        </w:r>
      </w:hyperlink>
    </w:p>
    <w:p w14:paraId="2B2006EE" w14:textId="437A8BD1" w:rsidR="00D17E3E" w:rsidRPr="00171262" w:rsidRDefault="00000000">
      <w:pPr>
        <w:pStyle w:val="TOC1"/>
        <w:rPr>
          <w:rFonts w:asciiTheme="minorHAnsi" w:eastAsiaTheme="minorEastAsia" w:hAnsiTheme="minorHAnsi" w:cstheme="minorBidi"/>
          <w:b w:val="0"/>
          <w:noProof/>
          <w:color w:val="auto"/>
          <w:kern w:val="2"/>
          <w:sz w:val="22"/>
          <w:szCs w:val="22"/>
          <w14:ligatures w14:val="standardContextual"/>
        </w:rPr>
      </w:pPr>
      <w:hyperlink w:anchor="_Toc243571137" w:history="1">
        <w:r w:rsidR="00D17E3E" w:rsidRPr="00171262">
          <w:rPr>
            <w:rStyle w:val="Hyperlink"/>
            <w:rFonts w:ascii="Times New Roman" w:hAnsi="Times New Roman"/>
            <w:noProof/>
            <w:color w:val="auto"/>
          </w:rPr>
          <w:t>NỘI DUNG, GIẢI PHÁP CỦA ĐỀ ÁN</w:t>
        </w:r>
        <w:r w:rsidR="00D17E3E" w:rsidRPr="00171262">
          <w:rPr>
            <w:noProof/>
            <w:webHidden/>
            <w:color w:val="auto"/>
          </w:rPr>
          <w:tab/>
        </w:r>
        <w:r w:rsidR="00D17E3E" w:rsidRPr="00171262">
          <w:rPr>
            <w:noProof/>
            <w:webHidden/>
            <w:color w:val="auto"/>
          </w:rPr>
          <w:fldChar w:fldCharType="begin"/>
        </w:r>
        <w:r w:rsidR="00D17E3E" w:rsidRPr="00171262">
          <w:rPr>
            <w:noProof/>
            <w:webHidden/>
            <w:color w:val="auto"/>
          </w:rPr>
          <w:instrText xml:space="preserve"> PAGEREF _Toc243571137 \h </w:instrText>
        </w:r>
        <w:r w:rsidR="00D17E3E" w:rsidRPr="00171262">
          <w:rPr>
            <w:noProof/>
            <w:webHidden/>
            <w:color w:val="auto"/>
          </w:rPr>
        </w:r>
        <w:r w:rsidR="00D17E3E" w:rsidRPr="00171262">
          <w:rPr>
            <w:noProof/>
            <w:webHidden/>
            <w:color w:val="auto"/>
          </w:rPr>
          <w:fldChar w:fldCharType="separate"/>
        </w:r>
        <w:r w:rsidR="00171262" w:rsidRPr="00171262">
          <w:rPr>
            <w:noProof/>
            <w:webHidden/>
            <w:color w:val="auto"/>
          </w:rPr>
          <w:t>19</w:t>
        </w:r>
        <w:r w:rsidR="00D17E3E" w:rsidRPr="00171262">
          <w:rPr>
            <w:noProof/>
            <w:webHidden/>
            <w:color w:val="auto"/>
          </w:rPr>
          <w:fldChar w:fldCharType="end"/>
        </w:r>
      </w:hyperlink>
    </w:p>
    <w:p w14:paraId="06B6A591" w14:textId="36BBFDA2" w:rsidR="00D17E3E" w:rsidRPr="00171262" w:rsidRDefault="00000000">
      <w:pPr>
        <w:pStyle w:val="TOC1"/>
        <w:rPr>
          <w:rFonts w:asciiTheme="minorHAnsi" w:eastAsiaTheme="minorEastAsia" w:hAnsiTheme="minorHAnsi" w:cstheme="minorBidi"/>
          <w:b w:val="0"/>
          <w:noProof/>
          <w:color w:val="auto"/>
          <w:kern w:val="2"/>
          <w:sz w:val="22"/>
          <w:szCs w:val="22"/>
          <w14:ligatures w14:val="standardContextual"/>
        </w:rPr>
      </w:pPr>
      <w:hyperlink w:anchor="_Toc243571138" w:history="1">
        <w:r w:rsidR="00D17E3E" w:rsidRPr="00171262">
          <w:rPr>
            <w:rStyle w:val="Hyperlink"/>
            <w:noProof/>
            <w:color w:val="auto"/>
          </w:rPr>
          <w:t>I. MỤC TIÊU, QUAN ĐIỂM</w:t>
        </w:r>
        <w:r w:rsidR="00D17E3E" w:rsidRPr="00171262">
          <w:rPr>
            <w:noProof/>
            <w:webHidden/>
            <w:color w:val="auto"/>
          </w:rPr>
          <w:tab/>
        </w:r>
        <w:r w:rsidR="00D17E3E" w:rsidRPr="00171262">
          <w:rPr>
            <w:noProof/>
            <w:webHidden/>
            <w:color w:val="auto"/>
          </w:rPr>
          <w:fldChar w:fldCharType="begin"/>
        </w:r>
        <w:r w:rsidR="00D17E3E" w:rsidRPr="00171262">
          <w:rPr>
            <w:noProof/>
            <w:webHidden/>
            <w:color w:val="auto"/>
          </w:rPr>
          <w:instrText xml:space="preserve"> PAGEREF _Toc243571138 \h </w:instrText>
        </w:r>
        <w:r w:rsidR="00D17E3E" w:rsidRPr="00171262">
          <w:rPr>
            <w:noProof/>
            <w:webHidden/>
            <w:color w:val="auto"/>
          </w:rPr>
        </w:r>
        <w:r w:rsidR="00D17E3E" w:rsidRPr="00171262">
          <w:rPr>
            <w:noProof/>
            <w:webHidden/>
            <w:color w:val="auto"/>
          </w:rPr>
          <w:fldChar w:fldCharType="separate"/>
        </w:r>
        <w:r w:rsidR="00171262" w:rsidRPr="00171262">
          <w:rPr>
            <w:noProof/>
            <w:webHidden/>
            <w:color w:val="auto"/>
          </w:rPr>
          <w:t>19</w:t>
        </w:r>
        <w:r w:rsidR="00D17E3E" w:rsidRPr="00171262">
          <w:rPr>
            <w:noProof/>
            <w:webHidden/>
            <w:color w:val="auto"/>
          </w:rPr>
          <w:fldChar w:fldCharType="end"/>
        </w:r>
      </w:hyperlink>
    </w:p>
    <w:p w14:paraId="27FA5BA2" w14:textId="0FC3ECCC" w:rsidR="00D17E3E" w:rsidRPr="00171262" w:rsidRDefault="00000000">
      <w:pPr>
        <w:pStyle w:val="TOC2"/>
        <w:rPr>
          <w:rFonts w:asciiTheme="minorHAnsi" w:eastAsiaTheme="minorEastAsia" w:hAnsiTheme="minorHAnsi" w:cstheme="minorBidi"/>
          <w:noProof/>
          <w:color w:val="auto"/>
          <w:kern w:val="2"/>
          <w:sz w:val="22"/>
          <w:szCs w:val="22"/>
          <w14:ligatures w14:val="standardContextual"/>
        </w:rPr>
      </w:pPr>
      <w:hyperlink w:anchor="_Toc243571139" w:history="1">
        <w:r w:rsidR="00D17E3E" w:rsidRPr="00171262">
          <w:rPr>
            <w:rStyle w:val="Hyperlink"/>
            <w:noProof/>
            <w:color w:val="auto"/>
          </w:rPr>
          <w:t>1. Mục tiêu chung</w:t>
        </w:r>
        <w:r w:rsidR="00D17E3E" w:rsidRPr="00171262">
          <w:rPr>
            <w:noProof/>
            <w:webHidden/>
            <w:color w:val="auto"/>
          </w:rPr>
          <w:tab/>
        </w:r>
        <w:r w:rsidR="00D17E3E" w:rsidRPr="00171262">
          <w:rPr>
            <w:noProof/>
            <w:webHidden/>
            <w:color w:val="auto"/>
          </w:rPr>
          <w:fldChar w:fldCharType="begin"/>
        </w:r>
        <w:r w:rsidR="00D17E3E" w:rsidRPr="00171262">
          <w:rPr>
            <w:noProof/>
            <w:webHidden/>
            <w:color w:val="auto"/>
          </w:rPr>
          <w:instrText xml:space="preserve"> PAGEREF _Toc243571139 \h </w:instrText>
        </w:r>
        <w:r w:rsidR="00D17E3E" w:rsidRPr="00171262">
          <w:rPr>
            <w:noProof/>
            <w:webHidden/>
            <w:color w:val="auto"/>
          </w:rPr>
        </w:r>
        <w:r w:rsidR="00D17E3E" w:rsidRPr="00171262">
          <w:rPr>
            <w:noProof/>
            <w:webHidden/>
            <w:color w:val="auto"/>
          </w:rPr>
          <w:fldChar w:fldCharType="separate"/>
        </w:r>
        <w:r w:rsidR="00171262" w:rsidRPr="00171262">
          <w:rPr>
            <w:noProof/>
            <w:webHidden/>
            <w:color w:val="auto"/>
          </w:rPr>
          <w:t>19</w:t>
        </w:r>
        <w:r w:rsidR="00D17E3E" w:rsidRPr="00171262">
          <w:rPr>
            <w:noProof/>
            <w:webHidden/>
            <w:color w:val="auto"/>
          </w:rPr>
          <w:fldChar w:fldCharType="end"/>
        </w:r>
      </w:hyperlink>
    </w:p>
    <w:p w14:paraId="4A9A12EB" w14:textId="5E046436" w:rsidR="00D17E3E" w:rsidRPr="00171262" w:rsidRDefault="00000000">
      <w:pPr>
        <w:pStyle w:val="TOC2"/>
        <w:rPr>
          <w:rFonts w:asciiTheme="minorHAnsi" w:eastAsiaTheme="minorEastAsia" w:hAnsiTheme="minorHAnsi" w:cstheme="minorBidi"/>
          <w:noProof/>
          <w:color w:val="auto"/>
          <w:kern w:val="2"/>
          <w:sz w:val="22"/>
          <w:szCs w:val="22"/>
          <w14:ligatures w14:val="standardContextual"/>
        </w:rPr>
      </w:pPr>
      <w:hyperlink w:anchor="_Toc243571140" w:history="1">
        <w:r w:rsidR="00D17E3E" w:rsidRPr="00171262">
          <w:rPr>
            <w:rStyle w:val="Hyperlink"/>
            <w:noProof/>
            <w:color w:val="auto"/>
          </w:rPr>
          <w:t>2. Mục tiêu cụ thể</w:t>
        </w:r>
        <w:r w:rsidR="00D17E3E" w:rsidRPr="00171262">
          <w:rPr>
            <w:noProof/>
            <w:webHidden/>
            <w:color w:val="auto"/>
          </w:rPr>
          <w:tab/>
        </w:r>
        <w:r w:rsidR="00D17E3E" w:rsidRPr="00171262">
          <w:rPr>
            <w:noProof/>
            <w:webHidden/>
            <w:color w:val="auto"/>
          </w:rPr>
          <w:fldChar w:fldCharType="begin"/>
        </w:r>
        <w:r w:rsidR="00D17E3E" w:rsidRPr="00171262">
          <w:rPr>
            <w:noProof/>
            <w:webHidden/>
            <w:color w:val="auto"/>
          </w:rPr>
          <w:instrText xml:space="preserve"> PAGEREF _Toc243571140 \h </w:instrText>
        </w:r>
        <w:r w:rsidR="00D17E3E" w:rsidRPr="00171262">
          <w:rPr>
            <w:noProof/>
            <w:webHidden/>
            <w:color w:val="auto"/>
          </w:rPr>
        </w:r>
        <w:r w:rsidR="00D17E3E" w:rsidRPr="00171262">
          <w:rPr>
            <w:noProof/>
            <w:webHidden/>
            <w:color w:val="auto"/>
          </w:rPr>
          <w:fldChar w:fldCharType="separate"/>
        </w:r>
        <w:r w:rsidR="00171262" w:rsidRPr="00171262">
          <w:rPr>
            <w:noProof/>
            <w:webHidden/>
            <w:color w:val="auto"/>
          </w:rPr>
          <w:t>19</w:t>
        </w:r>
        <w:r w:rsidR="00D17E3E" w:rsidRPr="00171262">
          <w:rPr>
            <w:noProof/>
            <w:webHidden/>
            <w:color w:val="auto"/>
          </w:rPr>
          <w:fldChar w:fldCharType="end"/>
        </w:r>
      </w:hyperlink>
    </w:p>
    <w:p w14:paraId="13D49CA3" w14:textId="0DD6132F" w:rsidR="00D17E3E" w:rsidRPr="00171262" w:rsidRDefault="00000000">
      <w:pPr>
        <w:pStyle w:val="TOC2"/>
        <w:rPr>
          <w:rFonts w:asciiTheme="minorHAnsi" w:eastAsiaTheme="minorEastAsia" w:hAnsiTheme="minorHAnsi" w:cstheme="minorBidi"/>
          <w:noProof/>
          <w:color w:val="auto"/>
          <w:kern w:val="2"/>
          <w:sz w:val="22"/>
          <w:szCs w:val="22"/>
          <w14:ligatures w14:val="standardContextual"/>
        </w:rPr>
      </w:pPr>
      <w:hyperlink w:anchor="_Toc243571141" w:history="1">
        <w:r w:rsidR="00D17E3E" w:rsidRPr="00171262">
          <w:rPr>
            <w:rStyle w:val="Hyperlink"/>
            <w:noProof/>
            <w:color w:val="auto"/>
          </w:rPr>
          <w:t>3. Quan điểm xây dựng Đề án</w:t>
        </w:r>
        <w:r w:rsidR="00D17E3E" w:rsidRPr="00171262">
          <w:rPr>
            <w:noProof/>
            <w:webHidden/>
            <w:color w:val="auto"/>
          </w:rPr>
          <w:tab/>
        </w:r>
        <w:r w:rsidR="00D17E3E" w:rsidRPr="00171262">
          <w:rPr>
            <w:noProof/>
            <w:webHidden/>
            <w:color w:val="auto"/>
          </w:rPr>
          <w:fldChar w:fldCharType="begin"/>
        </w:r>
        <w:r w:rsidR="00D17E3E" w:rsidRPr="00171262">
          <w:rPr>
            <w:noProof/>
            <w:webHidden/>
            <w:color w:val="auto"/>
          </w:rPr>
          <w:instrText xml:space="preserve"> PAGEREF _Toc243571141 \h </w:instrText>
        </w:r>
        <w:r w:rsidR="00D17E3E" w:rsidRPr="00171262">
          <w:rPr>
            <w:noProof/>
            <w:webHidden/>
            <w:color w:val="auto"/>
          </w:rPr>
        </w:r>
        <w:r w:rsidR="00D17E3E" w:rsidRPr="00171262">
          <w:rPr>
            <w:noProof/>
            <w:webHidden/>
            <w:color w:val="auto"/>
          </w:rPr>
          <w:fldChar w:fldCharType="separate"/>
        </w:r>
        <w:r w:rsidR="00171262" w:rsidRPr="00171262">
          <w:rPr>
            <w:noProof/>
            <w:webHidden/>
            <w:color w:val="auto"/>
          </w:rPr>
          <w:t>20</w:t>
        </w:r>
        <w:r w:rsidR="00D17E3E" w:rsidRPr="00171262">
          <w:rPr>
            <w:noProof/>
            <w:webHidden/>
            <w:color w:val="auto"/>
          </w:rPr>
          <w:fldChar w:fldCharType="end"/>
        </w:r>
      </w:hyperlink>
    </w:p>
    <w:p w14:paraId="5E89D5D5" w14:textId="15C3E43E" w:rsidR="00D17E3E" w:rsidRPr="00171262" w:rsidRDefault="00000000">
      <w:pPr>
        <w:pStyle w:val="TOC2"/>
        <w:rPr>
          <w:rFonts w:asciiTheme="minorHAnsi" w:eastAsiaTheme="minorEastAsia" w:hAnsiTheme="minorHAnsi" w:cstheme="minorBidi"/>
          <w:noProof/>
          <w:color w:val="auto"/>
          <w:kern w:val="2"/>
          <w:sz w:val="22"/>
          <w:szCs w:val="22"/>
          <w14:ligatures w14:val="standardContextual"/>
        </w:rPr>
      </w:pPr>
      <w:hyperlink w:anchor="_Toc243571142" w:history="1">
        <w:r w:rsidR="00D17E3E" w:rsidRPr="00171262">
          <w:rPr>
            <w:rStyle w:val="Hyperlink"/>
            <w:noProof/>
            <w:color w:val="auto"/>
          </w:rPr>
          <w:t>4. Mục tiêu tuyển sinh, quy mô đào tạo dự kiến theo năm (từ 2027)</w:t>
        </w:r>
        <w:r w:rsidR="00D17E3E" w:rsidRPr="00171262">
          <w:rPr>
            <w:noProof/>
            <w:webHidden/>
            <w:color w:val="auto"/>
          </w:rPr>
          <w:tab/>
        </w:r>
        <w:r w:rsidR="00D17E3E" w:rsidRPr="00171262">
          <w:rPr>
            <w:noProof/>
            <w:webHidden/>
            <w:color w:val="auto"/>
          </w:rPr>
          <w:fldChar w:fldCharType="begin"/>
        </w:r>
        <w:r w:rsidR="00D17E3E" w:rsidRPr="00171262">
          <w:rPr>
            <w:noProof/>
            <w:webHidden/>
            <w:color w:val="auto"/>
          </w:rPr>
          <w:instrText xml:space="preserve"> PAGEREF _Toc243571142 \h </w:instrText>
        </w:r>
        <w:r w:rsidR="00D17E3E" w:rsidRPr="00171262">
          <w:rPr>
            <w:noProof/>
            <w:webHidden/>
            <w:color w:val="auto"/>
          </w:rPr>
        </w:r>
        <w:r w:rsidR="00D17E3E" w:rsidRPr="00171262">
          <w:rPr>
            <w:noProof/>
            <w:webHidden/>
            <w:color w:val="auto"/>
          </w:rPr>
          <w:fldChar w:fldCharType="separate"/>
        </w:r>
        <w:r w:rsidR="00171262" w:rsidRPr="00171262">
          <w:rPr>
            <w:noProof/>
            <w:webHidden/>
            <w:color w:val="auto"/>
          </w:rPr>
          <w:t>20</w:t>
        </w:r>
        <w:r w:rsidR="00D17E3E" w:rsidRPr="00171262">
          <w:rPr>
            <w:noProof/>
            <w:webHidden/>
            <w:color w:val="auto"/>
          </w:rPr>
          <w:fldChar w:fldCharType="end"/>
        </w:r>
      </w:hyperlink>
    </w:p>
    <w:p w14:paraId="68DD2431" w14:textId="27D4D80E" w:rsidR="00D17E3E" w:rsidRPr="00171262" w:rsidRDefault="00000000">
      <w:pPr>
        <w:pStyle w:val="TOC1"/>
        <w:rPr>
          <w:rFonts w:asciiTheme="minorHAnsi" w:eastAsiaTheme="minorEastAsia" w:hAnsiTheme="minorHAnsi" w:cstheme="minorBidi"/>
          <w:b w:val="0"/>
          <w:noProof/>
          <w:color w:val="auto"/>
          <w:kern w:val="2"/>
          <w:sz w:val="22"/>
          <w:szCs w:val="22"/>
          <w14:ligatures w14:val="standardContextual"/>
        </w:rPr>
      </w:pPr>
      <w:hyperlink w:anchor="_Toc243571143" w:history="1">
        <w:r w:rsidR="00D17E3E" w:rsidRPr="00171262">
          <w:rPr>
            <w:rStyle w:val="Hyperlink"/>
            <w:noProof/>
            <w:color w:val="auto"/>
          </w:rPr>
          <w:t>II. HOÀN THIỆN CHỨC NĂNG, NHIỆM VỤ, TỔ CHỨC NHÂN SỰ</w:t>
        </w:r>
        <w:r w:rsidR="00D17E3E" w:rsidRPr="00171262">
          <w:rPr>
            <w:noProof/>
            <w:webHidden/>
            <w:color w:val="auto"/>
          </w:rPr>
          <w:tab/>
        </w:r>
        <w:r w:rsidR="00D17E3E" w:rsidRPr="00171262">
          <w:rPr>
            <w:noProof/>
            <w:webHidden/>
            <w:color w:val="auto"/>
          </w:rPr>
          <w:fldChar w:fldCharType="begin"/>
        </w:r>
        <w:r w:rsidR="00D17E3E" w:rsidRPr="00171262">
          <w:rPr>
            <w:noProof/>
            <w:webHidden/>
            <w:color w:val="auto"/>
          </w:rPr>
          <w:instrText xml:space="preserve"> PAGEREF _Toc243571143 \h </w:instrText>
        </w:r>
        <w:r w:rsidR="00D17E3E" w:rsidRPr="00171262">
          <w:rPr>
            <w:noProof/>
            <w:webHidden/>
            <w:color w:val="auto"/>
          </w:rPr>
        </w:r>
        <w:r w:rsidR="00D17E3E" w:rsidRPr="00171262">
          <w:rPr>
            <w:noProof/>
            <w:webHidden/>
            <w:color w:val="auto"/>
          </w:rPr>
          <w:fldChar w:fldCharType="separate"/>
        </w:r>
        <w:r w:rsidR="00171262" w:rsidRPr="00171262">
          <w:rPr>
            <w:noProof/>
            <w:webHidden/>
            <w:color w:val="auto"/>
          </w:rPr>
          <w:t>21</w:t>
        </w:r>
        <w:r w:rsidR="00D17E3E" w:rsidRPr="00171262">
          <w:rPr>
            <w:noProof/>
            <w:webHidden/>
            <w:color w:val="auto"/>
          </w:rPr>
          <w:fldChar w:fldCharType="end"/>
        </w:r>
      </w:hyperlink>
    </w:p>
    <w:p w14:paraId="06C26783" w14:textId="4A912F9C" w:rsidR="00D17E3E" w:rsidRPr="00171262" w:rsidRDefault="00000000">
      <w:pPr>
        <w:pStyle w:val="TOC2"/>
        <w:rPr>
          <w:rFonts w:asciiTheme="minorHAnsi" w:eastAsiaTheme="minorEastAsia" w:hAnsiTheme="minorHAnsi" w:cstheme="minorBidi"/>
          <w:noProof/>
          <w:color w:val="auto"/>
          <w:kern w:val="2"/>
          <w:sz w:val="22"/>
          <w:szCs w:val="22"/>
          <w14:ligatures w14:val="standardContextual"/>
        </w:rPr>
      </w:pPr>
      <w:hyperlink w:anchor="_Toc243571144" w:history="1">
        <w:r w:rsidR="00D17E3E" w:rsidRPr="00171262">
          <w:rPr>
            <w:rStyle w:val="Hyperlink"/>
            <w:noProof/>
            <w:color w:val="auto"/>
          </w:rPr>
          <w:t>1. Đơn vị chủ trì thực hiện</w:t>
        </w:r>
        <w:r w:rsidR="00D17E3E" w:rsidRPr="00171262">
          <w:rPr>
            <w:noProof/>
            <w:webHidden/>
            <w:color w:val="auto"/>
          </w:rPr>
          <w:tab/>
        </w:r>
        <w:r w:rsidR="00D17E3E" w:rsidRPr="00171262">
          <w:rPr>
            <w:noProof/>
            <w:webHidden/>
            <w:color w:val="auto"/>
          </w:rPr>
          <w:fldChar w:fldCharType="begin"/>
        </w:r>
        <w:r w:rsidR="00D17E3E" w:rsidRPr="00171262">
          <w:rPr>
            <w:noProof/>
            <w:webHidden/>
            <w:color w:val="auto"/>
          </w:rPr>
          <w:instrText xml:space="preserve"> PAGEREF _Toc243571144 \h </w:instrText>
        </w:r>
        <w:r w:rsidR="00D17E3E" w:rsidRPr="00171262">
          <w:rPr>
            <w:noProof/>
            <w:webHidden/>
            <w:color w:val="auto"/>
          </w:rPr>
        </w:r>
        <w:r w:rsidR="00D17E3E" w:rsidRPr="00171262">
          <w:rPr>
            <w:noProof/>
            <w:webHidden/>
            <w:color w:val="auto"/>
          </w:rPr>
          <w:fldChar w:fldCharType="separate"/>
        </w:r>
        <w:r w:rsidR="00171262" w:rsidRPr="00171262">
          <w:rPr>
            <w:noProof/>
            <w:webHidden/>
            <w:color w:val="auto"/>
          </w:rPr>
          <w:t>21</w:t>
        </w:r>
        <w:r w:rsidR="00D17E3E" w:rsidRPr="00171262">
          <w:rPr>
            <w:noProof/>
            <w:webHidden/>
            <w:color w:val="auto"/>
          </w:rPr>
          <w:fldChar w:fldCharType="end"/>
        </w:r>
      </w:hyperlink>
    </w:p>
    <w:p w14:paraId="6B09BBCB" w14:textId="6F348225" w:rsidR="00D17E3E" w:rsidRPr="00171262" w:rsidRDefault="00000000">
      <w:pPr>
        <w:pStyle w:val="TOC2"/>
        <w:rPr>
          <w:rFonts w:asciiTheme="minorHAnsi" w:eastAsiaTheme="minorEastAsia" w:hAnsiTheme="minorHAnsi" w:cstheme="minorBidi"/>
          <w:noProof/>
          <w:color w:val="auto"/>
          <w:kern w:val="2"/>
          <w:sz w:val="22"/>
          <w:szCs w:val="22"/>
          <w14:ligatures w14:val="standardContextual"/>
        </w:rPr>
      </w:pPr>
      <w:hyperlink w:anchor="_Toc243571145" w:history="1">
        <w:r w:rsidR="00D17E3E" w:rsidRPr="00171262">
          <w:rPr>
            <w:rStyle w:val="Hyperlink"/>
            <w:noProof/>
            <w:color w:val="auto"/>
          </w:rPr>
          <w:t>2. Về nhân sự</w:t>
        </w:r>
        <w:r w:rsidR="00D17E3E" w:rsidRPr="00171262">
          <w:rPr>
            <w:noProof/>
            <w:webHidden/>
            <w:color w:val="auto"/>
          </w:rPr>
          <w:tab/>
        </w:r>
        <w:r w:rsidR="00D17E3E" w:rsidRPr="00171262">
          <w:rPr>
            <w:noProof/>
            <w:webHidden/>
            <w:color w:val="auto"/>
          </w:rPr>
          <w:fldChar w:fldCharType="begin"/>
        </w:r>
        <w:r w:rsidR="00D17E3E" w:rsidRPr="00171262">
          <w:rPr>
            <w:noProof/>
            <w:webHidden/>
            <w:color w:val="auto"/>
          </w:rPr>
          <w:instrText xml:space="preserve"> PAGEREF _Toc243571145 \h </w:instrText>
        </w:r>
        <w:r w:rsidR="00D17E3E" w:rsidRPr="00171262">
          <w:rPr>
            <w:noProof/>
            <w:webHidden/>
            <w:color w:val="auto"/>
          </w:rPr>
        </w:r>
        <w:r w:rsidR="00D17E3E" w:rsidRPr="00171262">
          <w:rPr>
            <w:noProof/>
            <w:webHidden/>
            <w:color w:val="auto"/>
          </w:rPr>
          <w:fldChar w:fldCharType="separate"/>
        </w:r>
        <w:r w:rsidR="00171262" w:rsidRPr="00171262">
          <w:rPr>
            <w:noProof/>
            <w:webHidden/>
            <w:color w:val="auto"/>
          </w:rPr>
          <w:t>21</w:t>
        </w:r>
        <w:r w:rsidR="00D17E3E" w:rsidRPr="00171262">
          <w:rPr>
            <w:noProof/>
            <w:webHidden/>
            <w:color w:val="auto"/>
          </w:rPr>
          <w:fldChar w:fldCharType="end"/>
        </w:r>
      </w:hyperlink>
    </w:p>
    <w:p w14:paraId="6F764537" w14:textId="51AF93BD" w:rsidR="00D17E3E" w:rsidRPr="00171262" w:rsidRDefault="00000000">
      <w:pPr>
        <w:pStyle w:val="TOC1"/>
        <w:rPr>
          <w:rFonts w:asciiTheme="minorHAnsi" w:eastAsiaTheme="minorEastAsia" w:hAnsiTheme="minorHAnsi" w:cstheme="minorBidi"/>
          <w:b w:val="0"/>
          <w:noProof/>
          <w:color w:val="auto"/>
          <w:kern w:val="2"/>
          <w:sz w:val="22"/>
          <w:szCs w:val="22"/>
          <w14:ligatures w14:val="standardContextual"/>
        </w:rPr>
      </w:pPr>
      <w:hyperlink w:anchor="_Toc243571146" w:history="1">
        <w:r w:rsidR="00D17E3E" w:rsidRPr="00171262">
          <w:rPr>
            <w:rStyle w:val="Hyperlink"/>
            <w:noProof/>
            <w:color w:val="auto"/>
          </w:rPr>
          <w:t>III. ĐỊA ĐIỂM ĐẦU TƯ</w:t>
        </w:r>
        <w:r w:rsidR="00D17E3E" w:rsidRPr="00171262">
          <w:rPr>
            <w:noProof/>
            <w:webHidden/>
            <w:color w:val="auto"/>
          </w:rPr>
          <w:tab/>
        </w:r>
        <w:r w:rsidR="00D17E3E" w:rsidRPr="00171262">
          <w:rPr>
            <w:noProof/>
            <w:webHidden/>
            <w:color w:val="auto"/>
          </w:rPr>
          <w:fldChar w:fldCharType="begin"/>
        </w:r>
        <w:r w:rsidR="00D17E3E" w:rsidRPr="00171262">
          <w:rPr>
            <w:noProof/>
            <w:webHidden/>
            <w:color w:val="auto"/>
          </w:rPr>
          <w:instrText xml:space="preserve"> PAGEREF _Toc243571146 \h </w:instrText>
        </w:r>
        <w:r w:rsidR="00D17E3E" w:rsidRPr="00171262">
          <w:rPr>
            <w:noProof/>
            <w:webHidden/>
            <w:color w:val="auto"/>
          </w:rPr>
        </w:r>
        <w:r w:rsidR="00D17E3E" w:rsidRPr="00171262">
          <w:rPr>
            <w:noProof/>
            <w:webHidden/>
            <w:color w:val="auto"/>
          </w:rPr>
          <w:fldChar w:fldCharType="separate"/>
        </w:r>
        <w:r w:rsidR="00171262" w:rsidRPr="00171262">
          <w:rPr>
            <w:noProof/>
            <w:webHidden/>
            <w:color w:val="auto"/>
          </w:rPr>
          <w:t>21</w:t>
        </w:r>
        <w:r w:rsidR="00D17E3E" w:rsidRPr="00171262">
          <w:rPr>
            <w:noProof/>
            <w:webHidden/>
            <w:color w:val="auto"/>
          </w:rPr>
          <w:fldChar w:fldCharType="end"/>
        </w:r>
      </w:hyperlink>
    </w:p>
    <w:p w14:paraId="274A5388" w14:textId="23E1A7B4" w:rsidR="00D17E3E" w:rsidRPr="00171262" w:rsidRDefault="00000000">
      <w:pPr>
        <w:pStyle w:val="TOC1"/>
        <w:rPr>
          <w:rFonts w:asciiTheme="minorHAnsi" w:eastAsiaTheme="minorEastAsia" w:hAnsiTheme="minorHAnsi" w:cstheme="minorBidi"/>
          <w:b w:val="0"/>
          <w:noProof/>
          <w:color w:val="auto"/>
          <w:kern w:val="2"/>
          <w:sz w:val="22"/>
          <w:szCs w:val="22"/>
          <w14:ligatures w14:val="standardContextual"/>
        </w:rPr>
      </w:pPr>
      <w:hyperlink w:anchor="_Toc243571147" w:history="1">
        <w:r w:rsidR="00D17E3E" w:rsidRPr="00171262">
          <w:rPr>
            <w:rStyle w:val="Hyperlink"/>
            <w:noProof/>
            <w:color w:val="auto"/>
          </w:rPr>
          <w:t>IV. NHU CẦU ĐẦU TƯ CƠ SỞ VẬT CHẤT, PHƯƠNG TIỆN, THIẾT BỊ</w:t>
        </w:r>
        <w:r w:rsidR="00D17E3E" w:rsidRPr="00171262">
          <w:rPr>
            <w:noProof/>
            <w:webHidden/>
            <w:color w:val="auto"/>
          </w:rPr>
          <w:tab/>
        </w:r>
        <w:r w:rsidR="00D17E3E" w:rsidRPr="00171262">
          <w:rPr>
            <w:noProof/>
            <w:webHidden/>
            <w:color w:val="auto"/>
          </w:rPr>
          <w:fldChar w:fldCharType="begin"/>
        </w:r>
        <w:r w:rsidR="00D17E3E" w:rsidRPr="00171262">
          <w:rPr>
            <w:noProof/>
            <w:webHidden/>
            <w:color w:val="auto"/>
          </w:rPr>
          <w:instrText xml:space="preserve"> PAGEREF _Toc243571147 \h </w:instrText>
        </w:r>
        <w:r w:rsidR="00D17E3E" w:rsidRPr="00171262">
          <w:rPr>
            <w:noProof/>
            <w:webHidden/>
            <w:color w:val="auto"/>
          </w:rPr>
        </w:r>
        <w:r w:rsidR="00D17E3E" w:rsidRPr="00171262">
          <w:rPr>
            <w:noProof/>
            <w:webHidden/>
            <w:color w:val="auto"/>
          </w:rPr>
          <w:fldChar w:fldCharType="separate"/>
        </w:r>
        <w:r w:rsidR="00171262" w:rsidRPr="00171262">
          <w:rPr>
            <w:noProof/>
            <w:webHidden/>
            <w:color w:val="auto"/>
          </w:rPr>
          <w:t>22</w:t>
        </w:r>
        <w:r w:rsidR="00D17E3E" w:rsidRPr="00171262">
          <w:rPr>
            <w:noProof/>
            <w:webHidden/>
            <w:color w:val="auto"/>
          </w:rPr>
          <w:fldChar w:fldCharType="end"/>
        </w:r>
      </w:hyperlink>
    </w:p>
    <w:p w14:paraId="69734851" w14:textId="6431FDAE" w:rsidR="00D17E3E" w:rsidRPr="00171262" w:rsidRDefault="00000000">
      <w:pPr>
        <w:pStyle w:val="TOC2"/>
        <w:tabs>
          <w:tab w:val="left" w:pos="1100"/>
        </w:tabs>
        <w:rPr>
          <w:rFonts w:asciiTheme="minorHAnsi" w:eastAsiaTheme="minorEastAsia" w:hAnsiTheme="minorHAnsi" w:cstheme="minorBidi"/>
          <w:noProof/>
          <w:color w:val="auto"/>
          <w:kern w:val="2"/>
          <w:sz w:val="22"/>
          <w:szCs w:val="22"/>
          <w14:ligatures w14:val="standardContextual"/>
        </w:rPr>
      </w:pPr>
      <w:hyperlink w:anchor="_Toc243571148" w:history="1">
        <w:r w:rsidR="00D17E3E" w:rsidRPr="00171262">
          <w:rPr>
            <w:rStyle w:val="Hyperlink"/>
            <w:noProof/>
            <w:color w:val="auto"/>
          </w:rPr>
          <w:t>1.</w:t>
        </w:r>
        <w:r w:rsidR="00D17E3E" w:rsidRPr="00171262">
          <w:rPr>
            <w:rFonts w:asciiTheme="minorHAnsi" w:eastAsiaTheme="minorEastAsia" w:hAnsiTheme="minorHAnsi" w:cstheme="minorBidi"/>
            <w:noProof/>
            <w:color w:val="auto"/>
            <w:kern w:val="2"/>
            <w:sz w:val="22"/>
            <w:szCs w:val="22"/>
            <w14:ligatures w14:val="standardContextual"/>
          </w:rPr>
          <w:tab/>
        </w:r>
        <w:r w:rsidR="00D17E3E" w:rsidRPr="00171262">
          <w:rPr>
            <w:rStyle w:val="Hyperlink"/>
            <w:noProof/>
            <w:color w:val="auto"/>
          </w:rPr>
          <w:t>1. Sân tập, sân sát hạch</w:t>
        </w:r>
        <w:r w:rsidR="00D17E3E" w:rsidRPr="00171262">
          <w:rPr>
            <w:noProof/>
            <w:webHidden/>
            <w:color w:val="auto"/>
          </w:rPr>
          <w:tab/>
        </w:r>
        <w:r w:rsidR="00D17E3E" w:rsidRPr="00171262">
          <w:rPr>
            <w:noProof/>
            <w:webHidden/>
            <w:color w:val="auto"/>
          </w:rPr>
          <w:fldChar w:fldCharType="begin"/>
        </w:r>
        <w:r w:rsidR="00D17E3E" w:rsidRPr="00171262">
          <w:rPr>
            <w:noProof/>
            <w:webHidden/>
            <w:color w:val="auto"/>
          </w:rPr>
          <w:instrText xml:space="preserve"> PAGEREF _Toc243571148 \h </w:instrText>
        </w:r>
        <w:r w:rsidR="00D17E3E" w:rsidRPr="00171262">
          <w:rPr>
            <w:noProof/>
            <w:webHidden/>
            <w:color w:val="auto"/>
          </w:rPr>
        </w:r>
        <w:r w:rsidR="00D17E3E" w:rsidRPr="00171262">
          <w:rPr>
            <w:noProof/>
            <w:webHidden/>
            <w:color w:val="auto"/>
          </w:rPr>
          <w:fldChar w:fldCharType="separate"/>
        </w:r>
        <w:r w:rsidR="00171262" w:rsidRPr="00171262">
          <w:rPr>
            <w:noProof/>
            <w:webHidden/>
            <w:color w:val="auto"/>
          </w:rPr>
          <w:t>22</w:t>
        </w:r>
        <w:r w:rsidR="00D17E3E" w:rsidRPr="00171262">
          <w:rPr>
            <w:noProof/>
            <w:webHidden/>
            <w:color w:val="auto"/>
          </w:rPr>
          <w:fldChar w:fldCharType="end"/>
        </w:r>
      </w:hyperlink>
    </w:p>
    <w:p w14:paraId="06AA494F" w14:textId="5E9D9169" w:rsidR="00D17E3E" w:rsidRPr="00171262" w:rsidRDefault="00000000">
      <w:pPr>
        <w:pStyle w:val="TOC2"/>
        <w:rPr>
          <w:rFonts w:asciiTheme="minorHAnsi" w:eastAsiaTheme="minorEastAsia" w:hAnsiTheme="minorHAnsi" w:cstheme="minorBidi"/>
          <w:noProof/>
          <w:color w:val="auto"/>
          <w:kern w:val="2"/>
          <w:sz w:val="22"/>
          <w:szCs w:val="22"/>
          <w14:ligatures w14:val="standardContextual"/>
        </w:rPr>
      </w:pPr>
      <w:hyperlink w:anchor="_Toc243571149" w:history="1">
        <w:r w:rsidR="00D17E3E" w:rsidRPr="00171262">
          <w:rPr>
            <w:rStyle w:val="Hyperlink"/>
            <w:noProof/>
            <w:color w:val="auto"/>
          </w:rPr>
          <w:t>2. Về phương tiện, thiết bị</w:t>
        </w:r>
        <w:r w:rsidR="00D17E3E" w:rsidRPr="00171262">
          <w:rPr>
            <w:noProof/>
            <w:webHidden/>
            <w:color w:val="auto"/>
          </w:rPr>
          <w:tab/>
        </w:r>
        <w:r w:rsidR="00D17E3E" w:rsidRPr="00171262">
          <w:rPr>
            <w:noProof/>
            <w:webHidden/>
            <w:color w:val="auto"/>
          </w:rPr>
          <w:fldChar w:fldCharType="begin"/>
        </w:r>
        <w:r w:rsidR="00D17E3E" w:rsidRPr="00171262">
          <w:rPr>
            <w:noProof/>
            <w:webHidden/>
            <w:color w:val="auto"/>
          </w:rPr>
          <w:instrText xml:space="preserve"> PAGEREF _Toc243571149 \h </w:instrText>
        </w:r>
        <w:r w:rsidR="00D17E3E" w:rsidRPr="00171262">
          <w:rPr>
            <w:noProof/>
            <w:webHidden/>
            <w:color w:val="auto"/>
          </w:rPr>
        </w:r>
        <w:r w:rsidR="00D17E3E" w:rsidRPr="00171262">
          <w:rPr>
            <w:noProof/>
            <w:webHidden/>
            <w:color w:val="auto"/>
          </w:rPr>
          <w:fldChar w:fldCharType="separate"/>
        </w:r>
        <w:r w:rsidR="00171262" w:rsidRPr="00171262">
          <w:rPr>
            <w:noProof/>
            <w:webHidden/>
            <w:color w:val="auto"/>
          </w:rPr>
          <w:t>24</w:t>
        </w:r>
        <w:r w:rsidR="00D17E3E" w:rsidRPr="00171262">
          <w:rPr>
            <w:noProof/>
            <w:webHidden/>
            <w:color w:val="auto"/>
          </w:rPr>
          <w:fldChar w:fldCharType="end"/>
        </w:r>
      </w:hyperlink>
    </w:p>
    <w:p w14:paraId="4DCB152B" w14:textId="5C277929" w:rsidR="00D17E3E" w:rsidRPr="00171262" w:rsidRDefault="00000000">
      <w:pPr>
        <w:pStyle w:val="TOC1"/>
        <w:rPr>
          <w:rFonts w:asciiTheme="minorHAnsi" w:eastAsiaTheme="minorEastAsia" w:hAnsiTheme="minorHAnsi" w:cstheme="minorBidi"/>
          <w:b w:val="0"/>
          <w:noProof/>
          <w:color w:val="auto"/>
          <w:kern w:val="2"/>
          <w:sz w:val="22"/>
          <w:szCs w:val="22"/>
          <w14:ligatures w14:val="standardContextual"/>
        </w:rPr>
      </w:pPr>
      <w:hyperlink w:anchor="_Toc243571150" w:history="1">
        <w:r w:rsidR="00D17E3E" w:rsidRPr="00171262">
          <w:rPr>
            <w:rStyle w:val="Hyperlink"/>
            <w:noProof/>
            <w:color w:val="auto"/>
          </w:rPr>
          <w:t>V. CƠ CHẾ HOẠT ĐỘNG, QUẢN LÝ TÀI CHÍNH</w:t>
        </w:r>
        <w:r w:rsidR="00D17E3E" w:rsidRPr="00171262">
          <w:rPr>
            <w:noProof/>
            <w:webHidden/>
            <w:color w:val="auto"/>
          </w:rPr>
          <w:tab/>
        </w:r>
        <w:r w:rsidR="00D17E3E" w:rsidRPr="00171262">
          <w:rPr>
            <w:noProof/>
            <w:webHidden/>
            <w:color w:val="auto"/>
          </w:rPr>
          <w:fldChar w:fldCharType="begin"/>
        </w:r>
        <w:r w:rsidR="00D17E3E" w:rsidRPr="00171262">
          <w:rPr>
            <w:noProof/>
            <w:webHidden/>
            <w:color w:val="auto"/>
          </w:rPr>
          <w:instrText xml:space="preserve"> PAGEREF _Toc243571150 \h </w:instrText>
        </w:r>
        <w:r w:rsidR="00D17E3E" w:rsidRPr="00171262">
          <w:rPr>
            <w:noProof/>
            <w:webHidden/>
            <w:color w:val="auto"/>
          </w:rPr>
        </w:r>
        <w:r w:rsidR="00D17E3E" w:rsidRPr="00171262">
          <w:rPr>
            <w:noProof/>
            <w:webHidden/>
            <w:color w:val="auto"/>
          </w:rPr>
          <w:fldChar w:fldCharType="separate"/>
        </w:r>
        <w:r w:rsidR="00171262" w:rsidRPr="00171262">
          <w:rPr>
            <w:noProof/>
            <w:webHidden/>
            <w:color w:val="auto"/>
          </w:rPr>
          <w:t>26</w:t>
        </w:r>
        <w:r w:rsidR="00D17E3E" w:rsidRPr="00171262">
          <w:rPr>
            <w:noProof/>
            <w:webHidden/>
            <w:color w:val="auto"/>
          </w:rPr>
          <w:fldChar w:fldCharType="end"/>
        </w:r>
      </w:hyperlink>
    </w:p>
    <w:p w14:paraId="02F7F8AD" w14:textId="009DDA84" w:rsidR="00D17E3E" w:rsidRPr="00171262" w:rsidRDefault="00000000">
      <w:pPr>
        <w:pStyle w:val="TOC1"/>
        <w:rPr>
          <w:rFonts w:asciiTheme="minorHAnsi" w:eastAsiaTheme="minorEastAsia" w:hAnsiTheme="minorHAnsi" w:cstheme="minorBidi"/>
          <w:b w:val="0"/>
          <w:noProof/>
          <w:color w:val="auto"/>
          <w:kern w:val="2"/>
          <w:sz w:val="22"/>
          <w:szCs w:val="22"/>
          <w14:ligatures w14:val="standardContextual"/>
        </w:rPr>
      </w:pPr>
      <w:hyperlink w:anchor="_Toc243571151" w:history="1">
        <w:r w:rsidR="00D17E3E" w:rsidRPr="00171262">
          <w:rPr>
            <w:rStyle w:val="Hyperlink"/>
            <w:rFonts w:ascii="Times New Roman" w:hAnsi="Times New Roman"/>
            <w:noProof/>
            <w:color w:val="auto"/>
          </w:rPr>
          <w:t>Phần IV</w:t>
        </w:r>
        <w:r w:rsidR="00D17E3E" w:rsidRPr="00171262">
          <w:rPr>
            <w:noProof/>
            <w:webHidden/>
            <w:color w:val="auto"/>
          </w:rPr>
          <w:tab/>
        </w:r>
        <w:r w:rsidR="00D17E3E" w:rsidRPr="00171262">
          <w:rPr>
            <w:noProof/>
            <w:webHidden/>
            <w:color w:val="auto"/>
          </w:rPr>
          <w:fldChar w:fldCharType="begin"/>
        </w:r>
        <w:r w:rsidR="00D17E3E" w:rsidRPr="00171262">
          <w:rPr>
            <w:noProof/>
            <w:webHidden/>
            <w:color w:val="auto"/>
          </w:rPr>
          <w:instrText xml:space="preserve"> PAGEREF _Toc243571151 \h </w:instrText>
        </w:r>
        <w:r w:rsidR="00D17E3E" w:rsidRPr="00171262">
          <w:rPr>
            <w:noProof/>
            <w:webHidden/>
            <w:color w:val="auto"/>
          </w:rPr>
        </w:r>
        <w:r w:rsidR="00D17E3E" w:rsidRPr="00171262">
          <w:rPr>
            <w:noProof/>
            <w:webHidden/>
            <w:color w:val="auto"/>
          </w:rPr>
          <w:fldChar w:fldCharType="separate"/>
        </w:r>
        <w:r w:rsidR="00171262" w:rsidRPr="00171262">
          <w:rPr>
            <w:noProof/>
            <w:webHidden/>
            <w:color w:val="auto"/>
          </w:rPr>
          <w:t>29</w:t>
        </w:r>
        <w:r w:rsidR="00D17E3E" w:rsidRPr="00171262">
          <w:rPr>
            <w:noProof/>
            <w:webHidden/>
            <w:color w:val="auto"/>
          </w:rPr>
          <w:fldChar w:fldCharType="end"/>
        </w:r>
      </w:hyperlink>
    </w:p>
    <w:p w14:paraId="7E0BC775" w14:textId="707913CF" w:rsidR="00D17E3E" w:rsidRPr="00171262" w:rsidRDefault="00000000">
      <w:pPr>
        <w:pStyle w:val="TOC1"/>
        <w:rPr>
          <w:rFonts w:asciiTheme="minorHAnsi" w:eastAsiaTheme="minorEastAsia" w:hAnsiTheme="minorHAnsi" w:cstheme="minorBidi"/>
          <w:b w:val="0"/>
          <w:noProof/>
          <w:color w:val="auto"/>
          <w:kern w:val="2"/>
          <w:sz w:val="22"/>
          <w:szCs w:val="22"/>
          <w14:ligatures w14:val="standardContextual"/>
        </w:rPr>
      </w:pPr>
      <w:hyperlink w:anchor="_Toc243571152" w:history="1">
        <w:r w:rsidR="00D17E3E" w:rsidRPr="00171262">
          <w:rPr>
            <w:rStyle w:val="Hyperlink"/>
            <w:rFonts w:ascii="Times New Roman" w:hAnsi="Times New Roman"/>
            <w:noProof/>
            <w:color w:val="auto"/>
          </w:rPr>
          <w:t>LỘ TRÌNH, CÁC BƯỚC THỰC HIỆN VÀ NHU CẦU KINH PHÍ</w:t>
        </w:r>
        <w:r w:rsidR="00D17E3E" w:rsidRPr="00171262">
          <w:rPr>
            <w:noProof/>
            <w:webHidden/>
            <w:color w:val="auto"/>
          </w:rPr>
          <w:tab/>
        </w:r>
        <w:r w:rsidR="00D17E3E" w:rsidRPr="00171262">
          <w:rPr>
            <w:noProof/>
            <w:webHidden/>
            <w:color w:val="auto"/>
          </w:rPr>
          <w:fldChar w:fldCharType="begin"/>
        </w:r>
        <w:r w:rsidR="00D17E3E" w:rsidRPr="00171262">
          <w:rPr>
            <w:noProof/>
            <w:webHidden/>
            <w:color w:val="auto"/>
          </w:rPr>
          <w:instrText xml:space="preserve"> PAGEREF _Toc243571152 \h </w:instrText>
        </w:r>
        <w:r w:rsidR="00D17E3E" w:rsidRPr="00171262">
          <w:rPr>
            <w:noProof/>
            <w:webHidden/>
            <w:color w:val="auto"/>
          </w:rPr>
        </w:r>
        <w:r w:rsidR="00D17E3E" w:rsidRPr="00171262">
          <w:rPr>
            <w:noProof/>
            <w:webHidden/>
            <w:color w:val="auto"/>
          </w:rPr>
          <w:fldChar w:fldCharType="separate"/>
        </w:r>
        <w:r w:rsidR="00171262" w:rsidRPr="00171262">
          <w:rPr>
            <w:noProof/>
            <w:webHidden/>
            <w:color w:val="auto"/>
          </w:rPr>
          <w:t>29</w:t>
        </w:r>
        <w:r w:rsidR="00D17E3E" w:rsidRPr="00171262">
          <w:rPr>
            <w:noProof/>
            <w:webHidden/>
            <w:color w:val="auto"/>
          </w:rPr>
          <w:fldChar w:fldCharType="end"/>
        </w:r>
      </w:hyperlink>
    </w:p>
    <w:p w14:paraId="24EFBFB4" w14:textId="6CA26745" w:rsidR="00D17E3E" w:rsidRPr="00171262" w:rsidRDefault="00000000">
      <w:pPr>
        <w:pStyle w:val="TOC1"/>
        <w:rPr>
          <w:rFonts w:asciiTheme="minorHAnsi" w:eastAsiaTheme="minorEastAsia" w:hAnsiTheme="minorHAnsi" w:cstheme="minorBidi"/>
          <w:b w:val="0"/>
          <w:noProof/>
          <w:color w:val="auto"/>
          <w:kern w:val="2"/>
          <w:sz w:val="22"/>
          <w:szCs w:val="22"/>
          <w14:ligatures w14:val="standardContextual"/>
        </w:rPr>
      </w:pPr>
      <w:hyperlink w:anchor="_Toc243571153" w:history="1">
        <w:r w:rsidR="00D17E3E" w:rsidRPr="00171262">
          <w:rPr>
            <w:rStyle w:val="Hyperlink"/>
            <w:noProof/>
            <w:color w:val="auto"/>
          </w:rPr>
          <w:t>I. LỘ TRÌNH, CÁC BƯỚC THỰC HIỆN</w:t>
        </w:r>
        <w:r w:rsidR="00D17E3E" w:rsidRPr="00171262">
          <w:rPr>
            <w:noProof/>
            <w:webHidden/>
            <w:color w:val="auto"/>
          </w:rPr>
          <w:tab/>
        </w:r>
        <w:r w:rsidR="00D17E3E" w:rsidRPr="00171262">
          <w:rPr>
            <w:noProof/>
            <w:webHidden/>
            <w:color w:val="auto"/>
          </w:rPr>
          <w:fldChar w:fldCharType="begin"/>
        </w:r>
        <w:r w:rsidR="00D17E3E" w:rsidRPr="00171262">
          <w:rPr>
            <w:noProof/>
            <w:webHidden/>
            <w:color w:val="auto"/>
          </w:rPr>
          <w:instrText xml:space="preserve"> PAGEREF _Toc243571153 \h </w:instrText>
        </w:r>
        <w:r w:rsidR="00D17E3E" w:rsidRPr="00171262">
          <w:rPr>
            <w:noProof/>
            <w:webHidden/>
            <w:color w:val="auto"/>
          </w:rPr>
        </w:r>
        <w:r w:rsidR="00D17E3E" w:rsidRPr="00171262">
          <w:rPr>
            <w:noProof/>
            <w:webHidden/>
            <w:color w:val="auto"/>
          </w:rPr>
          <w:fldChar w:fldCharType="separate"/>
        </w:r>
        <w:r w:rsidR="00171262" w:rsidRPr="00171262">
          <w:rPr>
            <w:noProof/>
            <w:webHidden/>
            <w:color w:val="auto"/>
          </w:rPr>
          <w:t>29</w:t>
        </w:r>
        <w:r w:rsidR="00D17E3E" w:rsidRPr="00171262">
          <w:rPr>
            <w:noProof/>
            <w:webHidden/>
            <w:color w:val="auto"/>
          </w:rPr>
          <w:fldChar w:fldCharType="end"/>
        </w:r>
      </w:hyperlink>
    </w:p>
    <w:p w14:paraId="1C9A3209" w14:textId="54198CD2" w:rsidR="00D17E3E" w:rsidRPr="00171262" w:rsidRDefault="00000000">
      <w:pPr>
        <w:pStyle w:val="TOC1"/>
        <w:rPr>
          <w:rFonts w:asciiTheme="minorHAnsi" w:eastAsiaTheme="minorEastAsia" w:hAnsiTheme="minorHAnsi" w:cstheme="minorBidi"/>
          <w:b w:val="0"/>
          <w:noProof/>
          <w:color w:val="auto"/>
          <w:kern w:val="2"/>
          <w:sz w:val="22"/>
          <w:szCs w:val="22"/>
          <w14:ligatures w14:val="standardContextual"/>
        </w:rPr>
      </w:pPr>
      <w:hyperlink w:anchor="_Toc243571154" w:history="1">
        <w:r w:rsidR="00D17E3E" w:rsidRPr="00171262">
          <w:rPr>
            <w:rStyle w:val="Hyperlink"/>
            <w:noProof/>
            <w:color w:val="auto"/>
          </w:rPr>
          <w:t>II. NHU CẦU KINH PHÍ VÀ NGUỒN VỐN ĐẦU TƯ</w:t>
        </w:r>
        <w:r w:rsidR="00D17E3E" w:rsidRPr="00171262">
          <w:rPr>
            <w:noProof/>
            <w:webHidden/>
            <w:color w:val="auto"/>
          </w:rPr>
          <w:tab/>
        </w:r>
        <w:r w:rsidR="00D17E3E" w:rsidRPr="00171262">
          <w:rPr>
            <w:noProof/>
            <w:webHidden/>
            <w:color w:val="auto"/>
          </w:rPr>
          <w:fldChar w:fldCharType="begin"/>
        </w:r>
        <w:r w:rsidR="00D17E3E" w:rsidRPr="00171262">
          <w:rPr>
            <w:noProof/>
            <w:webHidden/>
            <w:color w:val="auto"/>
          </w:rPr>
          <w:instrText xml:space="preserve"> PAGEREF _Toc243571154 \h </w:instrText>
        </w:r>
        <w:r w:rsidR="00D17E3E" w:rsidRPr="00171262">
          <w:rPr>
            <w:noProof/>
            <w:webHidden/>
            <w:color w:val="auto"/>
          </w:rPr>
        </w:r>
        <w:r w:rsidR="00D17E3E" w:rsidRPr="00171262">
          <w:rPr>
            <w:noProof/>
            <w:webHidden/>
            <w:color w:val="auto"/>
          </w:rPr>
          <w:fldChar w:fldCharType="separate"/>
        </w:r>
        <w:r w:rsidR="00171262" w:rsidRPr="00171262">
          <w:rPr>
            <w:noProof/>
            <w:webHidden/>
            <w:color w:val="auto"/>
          </w:rPr>
          <w:t>29</w:t>
        </w:r>
        <w:r w:rsidR="00D17E3E" w:rsidRPr="00171262">
          <w:rPr>
            <w:noProof/>
            <w:webHidden/>
            <w:color w:val="auto"/>
          </w:rPr>
          <w:fldChar w:fldCharType="end"/>
        </w:r>
      </w:hyperlink>
    </w:p>
    <w:p w14:paraId="627E4E59" w14:textId="0F002F72" w:rsidR="00D17E3E" w:rsidRPr="00171262" w:rsidRDefault="00000000">
      <w:pPr>
        <w:pStyle w:val="TOC1"/>
        <w:rPr>
          <w:rFonts w:asciiTheme="minorHAnsi" w:eastAsiaTheme="minorEastAsia" w:hAnsiTheme="minorHAnsi" w:cstheme="minorBidi"/>
          <w:b w:val="0"/>
          <w:noProof/>
          <w:color w:val="auto"/>
          <w:kern w:val="2"/>
          <w:sz w:val="22"/>
          <w:szCs w:val="22"/>
          <w14:ligatures w14:val="standardContextual"/>
        </w:rPr>
      </w:pPr>
      <w:hyperlink w:anchor="_Toc243571155" w:history="1">
        <w:r w:rsidR="00D17E3E" w:rsidRPr="00171262">
          <w:rPr>
            <w:rStyle w:val="Hyperlink"/>
            <w:rFonts w:ascii="Times New Roman" w:hAnsi="Times New Roman"/>
            <w:noProof/>
            <w:color w:val="auto"/>
          </w:rPr>
          <w:t>Phần V</w:t>
        </w:r>
        <w:r w:rsidR="00D17E3E" w:rsidRPr="00171262">
          <w:rPr>
            <w:noProof/>
            <w:webHidden/>
            <w:color w:val="auto"/>
          </w:rPr>
          <w:tab/>
        </w:r>
        <w:r w:rsidR="00D17E3E" w:rsidRPr="00171262">
          <w:rPr>
            <w:noProof/>
            <w:webHidden/>
            <w:color w:val="auto"/>
          </w:rPr>
          <w:fldChar w:fldCharType="begin"/>
        </w:r>
        <w:r w:rsidR="00D17E3E" w:rsidRPr="00171262">
          <w:rPr>
            <w:noProof/>
            <w:webHidden/>
            <w:color w:val="auto"/>
          </w:rPr>
          <w:instrText xml:space="preserve"> PAGEREF _Toc243571155 \h </w:instrText>
        </w:r>
        <w:r w:rsidR="00D17E3E" w:rsidRPr="00171262">
          <w:rPr>
            <w:noProof/>
            <w:webHidden/>
            <w:color w:val="auto"/>
          </w:rPr>
        </w:r>
        <w:r w:rsidR="00D17E3E" w:rsidRPr="00171262">
          <w:rPr>
            <w:noProof/>
            <w:webHidden/>
            <w:color w:val="auto"/>
          </w:rPr>
          <w:fldChar w:fldCharType="separate"/>
        </w:r>
        <w:r w:rsidR="00171262" w:rsidRPr="00171262">
          <w:rPr>
            <w:noProof/>
            <w:webHidden/>
            <w:color w:val="auto"/>
          </w:rPr>
          <w:t>32</w:t>
        </w:r>
        <w:r w:rsidR="00D17E3E" w:rsidRPr="00171262">
          <w:rPr>
            <w:noProof/>
            <w:webHidden/>
            <w:color w:val="auto"/>
          </w:rPr>
          <w:fldChar w:fldCharType="end"/>
        </w:r>
      </w:hyperlink>
    </w:p>
    <w:p w14:paraId="22908653" w14:textId="1F1D0ECC" w:rsidR="00D17E3E" w:rsidRPr="00171262" w:rsidRDefault="00000000">
      <w:pPr>
        <w:pStyle w:val="TOC1"/>
        <w:rPr>
          <w:rFonts w:asciiTheme="minorHAnsi" w:eastAsiaTheme="minorEastAsia" w:hAnsiTheme="minorHAnsi" w:cstheme="minorBidi"/>
          <w:b w:val="0"/>
          <w:noProof/>
          <w:color w:val="auto"/>
          <w:kern w:val="2"/>
          <w:sz w:val="22"/>
          <w:szCs w:val="22"/>
          <w14:ligatures w14:val="standardContextual"/>
        </w:rPr>
      </w:pPr>
      <w:hyperlink w:anchor="_Toc243571156" w:history="1">
        <w:r w:rsidR="00D17E3E" w:rsidRPr="00171262">
          <w:rPr>
            <w:rStyle w:val="Hyperlink"/>
            <w:rFonts w:ascii="Times New Roman" w:hAnsi="Times New Roman"/>
            <w:noProof/>
            <w:color w:val="auto"/>
          </w:rPr>
          <w:t>HIỆU QUẢ, TÍNH BỀN VỮNG, QUẢN TRỊ RỦI RO</w:t>
        </w:r>
        <w:r w:rsidR="00D17E3E" w:rsidRPr="00171262">
          <w:rPr>
            <w:noProof/>
            <w:webHidden/>
            <w:color w:val="auto"/>
          </w:rPr>
          <w:tab/>
        </w:r>
        <w:r w:rsidR="00D17E3E" w:rsidRPr="00171262">
          <w:rPr>
            <w:noProof/>
            <w:webHidden/>
            <w:color w:val="auto"/>
          </w:rPr>
          <w:fldChar w:fldCharType="begin"/>
        </w:r>
        <w:r w:rsidR="00D17E3E" w:rsidRPr="00171262">
          <w:rPr>
            <w:noProof/>
            <w:webHidden/>
            <w:color w:val="auto"/>
          </w:rPr>
          <w:instrText xml:space="preserve"> PAGEREF _Toc243571156 \h </w:instrText>
        </w:r>
        <w:r w:rsidR="00D17E3E" w:rsidRPr="00171262">
          <w:rPr>
            <w:noProof/>
            <w:webHidden/>
            <w:color w:val="auto"/>
          </w:rPr>
        </w:r>
        <w:r w:rsidR="00D17E3E" w:rsidRPr="00171262">
          <w:rPr>
            <w:noProof/>
            <w:webHidden/>
            <w:color w:val="auto"/>
          </w:rPr>
          <w:fldChar w:fldCharType="separate"/>
        </w:r>
        <w:r w:rsidR="00171262" w:rsidRPr="00171262">
          <w:rPr>
            <w:noProof/>
            <w:webHidden/>
            <w:color w:val="auto"/>
          </w:rPr>
          <w:t>32</w:t>
        </w:r>
        <w:r w:rsidR="00D17E3E" w:rsidRPr="00171262">
          <w:rPr>
            <w:noProof/>
            <w:webHidden/>
            <w:color w:val="auto"/>
          </w:rPr>
          <w:fldChar w:fldCharType="end"/>
        </w:r>
      </w:hyperlink>
    </w:p>
    <w:p w14:paraId="1D7DD766" w14:textId="2025F80A" w:rsidR="00D17E3E" w:rsidRPr="00171262" w:rsidRDefault="00000000">
      <w:pPr>
        <w:pStyle w:val="TOC1"/>
        <w:rPr>
          <w:rFonts w:asciiTheme="minorHAnsi" w:eastAsiaTheme="minorEastAsia" w:hAnsiTheme="minorHAnsi" w:cstheme="minorBidi"/>
          <w:b w:val="0"/>
          <w:noProof/>
          <w:color w:val="auto"/>
          <w:kern w:val="2"/>
          <w:sz w:val="22"/>
          <w:szCs w:val="22"/>
          <w14:ligatures w14:val="standardContextual"/>
        </w:rPr>
      </w:pPr>
      <w:hyperlink w:anchor="_Toc243571157" w:history="1">
        <w:r w:rsidR="00D17E3E" w:rsidRPr="00171262">
          <w:rPr>
            <w:rStyle w:val="Hyperlink"/>
            <w:noProof/>
            <w:color w:val="auto"/>
          </w:rPr>
          <w:t>I. HIỆU QUẢ KINH TẾ</w:t>
        </w:r>
        <w:r w:rsidR="00D17E3E" w:rsidRPr="00171262">
          <w:rPr>
            <w:noProof/>
            <w:webHidden/>
            <w:color w:val="auto"/>
          </w:rPr>
          <w:tab/>
        </w:r>
        <w:r w:rsidR="00D17E3E" w:rsidRPr="00171262">
          <w:rPr>
            <w:noProof/>
            <w:webHidden/>
            <w:color w:val="auto"/>
          </w:rPr>
          <w:fldChar w:fldCharType="begin"/>
        </w:r>
        <w:r w:rsidR="00D17E3E" w:rsidRPr="00171262">
          <w:rPr>
            <w:noProof/>
            <w:webHidden/>
            <w:color w:val="auto"/>
          </w:rPr>
          <w:instrText xml:space="preserve"> PAGEREF _Toc243571157 \h </w:instrText>
        </w:r>
        <w:r w:rsidR="00D17E3E" w:rsidRPr="00171262">
          <w:rPr>
            <w:noProof/>
            <w:webHidden/>
            <w:color w:val="auto"/>
          </w:rPr>
        </w:r>
        <w:r w:rsidR="00D17E3E" w:rsidRPr="00171262">
          <w:rPr>
            <w:noProof/>
            <w:webHidden/>
            <w:color w:val="auto"/>
          </w:rPr>
          <w:fldChar w:fldCharType="separate"/>
        </w:r>
        <w:r w:rsidR="00171262" w:rsidRPr="00171262">
          <w:rPr>
            <w:noProof/>
            <w:webHidden/>
            <w:color w:val="auto"/>
          </w:rPr>
          <w:t>32</w:t>
        </w:r>
        <w:r w:rsidR="00D17E3E" w:rsidRPr="00171262">
          <w:rPr>
            <w:noProof/>
            <w:webHidden/>
            <w:color w:val="auto"/>
          </w:rPr>
          <w:fldChar w:fldCharType="end"/>
        </w:r>
      </w:hyperlink>
    </w:p>
    <w:p w14:paraId="7FBD3533" w14:textId="5F27493A" w:rsidR="00D17E3E" w:rsidRPr="00171262" w:rsidRDefault="00000000">
      <w:pPr>
        <w:pStyle w:val="TOC1"/>
        <w:rPr>
          <w:rFonts w:asciiTheme="minorHAnsi" w:eastAsiaTheme="minorEastAsia" w:hAnsiTheme="minorHAnsi" w:cstheme="minorBidi"/>
          <w:b w:val="0"/>
          <w:noProof/>
          <w:color w:val="auto"/>
          <w:kern w:val="2"/>
          <w:sz w:val="22"/>
          <w:szCs w:val="22"/>
          <w14:ligatures w14:val="standardContextual"/>
        </w:rPr>
      </w:pPr>
      <w:hyperlink w:anchor="_Toc243571158" w:history="1">
        <w:r w:rsidR="00D17E3E" w:rsidRPr="00171262">
          <w:rPr>
            <w:rStyle w:val="Hyperlink"/>
            <w:noProof/>
            <w:color w:val="auto"/>
          </w:rPr>
          <w:t>II. HIỆU QUẢ XÃ HỘI, MÔI TRƯỜNG, TÍNH BỀN VỮNG</w:t>
        </w:r>
        <w:r w:rsidR="00D17E3E" w:rsidRPr="00171262">
          <w:rPr>
            <w:noProof/>
            <w:webHidden/>
            <w:color w:val="auto"/>
          </w:rPr>
          <w:tab/>
        </w:r>
        <w:r w:rsidR="00D17E3E" w:rsidRPr="00171262">
          <w:rPr>
            <w:noProof/>
            <w:webHidden/>
            <w:color w:val="auto"/>
          </w:rPr>
          <w:fldChar w:fldCharType="begin"/>
        </w:r>
        <w:r w:rsidR="00D17E3E" w:rsidRPr="00171262">
          <w:rPr>
            <w:noProof/>
            <w:webHidden/>
            <w:color w:val="auto"/>
          </w:rPr>
          <w:instrText xml:space="preserve"> PAGEREF _Toc243571158 \h </w:instrText>
        </w:r>
        <w:r w:rsidR="00D17E3E" w:rsidRPr="00171262">
          <w:rPr>
            <w:noProof/>
            <w:webHidden/>
            <w:color w:val="auto"/>
          </w:rPr>
        </w:r>
        <w:r w:rsidR="00D17E3E" w:rsidRPr="00171262">
          <w:rPr>
            <w:noProof/>
            <w:webHidden/>
            <w:color w:val="auto"/>
          </w:rPr>
          <w:fldChar w:fldCharType="separate"/>
        </w:r>
        <w:r w:rsidR="00171262" w:rsidRPr="00171262">
          <w:rPr>
            <w:noProof/>
            <w:webHidden/>
            <w:color w:val="auto"/>
          </w:rPr>
          <w:t>34</w:t>
        </w:r>
        <w:r w:rsidR="00D17E3E" w:rsidRPr="00171262">
          <w:rPr>
            <w:noProof/>
            <w:webHidden/>
            <w:color w:val="auto"/>
          </w:rPr>
          <w:fldChar w:fldCharType="end"/>
        </w:r>
      </w:hyperlink>
    </w:p>
    <w:p w14:paraId="18AEDADE" w14:textId="1C369360" w:rsidR="00D17E3E" w:rsidRPr="00171262" w:rsidRDefault="00000000">
      <w:pPr>
        <w:pStyle w:val="TOC1"/>
        <w:rPr>
          <w:rFonts w:asciiTheme="minorHAnsi" w:eastAsiaTheme="minorEastAsia" w:hAnsiTheme="minorHAnsi" w:cstheme="minorBidi"/>
          <w:b w:val="0"/>
          <w:noProof/>
          <w:color w:val="auto"/>
          <w:kern w:val="2"/>
          <w:sz w:val="22"/>
          <w:szCs w:val="22"/>
          <w14:ligatures w14:val="standardContextual"/>
        </w:rPr>
      </w:pPr>
      <w:hyperlink w:anchor="_Toc243571159" w:history="1">
        <w:r w:rsidR="00D17E3E" w:rsidRPr="00171262">
          <w:rPr>
            <w:rStyle w:val="Hyperlink"/>
            <w:noProof/>
            <w:color w:val="auto"/>
          </w:rPr>
          <w:t>III. QUẢN TRỊ RỦI RO</w:t>
        </w:r>
        <w:r w:rsidR="00D17E3E" w:rsidRPr="00171262">
          <w:rPr>
            <w:noProof/>
            <w:webHidden/>
            <w:color w:val="auto"/>
          </w:rPr>
          <w:tab/>
        </w:r>
        <w:r w:rsidR="00D17E3E" w:rsidRPr="00171262">
          <w:rPr>
            <w:noProof/>
            <w:webHidden/>
            <w:color w:val="auto"/>
          </w:rPr>
          <w:fldChar w:fldCharType="begin"/>
        </w:r>
        <w:r w:rsidR="00D17E3E" w:rsidRPr="00171262">
          <w:rPr>
            <w:noProof/>
            <w:webHidden/>
            <w:color w:val="auto"/>
          </w:rPr>
          <w:instrText xml:space="preserve"> PAGEREF _Toc243571159 \h </w:instrText>
        </w:r>
        <w:r w:rsidR="00D17E3E" w:rsidRPr="00171262">
          <w:rPr>
            <w:noProof/>
            <w:webHidden/>
            <w:color w:val="auto"/>
          </w:rPr>
        </w:r>
        <w:r w:rsidR="00D17E3E" w:rsidRPr="00171262">
          <w:rPr>
            <w:noProof/>
            <w:webHidden/>
            <w:color w:val="auto"/>
          </w:rPr>
          <w:fldChar w:fldCharType="separate"/>
        </w:r>
        <w:r w:rsidR="00171262" w:rsidRPr="00171262">
          <w:rPr>
            <w:noProof/>
            <w:webHidden/>
            <w:color w:val="auto"/>
          </w:rPr>
          <w:t>34</w:t>
        </w:r>
        <w:r w:rsidR="00D17E3E" w:rsidRPr="00171262">
          <w:rPr>
            <w:noProof/>
            <w:webHidden/>
            <w:color w:val="auto"/>
          </w:rPr>
          <w:fldChar w:fldCharType="end"/>
        </w:r>
      </w:hyperlink>
    </w:p>
    <w:p w14:paraId="070F3B83" w14:textId="656A83C6" w:rsidR="00D17E3E" w:rsidRPr="00171262" w:rsidRDefault="00000000">
      <w:pPr>
        <w:pStyle w:val="TOC2"/>
        <w:rPr>
          <w:rFonts w:asciiTheme="minorHAnsi" w:eastAsiaTheme="minorEastAsia" w:hAnsiTheme="minorHAnsi" w:cstheme="minorBidi"/>
          <w:noProof/>
          <w:color w:val="auto"/>
          <w:kern w:val="2"/>
          <w:sz w:val="22"/>
          <w:szCs w:val="22"/>
          <w14:ligatures w14:val="standardContextual"/>
        </w:rPr>
      </w:pPr>
      <w:hyperlink w:anchor="_Toc243571160" w:history="1">
        <w:r w:rsidR="00D17E3E" w:rsidRPr="00171262">
          <w:rPr>
            <w:rStyle w:val="Hyperlink"/>
            <w:noProof/>
            <w:color w:val="auto"/>
          </w:rPr>
          <w:t>1. Cấp độ rủi ro</w:t>
        </w:r>
        <w:r w:rsidR="00D17E3E" w:rsidRPr="00171262">
          <w:rPr>
            <w:noProof/>
            <w:webHidden/>
            <w:color w:val="auto"/>
          </w:rPr>
          <w:tab/>
        </w:r>
        <w:r w:rsidR="00D17E3E" w:rsidRPr="00171262">
          <w:rPr>
            <w:noProof/>
            <w:webHidden/>
            <w:color w:val="auto"/>
          </w:rPr>
          <w:fldChar w:fldCharType="begin"/>
        </w:r>
        <w:r w:rsidR="00D17E3E" w:rsidRPr="00171262">
          <w:rPr>
            <w:noProof/>
            <w:webHidden/>
            <w:color w:val="auto"/>
          </w:rPr>
          <w:instrText xml:space="preserve"> PAGEREF _Toc243571160 \h </w:instrText>
        </w:r>
        <w:r w:rsidR="00D17E3E" w:rsidRPr="00171262">
          <w:rPr>
            <w:noProof/>
            <w:webHidden/>
            <w:color w:val="auto"/>
          </w:rPr>
        </w:r>
        <w:r w:rsidR="00D17E3E" w:rsidRPr="00171262">
          <w:rPr>
            <w:noProof/>
            <w:webHidden/>
            <w:color w:val="auto"/>
          </w:rPr>
          <w:fldChar w:fldCharType="separate"/>
        </w:r>
        <w:r w:rsidR="00171262" w:rsidRPr="00171262">
          <w:rPr>
            <w:noProof/>
            <w:webHidden/>
            <w:color w:val="auto"/>
          </w:rPr>
          <w:t>34</w:t>
        </w:r>
        <w:r w:rsidR="00D17E3E" w:rsidRPr="00171262">
          <w:rPr>
            <w:noProof/>
            <w:webHidden/>
            <w:color w:val="auto"/>
          </w:rPr>
          <w:fldChar w:fldCharType="end"/>
        </w:r>
      </w:hyperlink>
    </w:p>
    <w:p w14:paraId="6E6AC14A" w14:textId="38854BDB" w:rsidR="00D17E3E" w:rsidRPr="00171262" w:rsidRDefault="00000000">
      <w:pPr>
        <w:pStyle w:val="TOC2"/>
        <w:rPr>
          <w:rFonts w:asciiTheme="minorHAnsi" w:eastAsiaTheme="minorEastAsia" w:hAnsiTheme="minorHAnsi" w:cstheme="minorBidi"/>
          <w:noProof/>
          <w:color w:val="auto"/>
          <w:kern w:val="2"/>
          <w:sz w:val="22"/>
          <w:szCs w:val="22"/>
          <w14:ligatures w14:val="standardContextual"/>
        </w:rPr>
      </w:pPr>
      <w:hyperlink w:anchor="_Toc243571161" w:history="1">
        <w:r w:rsidR="00D17E3E" w:rsidRPr="00171262">
          <w:rPr>
            <w:rStyle w:val="Hyperlink"/>
            <w:noProof/>
            <w:color w:val="auto"/>
          </w:rPr>
          <w:t>2. Cơ chế kiểm soát rủi ro</w:t>
        </w:r>
        <w:r w:rsidR="00D17E3E" w:rsidRPr="00171262">
          <w:rPr>
            <w:noProof/>
            <w:webHidden/>
            <w:color w:val="auto"/>
          </w:rPr>
          <w:tab/>
        </w:r>
        <w:r w:rsidR="00D17E3E" w:rsidRPr="00171262">
          <w:rPr>
            <w:noProof/>
            <w:webHidden/>
            <w:color w:val="auto"/>
          </w:rPr>
          <w:fldChar w:fldCharType="begin"/>
        </w:r>
        <w:r w:rsidR="00D17E3E" w:rsidRPr="00171262">
          <w:rPr>
            <w:noProof/>
            <w:webHidden/>
            <w:color w:val="auto"/>
          </w:rPr>
          <w:instrText xml:space="preserve"> PAGEREF _Toc243571161 \h </w:instrText>
        </w:r>
        <w:r w:rsidR="00D17E3E" w:rsidRPr="00171262">
          <w:rPr>
            <w:noProof/>
            <w:webHidden/>
            <w:color w:val="auto"/>
          </w:rPr>
        </w:r>
        <w:r w:rsidR="00D17E3E" w:rsidRPr="00171262">
          <w:rPr>
            <w:noProof/>
            <w:webHidden/>
            <w:color w:val="auto"/>
          </w:rPr>
          <w:fldChar w:fldCharType="separate"/>
        </w:r>
        <w:r w:rsidR="00171262" w:rsidRPr="00171262">
          <w:rPr>
            <w:noProof/>
            <w:webHidden/>
            <w:color w:val="auto"/>
          </w:rPr>
          <w:t>34</w:t>
        </w:r>
        <w:r w:rsidR="00D17E3E" w:rsidRPr="00171262">
          <w:rPr>
            <w:noProof/>
            <w:webHidden/>
            <w:color w:val="auto"/>
          </w:rPr>
          <w:fldChar w:fldCharType="end"/>
        </w:r>
      </w:hyperlink>
    </w:p>
    <w:p w14:paraId="108636A3" w14:textId="2B7196DB" w:rsidR="00D17E3E" w:rsidRPr="00171262" w:rsidRDefault="00000000">
      <w:pPr>
        <w:pStyle w:val="TOC1"/>
        <w:rPr>
          <w:rFonts w:asciiTheme="minorHAnsi" w:eastAsiaTheme="minorEastAsia" w:hAnsiTheme="minorHAnsi" w:cstheme="minorBidi"/>
          <w:b w:val="0"/>
          <w:noProof/>
          <w:color w:val="auto"/>
          <w:kern w:val="2"/>
          <w:sz w:val="22"/>
          <w:szCs w:val="22"/>
          <w14:ligatures w14:val="standardContextual"/>
        </w:rPr>
      </w:pPr>
      <w:hyperlink w:anchor="_Toc243571162" w:history="1">
        <w:r w:rsidR="00D17E3E" w:rsidRPr="00171262">
          <w:rPr>
            <w:rStyle w:val="Hyperlink"/>
            <w:rFonts w:ascii="Times New Roman" w:hAnsi="Times New Roman"/>
            <w:noProof/>
            <w:color w:val="auto"/>
          </w:rPr>
          <w:t>Phần VI</w:t>
        </w:r>
        <w:r w:rsidR="00D17E3E" w:rsidRPr="00171262">
          <w:rPr>
            <w:noProof/>
            <w:webHidden/>
            <w:color w:val="auto"/>
          </w:rPr>
          <w:tab/>
        </w:r>
        <w:r w:rsidR="00D17E3E" w:rsidRPr="00171262">
          <w:rPr>
            <w:noProof/>
            <w:webHidden/>
            <w:color w:val="auto"/>
          </w:rPr>
          <w:fldChar w:fldCharType="begin"/>
        </w:r>
        <w:r w:rsidR="00D17E3E" w:rsidRPr="00171262">
          <w:rPr>
            <w:noProof/>
            <w:webHidden/>
            <w:color w:val="auto"/>
          </w:rPr>
          <w:instrText xml:space="preserve"> PAGEREF _Toc243571162 \h </w:instrText>
        </w:r>
        <w:r w:rsidR="00D17E3E" w:rsidRPr="00171262">
          <w:rPr>
            <w:noProof/>
            <w:webHidden/>
            <w:color w:val="auto"/>
          </w:rPr>
        </w:r>
        <w:r w:rsidR="00D17E3E" w:rsidRPr="00171262">
          <w:rPr>
            <w:noProof/>
            <w:webHidden/>
            <w:color w:val="auto"/>
          </w:rPr>
          <w:fldChar w:fldCharType="separate"/>
        </w:r>
        <w:r w:rsidR="00171262" w:rsidRPr="00171262">
          <w:rPr>
            <w:noProof/>
            <w:webHidden/>
            <w:color w:val="auto"/>
          </w:rPr>
          <w:t>37</w:t>
        </w:r>
        <w:r w:rsidR="00D17E3E" w:rsidRPr="00171262">
          <w:rPr>
            <w:noProof/>
            <w:webHidden/>
            <w:color w:val="auto"/>
          </w:rPr>
          <w:fldChar w:fldCharType="end"/>
        </w:r>
      </w:hyperlink>
    </w:p>
    <w:p w14:paraId="07EABD58" w14:textId="3EDE2656" w:rsidR="00D17E3E" w:rsidRPr="00171262" w:rsidRDefault="00000000">
      <w:pPr>
        <w:pStyle w:val="TOC1"/>
        <w:rPr>
          <w:rFonts w:asciiTheme="minorHAnsi" w:eastAsiaTheme="minorEastAsia" w:hAnsiTheme="minorHAnsi" w:cstheme="minorBidi"/>
          <w:b w:val="0"/>
          <w:noProof/>
          <w:color w:val="auto"/>
          <w:kern w:val="2"/>
          <w:sz w:val="22"/>
          <w:szCs w:val="22"/>
          <w14:ligatures w14:val="standardContextual"/>
        </w:rPr>
      </w:pPr>
      <w:hyperlink w:anchor="_Toc243571163" w:history="1">
        <w:r w:rsidR="00D17E3E" w:rsidRPr="00171262">
          <w:rPr>
            <w:rStyle w:val="Hyperlink"/>
            <w:rFonts w:ascii="Times New Roman" w:hAnsi="Times New Roman"/>
            <w:noProof/>
            <w:color w:val="auto"/>
          </w:rPr>
          <w:t>TỔ CHỨC THỰC HIỆN, KẾT LUẬN VÀ KIẾN NGHỊ</w:t>
        </w:r>
        <w:r w:rsidR="00D17E3E" w:rsidRPr="00171262">
          <w:rPr>
            <w:noProof/>
            <w:webHidden/>
            <w:color w:val="auto"/>
          </w:rPr>
          <w:tab/>
        </w:r>
        <w:r w:rsidR="00D17E3E" w:rsidRPr="00171262">
          <w:rPr>
            <w:noProof/>
            <w:webHidden/>
            <w:color w:val="auto"/>
          </w:rPr>
          <w:fldChar w:fldCharType="begin"/>
        </w:r>
        <w:r w:rsidR="00D17E3E" w:rsidRPr="00171262">
          <w:rPr>
            <w:noProof/>
            <w:webHidden/>
            <w:color w:val="auto"/>
          </w:rPr>
          <w:instrText xml:space="preserve"> PAGEREF _Toc243571163 \h </w:instrText>
        </w:r>
        <w:r w:rsidR="00D17E3E" w:rsidRPr="00171262">
          <w:rPr>
            <w:noProof/>
            <w:webHidden/>
            <w:color w:val="auto"/>
          </w:rPr>
        </w:r>
        <w:r w:rsidR="00D17E3E" w:rsidRPr="00171262">
          <w:rPr>
            <w:noProof/>
            <w:webHidden/>
            <w:color w:val="auto"/>
          </w:rPr>
          <w:fldChar w:fldCharType="separate"/>
        </w:r>
        <w:r w:rsidR="00171262" w:rsidRPr="00171262">
          <w:rPr>
            <w:noProof/>
            <w:webHidden/>
            <w:color w:val="auto"/>
          </w:rPr>
          <w:t>37</w:t>
        </w:r>
        <w:r w:rsidR="00D17E3E" w:rsidRPr="00171262">
          <w:rPr>
            <w:noProof/>
            <w:webHidden/>
            <w:color w:val="auto"/>
          </w:rPr>
          <w:fldChar w:fldCharType="end"/>
        </w:r>
      </w:hyperlink>
    </w:p>
    <w:p w14:paraId="536EA04D" w14:textId="5F9BED68" w:rsidR="00D17E3E" w:rsidRPr="00171262" w:rsidRDefault="00000000">
      <w:pPr>
        <w:pStyle w:val="TOC1"/>
        <w:rPr>
          <w:rFonts w:asciiTheme="minorHAnsi" w:eastAsiaTheme="minorEastAsia" w:hAnsiTheme="minorHAnsi" w:cstheme="minorBidi"/>
          <w:b w:val="0"/>
          <w:noProof/>
          <w:color w:val="auto"/>
          <w:kern w:val="2"/>
          <w:sz w:val="22"/>
          <w:szCs w:val="22"/>
          <w14:ligatures w14:val="standardContextual"/>
        </w:rPr>
      </w:pPr>
      <w:hyperlink w:anchor="_Toc243571164" w:history="1">
        <w:r w:rsidR="00D17E3E" w:rsidRPr="00171262">
          <w:rPr>
            <w:rStyle w:val="Hyperlink"/>
            <w:noProof/>
            <w:color w:val="auto"/>
          </w:rPr>
          <w:t>I. TỔ CHỨC THỰC HIỆN</w:t>
        </w:r>
        <w:r w:rsidR="00D17E3E" w:rsidRPr="00171262">
          <w:rPr>
            <w:noProof/>
            <w:webHidden/>
            <w:color w:val="auto"/>
          </w:rPr>
          <w:tab/>
        </w:r>
        <w:r w:rsidR="00D17E3E" w:rsidRPr="00171262">
          <w:rPr>
            <w:noProof/>
            <w:webHidden/>
            <w:color w:val="auto"/>
          </w:rPr>
          <w:fldChar w:fldCharType="begin"/>
        </w:r>
        <w:r w:rsidR="00D17E3E" w:rsidRPr="00171262">
          <w:rPr>
            <w:noProof/>
            <w:webHidden/>
            <w:color w:val="auto"/>
          </w:rPr>
          <w:instrText xml:space="preserve"> PAGEREF _Toc243571164 \h </w:instrText>
        </w:r>
        <w:r w:rsidR="00D17E3E" w:rsidRPr="00171262">
          <w:rPr>
            <w:noProof/>
            <w:webHidden/>
            <w:color w:val="auto"/>
          </w:rPr>
        </w:r>
        <w:r w:rsidR="00D17E3E" w:rsidRPr="00171262">
          <w:rPr>
            <w:noProof/>
            <w:webHidden/>
            <w:color w:val="auto"/>
          </w:rPr>
          <w:fldChar w:fldCharType="separate"/>
        </w:r>
        <w:r w:rsidR="00171262" w:rsidRPr="00171262">
          <w:rPr>
            <w:noProof/>
            <w:webHidden/>
            <w:color w:val="auto"/>
          </w:rPr>
          <w:t>37</w:t>
        </w:r>
        <w:r w:rsidR="00D17E3E" w:rsidRPr="00171262">
          <w:rPr>
            <w:noProof/>
            <w:webHidden/>
            <w:color w:val="auto"/>
          </w:rPr>
          <w:fldChar w:fldCharType="end"/>
        </w:r>
      </w:hyperlink>
    </w:p>
    <w:p w14:paraId="560880D0" w14:textId="0564FF69" w:rsidR="00D17E3E" w:rsidRPr="00171262" w:rsidRDefault="00000000">
      <w:pPr>
        <w:pStyle w:val="TOC2"/>
        <w:rPr>
          <w:rFonts w:asciiTheme="minorHAnsi" w:eastAsiaTheme="minorEastAsia" w:hAnsiTheme="minorHAnsi" w:cstheme="minorBidi"/>
          <w:noProof/>
          <w:color w:val="auto"/>
          <w:kern w:val="2"/>
          <w:sz w:val="22"/>
          <w:szCs w:val="22"/>
          <w14:ligatures w14:val="standardContextual"/>
        </w:rPr>
      </w:pPr>
      <w:hyperlink w:anchor="_Toc243571165" w:history="1">
        <w:r w:rsidR="00D17E3E" w:rsidRPr="00171262">
          <w:rPr>
            <w:rStyle w:val="Hyperlink"/>
            <w:noProof/>
            <w:color w:val="auto"/>
          </w:rPr>
          <w:t>1. Trường Cao đẳng Kon Tum</w:t>
        </w:r>
        <w:r w:rsidR="00D17E3E" w:rsidRPr="00171262">
          <w:rPr>
            <w:noProof/>
            <w:webHidden/>
            <w:color w:val="auto"/>
          </w:rPr>
          <w:tab/>
        </w:r>
        <w:r w:rsidR="00D17E3E" w:rsidRPr="00171262">
          <w:rPr>
            <w:noProof/>
            <w:webHidden/>
            <w:color w:val="auto"/>
          </w:rPr>
          <w:fldChar w:fldCharType="begin"/>
        </w:r>
        <w:r w:rsidR="00D17E3E" w:rsidRPr="00171262">
          <w:rPr>
            <w:noProof/>
            <w:webHidden/>
            <w:color w:val="auto"/>
          </w:rPr>
          <w:instrText xml:space="preserve"> PAGEREF _Toc243571165 \h </w:instrText>
        </w:r>
        <w:r w:rsidR="00D17E3E" w:rsidRPr="00171262">
          <w:rPr>
            <w:noProof/>
            <w:webHidden/>
            <w:color w:val="auto"/>
          </w:rPr>
        </w:r>
        <w:r w:rsidR="00D17E3E" w:rsidRPr="00171262">
          <w:rPr>
            <w:noProof/>
            <w:webHidden/>
            <w:color w:val="auto"/>
          </w:rPr>
          <w:fldChar w:fldCharType="separate"/>
        </w:r>
        <w:r w:rsidR="00171262" w:rsidRPr="00171262">
          <w:rPr>
            <w:noProof/>
            <w:webHidden/>
            <w:color w:val="auto"/>
          </w:rPr>
          <w:t>37</w:t>
        </w:r>
        <w:r w:rsidR="00D17E3E" w:rsidRPr="00171262">
          <w:rPr>
            <w:noProof/>
            <w:webHidden/>
            <w:color w:val="auto"/>
          </w:rPr>
          <w:fldChar w:fldCharType="end"/>
        </w:r>
      </w:hyperlink>
    </w:p>
    <w:p w14:paraId="1F429969" w14:textId="54BAC6F9" w:rsidR="00D17E3E" w:rsidRPr="00171262" w:rsidRDefault="00000000">
      <w:pPr>
        <w:pStyle w:val="TOC2"/>
        <w:rPr>
          <w:rFonts w:asciiTheme="minorHAnsi" w:eastAsiaTheme="minorEastAsia" w:hAnsiTheme="minorHAnsi" w:cstheme="minorBidi"/>
          <w:noProof/>
          <w:color w:val="auto"/>
          <w:kern w:val="2"/>
          <w:sz w:val="22"/>
          <w:szCs w:val="22"/>
          <w14:ligatures w14:val="standardContextual"/>
        </w:rPr>
      </w:pPr>
      <w:hyperlink w:anchor="_Toc243571166" w:history="1">
        <w:r w:rsidR="00D17E3E" w:rsidRPr="00171262">
          <w:rPr>
            <w:rStyle w:val="Hyperlink"/>
            <w:noProof/>
            <w:color w:val="auto"/>
          </w:rPr>
          <w:t>2. Đề nghị các cơ quan phối hợp thực hiện</w:t>
        </w:r>
        <w:r w:rsidR="00D17E3E" w:rsidRPr="00171262">
          <w:rPr>
            <w:noProof/>
            <w:webHidden/>
            <w:color w:val="auto"/>
          </w:rPr>
          <w:tab/>
        </w:r>
        <w:r w:rsidR="00D17E3E" w:rsidRPr="00171262">
          <w:rPr>
            <w:noProof/>
            <w:webHidden/>
            <w:color w:val="auto"/>
          </w:rPr>
          <w:fldChar w:fldCharType="begin"/>
        </w:r>
        <w:r w:rsidR="00D17E3E" w:rsidRPr="00171262">
          <w:rPr>
            <w:noProof/>
            <w:webHidden/>
            <w:color w:val="auto"/>
          </w:rPr>
          <w:instrText xml:space="preserve"> PAGEREF _Toc243571166 \h </w:instrText>
        </w:r>
        <w:r w:rsidR="00D17E3E" w:rsidRPr="00171262">
          <w:rPr>
            <w:noProof/>
            <w:webHidden/>
            <w:color w:val="auto"/>
          </w:rPr>
        </w:r>
        <w:r w:rsidR="00D17E3E" w:rsidRPr="00171262">
          <w:rPr>
            <w:noProof/>
            <w:webHidden/>
            <w:color w:val="auto"/>
          </w:rPr>
          <w:fldChar w:fldCharType="separate"/>
        </w:r>
        <w:r w:rsidR="00171262" w:rsidRPr="00171262">
          <w:rPr>
            <w:noProof/>
            <w:webHidden/>
            <w:color w:val="auto"/>
          </w:rPr>
          <w:t>38</w:t>
        </w:r>
        <w:r w:rsidR="00D17E3E" w:rsidRPr="00171262">
          <w:rPr>
            <w:noProof/>
            <w:webHidden/>
            <w:color w:val="auto"/>
          </w:rPr>
          <w:fldChar w:fldCharType="end"/>
        </w:r>
      </w:hyperlink>
    </w:p>
    <w:p w14:paraId="59040F8F" w14:textId="0E645594" w:rsidR="00D17E3E" w:rsidRPr="00171262" w:rsidRDefault="00000000">
      <w:pPr>
        <w:pStyle w:val="TOC1"/>
        <w:rPr>
          <w:rFonts w:asciiTheme="minorHAnsi" w:eastAsiaTheme="minorEastAsia" w:hAnsiTheme="minorHAnsi" w:cstheme="minorBidi"/>
          <w:b w:val="0"/>
          <w:noProof/>
          <w:color w:val="auto"/>
          <w:kern w:val="2"/>
          <w:sz w:val="22"/>
          <w:szCs w:val="22"/>
          <w14:ligatures w14:val="standardContextual"/>
        </w:rPr>
      </w:pPr>
      <w:hyperlink w:anchor="_Toc243571167" w:history="1">
        <w:r w:rsidR="00D17E3E" w:rsidRPr="00171262">
          <w:rPr>
            <w:rStyle w:val="Hyperlink"/>
            <w:noProof/>
            <w:color w:val="auto"/>
          </w:rPr>
          <w:t>II. KẾT LUẬN VÀ KIẾN NGHỊ</w:t>
        </w:r>
        <w:r w:rsidR="00D17E3E" w:rsidRPr="00171262">
          <w:rPr>
            <w:noProof/>
            <w:webHidden/>
            <w:color w:val="auto"/>
          </w:rPr>
          <w:tab/>
        </w:r>
        <w:r w:rsidR="00D17E3E" w:rsidRPr="00171262">
          <w:rPr>
            <w:noProof/>
            <w:webHidden/>
            <w:color w:val="auto"/>
          </w:rPr>
          <w:fldChar w:fldCharType="begin"/>
        </w:r>
        <w:r w:rsidR="00D17E3E" w:rsidRPr="00171262">
          <w:rPr>
            <w:noProof/>
            <w:webHidden/>
            <w:color w:val="auto"/>
          </w:rPr>
          <w:instrText xml:space="preserve"> PAGEREF _Toc243571167 \h </w:instrText>
        </w:r>
        <w:r w:rsidR="00D17E3E" w:rsidRPr="00171262">
          <w:rPr>
            <w:noProof/>
            <w:webHidden/>
            <w:color w:val="auto"/>
          </w:rPr>
        </w:r>
        <w:r w:rsidR="00D17E3E" w:rsidRPr="00171262">
          <w:rPr>
            <w:noProof/>
            <w:webHidden/>
            <w:color w:val="auto"/>
          </w:rPr>
          <w:fldChar w:fldCharType="separate"/>
        </w:r>
        <w:r w:rsidR="00171262" w:rsidRPr="00171262">
          <w:rPr>
            <w:noProof/>
            <w:webHidden/>
            <w:color w:val="auto"/>
          </w:rPr>
          <w:t>38</w:t>
        </w:r>
        <w:r w:rsidR="00D17E3E" w:rsidRPr="00171262">
          <w:rPr>
            <w:noProof/>
            <w:webHidden/>
            <w:color w:val="auto"/>
          </w:rPr>
          <w:fldChar w:fldCharType="end"/>
        </w:r>
      </w:hyperlink>
    </w:p>
    <w:p w14:paraId="6044BB0D" w14:textId="0BD5C68E" w:rsidR="00192465" w:rsidRPr="00171262" w:rsidRDefault="00C43A2E">
      <w:pPr>
        <w:sectPr w:rsidR="00192465" w:rsidRPr="00171262" w:rsidSect="00192465">
          <w:headerReference w:type="default" r:id="rId9"/>
          <w:footerReference w:type="default" r:id="rId10"/>
          <w:pgSz w:w="11907" w:h="16840" w:code="9"/>
          <w:pgMar w:top="1134" w:right="1134" w:bottom="1134" w:left="1701" w:header="720" w:footer="720" w:gutter="0"/>
          <w:pgNumType w:fmt="lowerRoman" w:start="1"/>
          <w:cols w:space="720"/>
          <w:docGrid w:linePitch="381"/>
        </w:sectPr>
      </w:pPr>
      <w:r w:rsidRPr="00171262">
        <w:rPr>
          <w:rFonts w:ascii="Times New Roman Bold" w:hAnsi="Times New Roman Bold"/>
          <w:b/>
        </w:rPr>
        <w:fldChar w:fldCharType="end"/>
      </w:r>
    </w:p>
    <w:p w14:paraId="47C8C59A" w14:textId="77777777" w:rsidR="005C2626" w:rsidRPr="00171262" w:rsidRDefault="00A27C38">
      <w:pPr>
        <w:pStyle w:val="Heading4"/>
        <w:pageBreakBefore/>
        <w:rPr>
          <w:rFonts w:ascii="Times New Roman" w:hAnsi="Times New Roman"/>
          <w:color w:val="auto"/>
        </w:rPr>
      </w:pPr>
      <w:bookmarkStart w:id="0" w:name="_Toc243571116"/>
      <w:r w:rsidRPr="00171262">
        <w:rPr>
          <w:rFonts w:ascii="Times New Roman" w:hAnsi="Times New Roman"/>
          <w:color w:val="auto"/>
        </w:rPr>
        <w:t>Phần I</w:t>
      </w:r>
      <w:bookmarkEnd w:id="0"/>
    </w:p>
    <w:p w14:paraId="7C5183A7" w14:textId="77777777" w:rsidR="005C2626" w:rsidRPr="00171262" w:rsidRDefault="00A27C38">
      <w:pPr>
        <w:pStyle w:val="Heading4"/>
        <w:rPr>
          <w:rFonts w:ascii="Times New Roman" w:hAnsi="Times New Roman"/>
          <w:color w:val="auto"/>
        </w:rPr>
      </w:pPr>
      <w:bookmarkStart w:id="1" w:name="_Toc243571117"/>
      <w:r w:rsidRPr="00171262">
        <w:rPr>
          <w:rFonts w:ascii="Times New Roman" w:hAnsi="Times New Roman"/>
          <w:color w:val="auto"/>
        </w:rPr>
        <w:t>SỰ CẦN THIẾT, CƠ SỞ XÂY DỰNG ĐỀ ÁN</w:t>
      </w:r>
      <w:bookmarkEnd w:id="1"/>
    </w:p>
    <w:p w14:paraId="5E348E49" w14:textId="77777777" w:rsidR="003A49E2" w:rsidRPr="00171262" w:rsidRDefault="003A49E2" w:rsidP="003A49E2">
      <w:pPr>
        <w:rPr>
          <w:lang w:val="nl-NL"/>
        </w:rPr>
      </w:pPr>
    </w:p>
    <w:p w14:paraId="214360A9" w14:textId="77777777" w:rsidR="00913B32" w:rsidRPr="00171262" w:rsidRDefault="00A27C38" w:rsidP="003A49E2">
      <w:pPr>
        <w:pStyle w:val="Heading1"/>
        <w:rPr>
          <w:color w:val="auto"/>
        </w:rPr>
      </w:pPr>
      <w:bookmarkStart w:id="2" w:name="_Toc243571118"/>
      <w:r w:rsidRPr="00171262">
        <w:rPr>
          <w:color w:val="auto"/>
        </w:rPr>
        <w:t>I. SỰ CẦN THIẾT</w:t>
      </w:r>
      <w:bookmarkEnd w:id="2"/>
      <w:r w:rsidRPr="00171262">
        <w:rPr>
          <w:color w:val="auto"/>
        </w:rPr>
        <w:t xml:space="preserve"> </w:t>
      </w:r>
    </w:p>
    <w:p w14:paraId="30DFFA94" w14:textId="77777777" w:rsidR="005C2626" w:rsidRPr="00171262" w:rsidRDefault="00A27C38" w:rsidP="003A49E2">
      <w:r w:rsidRPr="00171262">
        <w:t>Trường Cao đẳng Kon Tum (sau đây gọi là Trường/nhà trường) được thành lập và chính thức đi vào hoạt động từ ngày 01/01/2018 trên cơ sở sáp nhập các trường: Trường Cao đẳng Kinh tế - Kỹ thuật Kon Tum, Trường Cao đẳng Sư phạm Kon Tum, Trường Trung cấp Y tế Kon Tum và Trường Trung cấp Nghề Kon Tum; ngày 26/6/2023, Trường được tổ chức lại theo Quyết định số 339/QĐ-UBND của UBND tỉnh Kon Tum (cũ) và được chuyển về thuộc UBND tỉnh Quảng Ngãi (mới) từ ngày 01/7/2025; ngày 29/4/2026, Trường được UBND tỉnh Quảng Ngãi phê duyệt Đề án sắp xếp tổ chức bên trong thuộc Trường Cao đẳng Kon Tum (Quyết định số 287/QĐ-UBND). Trường là đơn vị sự nghiệp công lập trực thuộc và chịu sự lãnh đạo, quản lý toàn diện, trực tiếp của UBND tỉnh Quảng Ngãi, hoạt động theo cơ chế tự chủ một phần chi thường xuyên theo quy định của pháp luật. Từ năm 2004 đến nay, nhà trường đã tham gia thực hiện các hoạt động có liên quan đến lĩnh vực đường bộ, trong đó có đào tạo lái xe ô tô, mô tô các hạng và tổ chức hoạt động dịch vụ sát hạch lái xe.</w:t>
      </w:r>
    </w:p>
    <w:p w14:paraId="1B9CC8AC" w14:textId="77777777" w:rsidR="005C2626" w:rsidRPr="00171262" w:rsidRDefault="00A27C38">
      <w:r w:rsidRPr="00171262">
        <w:t xml:space="preserve">Đối với lĩnh vực đào tạo lái xe mô tô, Trường hiện đang tổ chức đào tạo và dịch vụ sát hạch lái xe mô tô Hạng A1 tại khoa Đào tạo và Sát hạch lái xe (tại Cơ sở 4: Khoa Kỹ thuật - Công nghệ và Đào tạo - Sát hạch lái xe), đã tích lũy được đội ngũ nhà giáo, kinh nghiệm tổ chức và cơ sở vật chất nhất định </w:t>
      </w:r>
      <w:r w:rsidRPr="00171262">
        <w:rPr>
          <w:i/>
        </w:rPr>
        <w:t>(chi tiết tại Phần II)</w:t>
      </w:r>
      <w:r w:rsidRPr="00171262">
        <w:t>.</w:t>
      </w:r>
    </w:p>
    <w:p w14:paraId="68CB3E35" w14:textId="77777777" w:rsidR="005C2626" w:rsidRPr="00171262" w:rsidRDefault="00A27C38">
      <w:r w:rsidRPr="00171262">
        <w:t>Kể từ ngày 01/01/2025, khi Luật Trật tự, an toàn giao thông đường bộ chính thức có hiệu lực thi hành, các quy định về phân hạng giấy phép lái xe có sự điều chỉnh: Hạng A1 cấp cho người lái xe mô tô hai bánh có dung tích xi-lanh đến 125 cm³ hoặc có công suất động cơ điện đến 11 kW; Hạng A cấp cho người lái xe mô tô hai bánh có dung tích xi-lanh trên 125 cm³ hoặc có công suất động cơ điện trên 11 kW (điểm a, điểm b khoản 1 Điều 57). Theo đó, nhu cầu học và sát hạch giấy phép lái xe Hạng A (điều khiển xe mô tô hai bánh có dung tích xi-lanh trên 125 cm³, gồm cả nhóm xe trên 125 cm³ đến dưới 175 cm³ trước đây thuộc Hạng A1 và nhiều dòng xe mô tô phổ biến hiện nay) của người dân trên địa bàn tăng cao. Theo số liệu của phòng Quản lý phương tiện vận tải, Sở Xây dựng tỉnh Quảng Ngãi, số học viên được đào tạo Hạng A tại khu vực phía Đông tỉnh (địa bàn tỉnh Quảng Ngãi cũ) tăng từ 171 học viên năm 2025 lên 946 học viên năm 2026 (tính đến tháng 9/2026).</w:t>
      </w:r>
    </w:p>
    <w:p w14:paraId="581E5B48" w14:textId="77777777" w:rsidR="005C2626" w:rsidRPr="00171262" w:rsidRDefault="00A27C38">
      <w:r w:rsidRPr="00171262">
        <w:t>Hiện nay, khu vực phía Tây tỉnh Quảng Ngãi (địa bàn tỉnh Kon Tum cũ) chưa có cơ sở đào tạo cũng như trung tâm sát hạch lái xe mô tô Hạng A: Theo Thông báo số 423/TB-SXD ngày 16/7/2026 của Sở Xây dựng tỉnh Quảng Ngãi, 04 cơ sở đào tạo lái xe mô tô tại khu vực này đều chỉ đào tạo Hạng A1; theo số liệu do Phòng Cảnh sát giao thông Công an tỉnh Quảng Ngãi cung cấp, từ tháng 5/2025 đến kỳ sát hạch tháng 8/2026, toàn bộ 70 kỳ sát hạch lái xe mô tô tại 02 trung tâm sát hạch trên địa bàn (Trung tâm sát hạch lái xe của Trường và Trung tâm giáo dục nghề nghiệp lái xe KORUCO) đều là Hạng A1 (26.256 lượt thí sinh), chưa có kỳ sát hạch Hạng A. Việc thiếu hụt này gây nhiều khó khăn, tốn kém chi phí và thời gian đi lại cho nhân dân khi có nhu cầu học và sát hạch giấy phép lái xe Hạng A.</w:t>
      </w:r>
    </w:p>
    <w:p w14:paraId="1FA0C5CE" w14:textId="77777777" w:rsidR="005C2626" w:rsidRPr="00171262" w:rsidRDefault="00A27C38">
      <w:r w:rsidRPr="00171262">
        <w:t>Việc mở rộng đào tạo, sát hạch Hạng A của Trường cũng phù hợp với chủ trương chung về bảo đảm trật tự, an toàn giao thông: Chỉ thị số 23-CT/TW ngày 25/5/2023 của Ban Bí thư và Chỉ thị số 10/CT-TTg ngày 19/4/2023 của Thủ tướng Chính phủ đều yêu cầu tăng cường công tác bảo đảm trật tự, an toàn giao thông trong tình hình mới, trong đó có công tác đào tạo, sát hạch lái xe.</w:t>
      </w:r>
    </w:p>
    <w:p w14:paraId="75D131D8" w14:textId="77777777" w:rsidR="005C2626" w:rsidRPr="00171262" w:rsidRDefault="00A27C38">
      <w:r w:rsidRPr="00171262">
        <w:t>Bên cạnh nhu cầu của người học, yêu cầu đầu tư còn xuất phát từ chính hoạt động sát hạch Hạng A1 hiện có: Từ ngày 01/01/2028, trung tâm sát hạch phải có hình, thiết bị và phần mềm sát hạch xử lý tình huống giả định trên đường đối với cả Hạng A1 và Hạng A (điểm b khoản 2 Điều 2 Thông tư số 107/2026/TT-BCA; mục 2.1.13.5 QCVN 15:2026/BCA). Nếu không đầu tư hạng mục này, Trường không thể tiếp tục cung cấp dịch vụ sát hạch Hạng A1 (nguồn thu năm 2025 khoảng 405 triệu đồng). Việc lồng ghép đầu tư Hạng A vào cùng lộ trình cho phép dùng chung hình bài sát hạch số 2, sân mở rộng và đội ngũ, tránh đầu tư hai lần. Đồng thời, Nghị định số 334/2026/NĐ-CP mở rộng quyền tự chủ về tài chính, tài sản và đầu tư của cơ sở giáo dục nghề nghiệp công lập (Điều 7), là cơ sở để nhà trường chủ động sử dụng nguồn thu sự nghiệp đầu tư cho hoạt động này.</w:t>
      </w:r>
    </w:p>
    <w:p w14:paraId="75722CA4" w14:textId="77777777" w:rsidR="005C2626" w:rsidRPr="00171262" w:rsidRDefault="00A27C38" w:rsidP="003A49E2">
      <w:r w:rsidRPr="00171262">
        <w:t>Thực hiện chỉ đạo của Bí thư Đảng ủy - Hiệu trưởng nhà trường tại cuộc họp giao ban công tác tuần từ ngày 17/8/2026 đến ngày 23/8/2026 (Thông báo số 950/TB-CĐKT ngày 17/8/2026), khoa Đào tạo và Sát hạch lái xe được giao chủ trì, phối hợp với phòng TH-HC&amp;QT, phòng TC-KT và các đơn vị liên quan tham mưu xây dựng Đề án triển khai đào tạo và sát hạch lái xe mô tô Hạng A, hoàn thành trước ngày 30/10/2026. Trên cơ sở đó, Hiệu trưởng ban hành Kế hoạch số 1790/KH-CĐKT ngày 18/8/2026 tham quan, học tập kinh nghiệm về công tác đào tạo và sát hạch lái xe mô tô Hạng A; từ ngày 25/8/2026 đến ngày 28/8/2026, Đoàn công tác của Trường đã làm việc với Sở Xây dựng tỉnh Quảng Ngãi và tham quan, học tập kinh nghiệm tại Trung tâm Đào tạo lái xe cơ giới đường bộ Quảng Ngãi, Trung tâm Đào tạo và Sát hạch lái xe tỉnh Quảng Ngãi, Trung tâm Đào tạo và Sát hạch lái xe thuộc Trường Cao đẳng Cơ điện - Xây dựng và Nông lâm Trung bộ (tỉnh Gia Lai) (Báo cáo số 393/BC-CĐKT ngày 03/9/2026). Nhà trường đã thành lập Tổ xây dựng Đề án (Quyết định số 1944/QĐ-CĐKT ngày 07/9/2026) và xây dựng Phương án đầu tư nâng cấp, mở rộng sân tập lái xe ô tô và mô tô (Thông báo số 891/TB-CĐKT ngày 03/8/2026; Phương án số 12/PA-CĐKT ngày 17/9/2026) để chuẩn bị điều kiện cơ sở vật chất.</w:t>
      </w:r>
    </w:p>
    <w:p w14:paraId="3827957A" w14:textId="77777777" w:rsidR="005C2626" w:rsidRPr="00171262" w:rsidRDefault="00A27C38">
      <w:r w:rsidRPr="00171262">
        <w:t>Xuất phát từ những yêu cầu và thực trạng trên, Trường Cao đẳng Kon Tum xây dựng Đề án triển khai đào tạo và sát hạch lái xe mô tô Hạng A tại Trường Cao đẳng Kon Tum (sau đây gọi tắt là Đề án), do khoa Đào tạo và Sát hạch lái xe tổ chức thực hiện, nhằm: Chuẩn bị đầy đủ điều kiện để sớm được cơ quan có thẩm quyền chấp thuận bổ sung nội dung đào tạo và sát hạch lái xe Hạng A; khai thác hiệu quả đội ngũ nhà giáo, cơ sở vật chất hiện có của khoa Đào tạo và Sát hạch lái xe; tạo cơ sở thu hút nhà đầu tư góp phương tiện, hợp đồng nhà giáo theo hướng xã hội hóa; tạo nguồn thu sự nghiệp cho nhà trường; đáp ứng nhu cầu học và sát hạch Hạng A của người dân, giảm chi phí, thời gian đi lại của người học; triển khai kịp thời, tạo lợi thế đi trước so với các cơ sở đào tạo và sát hạch lái xe khác trên địa bàn phía Tây tỉnh Quảng Ngãi, không sử dụng ngân sách nhà nước chi cho đầu tư.</w:t>
      </w:r>
    </w:p>
    <w:p w14:paraId="619E3393" w14:textId="77777777" w:rsidR="005C2626" w:rsidRPr="00171262" w:rsidRDefault="00A27C38">
      <w:pPr>
        <w:pStyle w:val="Heading1"/>
        <w:rPr>
          <w:color w:val="auto"/>
        </w:rPr>
      </w:pPr>
      <w:bookmarkStart w:id="3" w:name="_Toc243571119"/>
      <w:r w:rsidRPr="00171262">
        <w:rPr>
          <w:color w:val="auto"/>
        </w:rPr>
        <w:t>II. CƠ SỞ XÂY DỰNG ĐỀ ÁN</w:t>
      </w:r>
      <w:bookmarkEnd w:id="3"/>
    </w:p>
    <w:p w14:paraId="0D2D6878" w14:textId="77777777" w:rsidR="005C2626" w:rsidRPr="00171262" w:rsidRDefault="00A27C38" w:rsidP="003A49E2">
      <w:pPr>
        <w:rPr>
          <w:b/>
          <w:bCs/>
        </w:rPr>
      </w:pPr>
      <w:r w:rsidRPr="00171262">
        <w:rPr>
          <w:b/>
          <w:bCs/>
        </w:rPr>
        <w:t>* Cơ sở chính trị, pháp lý</w:t>
      </w:r>
    </w:p>
    <w:p w14:paraId="220D83CF" w14:textId="77777777" w:rsidR="005C2626" w:rsidRPr="00171262" w:rsidRDefault="00A27C38" w:rsidP="00057208">
      <w:pPr>
        <w:pStyle w:val="ListParagraph"/>
        <w:numPr>
          <w:ilvl w:val="0"/>
          <w:numId w:val="22"/>
        </w:numPr>
        <w:ind w:left="0" w:firstLine="720"/>
        <w:rPr>
          <w:color w:val="auto"/>
        </w:rPr>
      </w:pPr>
      <w:r w:rsidRPr="00171262">
        <w:rPr>
          <w:color w:val="auto"/>
        </w:rPr>
        <w:t xml:space="preserve">Chỉ thị số 23-CT/TW ngày 25/5/2023 của Ban Bí thư Trung ương Đảng về tăng cường sự lãnh đạo của Đảng đối </w:t>
      </w:r>
      <w:r w:rsidRPr="00171262">
        <w:rPr>
          <w:color w:val="auto"/>
          <w:shd w:val="clear" w:color="auto" w:fill="FFFFFF"/>
        </w:rPr>
        <w:t>với</w:t>
      </w:r>
      <w:r w:rsidRPr="00171262">
        <w:rPr>
          <w:color w:val="auto"/>
        </w:rPr>
        <w:t xml:space="preserve"> công tác bảo đảm trật tự, an toàn giao thông trong tình hình mới;</w:t>
      </w:r>
    </w:p>
    <w:p w14:paraId="7B866939" w14:textId="77777777" w:rsidR="005C2626" w:rsidRPr="00171262" w:rsidRDefault="00A27C38" w:rsidP="00057208">
      <w:pPr>
        <w:pStyle w:val="ListParagraph"/>
        <w:numPr>
          <w:ilvl w:val="0"/>
          <w:numId w:val="22"/>
        </w:numPr>
        <w:ind w:left="0" w:firstLine="720"/>
        <w:rPr>
          <w:color w:val="auto"/>
        </w:rPr>
      </w:pPr>
      <w:r w:rsidRPr="00171262">
        <w:rPr>
          <w:color w:val="auto"/>
        </w:rPr>
        <w:t>Luật Trật tự, an toàn giao thông đường bộ ngày 27/6/2024 (hợp nhất tại Văn bản hợp nhất số 55/VBHN-VPQH ngày 23/3/2026);</w:t>
      </w:r>
    </w:p>
    <w:p w14:paraId="6E7FA56B" w14:textId="77777777" w:rsidR="005C2626" w:rsidRPr="00171262" w:rsidRDefault="00A27C38" w:rsidP="00057208">
      <w:pPr>
        <w:pStyle w:val="ListParagraph"/>
        <w:numPr>
          <w:ilvl w:val="0"/>
          <w:numId w:val="22"/>
        </w:numPr>
        <w:ind w:left="0" w:firstLine="720"/>
        <w:rPr>
          <w:color w:val="auto"/>
        </w:rPr>
      </w:pPr>
      <w:r w:rsidRPr="00171262">
        <w:rPr>
          <w:color w:val="auto"/>
        </w:rPr>
        <w:t>Luật Giáo dục nghề nghiệp ngày 10/12/2025;</w:t>
      </w:r>
    </w:p>
    <w:p w14:paraId="31F9E180" w14:textId="77777777" w:rsidR="005C2626" w:rsidRPr="00171262" w:rsidRDefault="00A27C38" w:rsidP="00057208">
      <w:pPr>
        <w:pStyle w:val="ListParagraph"/>
        <w:numPr>
          <w:ilvl w:val="0"/>
          <w:numId w:val="22"/>
        </w:numPr>
        <w:ind w:left="0" w:firstLine="720"/>
        <w:rPr>
          <w:color w:val="auto"/>
        </w:rPr>
      </w:pPr>
      <w:r w:rsidRPr="00171262">
        <w:rPr>
          <w:color w:val="auto"/>
        </w:rPr>
        <w:t>Luật Quản lý, sử dụng tài sản công ngày 21/6/2017 (hợp nhất tại Văn bản hợp nhất số 97/VBHN-VPQH ngày 22 tháng 8 năm 2025);</w:t>
      </w:r>
    </w:p>
    <w:p w14:paraId="5A4CA711" w14:textId="77777777" w:rsidR="005C2626" w:rsidRPr="00171262" w:rsidRDefault="00A27C38" w:rsidP="00057208">
      <w:pPr>
        <w:pStyle w:val="ListParagraph"/>
        <w:numPr>
          <w:ilvl w:val="0"/>
          <w:numId w:val="22"/>
        </w:numPr>
        <w:ind w:left="0" w:firstLine="720"/>
        <w:rPr>
          <w:color w:val="auto"/>
        </w:rPr>
      </w:pPr>
      <w:r w:rsidRPr="00171262">
        <w:rPr>
          <w:color w:val="auto"/>
        </w:rPr>
        <w:t>Nghị định số 94/2026/NĐ-CP ngày 31/3/2026 của Chính phủ quy định về hoạt động đào tạo và sát hạch lái xe;</w:t>
      </w:r>
    </w:p>
    <w:p w14:paraId="49B22086" w14:textId="77777777" w:rsidR="00317F7D" w:rsidRPr="00171262" w:rsidRDefault="00317F7D" w:rsidP="00057208">
      <w:pPr>
        <w:pStyle w:val="ListParagraph"/>
        <w:numPr>
          <w:ilvl w:val="0"/>
          <w:numId w:val="22"/>
        </w:numPr>
        <w:ind w:left="0" w:firstLine="720"/>
        <w:rPr>
          <w:color w:val="auto"/>
        </w:rPr>
      </w:pPr>
      <w:r w:rsidRPr="00171262">
        <w:rPr>
          <w:color w:val="auto"/>
        </w:rPr>
        <w:t>Nghị định số 334/2026/NĐ-CP ngày 20/8/2026 của Chính phủ quy định về tự chủ của cơ sở giáo dục đại học, cơ sở giáo dục nghề nghiệp; cơ chế tài chính đối với giáo dục đại học và giáo dục nghề nghiệp; chương trình trọng điểm quốc gia đào tạo tiến sĩ toàn thời gian;</w:t>
      </w:r>
    </w:p>
    <w:p w14:paraId="51969D5B" w14:textId="77777777" w:rsidR="005C2626" w:rsidRPr="00171262" w:rsidRDefault="00A27C38" w:rsidP="00057208">
      <w:pPr>
        <w:pStyle w:val="ListParagraph"/>
        <w:numPr>
          <w:ilvl w:val="0"/>
          <w:numId w:val="22"/>
        </w:numPr>
        <w:ind w:left="0" w:firstLine="720"/>
        <w:rPr>
          <w:color w:val="auto"/>
        </w:rPr>
      </w:pPr>
      <w:r w:rsidRPr="00171262">
        <w:rPr>
          <w:color w:val="auto"/>
        </w:rPr>
        <w:t>Nghị định số 60/2021/NĐ-CP ngày 21/6/2021 của Chính phủ quy định cơ chế tự chủ tài chính của đơn vị sự nghiệp công lập; Nghị định số 111/2025/NĐ-CP ngày 22/5/2025 của Chính phủ sửa đổi, bổ sung một số điều của Nghị định số 60/2021/NĐ-CP;</w:t>
      </w:r>
    </w:p>
    <w:p w14:paraId="1A1F7C62" w14:textId="77777777" w:rsidR="005C2626" w:rsidRPr="00171262" w:rsidRDefault="00A27C38" w:rsidP="00057208">
      <w:pPr>
        <w:pStyle w:val="ListParagraph"/>
        <w:numPr>
          <w:ilvl w:val="0"/>
          <w:numId w:val="22"/>
        </w:numPr>
        <w:ind w:left="0" w:firstLine="720"/>
        <w:rPr>
          <w:color w:val="auto"/>
        </w:rPr>
      </w:pPr>
      <w:r w:rsidRPr="00171262">
        <w:rPr>
          <w:color w:val="auto"/>
        </w:rPr>
        <w:t>Nghị định số 186/2025/NĐ-CP ngày 01/7/2025 của Chính phủ quy định chi tiết một số điều của Luật Quản lý, sử dụng tài sản công; được sửa đổi, bổ sung bởi Nghị định số 286/2025/NĐ-CP ngày 03/11/2025 của Chính phủ;</w:t>
      </w:r>
    </w:p>
    <w:p w14:paraId="44F38AA7" w14:textId="77777777" w:rsidR="005C2626" w:rsidRPr="00171262" w:rsidRDefault="00A27C38" w:rsidP="00057208">
      <w:pPr>
        <w:pStyle w:val="ListParagraph"/>
        <w:numPr>
          <w:ilvl w:val="0"/>
          <w:numId w:val="22"/>
        </w:numPr>
        <w:ind w:left="0" w:firstLine="720"/>
        <w:rPr>
          <w:color w:val="auto"/>
        </w:rPr>
      </w:pPr>
      <w:r w:rsidRPr="00171262">
        <w:rPr>
          <w:color w:val="auto"/>
        </w:rPr>
        <w:t>Chỉ thị số 10/CT-TTg ngày 19/4/2023 của Thủ tướng Chính phủ về tăng cường công tác bảo đảm trật tự, an toàn giao thông đường bộ trong tình hình mới;</w:t>
      </w:r>
    </w:p>
    <w:p w14:paraId="4E1AF458" w14:textId="77777777" w:rsidR="005C2626" w:rsidRPr="00171262" w:rsidRDefault="00A27C38" w:rsidP="00200107">
      <w:pPr>
        <w:pStyle w:val="ListParagraph"/>
        <w:numPr>
          <w:ilvl w:val="0"/>
          <w:numId w:val="22"/>
        </w:numPr>
        <w:ind w:left="0" w:firstLine="720"/>
        <w:rPr>
          <w:color w:val="auto"/>
        </w:rPr>
      </w:pPr>
      <w:r w:rsidRPr="00171262">
        <w:rPr>
          <w:color w:val="auto"/>
        </w:rPr>
        <w:t>Thông tư số 14/2025/TT-BXD ngày 30/6/2025 của Bộ trưởng Bộ Xây dựng quy định về đào tạo lái xe; bồi dưỡng, kiểm tra, cấp chứng chỉ bồi dưỡng kiến thức pháp luật về giao thông đường bộ (hợp nhất tại Văn bản hợp nhất số 27/VBHN-BXD ngày 12/6/2026);</w:t>
      </w:r>
    </w:p>
    <w:p w14:paraId="7B1CBF56" w14:textId="77777777" w:rsidR="00200107" w:rsidRPr="00171262" w:rsidRDefault="00A27C38" w:rsidP="00057208">
      <w:pPr>
        <w:pStyle w:val="ListParagraph"/>
        <w:numPr>
          <w:ilvl w:val="0"/>
          <w:numId w:val="22"/>
        </w:numPr>
        <w:ind w:left="0" w:firstLine="720"/>
        <w:rPr>
          <w:color w:val="auto"/>
        </w:rPr>
      </w:pPr>
      <w:r w:rsidRPr="00171262">
        <w:rPr>
          <w:color w:val="auto"/>
        </w:rPr>
        <w:t xml:space="preserve">Thông tư số 108/2026/TT-BCA ngày 29/6/2026 của Bộ trưởng Bộ Công an quy định về sát hạch, cấp giấy phép lái xe; cấp, sử dụng giấy phép lái xe quốc tế; </w:t>
      </w:r>
    </w:p>
    <w:p w14:paraId="18E5519D" w14:textId="77777777" w:rsidR="005C2626" w:rsidRPr="00171262" w:rsidRDefault="00A27C38" w:rsidP="00057208">
      <w:pPr>
        <w:pStyle w:val="ListParagraph"/>
        <w:numPr>
          <w:ilvl w:val="0"/>
          <w:numId w:val="22"/>
        </w:numPr>
        <w:ind w:left="0" w:firstLine="720"/>
        <w:rPr>
          <w:color w:val="auto"/>
        </w:rPr>
      </w:pPr>
      <w:r w:rsidRPr="00171262">
        <w:rPr>
          <w:color w:val="auto"/>
        </w:rPr>
        <w:t>Thông tư số 107/2026/TT-BCA ngày 29/6/2026 của Bộ trưởng Bộ Công an ban hành Quy chuẩn kỹ thuật quốc gia về Trung tâm sát hạch lái xe cơ giới đường bộ (QCVN 15:2026/BCA);</w:t>
      </w:r>
    </w:p>
    <w:p w14:paraId="3078A1D1" w14:textId="77777777" w:rsidR="005C2626" w:rsidRPr="00171262" w:rsidRDefault="00A27C38" w:rsidP="00057208">
      <w:pPr>
        <w:pStyle w:val="ListParagraph"/>
        <w:numPr>
          <w:ilvl w:val="0"/>
          <w:numId w:val="22"/>
        </w:numPr>
        <w:ind w:left="0" w:firstLine="720"/>
        <w:rPr>
          <w:color w:val="auto"/>
        </w:rPr>
      </w:pPr>
      <w:r w:rsidRPr="00171262">
        <w:rPr>
          <w:color w:val="auto"/>
        </w:rPr>
        <w:t>Thông tư số 56/2022/TT-BTC ngày 16/9/2022 của Bộ trưởng Bộ Tài chính hướng dẫn một số nội dung về cơ chế tự chủ tài chính của đơn vị sự nghiệp công lập; xử lý tài sản, tài chính khi tổ chức lại, giải thể đơn vị sự nghiệp công lập; được sửa đổi, bổ sung bởi Thông tư số 03/2026/TT-BTC ngày 01/01/2026 của Bộ trưởng Bộ Tài chính;</w:t>
      </w:r>
    </w:p>
    <w:p w14:paraId="1EE4A818" w14:textId="77777777" w:rsidR="005C2626" w:rsidRPr="00171262" w:rsidRDefault="00A27C38" w:rsidP="00057208">
      <w:pPr>
        <w:pStyle w:val="ListParagraph"/>
        <w:numPr>
          <w:ilvl w:val="0"/>
          <w:numId w:val="22"/>
        </w:numPr>
        <w:ind w:left="0" w:firstLine="720"/>
        <w:rPr>
          <w:color w:val="auto"/>
        </w:rPr>
      </w:pPr>
      <w:r w:rsidRPr="00171262">
        <w:rPr>
          <w:color w:val="auto"/>
        </w:rPr>
        <w:t>Thông tư số 120/2025/TT-BTC ngày 18/12/2025 của Bộ trưởng Bộ Tài chính hướng dẫn một số điều của Nghị định số 186/2025/NĐ-CP ngày 01/7/2025 của Chính phủ quy định chi tiết một số điều của Luật Quản lý, sử dụng tài sản công;</w:t>
      </w:r>
    </w:p>
    <w:p w14:paraId="45115A0A" w14:textId="77777777" w:rsidR="005C2626" w:rsidRPr="00171262" w:rsidRDefault="00A27C38" w:rsidP="00057208">
      <w:pPr>
        <w:pStyle w:val="ListParagraph"/>
        <w:numPr>
          <w:ilvl w:val="0"/>
          <w:numId w:val="22"/>
        </w:numPr>
        <w:ind w:left="0" w:firstLine="720"/>
        <w:rPr>
          <w:color w:val="auto"/>
        </w:rPr>
      </w:pPr>
      <w:r w:rsidRPr="00171262">
        <w:rPr>
          <w:color w:val="auto"/>
        </w:rPr>
        <w:t>Thông tư số 154/2025/TT-BTC ngày 31/12/2025 của Bộ trưởng Bộ Tài chính quy định mức thu, chế độ thu, nộp phí sát hạch lái xe, lệ phí cấp bằng, chứng chỉ được hoạt động trên các loại phương tiện và lệ phí đăng ký, cấp biển xe máy chuyên dùng;</w:t>
      </w:r>
    </w:p>
    <w:p w14:paraId="45B809C0" w14:textId="77777777" w:rsidR="005C2626" w:rsidRPr="00171262" w:rsidRDefault="00A27C38" w:rsidP="00057208">
      <w:pPr>
        <w:pStyle w:val="ListParagraph"/>
        <w:numPr>
          <w:ilvl w:val="0"/>
          <w:numId w:val="22"/>
        </w:numPr>
        <w:ind w:left="0" w:firstLine="720"/>
        <w:rPr>
          <w:color w:val="auto"/>
        </w:rPr>
      </w:pPr>
      <w:r w:rsidRPr="00171262">
        <w:rPr>
          <w:color w:val="auto"/>
        </w:rPr>
        <w:t>Quyết định số 287/QĐ-UBND ngày 29/4/2026 của UBND tỉnh Quảng Ngãi phê duyệt Đề án sắp xếp tổ chức bên trong thuộc Trường Cao đẳng Kon Tum;</w:t>
      </w:r>
    </w:p>
    <w:p w14:paraId="405AD59B" w14:textId="77777777" w:rsidR="005C2626" w:rsidRPr="00171262" w:rsidRDefault="00A27C38" w:rsidP="00057208">
      <w:pPr>
        <w:pStyle w:val="ListParagraph"/>
        <w:numPr>
          <w:ilvl w:val="0"/>
          <w:numId w:val="22"/>
        </w:numPr>
        <w:ind w:left="0" w:firstLine="720"/>
        <w:rPr>
          <w:color w:val="auto"/>
        </w:rPr>
      </w:pPr>
      <w:r w:rsidRPr="00171262">
        <w:rPr>
          <w:color w:val="auto"/>
        </w:rPr>
        <w:t>Quyết định số 46/2025/QĐ-CTUBND ngày 02/12/2025 của Chủ tịch UBND tỉnh Quảng Ngãi ban hành Quy định về phân cấp thẩm quyền quyết định việc quản lý, sử dụng tài sản công thuộc phạm vi quản lý của tỉnh Quảng Ngãi;</w:t>
      </w:r>
    </w:p>
    <w:p w14:paraId="77C16064" w14:textId="77777777" w:rsidR="005C2626" w:rsidRPr="00171262" w:rsidRDefault="00A27C38" w:rsidP="00057208">
      <w:pPr>
        <w:pStyle w:val="ListParagraph"/>
        <w:numPr>
          <w:ilvl w:val="0"/>
          <w:numId w:val="22"/>
        </w:numPr>
        <w:ind w:left="0" w:firstLine="720"/>
        <w:rPr>
          <w:color w:val="auto"/>
        </w:rPr>
      </w:pPr>
      <w:r w:rsidRPr="00171262">
        <w:rPr>
          <w:color w:val="auto"/>
        </w:rPr>
        <w:t>Quyết định số 1976/QĐ-CĐKT ngày 14/9/2026 của Hiệu trưởng Trường Cao đẳng Kon Tum ban hành Quy chế tổ chức và hoạt động của Trường Cao đẳng Kon Tum;</w:t>
      </w:r>
    </w:p>
    <w:p w14:paraId="509BC84D" w14:textId="77777777" w:rsidR="005C2626" w:rsidRPr="00171262" w:rsidRDefault="00A27C38" w:rsidP="00057208">
      <w:pPr>
        <w:pStyle w:val="ListParagraph"/>
        <w:numPr>
          <w:ilvl w:val="0"/>
          <w:numId w:val="22"/>
        </w:numPr>
        <w:ind w:left="0" w:firstLine="720"/>
        <w:rPr>
          <w:color w:val="auto"/>
        </w:rPr>
      </w:pPr>
      <w:r w:rsidRPr="00171262">
        <w:rPr>
          <w:color w:val="auto"/>
        </w:rPr>
        <w:t>Quyết định số 2047/QĐ-CĐKT ngày 21/9/2026 của Hiệu trưởng Trường Cao đẳng Kon Tum ban hành Quy định vị trí, chức năng, nhiệm vụ, quyền hạn, cơ cấu tổ chức và mối quan hệ công tác của khoa Đào tạo và Sát hạch lái xe;</w:t>
      </w:r>
    </w:p>
    <w:p w14:paraId="03600213" w14:textId="77777777" w:rsidR="005C2626" w:rsidRPr="00171262" w:rsidRDefault="00A27C38" w:rsidP="00057208">
      <w:pPr>
        <w:pStyle w:val="ListParagraph"/>
        <w:numPr>
          <w:ilvl w:val="0"/>
          <w:numId w:val="22"/>
        </w:numPr>
        <w:ind w:left="0" w:firstLine="720"/>
        <w:rPr>
          <w:color w:val="auto"/>
        </w:rPr>
      </w:pPr>
      <w:r w:rsidRPr="00171262">
        <w:rPr>
          <w:color w:val="auto"/>
        </w:rPr>
        <w:t>Quyết định số 1518/QĐ-CĐKT ngày 01/7/2026 của Hiệu trưởng Trường Cao đẳng Kon Tum ban hành Quy định đào tạo lái xe cơ giới đường bộ và bồi dưỡng kiến thức pháp luật về giao thông đường bộ;</w:t>
      </w:r>
    </w:p>
    <w:p w14:paraId="153C4D0D" w14:textId="77777777" w:rsidR="005C2626" w:rsidRPr="00171262" w:rsidRDefault="00A27C38" w:rsidP="00057208">
      <w:pPr>
        <w:pStyle w:val="ListParagraph"/>
        <w:numPr>
          <w:ilvl w:val="0"/>
          <w:numId w:val="22"/>
        </w:numPr>
        <w:ind w:left="0" w:firstLine="720"/>
        <w:rPr>
          <w:color w:val="auto"/>
        </w:rPr>
      </w:pPr>
      <w:r w:rsidRPr="00171262">
        <w:rPr>
          <w:color w:val="auto"/>
        </w:rPr>
        <w:t>Thông báo số 797/TB-CĐKT ngày 09/7/2026 của Trường Cao đẳng Kon Tum về phương án hoạt động đào tạo lái xe mô tô Hạng A1;</w:t>
      </w:r>
    </w:p>
    <w:p w14:paraId="45649D66" w14:textId="77777777" w:rsidR="005C2626" w:rsidRPr="00171262" w:rsidRDefault="00A27C38" w:rsidP="00057208">
      <w:pPr>
        <w:pStyle w:val="ListParagraph"/>
        <w:numPr>
          <w:ilvl w:val="0"/>
          <w:numId w:val="22"/>
        </w:numPr>
        <w:ind w:left="0" w:firstLine="720"/>
        <w:rPr>
          <w:color w:val="auto"/>
        </w:rPr>
      </w:pPr>
      <w:r w:rsidRPr="00171262">
        <w:rPr>
          <w:color w:val="auto"/>
        </w:rPr>
        <w:t>Quyết định số 05/QĐ-CĐKT ngày 17/7/2025 của Hiệu trưởng Trường Cao đẳng Kon Tum ban hành nội dung và mức khoán kinh phí đào tạo và sát hạch lái xe mô tô hạng A1;</w:t>
      </w:r>
    </w:p>
    <w:p w14:paraId="3FF73C4E" w14:textId="77777777" w:rsidR="005C2626" w:rsidRPr="00171262" w:rsidRDefault="00A27C38" w:rsidP="00057208">
      <w:pPr>
        <w:pStyle w:val="ListParagraph"/>
        <w:numPr>
          <w:ilvl w:val="0"/>
          <w:numId w:val="22"/>
        </w:numPr>
        <w:ind w:left="0" w:firstLine="720"/>
        <w:rPr>
          <w:color w:val="auto"/>
        </w:rPr>
      </w:pPr>
      <w:r w:rsidRPr="00171262">
        <w:rPr>
          <w:color w:val="auto"/>
        </w:rPr>
        <w:t>Quyết định số 572/QĐ-CĐKT ngày 17/3/2026 của Hiệu trưởng Trường Cao đẳng Kon Tum ban hành mức thu học phí đào tạo lái xe cơ giới đường bộ;</w:t>
      </w:r>
    </w:p>
    <w:p w14:paraId="0AD1458B" w14:textId="77777777" w:rsidR="005C2626" w:rsidRPr="00171262" w:rsidRDefault="00A27C38" w:rsidP="00057208">
      <w:pPr>
        <w:pStyle w:val="ListParagraph"/>
        <w:numPr>
          <w:ilvl w:val="0"/>
          <w:numId w:val="22"/>
        </w:numPr>
        <w:ind w:left="0" w:firstLine="720"/>
        <w:rPr>
          <w:color w:val="auto"/>
        </w:rPr>
      </w:pPr>
      <w:r w:rsidRPr="00171262">
        <w:rPr>
          <w:color w:val="auto"/>
        </w:rPr>
        <w:t>Quyết định số 1777/QĐ-CĐKT ngày 14/8/2026 của Hiệu trưởng Trường Cao đẳng Kon Tum ban hành tạm thời danh mục thiết bị chuyên dùng trong đào tạo và sát hạch lái xe;</w:t>
      </w:r>
    </w:p>
    <w:p w14:paraId="1965AABC" w14:textId="77777777" w:rsidR="005C2626" w:rsidRPr="00171262" w:rsidRDefault="00A27C38" w:rsidP="00057208">
      <w:pPr>
        <w:pStyle w:val="ListParagraph"/>
        <w:numPr>
          <w:ilvl w:val="0"/>
          <w:numId w:val="22"/>
        </w:numPr>
        <w:ind w:left="0" w:firstLine="720"/>
        <w:rPr>
          <w:color w:val="auto"/>
        </w:rPr>
      </w:pPr>
      <w:r w:rsidRPr="00171262">
        <w:rPr>
          <w:color w:val="auto"/>
        </w:rPr>
        <w:t>Thông báo số 950/TB-CĐKT ngày 17/8/2026 của Hiệu trưởng Trường Cao đẳng Kon Tum kết luận của Bí thư Đảng ủy - Hiệu trưởng nhà trường tại cuộc họp giao ban công tác tuần từ ngày 17/8/2026 đến ngày 23/8/2026;</w:t>
      </w:r>
    </w:p>
    <w:p w14:paraId="6C539B7A" w14:textId="77777777" w:rsidR="005C2626" w:rsidRPr="00171262" w:rsidRDefault="00A27C38" w:rsidP="00057208">
      <w:pPr>
        <w:pStyle w:val="ListParagraph"/>
        <w:numPr>
          <w:ilvl w:val="0"/>
          <w:numId w:val="22"/>
        </w:numPr>
        <w:ind w:left="0" w:firstLine="720"/>
        <w:rPr>
          <w:color w:val="auto"/>
        </w:rPr>
      </w:pPr>
      <w:r w:rsidRPr="00171262">
        <w:rPr>
          <w:color w:val="auto"/>
        </w:rPr>
        <w:t>Quyết định số 1944/QĐ-CĐKT ngày 07/9/2026 của Hiệu trưởng Trường Cao đẳng Kon Tum thành lập Tổ xây dựng Đề án triển khai đào tạo và sát hạch lái xe mô tô Hạng A;</w:t>
      </w:r>
    </w:p>
    <w:p w14:paraId="5E808577" w14:textId="77777777" w:rsidR="005C2626" w:rsidRPr="00171262" w:rsidRDefault="00A27C38" w:rsidP="00057208">
      <w:pPr>
        <w:pStyle w:val="ListParagraph"/>
        <w:numPr>
          <w:ilvl w:val="0"/>
          <w:numId w:val="22"/>
        </w:numPr>
        <w:ind w:left="0" w:firstLine="720"/>
        <w:rPr>
          <w:color w:val="auto"/>
        </w:rPr>
      </w:pPr>
      <w:r w:rsidRPr="00171262">
        <w:rPr>
          <w:color w:val="auto"/>
        </w:rPr>
        <w:t>Báo cáo số 393/BC-CĐKT ngày 03/9/2026 của Trường Cao đẳng Kon Tum về kết quả Đoàn công tác tham quan, học tập kinh nghiệm về công tác đào tạo và sát hạch lái xe mô tô Hạng A tại Sở Xây dựng, các Trường, Trung tâm đào tạo và sát hạch lái xe khu vực phía Đông tỉnh Quảng Ngãi và phía Đông tỉnh Gia Lai;</w:t>
      </w:r>
    </w:p>
    <w:p w14:paraId="038D00AC" w14:textId="77777777" w:rsidR="005C2626" w:rsidRPr="00171262" w:rsidRDefault="00A27C38" w:rsidP="00057208">
      <w:pPr>
        <w:pStyle w:val="ListParagraph"/>
        <w:numPr>
          <w:ilvl w:val="0"/>
          <w:numId w:val="22"/>
        </w:numPr>
        <w:ind w:left="0" w:firstLine="720"/>
        <w:rPr>
          <w:color w:val="auto"/>
        </w:rPr>
      </w:pPr>
      <w:r w:rsidRPr="00171262">
        <w:rPr>
          <w:color w:val="auto"/>
        </w:rPr>
        <w:t>Phương án số 12/PA-CĐKT ngày 17/9/2026 của Trường Cao đẳng Kon Tum đầu tư nâng cấp, mở rộng sân tập lái xe ô tô và mô tô;</w:t>
      </w:r>
    </w:p>
    <w:p w14:paraId="535F832D" w14:textId="77777777" w:rsidR="005C2626" w:rsidRPr="00171262" w:rsidRDefault="00A27C38" w:rsidP="00057208">
      <w:pPr>
        <w:pStyle w:val="ListParagraph"/>
        <w:numPr>
          <w:ilvl w:val="0"/>
          <w:numId w:val="22"/>
        </w:numPr>
        <w:ind w:left="0" w:firstLine="720"/>
        <w:rPr>
          <w:color w:val="auto"/>
        </w:rPr>
      </w:pPr>
      <w:r w:rsidRPr="00171262">
        <w:rPr>
          <w:color w:val="auto"/>
        </w:rPr>
        <w:t>Giấy phép sát hạch số 58/CSGT(SHLX) ngày 29/4/2026 của Trưởng phòng Cảnh sát giao thông, Công an tỉnh Quảng Ngãi cấp cho Trung tâm sát hạch lái xe thuộc Trường Cao đẳng Kon Tum (trung tâm loại 3, Hạng A1);</w:t>
      </w:r>
    </w:p>
    <w:p w14:paraId="12383423" w14:textId="77777777" w:rsidR="005C2626" w:rsidRPr="00171262" w:rsidRDefault="00A27C38" w:rsidP="00057208">
      <w:pPr>
        <w:pStyle w:val="ListParagraph"/>
        <w:numPr>
          <w:ilvl w:val="0"/>
          <w:numId w:val="22"/>
        </w:numPr>
        <w:ind w:left="0" w:firstLine="720"/>
        <w:rPr>
          <w:color w:val="auto"/>
        </w:rPr>
      </w:pPr>
      <w:r w:rsidRPr="00171262">
        <w:rPr>
          <w:color w:val="auto"/>
        </w:rPr>
        <w:t>Giấy phép đào tạo lái xe ô tô mã số 51012-01/2026 ngày 06/8/2026 (gửi kèm Công văn số 6099/SXD-VTPT ngày 07/8/2026) của Sở Xây dựng tỉnh Quảng Ngãi cấp cho Trường Cao đẳng Kon Tum;</w:t>
      </w:r>
    </w:p>
    <w:p w14:paraId="1134CD94" w14:textId="77777777" w:rsidR="005C2626" w:rsidRPr="00171262" w:rsidRDefault="00A27C38" w:rsidP="00057208">
      <w:pPr>
        <w:pStyle w:val="ListParagraph"/>
        <w:numPr>
          <w:ilvl w:val="0"/>
          <w:numId w:val="22"/>
        </w:numPr>
        <w:ind w:left="0" w:firstLine="720"/>
        <w:rPr>
          <w:color w:val="auto"/>
        </w:rPr>
      </w:pPr>
      <w:r w:rsidRPr="00171262">
        <w:rPr>
          <w:color w:val="auto"/>
        </w:rPr>
        <w:t>Các văn bản pháp luật, hành chính khác có liên quan.</w:t>
      </w:r>
    </w:p>
    <w:p w14:paraId="31BF5659" w14:textId="77777777" w:rsidR="005C2626" w:rsidRPr="00171262" w:rsidRDefault="00A27C38" w:rsidP="003A49E2">
      <w:r w:rsidRPr="00171262">
        <w:rPr>
          <w:b/>
          <w:bCs/>
        </w:rPr>
        <w:t>* Cơ sở thực tiễn:</w:t>
      </w:r>
      <w:r w:rsidRPr="00171262">
        <w:t xml:space="preserve"> Trong quá trình xây dựng Đề án, nhà trường đã tham khảo kinh nghiệm thực tế của các cơ sở đào tạo, sát hạch lái xe mô tô Hạng A qua Đoàn công tác tại Sở Xây dựng, các Trường, Trung tâm đào tạo và sát hạch lái xe khu vực phía Đông tỉnh Quảng Ngãi và phía Đông tỉnh Gia Lai (Báo cáo số 393/BC-CĐKT). Trên cơ sở đó, nhà trường đã nghiên cứu 02 phương án triển khai:</w:t>
      </w:r>
    </w:p>
    <w:p w14:paraId="146054EC" w14:textId="77777777" w:rsidR="005C2626" w:rsidRPr="00171262" w:rsidRDefault="00A27C38" w:rsidP="003A49E2">
      <w:r w:rsidRPr="00171262">
        <w:rPr>
          <w:i/>
          <w:iCs/>
        </w:rPr>
        <w:t xml:space="preserve">- Phương án 1: </w:t>
      </w:r>
      <w:r w:rsidRPr="00171262">
        <w:t>Chỉ đào tạo Hạng A tại Trường, người học đến trung tâm sát hạch khác để sát hạch;</w:t>
      </w:r>
    </w:p>
    <w:p w14:paraId="4EA6AB3D" w14:textId="77777777" w:rsidR="005C2626" w:rsidRPr="00171262" w:rsidRDefault="00A27C38" w:rsidP="003A49E2">
      <w:r w:rsidRPr="00171262">
        <w:rPr>
          <w:i/>
          <w:iCs/>
        </w:rPr>
        <w:t>- Phương án 2:</w:t>
      </w:r>
      <w:r w:rsidRPr="00171262">
        <w:t xml:space="preserve"> Đào tạo và sát hạch Hạng A tại Trường, bổ sung Hạng A vào phạm vi sát hạch của Trường hiện có.</w:t>
      </w:r>
    </w:p>
    <w:p w14:paraId="6B042444" w14:textId="77777777" w:rsidR="005C2626" w:rsidRPr="00171262" w:rsidRDefault="00A27C38" w:rsidP="003A49E2">
      <w:r w:rsidRPr="00171262">
        <w:rPr>
          <w:i/>
          <w:iCs/>
        </w:rPr>
        <w:t>Thực tiễn tại một số cơ sở giáo dục nghề nghiệp công lập cho thấy Phương án 2 khả thi: Trung tâm Đào tạo và Sát hạch lái xe thuộc Trường Cao đẳng Cơ điện - Xây dựng và Nông lâm Trung bộ (tỉnh Gia Lai) đào tạo, sát hạch Hạng A với phương tiện huy động một phần từ nhà đầu tư (Báo cáo số 393/BC-CĐKT); Trung tâm Đào tạo lái xe thuộc Trường Cao đẳng Đà Lạt (tỉnh Lâm Đồng) đã tổ chức kỳ sát hạch Hạng A cho 458 thí sinh ngày 18/7/2025 (theo thông tin Đài Truyền hình Việt Nam công bố ngày 19/7/2025).</w:t>
      </w:r>
    </w:p>
    <w:p w14:paraId="18F02E21" w14:textId="77777777" w:rsidR="005C2626" w:rsidRPr="00171262" w:rsidRDefault="00A27C38" w:rsidP="003A49E2">
      <w:r w:rsidRPr="00171262">
        <w:t>Xét trên các tiêu chí: Mức độ đáp ứng nhu cầu và giảm chi phí, thời gian đi lại của người học; khả năng khai thác trung tâm sát hạch, sân, thiết bị hiện có; yêu cầu đầu tư bổ sung; khả năng tạo nguồn thu sự nghiệp, tự chủ tài chính; khả năng đáp ứng điều kiện pháp lý (trung tâm sát hạch loại 3 được sát hạch Hạng A1, A và B1 theo khoản 4 Điều 3 Nghị định số 94/2026/NĐ-CP), nhà trường đề xuất Phương án 2, triển khai từng bước, ưu tiên hoàn thiện điều kiện pháp lý trước khi mở rộng quy mô.</w:t>
      </w:r>
    </w:p>
    <w:p w14:paraId="51267158" w14:textId="77777777" w:rsidR="005C2626" w:rsidRPr="00171262" w:rsidRDefault="00A27C38">
      <w:pPr>
        <w:pStyle w:val="Heading4"/>
        <w:pageBreakBefore/>
        <w:rPr>
          <w:rFonts w:ascii="Times New Roman" w:hAnsi="Times New Roman"/>
          <w:color w:val="auto"/>
        </w:rPr>
      </w:pPr>
      <w:bookmarkStart w:id="4" w:name="_Toc243571120"/>
      <w:r w:rsidRPr="00171262">
        <w:rPr>
          <w:rFonts w:ascii="Times New Roman" w:hAnsi="Times New Roman"/>
          <w:color w:val="auto"/>
        </w:rPr>
        <w:t>Phần II</w:t>
      </w:r>
      <w:bookmarkEnd w:id="4"/>
    </w:p>
    <w:p w14:paraId="4AD71024" w14:textId="77777777" w:rsidR="00200107" w:rsidRPr="00171262" w:rsidRDefault="00A27C38">
      <w:pPr>
        <w:pStyle w:val="Heading4"/>
        <w:rPr>
          <w:rFonts w:ascii="Times New Roman" w:hAnsi="Times New Roman"/>
          <w:color w:val="auto"/>
        </w:rPr>
      </w:pPr>
      <w:bookmarkStart w:id="5" w:name="_Toc243571121"/>
      <w:r w:rsidRPr="00171262">
        <w:rPr>
          <w:rFonts w:ascii="Times New Roman" w:hAnsi="Times New Roman"/>
          <w:color w:val="auto"/>
        </w:rPr>
        <w:t>THỰC TRẠNG CÔNG TÁC ĐÀO TẠO LÁI XE MÔ TÔ</w:t>
      </w:r>
      <w:bookmarkEnd w:id="5"/>
      <w:r w:rsidRPr="00171262">
        <w:rPr>
          <w:rFonts w:ascii="Times New Roman" w:hAnsi="Times New Roman"/>
          <w:color w:val="auto"/>
        </w:rPr>
        <w:t xml:space="preserve"> </w:t>
      </w:r>
    </w:p>
    <w:p w14:paraId="37930062" w14:textId="77777777" w:rsidR="005C2626" w:rsidRPr="00171262" w:rsidRDefault="00A27C38">
      <w:pPr>
        <w:pStyle w:val="Heading4"/>
        <w:rPr>
          <w:rFonts w:ascii="Times New Roman" w:hAnsi="Times New Roman"/>
          <w:color w:val="auto"/>
        </w:rPr>
      </w:pPr>
      <w:bookmarkStart w:id="6" w:name="_Toc243571122"/>
      <w:r w:rsidRPr="00171262">
        <w:rPr>
          <w:rFonts w:ascii="Times New Roman" w:hAnsi="Times New Roman"/>
          <w:color w:val="auto"/>
        </w:rPr>
        <w:t>VÀ CÁC ĐIỀU KIỆN BẢO ĐẢM</w:t>
      </w:r>
      <w:bookmarkEnd w:id="6"/>
    </w:p>
    <w:p w14:paraId="1D827822" w14:textId="77777777" w:rsidR="00200107" w:rsidRPr="00171262" w:rsidRDefault="00200107" w:rsidP="00200107">
      <w:pPr>
        <w:rPr>
          <w:lang w:val="nl-NL"/>
        </w:rPr>
      </w:pPr>
    </w:p>
    <w:p w14:paraId="31478399" w14:textId="77777777" w:rsidR="00913B32" w:rsidRPr="00171262" w:rsidRDefault="00A27C38" w:rsidP="00913B32">
      <w:pPr>
        <w:pStyle w:val="Heading1"/>
        <w:rPr>
          <w:color w:val="auto"/>
        </w:rPr>
      </w:pPr>
      <w:bookmarkStart w:id="7" w:name="_Toc243571123"/>
      <w:r w:rsidRPr="00171262">
        <w:rPr>
          <w:color w:val="auto"/>
        </w:rPr>
        <w:t>I. THỰC TRẠNG VÀ KẾT QUẢ ĐÀO TẠO, SÁT HẠCH LÁI XE CỦA TRƯỜNG</w:t>
      </w:r>
      <w:bookmarkEnd w:id="7"/>
    </w:p>
    <w:p w14:paraId="1F9056DB" w14:textId="77777777" w:rsidR="00D80DBB" w:rsidRPr="00171262" w:rsidRDefault="00D80DBB" w:rsidP="00913B32">
      <w:pPr>
        <w:pStyle w:val="Heading1"/>
        <w:rPr>
          <w:color w:val="auto"/>
        </w:rPr>
      </w:pPr>
      <w:bookmarkStart w:id="8" w:name="_Toc243571124"/>
      <w:r w:rsidRPr="00171262">
        <w:rPr>
          <w:color w:val="auto"/>
        </w:rPr>
        <w:t>1. Khái quát về khoa ĐT&amp;SHLX</w:t>
      </w:r>
      <w:bookmarkEnd w:id="8"/>
    </w:p>
    <w:p w14:paraId="7F60D3F7" w14:textId="77777777" w:rsidR="00D80DBB" w:rsidRPr="00171262" w:rsidRDefault="00D80DBB">
      <w:r w:rsidRPr="00171262">
        <w:t xml:space="preserve">a) Khoa Đào tạo và Sát hạch lái xe là đơn vị thuộc Trường hiện đang trực tiếp tổ chức đào tạo, sát hạch lái xe mô tô Hạng A1 và thực hiện dịch vụ sát hạch lái xe mô tô Hạng A1 cho người dân trên địa bàn. Hoạt động đào tạo, sát hạch lái xe mô tô hiện do </w:t>
      </w:r>
      <w:r w:rsidRPr="00171262">
        <w:rPr>
          <w:b/>
        </w:rPr>
        <w:t>bộ môn Đào tạo và Sát hạch lái xe mô tô</w:t>
      </w:r>
      <w:r w:rsidRPr="00171262">
        <w:t xml:space="preserve"> đảm nhiệm. </w:t>
      </w:r>
    </w:p>
    <w:p w14:paraId="40B0A4B7" w14:textId="77777777" w:rsidR="00D80DBB" w:rsidRPr="00171262" w:rsidRDefault="00D748D7">
      <w:r w:rsidRPr="00171262">
        <w:t>Khoa Đào tạo và Sát hạch lái xe hình thành từ việc đổi tên Trung tâm Thực nghiệm và Cung ứng dịch vụ (thành lập theo Quyết định số 61/QĐ-CĐCĐ ngày 10/01/2018 của Hiệu trưởng Trường Cao đẳng Cộng đồng Kon Tum) theo Quyết định số 596/QĐ-CĐCĐ ngày 28/6/2023 của Hiệu trưởng Trường Cao đẳng Cộng đồng Kon Tum; đặt tại Cơ sở 4, đường Trương Vĩnh Ký, phường Đăk Bla, tỉnh Quảng Ngãi. Từ năm 2018 đến ngày 09/7/2026, Trường đã đào tạo 22.284 học viên lái xe mô tô Hạng A1 (Thông báo số 797/TB-CĐKT ngày 09/7/2026 của Trường Cao đẳng Kon Tum).</w:t>
      </w:r>
    </w:p>
    <w:p w14:paraId="53ABCF3B" w14:textId="77777777" w:rsidR="00D80DBB" w:rsidRPr="00171262" w:rsidRDefault="00D80DBB">
      <w:r w:rsidRPr="00171262">
        <w:t>b) Vị trí, chức năng, nhiệm vụ của khoa ĐT&amp;SHLX</w:t>
      </w:r>
    </w:p>
    <w:p w14:paraId="0139E09B" w14:textId="77777777" w:rsidR="005C2626" w:rsidRPr="00171262" w:rsidRDefault="00A27C38" w:rsidP="003A49E2">
      <w:r w:rsidRPr="00171262">
        <w:t>Theo Quyết định số 2047/QĐ-CĐKT ngày 21/9/2026 của Hiệu trưởng Trường Cao đẳng Kon Tum ban hành Quy định vị trí, chức năng, nhiệm vụ, quyền hạn, cơ cấu tổ chức và mối quan hệ công tác của khoa Đào tạo và Sát hạch lái xe: Khoa là đơn vị quản lý chuyên môn thuộc Trường, được tổ chức và hoạt động theo quy định của pháp luật, Điều lệ trường trung cấp, trường cao đẳng và Quy chế tổ chức và hoạt động của Trường ban hành kèm theo Quyết định số 1976/QĐ-CĐKT ngày 14/9/2026; có chức năng tổ chức, quản lý các hoạt động đào tạo lái xe mô tô, ô tô các hạng và các hoạt động dịch vụ khác có liên quan; tổ chức các điều kiện phục vụ công tác sát hạch, cấp giấy phép lái xe theo quy định của pháp luật; nghiên cứu khoa học và triển khai ứng dụng khoa học, công nghệ để tạo ra các sản phẩm, dịch vụ nhằm phát triển nhà trường và phát triển kinh tế - xã hội của tỉnh (Điều 2).</w:t>
      </w:r>
    </w:p>
    <w:p w14:paraId="246A4971" w14:textId="77777777" w:rsidR="005C2626" w:rsidRPr="00171262" w:rsidRDefault="00A27C38" w:rsidP="003A49E2">
      <w:r w:rsidRPr="00171262">
        <w:t>Nhiệm vụ, quyền hạn của Khoa gồm 03 nhóm (Điều 3): (1) Hoạt động đào tạo</w:t>
      </w:r>
      <w:r w:rsidR="006B69E3" w:rsidRPr="00171262">
        <w:t>,</w:t>
      </w:r>
      <w:r w:rsidRPr="00171262">
        <w:t xml:space="preserve"> tham mưu xây dựng tiến độ, kế hoạch đào tạo; tổ chức thực hiện, quản lý các hoạt động đào tạo lái xe mô tô, ô tô các hạng; xây dựng chương trình đào tạo, biên soạn tài liệu, giáo trình, học liệu; tổ chức, cung ứng dịch vụ; liên kết đào tạo; phối hợp xây dựng kế hoạch tuyển sinh; (2) Hoạt động sát hạch lái xe — bảo đảm cơ sở vật chất, trang thiết bị dạy học, xe tập lái, sân tập lái theo Nghị định số 94/2026/NĐ-CP và Thông tư số 14/2025/TT-BXD (được sửa đổi, bổ sung bởi Thông tư số 17/2026/TT-BXD) để tổ chức đào tạo và tạo điều kiện thực hiện các kỳ sát hạch đạt kết quả chính xác, khách quan; tham mưu báo cáo hoạt động đào tạo với Sở Xây dựng và hoạt động sát hạch, cấp giấy phép lái xe với Phòng Cảnh sát giao thông Công an tỉnh; đề xuất mua sắm, bổ sung, thay thế trang thiết bị, phương tiện dạy học, thiết bị sát hạch; phối hợp với Phòng Cảnh sát giao thông, Hội đồng sát hạch tổ chức ôn luyện, sát hạch, cấp giấy phép lái xe; (3) Công tác quản lý — quản lý nhà giáo, cán bộ quản lý, nhân sự hỗ trợ giáo dục, người dạy nghề và người học; quản lý, sử dụng có hiệu quả cơ sở vật chất, thiết bị đào tạo; thực hiện các hoạt động bảo đảm chất lượng đào tạo. Cơ cấu tổ chức gồm: Trưởng khoa; Phó Trưởng khoa; Giáo vụ khoa và các bộ môn: Bộ môn Đào tạo lái xe ô tô, Bộ môn Đào tạo và Sát hạch lái xe mô tô (Điều 4).</w:t>
      </w:r>
    </w:p>
    <w:p w14:paraId="1C903132" w14:textId="77777777" w:rsidR="00D80DBB" w:rsidRPr="00171262" w:rsidRDefault="00D80DBB">
      <w:r w:rsidRPr="00171262">
        <w:t>c) Số lượng người làm việc</w:t>
      </w:r>
    </w:p>
    <w:p w14:paraId="62BC1288" w14:textId="77777777" w:rsidR="00D80DBB" w:rsidRPr="00171262" w:rsidRDefault="00D80DBB">
      <w:pPr>
        <w:rPr>
          <w:b/>
          <w:bCs/>
        </w:rPr>
      </w:pPr>
      <w:r w:rsidRPr="00171262">
        <w:t>Nhà giáo tham gia đào tạo lái xe mô tô Hạng A1 hiện có 11 người (giảng dạy lý thuyết 11 người, giảng dạy thực hành 10 người), trong đó 08 người tuyển dụng theo biên chế, 03 người theo hợp đồng. Số lượng, chất lượng viên chức, người lao động của Khoa và nhà giáo tham gia đào tạo lái xe của Trường được tổng hợp tại Bảng 1.</w:t>
      </w:r>
    </w:p>
    <w:p w14:paraId="641FD8E9" w14:textId="77777777" w:rsidR="00D748D7" w:rsidRPr="00171262" w:rsidRDefault="00D748D7" w:rsidP="00D748D7">
      <w:pPr>
        <w:pStyle w:val="tnbng"/>
        <w:rPr>
          <w:color w:val="auto"/>
        </w:rPr>
      </w:pPr>
      <w:r w:rsidRPr="00171262">
        <w:rPr>
          <w:color w:val="auto"/>
        </w:rPr>
        <w:t>Bảng 1. Số lượng, chất lượng viên chức, người lao động của khoa ĐT&amp;SHLX và nhà giáo tham gia đào tạo lái xe</w:t>
      </w:r>
    </w:p>
    <w:tbl>
      <w:tblPr>
        <w:tblStyle w:val="TableGrid"/>
        <w:tblW w:w="9405" w:type="dxa"/>
        <w:jc w:val="center"/>
        <w:tblLayout w:type="fixed"/>
        <w:tblLook w:val="04A0" w:firstRow="1" w:lastRow="0" w:firstColumn="1" w:lastColumn="0" w:noHBand="0" w:noVBand="1"/>
      </w:tblPr>
      <w:tblGrid>
        <w:gridCol w:w="539"/>
        <w:gridCol w:w="1724"/>
        <w:gridCol w:w="851"/>
        <w:gridCol w:w="850"/>
        <w:gridCol w:w="851"/>
        <w:gridCol w:w="850"/>
        <w:gridCol w:w="652"/>
        <w:gridCol w:w="766"/>
        <w:gridCol w:w="992"/>
        <w:gridCol w:w="1330"/>
      </w:tblGrid>
      <w:tr w:rsidR="006B69E3" w:rsidRPr="00171262" w14:paraId="0EF23CD1" w14:textId="77777777" w:rsidTr="00425D63">
        <w:trPr>
          <w:cantSplit/>
          <w:tblHeader/>
          <w:jc w:val="center"/>
        </w:trPr>
        <w:tc>
          <w:tcPr>
            <w:tcW w:w="539" w:type="dxa"/>
            <w:vMerge w:val="restart"/>
            <w:vAlign w:val="center"/>
          </w:tcPr>
          <w:p w14:paraId="34D16193" w14:textId="77777777" w:rsidR="006B69E3" w:rsidRPr="00171262" w:rsidRDefault="006B69E3" w:rsidP="006B69E3">
            <w:pPr>
              <w:spacing w:before="20" w:after="20"/>
              <w:ind w:firstLine="0"/>
              <w:jc w:val="center"/>
              <w:rPr>
                <w:sz w:val="26"/>
                <w:szCs w:val="26"/>
              </w:rPr>
            </w:pPr>
            <w:r w:rsidRPr="00171262">
              <w:rPr>
                <w:b/>
                <w:bCs/>
                <w:sz w:val="26"/>
                <w:szCs w:val="26"/>
              </w:rPr>
              <w:t>TT</w:t>
            </w:r>
          </w:p>
        </w:tc>
        <w:tc>
          <w:tcPr>
            <w:tcW w:w="1724" w:type="dxa"/>
            <w:vMerge w:val="restart"/>
            <w:vAlign w:val="center"/>
          </w:tcPr>
          <w:p w14:paraId="5F9912B3" w14:textId="77777777" w:rsidR="006B69E3" w:rsidRPr="00171262" w:rsidRDefault="006B69E3" w:rsidP="006B69E3">
            <w:pPr>
              <w:spacing w:before="20" w:after="20"/>
              <w:ind w:firstLine="0"/>
              <w:jc w:val="center"/>
              <w:rPr>
                <w:sz w:val="26"/>
                <w:szCs w:val="26"/>
              </w:rPr>
            </w:pPr>
            <w:r w:rsidRPr="00171262">
              <w:rPr>
                <w:b/>
                <w:bCs/>
                <w:sz w:val="26"/>
                <w:szCs w:val="26"/>
              </w:rPr>
              <w:t>Đơn vị, đối tượng</w:t>
            </w:r>
          </w:p>
        </w:tc>
        <w:tc>
          <w:tcPr>
            <w:tcW w:w="851" w:type="dxa"/>
            <w:vMerge w:val="restart"/>
            <w:vAlign w:val="center"/>
          </w:tcPr>
          <w:p w14:paraId="0E6F561D" w14:textId="77777777" w:rsidR="006B69E3" w:rsidRPr="00171262" w:rsidRDefault="006B69E3" w:rsidP="006B69E3">
            <w:pPr>
              <w:spacing w:before="20" w:after="20"/>
              <w:ind w:firstLine="0"/>
              <w:jc w:val="center"/>
              <w:rPr>
                <w:sz w:val="26"/>
                <w:szCs w:val="26"/>
              </w:rPr>
            </w:pPr>
            <w:r w:rsidRPr="00171262">
              <w:rPr>
                <w:b/>
                <w:bCs/>
                <w:sz w:val="26"/>
                <w:szCs w:val="26"/>
              </w:rPr>
              <w:t>Tổng số</w:t>
            </w:r>
          </w:p>
        </w:tc>
        <w:tc>
          <w:tcPr>
            <w:tcW w:w="1701" w:type="dxa"/>
            <w:gridSpan w:val="2"/>
            <w:vAlign w:val="center"/>
          </w:tcPr>
          <w:p w14:paraId="60475E64" w14:textId="77777777" w:rsidR="006B69E3" w:rsidRPr="00171262" w:rsidRDefault="006B69E3" w:rsidP="006B69E3">
            <w:pPr>
              <w:spacing w:before="20" w:after="20"/>
              <w:ind w:firstLine="0"/>
              <w:jc w:val="center"/>
              <w:rPr>
                <w:sz w:val="26"/>
                <w:szCs w:val="26"/>
              </w:rPr>
            </w:pPr>
            <w:r w:rsidRPr="00171262">
              <w:rPr>
                <w:b/>
                <w:bCs/>
                <w:sz w:val="26"/>
                <w:szCs w:val="26"/>
              </w:rPr>
              <w:t>Hình thức tuyển dụng</w:t>
            </w:r>
          </w:p>
        </w:tc>
        <w:tc>
          <w:tcPr>
            <w:tcW w:w="3260" w:type="dxa"/>
            <w:gridSpan w:val="4"/>
            <w:vAlign w:val="center"/>
          </w:tcPr>
          <w:p w14:paraId="2CFD0396" w14:textId="77777777" w:rsidR="006B69E3" w:rsidRPr="00171262" w:rsidRDefault="006B69E3" w:rsidP="006B69E3">
            <w:pPr>
              <w:spacing w:before="20" w:after="20"/>
              <w:ind w:firstLine="0"/>
              <w:jc w:val="center"/>
              <w:rPr>
                <w:sz w:val="26"/>
                <w:szCs w:val="26"/>
              </w:rPr>
            </w:pPr>
            <w:r w:rsidRPr="00171262">
              <w:rPr>
                <w:b/>
                <w:bCs/>
                <w:sz w:val="26"/>
                <w:szCs w:val="26"/>
              </w:rPr>
              <w:t>Trình độ chuyên môn</w:t>
            </w:r>
          </w:p>
        </w:tc>
        <w:tc>
          <w:tcPr>
            <w:tcW w:w="1330" w:type="dxa"/>
            <w:vMerge w:val="restart"/>
            <w:vAlign w:val="center"/>
          </w:tcPr>
          <w:p w14:paraId="017F627E" w14:textId="77777777" w:rsidR="006B69E3" w:rsidRPr="00171262" w:rsidRDefault="006B69E3" w:rsidP="006B69E3">
            <w:pPr>
              <w:spacing w:before="20" w:after="20"/>
              <w:ind w:firstLine="0"/>
              <w:jc w:val="center"/>
              <w:rPr>
                <w:sz w:val="26"/>
                <w:szCs w:val="26"/>
              </w:rPr>
            </w:pPr>
            <w:r w:rsidRPr="00171262">
              <w:rPr>
                <w:b/>
                <w:bCs/>
                <w:sz w:val="26"/>
                <w:szCs w:val="26"/>
              </w:rPr>
              <w:t>Ghi chú</w:t>
            </w:r>
          </w:p>
        </w:tc>
      </w:tr>
      <w:tr w:rsidR="006B69E3" w:rsidRPr="00171262" w14:paraId="4EAAB3E6" w14:textId="77777777" w:rsidTr="00425D63">
        <w:trPr>
          <w:cantSplit/>
          <w:tblHeader/>
          <w:jc w:val="center"/>
        </w:trPr>
        <w:tc>
          <w:tcPr>
            <w:tcW w:w="539" w:type="dxa"/>
            <w:vMerge/>
          </w:tcPr>
          <w:p w14:paraId="7E13C483" w14:textId="77777777" w:rsidR="006B69E3" w:rsidRPr="00171262" w:rsidRDefault="006B69E3" w:rsidP="006B69E3">
            <w:pPr>
              <w:spacing w:before="20" w:after="20"/>
              <w:ind w:firstLine="0"/>
              <w:rPr>
                <w:sz w:val="26"/>
                <w:szCs w:val="26"/>
              </w:rPr>
            </w:pPr>
          </w:p>
        </w:tc>
        <w:tc>
          <w:tcPr>
            <w:tcW w:w="1724" w:type="dxa"/>
            <w:vMerge/>
          </w:tcPr>
          <w:p w14:paraId="5766CFD6" w14:textId="77777777" w:rsidR="006B69E3" w:rsidRPr="00171262" w:rsidRDefault="006B69E3" w:rsidP="006B69E3">
            <w:pPr>
              <w:spacing w:before="20" w:after="20"/>
              <w:ind w:firstLine="0"/>
              <w:rPr>
                <w:sz w:val="26"/>
                <w:szCs w:val="26"/>
              </w:rPr>
            </w:pPr>
          </w:p>
        </w:tc>
        <w:tc>
          <w:tcPr>
            <w:tcW w:w="851" w:type="dxa"/>
            <w:vMerge/>
          </w:tcPr>
          <w:p w14:paraId="1E4018BD" w14:textId="77777777" w:rsidR="006B69E3" w:rsidRPr="00171262" w:rsidRDefault="006B69E3" w:rsidP="006B69E3">
            <w:pPr>
              <w:spacing w:before="20" w:after="20"/>
              <w:ind w:firstLine="0"/>
              <w:rPr>
                <w:sz w:val="26"/>
                <w:szCs w:val="26"/>
              </w:rPr>
            </w:pPr>
          </w:p>
        </w:tc>
        <w:tc>
          <w:tcPr>
            <w:tcW w:w="850" w:type="dxa"/>
            <w:vAlign w:val="center"/>
          </w:tcPr>
          <w:p w14:paraId="1C01D5E4" w14:textId="77777777" w:rsidR="006B69E3" w:rsidRPr="00171262" w:rsidRDefault="006B69E3" w:rsidP="006B69E3">
            <w:pPr>
              <w:spacing w:before="20" w:after="20"/>
              <w:ind w:firstLine="0"/>
              <w:jc w:val="center"/>
              <w:rPr>
                <w:sz w:val="26"/>
                <w:szCs w:val="26"/>
              </w:rPr>
            </w:pPr>
            <w:r w:rsidRPr="00171262">
              <w:rPr>
                <w:b/>
                <w:bCs/>
                <w:sz w:val="26"/>
                <w:szCs w:val="26"/>
              </w:rPr>
              <w:t>Biên chế</w:t>
            </w:r>
          </w:p>
        </w:tc>
        <w:tc>
          <w:tcPr>
            <w:tcW w:w="851" w:type="dxa"/>
            <w:vAlign w:val="center"/>
          </w:tcPr>
          <w:p w14:paraId="0D774D65" w14:textId="77777777" w:rsidR="006B69E3" w:rsidRPr="00171262" w:rsidRDefault="006B69E3" w:rsidP="006B69E3">
            <w:pPr>
              <w:spacing w:before="20" w:after="20"/>
              <w:ind w:firstLine="0"/>
              <w:jc w:val="center"/>
              <w:rPr>
                <w:sz w:val="26"/>
                <w:szCs w:val="26"/>
              </w:rPr>
            </w:pPr>
            <w:r w:rsidRPr="00171262">
              <w:rPr>
                <w:b/>
                <w:bCs/>
                <w:sz w:val="26"/>
                <w:szCs w:val="26"/>
              </w:rPr>
              <w:t>Hợp đồng</w:t>
            </w:r>
          </w:p>
        </w:tc>
        <w:tc>
          <w:tcPr>
            <w:tcW w:w="850" w:type="dxa"/>
            <w:vAlign w:val="center"/>
          </w:tcPr>
          <w:p w14:paraId="34E0CCB2" w14:textId="77777777" w:rsidR="006B69E3" w:rsidRPr="00171262" w:rsidRDefault="006B69E3" w:rsidP="006B69E3">
            <w:pPr>
              <w:spacing w:before="20" w:after="20"/>
              <w:ind w:firstLine="0"/>
              <w:jc w:val="center"/>
              <w:rPr>
                <w:sz w:val="26"/>
                <w:szCs w:val="26"/>
              </w:rPr>
            </w:pPr>
            <w:r w:rsidRPr="00171262">
              <w:rPr>
                <w:b/>
                <w:bCs/>
                <w:sz w:val="26"/>
                <w:szCs w:val="26"/>
              </w:rPr>
              <w:t>Thạc sĩ</w:t>
            </w:r>
          </w:p>
        </w:tc>
        <w:tc>
          <w:tcPr>
            <w:tcW w:w="652" w:type="dxa"/>
            <w:vAlign w:val="center"/>
          </w:tcPr>
          <w:p w14:paraId="2F199A90" w14:textId="77777777" w:rsidR="006B69E3" w:rsidRPr="00171262" w:rsidRDefault="006B69E3" w:rsidP="006B69E3">
            <w:pPr>
              <w:spacing w:before="20" w:after="20"/>
              <w:ind w:firstLine="0"/>
              <w:jc w:val="center"/>
              <w:rPr>
                <w:sz w:val="26"/>
                <w:szCs w:val="26"/>
              </w:rPr>
            </w:pPr>
            <w:r w:rsidRPr="00171262">
              <w:rPr>
                <w:b/>
                <w:bCs/>
                <w:sz w:val="26"/>
                <w:szCs w:val="26"/>
              </w:rPr>
              <w:t>Đại học</w:t>
            </w:r>
          </w:p>
        </w:tc>
        <w:tc>
          <w:tcPr>
            <w:tcW w:w="766" w:type="dxa"/>
            <w:vAlign w:val="center"/>
          </w:tcPr>
          <w:p w14:paraId="044B4E3F" w14:textId="77777777" w:rsidR="006B69E3" w:rsidRPr="00171262" w:rsidRDefault="006B69E3" w:rsidP="006B69E3">
            <w:pPr>
              <w:spacing w:before="20" w:after="20"/>
              <w:ind w:firstLine="0"/>
              <w:jc w:val="center"/>
              <w:rPr>
                <w:sz w:val="26"/>
                <w:szCs w:val="26"/>
              </w:rPr>
            </w:pPr>
            <w:r w:rsidRPr="00171262">
              <w:rPr>
                <w:b/>
                <w:bCs/>
                <w:sz w:val="26"/>
                <w:szCs w:val="26"/>
              </w:rPr>
              <w:t>Cao đẳng</w:t>
            </w:r>
          </w:p>
        </w:tc>
        <w:tc>
          <w:tcPr>
            <w:tcW w:w="992" w:type="dxa"/>
            <w:vAlign w:val="center"/>
          </w:tcPr>
          <w:p w14:paraId="580588BF" w14:textId="77777777" w:rsidR="006B69E3" w:rsidRPr="00171262" w:rsidRDefault="006B69E3" w:rsidP="006B69E3">
            <w:pPr>
              <w:spacing w:before="20" w:after="20"/>
              <w:ind w:firstLine="0"/>
              <w:jc w:val="center"/>
              <w:rPr>
                <w:sz w:val="26"/>
                <w:szCs w:val="26"/>
              </w:rPr>
            </w:pPr>
            <w:r w:rsidRPr="00171262">
              <w:rPr>
                <w:b/>
                <w:bCs/>
                <w:sz w:val="26"/>
                <w:szCs w:val="26"/>
              </w:rPr>
              <w:t>Trung cấp</w:t>
            </w:r>
          </w:p>
        </w:tc>
        <w:tc>
          <w:tcPr>
            <w:tcW w:w="1330" w:type="dxa"/>
            <w:vMerge/>
          </w:tcPr>
          <w:p w14:paraId="675BFAA0" w14:textId="77777777" w:rsidR="006B69E3" w:rsidRPr="00171262" w:rsidRDefault="006B69E3" w:rsidP="006B69E3">
            <w:pPr>
              <w:spacing w:before="20" w:after="20"/>
              <w:ind w:firstLine="0"/>
              <w:rPr>
                <w:sz w:val="26"/>
                <w:szCs w:val="26"/>
              </w:rPr>
            </w:pPr>
          </w:p>
        </w:tc>
      </w:tr>
      <w:tr w:rsidR="00257838" w:rsidRPr="00171262" w14:paraId="1377C450" w14:textId="77777777" w:rsidTr="00425D63">
        <w:trPr>
          <w:cantSplit/>
          <w:jc w:val="center"/>
        </w:trPr>
        <w:tc>
          <w:tcPr>
            <w:tcW w:w="539" w:type="dxa"/>
            <w:vAlign w:val="center"/>
          </w:tcPr>
          <w:p w14:paraId="05C46E5A" w14:textId="77777777" w:rsidR="00257838" w:rsidRPr="00171262" w:rsidRDefault="00A27C38" w:rsidP="006B69E3">
            <w:pPr>
              <w:spacing w:before="20" w:after="20"/>
              <w:ind w:firstLine="0"/>
              <w:jc w:val="center"/>
              <w:rPr>
                <w:sz w:val="26"/>
                <w:szCs w:val="26"/>
              </w:rPr>
            </w:pPr>
            <w:r w:rsidRPr="00171262">
              <w:rPr>
                <w:b/>
                <w:bCs/>
                <w:sz w:val="26"/>
                <w:szCs w:val="26"/>
              </w:rPr>
              <w:t>I</w:t>
            </w:r>
          </w:p>
        </w:tc>
        <w:tc>
          <w:tcPr>
            <w:tcW w:w="1724" w:type="dxa"/>
            <w:vAlign w:val="center"/>
          </w:tcPr>
          <w:p w14:paraId="5BCA2678" w14:textId="77777777" w:rsidR="00257838" w:rsidRPr="00171262" w:rsidRDefault="00A27C38" w:rsidP="006B69E3">
            <w:pPr>
              <w:spacing w:before="20" w:after="20"/>
              <w:ind w:firstLine="0"/>
              <w:jc w:val="left"/>
              <w:rPr>
                <w:sz w:val="26"/>
                <w:szCs w:val="26"/>
              </w:rPr>
            </w:pPr>
            <w:r w:rsidRPr="00171262">
              <w:rPr>
                <w:b/>
                <w:bCs/>
                <w:sz w:val="26"/>
                <w:szCs w:val="26"/>
              </w:rPr>
              <w:t>Viên chức, người lao động của Khoa</w:t>
            </w:r>
          </w:p>
        </w:tc>
        <w:tc>
          <w:tcPr>
            <w:tcW w:w="851" w:type="dxa"/>
            <w:vAlign w:val="center"/>
          </w:tcPr>
          <w:p w14:paraId="7532B723" w14:textId="77777777" w:rsidR="00257838" w:rsidRPr="00171262" w:rsidRDefault="00901F5A" w:rsidP="006B69E3">
            <w:pPr>
              <w:spacing w:before="20" w:after="20"/>
              <w:ind w:firstLine="0"/>
              <w:jc w:val="center"/>
              <w:rPr>
                <w:sz w:val="26"/>
                <w:szCs w:val="26"/>
              </w:rPr>
            </w:pPr>
            <w:r w:rsidRPr="00171262">
              <w:rPr>
                <w:b/>
                <w:bCs/>
                <w:sz w:val="26"/>
                <w:szCs w:val="26"/>
              </w:rPr>
              <w:t>11</w:t>
            </w:r>
          </w:p>
        </w:tc>
        <w:tc>
          <w:tcPr>
            <w:tcW w:w="850" w:type="dxa"/>
            <w:vAlign w:val="center"/>
          </w:tcPr>
          <w:p w14:paraId="35A8A8FC" w14:textId="77777777" w:rsidR="00257838" w:rsidRPr="00171262" w:rsidRDefault="00BF4EC2" w:rsidP="006B69E3">
            <w:pPr>
              <w:spacing w:before="20" w:after="20"/>
              <w:ind w:firstLine="0"/>
              <w:jc w:val="center"/>
              <w:rPr>
                <w:sz w:val="26"/>
                <w:szCs w:val="26"/>
              </w:rPr>
            </w:pPr>
            <w:r w:rsidRPr="00171262">
              <w:rPr>
                <w:sz w:val="26"/>
                <w:szCs w:val="26"/>
              </w:rPr>
              <w:t>6</w:t>
            </w:r>
          </w:p>
        </w:tc>
        <w:tc>
          <w:tcPr>
            <w:tcW w:w="851" w:type="dxa"/>
            <w:vAlign w:val="center"/>
          </w:tcPr>
          <w:p w14:paraId="22679B59" w14:textId="77777777" w:rsidR="00257838" w:rsidRPr="00171262" w:rsidRDefault="00BF4EC2" w:rsidP="006B69E3">
            <w:pPr>
              <w:spacing w:before="20" w:after="20"/>
              <w:ind w:firstLine="0"/>
              <w:jc w:val="center"/>
              <w:rPr>
                <w:sz w:val="26"/>
                <w:szCs w:val="26"/>
              </w:rPr>
            </w:pPr>
            <w:r w:rsidRPr="00171262">
              <w:rPr>
                <w:sz w:val="26"/>
                <w:szCs w:val="26"/>
              </w:rPr>
              <w:t>5</w:t>
            </w:r>
          </w:p>
        </w:tc>
        <w:tc>
          <w:tcPr>
            <w:tcW w:w="850" w:type="dxa"/>
            <w:vAlign w:val="center"/>
          </w:tcPr>
          <w:p w14:paraId="7BBF69F7" w14:textId="77777777" w:rsidR="00257838" w:rsidRPr="00171262" w:rsidRDefault="00006CD9" w:rsidP="006B69E3">
            <w:pPr>
              <w:spacing w:before="20" w:after="20"/>
              <w:ind w:firstLine="0"/>
              <w:jc w:val="center"/>
              <w:rPr>
                <w:sz w:val="26"/>
                <w:szCs w:val="26"/>
              </w:rPr>
            </w:pPr>
            <w:r w:rsidRPr="00171262">
              <w:rPr>
                <w:sz w:val="26"/>
                <w:szCs w:val="26"/>
              </w:rPr>
              <w:t>0</w:t>
            </w:r>
          </w:p>
        </w:tc>
        <w:tc>
          <w:tcPr>
            <w:tcW w:w="652" w:type="dxa"/>
            <w:vAlign w:val="center"/>
          </w:tcPr>
          <w:p w14:paraId="79511141" w14:textId="77777777" w:rsidR="00257838" w:rsidRPr="00171262" w:rsidRDefault="00185195" w:rsidP="006B69E3">
            <w:pPr>
              <w:spacing w:before="20" w:after="20"/>
              <w:ind w:firstLine="0"/>
              <w:jc w:val="center"/>
              <w:rPr>
                <w:sz w:val="26"/>
                <w:szCs w:val="26"/>
              </w:rPr>
            </w:pPr>
            <w:r w:rsidRPr="00171262">
              <w:rPr>
                <w:sz w:val="26"/>
                <w:szCs w:val="26"/>
              </w:rPr>
              <w:t>8</w:t>
            </w:r>
          </w:p>
        </w:tc>
        <w:tc>
          <w:tcPr>
            <w:tcW w:w="766" w:type="dxa"/>
            <w:vAlign w:val="center"/>
          </w:tcPr>
          <w:p w14:paraId="360FD370" w14:textId="77777777" w:rsidR="00257838" w:rsidRPr="00171262" w:rsidRDefault="00006CD9" w:rsidP="006B69E3">
            <w:pPr>
              <w:spacing w:before="20" w:after="20"/>
              <w:ind w:firstLine="0"/>
              <w:jc w:val="center"/>
              <w:rPr>
                <w:sz w:val="26"/>
                <w:szCs w:val="26"/>
              </w:rPr>
            </w:pPr>
            <w:r w:rsidRPr="00171262">
              <w:rPr>
                <w:sz w:val="26"/>
                <w:szCs w:val="26"/>
              </w:rPr>
              <w:t>1</w:t>
            </w:r>
          </w:p>
        </w:tc>
        <w:tc>
          <w:tcPr>
            <w:tcW w:w="992" w:type="dxa"/>
            <w:vAlign w:val="center"/>
          </w:tcPr>
          <w:p w14:paraId="182F4E06" w14:textId="77777777" w:rsidR="00257838" w:rsidRPr="00171262" w:rsidRDefault="00006CD9" w:rsidP="006B69E3">
            <w:pPr>
              <w:spacing w:before="20" w:after="20"/>
              <w:ind w:firstLine="0"/>
              <w:jc w:val="center"/>
              <w:rPr>
                <w:sz w:val="26"/>
                <w:szCs w:val="26"/>
              </w:rPr>
            </w:pPr>
            <w:r w:rsidRPr="00171262">
              <w:rPr>
                <w:sz w:val="26"/>
                <w:szCs w:val="26"/>
              </w:rPr>
              <w:t>2</w:t>
            </w:r>
          </w:p>
        </w:tc>
        <w:tc>
          <w:tcPr>
            <w:tcW w:w="1330" w:type="dxa"/>
            <w:vAlign w:val="center"/>
          </w:tcPr>
          <w:p w14:paraId="69D109F4" w14:textId="77777777" w:rsidR="00257838" w:rsidRPr="00171262" w:rsidRDefault="00257838" w:rsidP="006B69E3">
            <w:pPr>
              <w:spacing w:before="20" w:after="20"/>
              <w:ind w:firstLine="0"/>
              <w:jc w:val="left"/>
              <w:rPr>
                <w:sz w:val="26"/>
                <w:szCs w:val="26"/>
              </w:rPr>
            </w:pPr>
          </w:p>
        </w:tc>
      </w:tr>
      <w:tr w:rsidR="00257838" w:rsidRPr="00171262" w14:paraId="2D545521" w14:textId="77777777" w:rsidTr="00425D63">
        <w:trPr>
          <w:cantSplit/>
          <w:jc w:val="center"/>
        </w:trPr>
        <w:tc>
          <w:tcPr>
            <w:tcW w:w="539" w:type="dxa"/>
            <w:vAlign w:val="center"/>
          </w:tcPr>
          <w:p w14:paraId="74B2EF66" w14:textId="77777777" w:rsidR="00257838" w:rsidRPr="00171262" w:rsidRDefault="00A27C38" w:rsidP="006B69E3">
            <w:pPr>
              <w:spacing w:before="20" w:after="20"/>
              <w:ind w:firstLine="0"/>
              <w:jc w:val="center"/>
              <w:rPr>
                <w:sz w:val="26"/>
                <w:szCs w:val="26"/>
              </w:rPr>
            </w:pPr>
            <w:r w:rsidRPr="00171262">
              <w:rPr>
                <w:sz w:val="26"/>
                <w:szCs w:val="26"/>
              </w:rPr>
              <w:t>1</w:t>
            </w:r>
          </w:p>
        </w:tc>
        <w:tc>
          <w:tcPr>
            <w:tcW w:w="1724" w:type="dxa"/>
            <w:vAlign w:val="center"/>
          </w:tcPr>
          <w:p w14:paraId="0F97210E" w14:textId="77777777" w:rsidR="00257838" w:rsidRPr="00171262" w:rsidRDefault="00A27C38" w:rsidP="006B69E3">
            <w:pPr>
              <w:spacing w:before="20" w:after="20"/>
              <w:ind w:firstLine="0"/>
              <w:jc w:val="left"/>
              <w:rPr>
                <w:sz w:val="26"/>
                <w:szCs w:val="26"/>
              </w:rPr>
            </w:pPr>
            <w:r w:rsidRPr="00171262">
              <w:rPr>
                <w:sz w:val="26"/>
                <w:szCs w:val="26"/>
              </w:rPr>
              <w:t>Lãnh đạo khoa</w:t>
            </w:r>
          </w:p>
        </w:tc>
        <w:tc>
          <w:tcPr>
            <w:tcW w:w="851" w:type="dxa"/>
            <w:vAlign w:val="center"/>
          </w:tcPr>
          <w:p w14:paraId="33DBD973" w14:textId="77777777" w:rsidR="00257838" w:rsidRPr="00171262" w:rsidRDefault="00A27C38" w:rsidP="006B69E3">
            <w:pPr>
              <w:spacing w:before="20" w:after="20"/>
              <w:ind w:firstLine="0"/>
              <w:jc w:val="center"/>
              <w:rPr>
                <w:sz w:val="26"/>
                <w:szCs w:val="26"/>
              </w:rPr>
            </w:pPr>
            <w:r w:rsidRPr="00171262">
              <w:rPr>
                <w:sz w:val="26"/>
                <w:szCs w:val="26"/>
              </w:rPr>
              <w:t>1</w:t>
            </w:r>
          </w:p>
        </w:tc>
        <w:tc>
          <w:tcPr>
            <w:tcW w:w="850" w:type="dxa"/>
            <w:vAlign w:val="center"/>
          </w:tcPr>
          <w:p w14:paraId="1431CF92" w14:textId="77777777" w:rsidR="00257838" w:rsidRPr="00171262" w:rsidRDefault="00A27C38" w:rsidP="006B69E3">
            <w:pPr>
              <w:spacing w:before="20" w:after="20"/>
              <w:ind w:firstLine="0"/>
              <w:jc w:val="center"/>
              <w:rPr>
                <w:sz w:val="26"/>
                <w:szCs w:val="26"/>
              </w:rPr>
            </w:pPr>
            <w:r w:rsidRPr="00171262">
              <w:rPr>
                <w:sz w:val="26"/>
                <w:szCs w:val="26"/>
              </w:rPr>
              <w:t>1</w:t>
            </w:r>
          </w:p>
        </w:tc>
        <w:tc>
          <w:tcPr>
            <w:tcW w:w="851" w:type="dxa"/>
            <w:vAlign w:val="center"/>
          </w:tcPr>
          <w:p w14:paraId="55F4CFC2" w14:textId="77777777" w:rsidR="00257838" w:rsidRPr="00171262" w:rsidRDefault="00A62936" w:rsidP="006B69E3">
            <w:pPr>
              <w:spacing w:before="20" w:after="20"/>
              <w:ind w:firstLine="0"/>
              <w:jc w:val="center"/>
              <w:rPr>
                <w:sz w:val="26"/>
                <w:szCs w:val="26"/>
              </w:rPr>
            </w:pPr>
            <w:r w:rsidRPr="00171262">
              <w:rPr>
                <w:sz w:val="26"/>
                <w:szCs w:val="26"/>
              </w:rPr>
              <w:t>0</w:t>
            </w:r>
          </w:p>
        </w:tc>
        <w:tc>
          <w:tcPr>
            <w:tcW w:w="850" w:type="dxa"/>
            <w:vAlign w:val="center"/>
          </w:tcPr>
          <w:p w14:paraId="2BD31667" w14:textId="77777777" w:rsidR="00257838" w:rsidRPr="00171262" w:rsidRDefault="00A62936" w:rsidP="006B69E3">
            <w:pPr>
              <w:spacing w:before="20" w:after="20"/>
              <w:ind w:firstLine="0"/>
              <w:jc w:val="center"/>
              <w:rPr>
                <w:sz w:val="26"/>
                <w:szCs w:val="26"/>
              </w:rPr>
            </w:pPr>
            <w:r w:rsidRPr="00171262">
              <w:rPr>
                <w:sz w:val="26"/>
                <w:szCs w:val="26"/>
              </w:rPr>
              <w:t>0</w:t>
            </w:r>
          </w:p>
        </w:tc>
        <w:tc>
          <w:tcPr>
            <w:tcW w:w="652" w:type="dxa"/>
            <w:vAlign w:val="center"/>
          </w:tcPr>
          <w:p w14:paraId="5C0F277C" w14:textId="77777777" w:rsidR="00257838" w:rsidRPr="00171262" w:rsidRDefault="00A27C38" w:rsidP="006B69E3">
            <w:pPr>
              <w:spacing w:before="20" w:after="20"/>
              <w:ind w:firstLine="0"/>
              <w:jc w:val="center"/>
              <w:rPr>
                <w:sz w:val="26"/>
                <w:szCs w:val="26"/>
              </w:rPr>
            </w:pPr>
            <w:r w:rsidRPr="00171262">
              <w:rPr>
                <w:sz w:val="26"/>
                <w:szCs w:val="26"/>
              </w:rPr>
              <w:t>1</w:t>
            </w:r>
          </w:p>
        </w:tc>
        <w:tc>
          <w:tcPr>
            <w:tcW w:w="766" w:type="dxa"/>
            <w:vAlign w:val="center"/>
          </w:tcPr>
          <w:p w14:paraId="4C6AB77B" w14:textId="77777777" w:rsidR="00257838" w:rsidRPr="00171262" w:rsidRDefault="00A62936" w:rsidP="006B69E3">
            <w:pPr>
              <w:spacing w:before="20" w:after="20"/>
              <w:ind w:firstLine="0"/>
              <w:jc w:val="center"/>
              <w:rPr>
                <w:sz w:val="26"/>
                <w:szCs w:val="26"/>
              </w:rPr>
            </w:pPr>
            <w:r w:rsidRPr="00171262">
              <w:rPr>
                <w:sz w:val="26"/>
                <w:szCs w:val="26"/>
              </w:rPr>
              <w:t>0</w:t>
            </w:r>
          </w:p>
        </w:tc>
        <w:tc>
          <w:tcPr>
            <w:tcW w:w="992" w:type="dxa"/>
            <w:vAlign w:val="center"/>
          </w:tcPr>
          <w:p w14:paraId="350DD80E" w14:textId="77777777" w:rsidR="00257838" w:rsidRPr="00171262" w:rsidRDefault="00A62936" w:rsidP="006B69E3">
            <w:pPr>
              <w:spacing w:before="20" w:after="20"/>
              <w:ind w:firstLine="0"/>
              <w:jc w:val="center"/>
              <w:rPr>
                <w:sz w:val="26"/>
                <w:szCs w:val="26"/>
              </w:rPr>
            </w:pPr>
            <w:r w:rsidRPr="00171262">
              <w:rPr>
                <w:sz w:val="26"/>
                <w:szCs w:val="26"/>
              </w:rPr>
              <w:t>0</w:t>
            </w:r>
          </w:p>
        </w:tc>
        <w:tc>
          <w:tcPr>
            <w:tcW w:w="1330" w:type="dxa"/>
            <w:vAlign w:val="center"/>
          </w:tcPr>
          <w:p w14:paraId="6F2659EA" w14:textId="77777777" w:rsidR="00257838" w:rsidRPr="00171262" w:rsidRDefault="00257838" w:rsidP="006B69E3">
            <w:pPr>
              <w:spacing w:before="20" w:after="20"/>
              <w:ind w:firstLine="0"/>
              <w:jc w:val="left"/>
              <w:rPr>
                <w:sz w:val="26"/>
                <w:szCs w:val="26"/>
              </w:rPr>
            </w:pPr>
          </w:p>
        </w:tc>
      </w:tr>
      <w:tr w:rsidR="00257838" w:rsidRPr="00171262" w14:paraId="02DCE1EC" w14:textId="77777777" w:rsidTr="00425D63">
        <w:trPr>
          <w:cantSplit/>
          <w:jc w:val="center"/>
        </w:trPr>
        <w:tc>
          <w:tcPr>
            <w:tcW w:w="539" w:type="dxa"/>
            <w:vAlign w:val="center"/>
          </w:tcPr>
          <w:p w14:paraId="175294DA" w14:textId="77777777" w:rsidR="00257838" w:rsidRPr="00171262" w:rsidRDefault="00A27C38" w:rsidP="006B69E3">
            <w:pPr>
              <w:spacing w:before="20" w:after="20"/>
              <w:ind w:firstLine="0"/>
              <w:jc w:val="center"/>
              <w:rPr>
                <w:sz w:val="26"/>
                <w:szCs w:val="26"/>
              </w:rPr>
            </w:pPr>
            <w:r w:rsidRPr="00171262">
              <w:rPr>
                <w:sz w:val="26"/>
                <w:szCs w:val="26"/>
              </w:rPr>
              <w:t>2</w:t>
            </w:r>
          </w:p>
        </w:tc>
        <w:tc>
          <w:tcPr>
            <w:tcW w:w="1724" w:type="dxa"/>
            <w:vAlign w:val="center"/>
          </w:tcPr>
          <w:p w14:paraId="56253C12" w14:textId="77777777" w:rsidR="00257838" w:rsidRPr="00171262" w:rsidRDefault="00A27C38" w:rsidP="006B69E3">
            <w:pPr>
              <w:spacing w:before="20" w:after="20"/>
              <w:ind w:firstLine="0"/>
              <w:jc w:val="left"/>
              <w:rPr>
                <w:sz w:val="26"/>
                <w:szCs w:val="26"/>
              </w:rPr>
            </w:pPr>
            <w:r w:rsidRPr="00171262">
              <w:rPr>
                <w:sz w:val="26"/>
                <w:szCs w:val="26"/>
              </w:rPr>
              <w:t>Giáo vụ khoa</w:t>
            </w:r>
          </w:p>
        </w:tc>
        <w:tc>
          <w:tcPr>
            <w:tcW w:w="851" w:type="dxa"/>
            <w:vAlign w:val="center"/>
          </w:tcPr>
          <w:p w14:paraId="6D7E6650" w14:textId="77777777" w:rsidR="00257838" w:rsidRPr="00171262" w:rsidRDefault="00F30B62" w:rsidP="006B69E3">
            <w:pPr>
              <w:spacing w:before="20" w:after="20"/>
              <w:ind w:firstLine="0"/>
              <w:jc w:val="center"/>
              <w:rPr>
                <w:sz w:val="26"/>
                <w:szCs w:val="26"/>
              </w:rPr>
            </w:pPr>
            <w:r w:rsidRPr="00171262">
              <w:rPr>
                <w:sz w:val="26"/>
                <w:szCs w:val="26"/>
              </w:rPr>
              <w:t>3</w:t>
            </w:r>
          </w:p>
        </w:tc>
        <w:tc>
          <w:tcPr>
            <w:tcW w:w="850" w:type="dxa"/>
            <w:vAlign w:val="center"/>
          </w:tcPr>
          <w:p w14:paraId="2527FADC" w14:textId="77777777" w:rsidR="00257838" w:rsidRPr="00171262" w:rsidRDefault="00CC5511" w:rsidP="006B69E3">
            <w:pPr>
              <w:spacing w:before="20" w:after="20"/>
              <w:ind w:firstLine="0"/>
              <w:jc w:val="center"/>
              <w:rPr>
                <w:sz w:val="26"/>
                <w:szCs w:val="26"/>
              </w:rPr>
            </w:pPr>
            <w:r w:rsidRPr="00171262">
              <w:rPr>
                <w:sz w:val="26"/>
                <w:szCs w:val="26"/>
              </w:rPr>
              <w:t>1</w:t>
            </w:r>
          </w:p>
        </w:tc>
        <w:tc>
          <w:tcPr>
            <w:tcW w:w="851" w:type="dxa"/>
            <w:vAlign w:val="center"/>
          </w:tcPr>
          <w:p w14:paraId="09CF7DB3" w14:textId="77777777" w:rsidR="00257838" w:rsidRPr="00171262" w:rsidRDefault="00F30B62" w:rsidP="006B69E3">
            <w:pPr>
              <w:spacing w:before="20" w:after="20"/>
              <w:ind w:firstLine="0"/>
              <w:jc w:val="center"/>
              <w:rPr>
                <w:sz w:val="26"/>
                <w:szCs w:val="26"/>
              </w:rPr>
            </w:pPr>
            <w:r w:rsidRPr="00171262">
              <w:rPr>
                <w:sz w:val="26"/>
                <w:szCs w:val="26"/>
              </w:rPr>
              <w:t>2</w:t>
            </w:r>
          </w:p>
        </w:tc>
        <w:tc>
          <w:tcPr>
            <w:tcW w:w="850" w:type="dxa"/>
            <w:vAlign w:val="center"/>
          </w:tcPr>
          <w:p w14:paraId="78160335" w14:textId="77777777" w:rsidR="00257838" w:rsidRPr="00171262" w:rsidRDefault="00CC5511" w:rsidP="006B69E3">
            <w:pPr>
              <w:spacing w:before="20" w:after="20"/>
              <w:ind w:firstLine="0"/>
              <w:jc w:val="center"/>
              <w:rPr>
                <w:sz w:val="26"/>
                <w:szCs w:val="26"/>
              </w:rPr>
            </w:pPr>
            <w:r w:rsidRPr="00171262">
              <w:rPr>
                <w:sz w:val="26"/>
                <w:szCs w:val="26"/>
              </w:rPr>
              <w:t>-</w:t>
            </w:r>
          </w:p>
        </w:tc>
        <w:tc>
          <w:tcPr>
            <w:tcW w:w="652" w:type="dxa"/>
            <w:vAlign w:val="center"/>
          </w:tcPr>
          <w:p w14:paraId="7F85F785" w14:textId="77777777" w:rsidR="00257838" w:rsidRPr="00171262" w:rsidRDefault="0009217D" w:rsidP="006B69E3">
            <w:pPr>
              <w:spacing w:before="20" w:after="20"/>
              <w:ind w:firstLine="0"/>
              <w:jc w:val="center"/>
              <w:rPr>
                <w:sz w:val="26"/>
                <w:szCs w:val="26"/>
              </w:rPr>
            </w:pPr>
            <w:r w:rsidRPr="00171262">
              <w:rPr>
                <w:sz w:val="26"/>
                <w:szCs w:val="26"/>
              </w:rPr>
              <w:t>3</w:t>
            </w:r>
          </w:p>
        </w:tc>
        <w:tc>
          <w:tcPr>
            <w:tcW w:w="766" w:type="dxa"/>
            <w:vAlign w:val="center"/>
          </w:tcPr>
          <w:p w14:paraId="51759F7A" w14:textId="77777777" w:rsidR="00257838" w:rsidRPr="00171262" w:rsidRDefault="00CC5511" w:rsidP="006B69E3">
            <w:pPr>
              <w:spacing w:before="20" w:after="20"/>
              <w:ind w:firstLine="0"/>
              <w:jc w:val="center"/>
              <w:rPr>
                <w:sz w:val="26"/>
                <w:szCs w:val="26"/>
              </w:rPr>
            </w:pPr>
            <w:r w:rsidRPr="00171262">
              <w:rPr>
                <w:sz w:val="26"/>
                <w:szCs w:val="26"/>
              </w:rPr>
              <w:t>0</w:t>
            </w:r>
          </w:p>
        </w:tc>
        <w:tc>
          <w:tcPr>
            <w:tcW w:w="992" w:type="dxa"/>
            <w:vAlign w:val="center"/>
          </w:tcPr>
          <w:p w14:paraId="2873F665" w14:textId="77777777" w:rsidR="00257838" w:rsidRPr="00171262" w:rsidRDefault="00CC5511" w:rsidP="006B69E3">
            <w:pPr>
              <w:spacing w:before="20" w:after="20"/>
              <w:ind w:firstLine="0"/>
              <w:jc w:val="center"/>
              <w:rPr>
                <w:sz w:val="26"/>
                <w:szCs w:val="26"/>
              </w:rPr>
            </w:pPr>
            <w:r w:rsidRPr="00171262">
              <w:rPr>
                <w:sz w:val="26"/>
                <w:szCs w:val="26"/>
              </w:rPr>
              <w:t>0</w:t>
            </w:r>
          </w:p>
        </w:tc>
        <w:tc>
          <w:tcPr>
            <w:tcW w:w="1330" w:type="dxa"/>
            <w:vAlign w:val="center"/>
          </w:tcPr>
          <w:p w14:paraId="03C049D3" w14:textId="77777777" w:rsidR="00257838" w:rsidRPr="00171262" w:rsidRDefault="00257838" w:rsidP="006B69E3">
            <w:pPr>
              <w:spacing w:before="20" w:after="20"/>
              <w:ind w:firstLine="0"/>
              <w:jc w:val="left"/>
              <w:rPr>
                <w:sz w:val="26"/>
                <w:szCs w:val="26"/>
              </w:rPr>
            </w:pPr>
          </w:p>
        </w:tc>
      </w:tr>
      <w:tr w:rsidR="00257838" w:rsidRPr="00171262" w14:paraId="2EE69FBE" w14:textId="77777777" w:rsidTr="00425D63">
        <w:trPr>
          <w:cantSplit/>
          <w:jc w:val="center"/>
        </w:trPr>
        <w:tc>
          <w:tcPr>
            <w:tcW w:w="539" w:type="dxa"/>
            <w:vAlign w:val="center"/>
          </w:tcPr>
          <w:p w14:paraId="6ED3CC09" w14:textId="77777777" w:rsidR="00257838" w:rsidRPr="00171262" w:rsidRDefault="00A27C38" w:rsidP="006B69E3">
            <w:pPr>
              <w:spacing w:before="20" w:after="20"/>
              <w:ind w:firstLine="0"/>
              <w:jc w:val="center"/>
              <w:rPr>
                <w:sz w:val="26"/>
                <w:szCs w:val="26"/>
              </w:rPr>
            </w:pPr>
            <w:r w:rsidRPr="00171262">
              <w:rPr>
                <w:sz w:val="26"/>
                <w:szCs w:val="26"/>
              </w:rPr>
              <w:t>3</w:t>
            </w:r>
          </w:p>
        </w:tc>
        <w:tc>
          <w:tcPr>
            <w:tcW w:w="1724" w:type="dxa"/>
            <w:vAlign w:val="center"/>
          </w:tcPr>
          <w:p w14:paraId="4E47630B" w14:textId="77777777" w:rsidR="00257838" w:rsidRPr="00171262" w:rsidRDefault="00A27C38" w:rsidP="006B69E3">
            <w:pPr>
              <w:spacing w:before="20" w:after="20"/>
              <w:ind w:firstLine="0"/>
              <w:jc w:val="left"/>
              <w:rPr>
                <w:sz w:val="26"/>
                <w:szCs w:val="26"/>
              </w:rPr>
            </w:pPr>
            <w:r w:rsidRPr="00171262">
              <w:rPr>
                <w:sz w:val="26"/>
                <w:szCs w:val="26"/>
              </w:rPr>
              <w:t>Bộ môn Đào tạo lái xe ô tô</w:t>
            </w:r>
          </w:p>
        </w:tc>
        <w:tc>
          <w:tcPr>
            <w:tcW w:w="851" w:type="dxa"/>
            <w:vAlign w:val="center"/>
          </w:tcPr>
          <w:p w14:paraId="23AF6B73" w14:textId="77777777" w:rsidR="00257838" w:rsidRPr="00171262" w:rsidRDefault="007B1A64" w:rsidP="006B69E3">
            <w:pPr>
              <w:spacing w:before="20" w:after="20"/>
              <w:ind w:firstLine="0"/>
              <w:jc w:val="center"/>
              <w:rPr>
                <w:sz w:val="26"/>
                <w:szCs w:val="26"/>
              </w:rPr>
            </w:pPr>
            <w:r w:rsidRPr="00171262">
              <w:rPr>
                <w:sz w:val="26"/>
                <w:szCs w:val="26"/>
              </w:rPr>
              <w:t>3</w:t>
            </w:r>
          </w:p>
        </w:tc>
        <w:tc>
          <w:tcPr>
            <w:tcW w:w="850" w:type="dxa"/>
            <w:vAlign w:val="center"/>
          </w:tcPr>
          <w:p w14:paraId="1BB9D513" w14:textId="77777777" w:rsidR="00257838" w:rsidRPr="00171262" w:rsidRDefault="007B1A64" w:rsidP="006B69E3">
            <w:pPr>
              <w:spacing w:before="20" w:after="20"/>
              <w:ind w:firstLine="0"/>
              <w:jc w:val="center"/>
              <w:rPr>
                <w:sz w:val="26"/>
                <w:szCs w:val="26"/>
              </w:rPr>
            </w:pPr>
            <w:r w:rsidRPr="00171262">
              <w:rPr>
                <w:sz w:val="26"/>
                <w:szCs w:val="26"/>
              </w:rPr>
              <w:t>2</w:t>
            </w:r>
          </w:p>
        </w:tc>
        <w:tc>
          <w:tcPr>
            <w:tcW w:w="851" w:type="dxa"/>
            <w:vAlign w:val="center"/>
          </w:tcPr>
          <w:p w14:paraId="432FF984" w14:textId="77777777" w:rsidR="00257838" w:rsidRPr="00171262" w:rsidRDefault="007154EA" w:rsidP="006B69E3">
            <w:pPr>
              <w:spacing w:before="20" w:after="20"/>
              <w:ind w:firstLine="0"/>
              <w:jc w:val="center"/>
              <w:rPr>
                <w:sz w:val="26"/>
                <w:szCs w:val="26"/>
              </w:rPr>
            </w:pPr>
            <w:r w:rsidRPr="00171262">
              <w:rPr>
                <w:sz w:val="26"/>
                <w:szCs w:val="26"/>
              </w:rPr>
              <w:t>1</w:t>
            </w:r>
          </w:p>
        </w:tc>
        <w:tc>
          <w:tcPr>
            <w:tcW w:w="850" w:type="dxa"/>
            <w:vAlign w:val="center"/>
          </w:tcPr>
          <w:p w14:paraId="22841EF6" w14:textId="77777777" w:rsidR="00257838" w:rsidRPr="00171262" w:rsidRDefault="007154EA" w:rsidP="006B69E3">
            <w:pPr>
              <w:spacing w:before="20" w:after="20"/>
              <w:ind w:firstLine="0"/>
              <w:jc w:val="center"/>
              <w:rPr>
                <w:sz w:val="26"/>
                <w:szCs w:val="26"/>
              </w:rPr>
            </w:pPr>
            <w:r w:rsidRPr="00171262">
              <w:rPr>
                <w:sz w:val="26"/>
                <w:szCs w:val="26"/>
              </w:rPr>
              <w:t>0</w:t>
            </w:r>
          </w:p>
        </w:tc>
        <w:tc>
          <w:tcPr>
            <w:tcW w:w="652" w:type="dxa"/>
            <w:vAlign w:val="center"/>
          </w:tcPr>
          <w:p w14:paraId="41A48D52" w14:textId="77777777" w:rsidR="00257838" w:rsidRPr="00171262" w:rsidRDefault="007B1A64" w:rsidP="006B69E3">
            <w:pPr>
              <w:spacing w:before="20" w:after="20"/>
              <w:ind w:firstLine="0"/>
              <w:jc w:val="center"/>
              <w:rPr>
                <w:sz w:val="26"/>
                <w:szCs w:val="26"/>
              </w:rPr>
            </w:pPr>
            <w:r w:rsidRPr="00171262">
              <w:rPr>
                <w:sz w:val="26"/>
                <w:szCs w:val="26"/>
              </w:rPr>
              <w:t>1</w:t>
            </w:r>
          </w:p>
        </w:tc>
        <w:tc>
          <w:tcPr>
            <w:tcW w:w="766" w:type="dxa"/>
            <w:vAlign w:val="center"/>
          </w:tcPr>
          <w:p w14:paraId="60CE6757" w14:textId="77777777" w:rsidR="00257838" w:rsidRPr="00171262" w:rsidRDefault="00A6778B" w:rsidP="006B69E3">
            <w:pPr>
              <w:spacing w:before="20" w:after="20"/>
              <w:ind w:firstLine="0"/>
              <w:jc w:val="center"/>
              <w:rPr>
                <w:sz w:val="26"/>
                <w:szCs w:val="26"/>
              </w:rPr>
            </w:pPr>
            <w:r w:rsidRPr="00171262">
              <w:rPr>
                <w:sz w:val="26"/>
                <w:szCs w:val="26"/>
              </w:rPr>
              <w:t>1</w:t>
            </w:r>
          </w:p>
        </w:tc>
        <w:tc>
          <w:tcPr>
            <w:tcW w:w="992" w:type="dxa"/>
            <w:vAlign w:val="center"/>
          </w:tcPr>
          <w:p w14:paraId="695F6BAA" w14:textId="77777777" w:rsidR="00257838" w:rsidRPr="00171262" w:rsidRDefault="00A6778B" w:rsidP="006B69E3">
            <w:pPr>
              <w:spacing w:before="20" w:after="20"/>
              <w:ind w:firstLine="0"/>
              <w:jc w:val="center"/>
              <w:rPr>
                <w:sz w:val="26"/>
                <w:szCs w:val="26"/>
              </w:rPr>
            </w:pPr>
            <w:r w:rsidRPr="00171262">
              <w:rPr>
                <w:sz w:val="26"/>
                <w:szCs w:val="26"/>
              </w:rPr>
              <w:t>1</w:t>
            </w:r>
          </w:p>
        </w:tc>
        <w:tc>
          <w:tcPr>
            <w:tcW w:w="1330" w:type="dxa"/>
            <w:vAlign w:val="center"/>
          </w:tcPr>
          <w:p w14:paraId="0CB24AA7" w14:textId="77777777" w:rsidR="00257838" w:rsidRPr="00171262" w:rsidRDefault="00257838" w:rsidP="006B69E3">
            <w:pPr>
              <w:spacing w:before="20" w:after="20"/>
              <w:ind w:firstLine="0"/>
              <w:jc w:val="left"/>
              <w:rPr>
                <w:sz w:val="26"/>
                <w:szCs w:val="26"/>
              </w:rPr>
            </w:pPr>
          </w:p>
        </w:tc>
      </w:tr>
      <w:tr w:rsidR="00257838" w:rsidRPr="00171262" w14:paraId="251E8A8A" w14:textId="77777777" w:rsidTr="00425D63">
        <w:trPr>
          <w:cantSplit/>
          <w:jc w:val="center"/>
        </w:trPr>
        <w:tc>
          <w:tcPr>
            <w:tcW w:w="539" w:type="dxa"/>
            <w:vAlign w:val="center"/>
          </w:tcPr>
          <w:p w14:paraId="608B02E7" w14:textId="77777777" w:rsidR="00257838" w:rsidRPr="00171262" w:rsidRDefault="00A27C38" w:rsidP="006B69E3">
            <w:pPr>
              <w:spacing w:before="20" w:after="20"/>
              <w:ind w:firstLine="0"/>
              <w:jc w:val="center"/>
              <w:rPr>
                <w:sz w:val="26"/>
                <w:szCs w:val="26"/>
              </w:rPr>
            </w:pPr>
            <w:r w:rsidRPr="00171262">
              <w:rPr>
                <w:sz w:val="26"/>
                <w:szCs w:val="26"/>
              </w:rPr>
              <w:t>4</w:t>
            </w:r>
          </w:p>
        </w:tc>
        <w:tc>
          <w:tcPr>
            <w:tcW w:w="1724" w:type="dxa"/>
            <w:vAlign w:val="center"/>
          </w:tcPr>
          <w:p w14:paraId="4FFB51AD" w14:textId="77777777" w:rsidR="00257838" w:rsidRPr="00171262" w:rsidRDefault="00A27C38" w:rsidP="006B69E3">
            <w:pPr>
              <w:spacing w:before="20" w:after="20"/>
              <w:ind w:firstLine="0"/>
              <w:jc w:val="left"/>
              <w:rPr>
                <w:sz w:val="26"/>
                <w:szCs w:val="26"/>
              </w:rPr>
            </w:pPr>
            <w:r w:rsidRPr="00171262">
              <w:rPr>
                <w:sz w:val="26"/>
                <w:szCs w:val="26"/>
              </w:rPr>
              <w:t>Bộ môn Đào tạo và Sát hạch lái xe mô tô</w:t>
            </w:r>
          </w:p>
        </w:tc>
        <w:tc>
          <w:tcPr>
            <w:tcW w:w="851" w:type="dxa"/>
            <w:vAlign w:val="center"/>
          </w:tcPr>
          <w:p w14:paraId="77793A0D" w14:textId="77777777" w:rsidR="00257838" w:rsidRPr="00171262" w:rsidRDefault="00A27C38" w:rsidP="006B69E3">
            <w:pPr>
              <w:spacing w:before="20" w:after="20"/>
              <w:ind w:firstLine="0"/>
              <w:jc w:val="center"/>
              <w:rPr>
                <w:sz w:val="26"/>
                <w:szCs w:val="26"/>
              </w:rPr>
            </w:pPr>
            <w:r w:rsidRPr="00171262">
              <w:rPr>
                <w:sz w:val="26"/>
                <w:szCs w:val="26"/>
              </w:rPr>
              <w:t>4</w:t>
            </w:r>
          </w:p>
        </w:tc>
        <w:tc>
          <w:tcPr>
            <w:tcW w:w="850" w:type="dxa"/>
            <w:vAlign w:val="center"/>
          </w:tcPr>
          <w:p w14:paraId="00B50D9F" w14:textId="77777777" w:rsidR="00257838" w:rsidRPr="00171262" w:rsidRDefault="00A27C38" w:rsidP="006B69E3">
            <w:pPr>
              <w:spacing w:before="20" w:after="20"/>
              <w:ind w:firstLine="0"/>
              <w:jc w:val="center"/>
              <w:rPr>
                <w:sz w:val="26"/>
                <w:szCs w:val="26"/>
              </w:rPr>
            </w:pPr>
            <w:r w:rsidRPr="00171262">
              <w:rPr>
                <w:sz w:val="26"/>
                <w:szCs w:val="26"/>
              </w:rPr>
              <w:t>2</w:t>
            </w:r>
          </w:p>
        </w:tc>
        <w:tc>
          <w:tcPr>
            <w:tcW w:w="851" w:type="dxa"/>
            <w:vAlign w:val="center"/>
          </w:tcPr>
          <w:p w14:paraId="3CD83AD8" w14:textId="77777777" w:rsidR="00257838" w:rsidRPr="00171262" w:rsidRDefault="00A27C38" w:rsidP="006B69E3">
            <w:pPr>
              <w:spacing w:before="20" w:after="20"/>
              <w:ind w:firstLine="0"/>
              <w:jc w:val="center"/>
              <w:rPr>
                <w:sz w:val="26"/>
                <w:szCs w:val="26"/>
              </w:rPr>
            </w:pPr>
            <w:r w:rsidRPr="00171262">
              <w:rPr>
                <w:sz w:val="26"/>
                <w:szCs w:val="26"/>
              </w:rPr>
              <w:t>2</w:t>
            </w:r>
          </w:p>
        </w:tc>
        <w:tc>
          <w:tcPr>
            <w:tcW w:w="850" w:type="dxa"/>
            <w:vAlign w:val="center"/>
          </w:tcPr>
          <w:p w14:paraId="4E563F25" w14:textId="77777777" w:rsidR="00257838" w:rsidRPr="00171262" w:rsidRDefault="00A62936" w:rsidP="006B69E3">
            <w:pPr>
              <w:spacing w:before="20" w:after="20"/>
              <w:ind w:firstLine="0"/>
              <w:jc w:val="center"/>
              <w:rPr>
                <w:sz w:val="26"/>
                <w:szCs w:val="26"/>
              </w:rPr>
            </w:pPr>
            <w:r w:rsidRPr="00171262">
              <w:rPr>
                <w:sz w:val="26"/>
                <w:szCs w:val="26"/>
              </w:rPr>
              <w:t>0</w:t>
            </w:r>
          </w:p>
        </w:tc>
        <w:tc>
          <w:tcPr>
            <w:tcW w:w="652" w:type="dxa"/>
            <w:vAlign w:val="center"/>
          </w:tcPr>
          <w:p w14:paraId="5DC1491A" w14:textId="77777777" w:rsidR="00257838" w:rsidRPr="00171262" w:rsidRDefault="006D1411" w:rsidP="006B69E3">
            <w:pPr>
              <w:spacing w:before="20" w:after="20"/>
              <w:ind w:firstLine="0"/>
              <w:jc w:val="center"/>
              <w:rPr>
                <w:sz w:val="26"/>
                <w:szCs w:val="26"/>
              </w:rPr>
            </w:pPr>
            <w:r w:rsidRPr="00171262">
              <w:rPr>
                <w:sz w:val="26"/>
                <w:szCs w:val="26"/>
              </w:rPr>
              <w:t>3</w:t>
            </w:r>
          </w:p>
        </w:tc>
        <w:tc>
          <w:tcPr>
            <w:tcW w:w="766" w:type="dxa"/>
            <w:vAlign w:val="center"/>
          </w:tcPr>
          <w:p w14:paraId="5B1E6267" w14:textId="77777777" w:rsidR="00257838" w:rsidRPr="00171262" w:rsidRDefault="00A62936" w:rsidP="006B69E3">
            <w:pPr>
              <w:spacing w:before="20" w:after="20"/>
              <w:ind w:firstLine="0"/>
              <w:jc w:val="center"/>
              <w:rPr>
                <w:sz w:val="26"/>
                <w:szCs w:val="26"/>
              </w:rPr>
            </w:pPr>
            <w:r w:rsidRPr="00171262">
              <w:rPr>
                <w:sz w:val="26"/>
                <w:szCs w:val="26"/>
              </w:rPr>
              <w:t>0</w:t>
            </w:r>
          </w:p>
        </w:tc>
        <w:tc>
          <w:tcPr>
            <w:tcW w:w="992" w:type="dxa"/>
            <w:vAlign w:val="center"/>
          </w:tcPr>
          <w:p w14:paraId="37B20234" w14:textId="77777777" w:rsidR="00257838" w:rsidRPr="00171262" w:rsidRDefault="00A27C38" w:rsidP="006B69E3">
            <w:pPr>
              <w:spacing w:before="20" w:after="20"/>
              <w:ind w:firstLine="0"/>
              <w:jc w:val="center"/>
              <w:rPr>
                <w:sz w:val="26"/>
                <w:szCs w:val="26"/>
              </w:rPr>
            </w:pPr>
            <w:r w:rsidRPr="00171262">
              <w:rPr>
                <w:sz w:val="26"/>
                <w:szCs w:val="26"/>
              </w:rPr>
              <w:t>1</w:t>
            </w:r>
          </w:p>
        </w:tc>
        <w:tc>
          <w:tcPr>
            <w:tcW w:w="1330" w:type="dxa"/>
            <w:vAlign w:val="center"/>
          </w:tcPr>
          <w:p w14:paraId="430B573D" w14:textId="77777777" w:rsidR="00257838" w:rsidRPr="00171262" w:rsidRDefault="00257838" w:rsidP="006B69E3">
            <w:pPr>
              <w:spacing w:before="20" w:after="20"/>
              <w:ind w:firstLine="0"/>
              <w:jc w:val="left"/>
              <w:rPr>
                <w:sz w:val="26"/>
                <w:szCs w:val="26"/>
              </w:rPr>
            </w:pPr>
          </w:p>
        </w:tc>
      </w:tr>
      <w:tr w:rsidR="006B69E3" w:rsidRPr="00171262" w14:paraId="17A7621F" w14:textId="77777777" w:rsidTr="00425D63">
        <w:trPr>
          <w:cantSplit/>
          <w:jc w:val="center"/>
        </w:trPr>
        <w:tc>
          <w:tcPr>
            <w:tcW w:w="539" w:type="dxa"/>
            <w:vAlign w:val="center"/>
          </w:tcPr>
          <w:p w14:paraId="1FB59FA2" w14:textId="77777777" w:rsidR="006B69E3" w:rsidRPr="00171262" w:rsidRDefault="006B69E3" w:rsidP="006B69E3">
            <w:pPr>
              <w:spacing w:before="20" w:after="20"/>
              <w:ind w:firstLine="0"/>
              <w:jc w:val="center"/>
              <w:rPr>
                <w:sz w:val="26"/>
                <w:szCs w:val="26"/>
              </w:rPr>
            </w:pPr>
            <w:r w:rsidRPr="00171262">
              <w:rPr>
                <w:b/>
                <w:bCs/>
                <w:sz w:val="26"/>
                <w:szCs w:val="26"/>
              </w:rPr>
              <w:t>II</w:t>
            </w:r>
          </w:p>
        </w:tc>
        <w:tc>
          <w:tcPr>
            <w:tcW w:w="1724" w:type="dxa"/>
            <w:vAlign w:val="center"/>
          </w:tcPr>
          <w:p w14:paraId="15B9D8FB" w14:textId="77777777" w:rsidR="006B69E3" w:rsidRPr="00171262" w:rsidRDefault="006B69E3" w:rsidP="006B69E3">
            <w:pPr>
              <w:spacing w:before="20" w:after="20"/>
              <w:ind w:firstLine="0"/>
              <w:jc w:val="left"/>
              <w:rPr>
                <w:sz w:val="26"/>
                <w:szCs w:val="26"/>
              </w:rPr>
            </w:pPr>
            <w:r w:rsidRPr="00171262">
              <w:rPr>
                <w:b/>
                <w:bCs/>
                <w:sz w:val="26"/>
                <w:szCs w:val="26"/>
              </w:rPr>
              <w:t>Nhà giáo tham gia đào tạo lái xe của Trường</w:t>
            </w:r>
          </w:p>
        </w:tc>
        <w:tc>
          <w:tcPr>
            <w:tcW w:w="851" w:type="dxa"/>
            <w:vAlign w:val="center"/>
          </w:tcPr>
          <w:p w14:paraId="15C5C178" w14:textId="77777777" w:rsidR="006B69E3" w:rsidRPr="00171262" w:rsidRDefault="006B69E3" w:rsidP="006B69E3">
            <w:pPr>
              <w:spacing w:before="20" w:after="20"/>
              <w:ind w:firstLine="0"/>
              <w:jc w:val="center"/>
              <w:rPr>
                <w:sz w:val="26"/>
                <w:szCs w:val="26"/>
              </w:rPr>
            </w:pPr>
          </w:p>
        </w:tc>
        <w:tc>
          <w:tcPr>
            <w:tcW w:w="850" w:type="dxa"/>
            <w:vAlign w:val="center"/>
          </w:tcPr>
          <w:p w14:paraId="5E9BD97B" w14:textId="77777777" w:rsidR="006B69E3" w:rsidRPr="00171262" w:rsidRDefault="006B69E3" w:rsidP="006B69E3">
            <w:pPr>
              <w:spacing w:before="20" w:after="20"/>
              <w:ind w:firstLine="0"/>
              <w:jc w:val="center"/>
              <w:rPr>
                <w:sz w:val="26"/>
                <w:szCs w:val="26"/>
              </w:rPr>
            </w:pPr>
          </w:p>
        </w:tc>
        <w:tc>
          <w:tcPr>
            <w:tcW w:w="851" w:type="dxa"/>
            <w:vAlign w:val="center"/>
          </w:tcPr>
          <w:p w14:paraId="1BF32910" w14:textId="77777777" w:rsidR="006B69E3" w:rsidRPr="00171262" w:rsidRDefault="006B69E3" w:rsidP="006B69E3">
            <w:pPr>
              <w:spacing w:before="20" w:after="20"/>
              <w:ind w:firstLine="0"/>
              <w:jc w:val="center"/>
              <w:rPr>
                <w:sz w:val="26"/>
                <w:szCs w:val="26"/>
              </w:rPr>
            </w:pPr>
          </w:p>
        </w:tc>
        <w:tc>
          <w:tcPr>
            <w:tcW w:w="850" w:type="dxa"/>
            <w:vAlign w:val="center"/>
          </w:tcPr>
          <w:p w14:paraId="5A7B1B6F" w14:textId="77777777" w:rsidR="006B69E3" w:rsidRPr="00171262" w:rsidRDefault="006B69E3" w:rsidP="006B69E3">
            <w:pPr>
              <w:spacing w:before="20" w:after="20"/>
              <w:ind w:firstLine="0"/>
              <w:jc w:val="center"/>
              <w:rPr>
                <w:sz w:val="26"/>
                <w:szCs w:val="26"/>
              </w:rPr>
            </w:pPr>
          </w:p>
        </w:tc>
        <w:tc>
          <w:tcPr>
            <w:tcW w:w="652" w:type="dxa"/>
            <w:vAlign w:val="center"/>
          </w:tcPr>
          <w:p w14:paraId="3FD85C3F" w14:textId="77777777" w:rsidR="006B69E3" w:rsidRPr="00171262" w:rsidRDefault="006B69E3" w:rsidP="006B69E3">
            <w:pPr>
              <w:spacing w:before="20" w:after="20"/>
              <w:ind w:firstLine="0"/>
              <w:jc w:val="center"/>
              <w:rPr>
                <w:sz w:val="26"/>
                <w:szCs w:val="26"/>
              </w:rPr>
            </w:pPr>
          </w:p>
        </w:tc>
        <w:tc>
          <w:tcPr>
            <w:tcW w:w="766" w:type="dxa"/>
            <w:vAlign w:val="center"/>
          </w:tcPr>
          <w:p w14:paraId="6A57BE71" w14:textId="77777777" w:rsidR="006B69E3" w:rsidRPr="00171262" w:rsidRDefault="006B69E3" w:rsidP="006B69E3">
            <w:pPr>
              <w:spacing w:before="20" w:after="20"/>
              <w:ind w:firstLine="0"/>
              <w:jc w:val="center"/>
              <w:rPr>
                <w:sz w:val="26"/>
                <w:szCs w:val="26"/>
              </w:rPr>
            </w:pPr>
          </w:p>
        </w:tc>
        <w:tc>
          <w:tcPr>
            <w:tcW w:w="992" w:type="dxa"/>
            <w:vAlign w:val="center"/>
          </w:tcPr>
          <w:p w14:paraId="4331E1EC" w14:textId="77777777" w:rsidR="006B69E3" w:rsidRPr="00171262" w:rsidRDefault="006B69E3" w:rsidP="006B69E3">
            <w:pPr>
              <w:spacing w:before="20" w:after="20"/>
              <w:ind w:firstLine="0"/>
              <w:jc w:val="center"/>
              <w:rPr>
                <w:sz w:val="26"/>
                <w:szCs w:val="26"/>
              </w:rPr>
            </w:pPr>
          </w:p>
        </w:tc>
        <w:tc>
          <w:tcPr>
            <w:tcW w:w="1330" w:type="dxa"/>
            <w:vMerge w:val="restart"/>
            <w:vAlign w:val="center"/>
          </w:tcPr>
          <w:p w14:paraId="6BB4F1A6" w14:textId="77777777" w:rsidR="006B69E3" w:rsidRPr="00171262" w:rsidRDefault="006B69E3" w:rsidP="006B69E3">
            <w:pPr>
              <w:spacing w:before="20" w:after="20"/>
              <w:ind w:firstLine="0"/>
              <w:jc w:val="center"/>
              <w:rPr>
                <w:sz w:val="26"/>
                <w:szCs w:val="26"/>
              </w:rPr>
            </w:pPr>
            <w:r w:rsidRPr="00171262">
              <w:rPr>
                <w:sz w:val="26"/>
                <w:szCs w:val="26"/>
              </w:rPr>
              <w:t>Gồm viên chức của Khoa, các đơn vị khác trong Trường và nhà giáo hợp đồng</w:t>
            </w:r>
          </w:p>
        </w:tc>
      </w:tr>
      <w:tr w:rsidR="006B69E3" w:rsidRPr="00171262" w14:paraId="3627EE3F" w14:textId="77777777" w:rsidTr="00425D63">
        <w:trPr>
          <w:cantSplit/>
          <w:jc w:val="center"/>
        </w:trPr>
        <w:tc>
          <w:tcPr>
            <w:tcW w:w="539" w:type="dxa"/>
            <w:vAlign w:val="center"/>
          </w:tcPr>
          <w:p w14:paraId="0B6BF9A2" w14:textId="77777777" w:rsidR="006B69E3" w:rsidRPr="00171262" w:rsidRDefault="006B69E3" w:rsidP="006B69E3">
            <w:pPr>
              <w:spacing w:before="20" w:after="20"/>
              <w:ind w:firstLine="0"/>
              <w:jc w:val="center"/>
              <w:rPr>
                <w:sz w:val="26"/>
                <w:szCs w:val="26"/>
              </w:rPr>
            </w:pPr>
            <w:r w:rsidRPr="00171262">
              <w:rPr>
                <w:sz w:val="26"/>
                <w:szCs w:val="26"/>
              </w:rPr>
              <w:t>5</w:t>
            </w:r>
          </w:p>
        </w:tc>
        <w:tc>
          <w:tcPr>
            <w:tcW w:w="1724" w:type="dxa"/>
            <w:vAlign w:val="center"/>
          </w:tcPr>
          <w:p w14:paraId="4854826F" w14:textId="77777777" w:rsidR="006B69E3" w:rsidRPr="00171262" w:rsidRDefault="006B69E3" w:rsidP="006B69E3">
            <w:pPr>
              <w:spacing w:before="20" w:after="20"/>
              <w:ind w:firstLine="0"/>
              <w:jc w:val="left"/>
              <w:rPr>
                <w:sz w:val="26"/>
                <w:szCs w:val="26"/>
              </w:rPr>
            </w:pPr>
            <w:r w:rsidRPr="00171262">
              <w:rPr>
                <w:sz w:val="26"/>
                <w:szCs w:val="26"/>
              </w:rPr>
              <w:t>Nhà giáo dạy lái xe ô tô</w:t>
            </w:r>
          </w:p>
        </w:tc>
        <w:tc>
          <w:tcPr>
            <w:tcW w:w="851" w:type="dxa"/>
            <w:vAlign w:val="center"/>
          </w:tcPr>
          <w:p w14:paraId="6D1CBA35" w14:textId="77777777" w:rsidR="006B69E3" w:rsidRPr="00171262" w:rsidRDefault="006B69E3" w:rsidP="006B69E3">
            <w:pPr>
              <w:spacing w:before="20" w:after="20"/>
              <w:ind w:firstLine="0"/>
              <w:jc w:val="center"/>
              <w:rPr>
                <w:sz w:val="26"/>
                <w:szCs w:val="26"/>
              </w:rPr>
            </w:pPr>
            <w:r w:rsidRPr="00171262">
              <w:rPr>
                <w:sz w:val="26"/>
                <w:szCs w:val="26"/>
              </w:rPr>
              <w:t>80</w:t>
            </w:r>
          </w:p>
        </w:tc>
        <w:tc>
          <w:tcPr>
            <w:tcW w:w="850" w:type="dxa"/>
            <w:vAlign w:val="center"/>
          </w:tcPr>
          <w:p w14:paraId="022073F3" w14:textId="77777777" w:rsidR="006B69E3" w:rsidRPr="00171262" w:rsidRDefault="006B69E3" w:rsidP="006B69E3">
            <w:pPr>
              <w:spacing w:before="20" w:after="20"/>
              <w:ind w:firstLine="0"/>
              <w:jc w:val="center"/>
              <w:rPr>
                <w:sz w:val="26"/>
                <w:szCs w:val="26"/>
              </w:rPr>
            </w:pPr>
            <w:r w:rsidRPr="00171262">
              <w:rPr>
                <w:sz w:val="26"/>
                <w:szCs w:val="26"/>
              </w:rPr>
              <w:t>44</w:t>
            </w:r>
          </w:p>
        </w:tc>
        <w:tc>
          <w:tcPr>
            <w:tcW w:w="851" w:type="dxa"/>
            <w:vAlign w:val="center"/>
          </w:tcPr>
          <w:p w14:paraId="320CEBF3" w14:textId="77777777" w:rsidR="006B69E3" w:rsidRPr="00171262" w:rsidRDefault="006B69E3" w:rsidP="006B69E3">
            <w:pPr>
              <w:spacing w:before="20" w:after="20"/>
              <w:ind w:firstLine="0"/>
              <w:jc w:val="center"/>
              <w:rPr>
                <w:sz w:val="26"/>
                <w:szCs w:val="26"/>
              </w:rPr>
            </w:pPr>
            <w:r w:rsidRPr="00171262">
              <w:rPr>
                <w:sz w:val="26"/>
                <w:szCs w:val="26"/>
              </w:rPr>
              <w:t>35</w:t>
            </w:r>
          </w:p>
        </w:tc>
        <w:tc>
          <w:tcPr>
            <w:tcW w:w="850" w:type="dxa"/>
            <w:vAlign w:val="center"/>
          </w:tcPr>
          <w:p w14:paraId="34C48560" w14:textId="77777777" w:rsidR="006B69E3" w:rsidRPr="00171262" w:rsidRDefault="006B69E3" w:rsidP="006B69E3">
            <w:pPr>
              <w:spacing w:before="20" w:after="20"/>
              <w:ind w:firstLine="0"/>
              <w:jc w:val="center"/>
              <w:rPr>
                <w:sz w:val="26"/>
                <w:szCs w:val="26"/>
              </w:rPr>
            </w:pPr>
            <w:r w:rsidRPr="00171262">
              <w:rPr>
                <w:sz w:val="26"/>
                <w:szCs w:val="26"/>
              </w:rPr>
              <w:t>17</w:t>
            </w:r>
          </w:p>
        </w:tc>
        <w:tc>
          <w:tcPr>
            <w:tcW w:w="652" w:type="dxa"/>
            <w:vAlign w:val="center"/>
          </w:tcPr>
          <w:p w14:paraId="723D71EA" w14:textId="77777777" w:rsidR="006B69E3" w:rsidRPr="00171262" w:rsidRDefault="006B69E3" w:rsidP="006B69E3">
            <w:pPr>
              <w:spacing w:before="20" w:after="20"/>
              <w:ind w:firstLine="0"/>
              <w:jc w:val="center"/>
              <w:rPr>
                <w:sz w:val="26"/>
                <w:szCs w:val="26"/>
              </w:rPr>
            </w:pPr>
            <w:r w:rsidRPr="00171262">
              <w:rPr>
                <w:sz w:val="26"/>
                <w:szCs w:val="26"/>
              </w:rPr>
              <w:t>45</w:t>
            </w:r>
          </w:p>
        </w:tc>
        <w:tc>
          <w:tcPr>
            <w:tcW w:w="766" w:type="dxa"/>
            <w:vAlign w:val="center"/>
          </w:tcPr>
          <w:p w14:paraId="3A480722" w14:textId="77777777" w:rsidR="006B69E3" w:rsidRPr="00171262" w:rsidRDefault="006B69E3" w:rsidP="006B69E3">
            <w:pPr>
              <w:spacing w:before="20" w:after="20"/>
              <w:ind w:firstLine="0"/>
              <w:jc w:val="center"/>
              <w:rPr>
                <w:sz w:val="26"/>
                <w:szCs w:val="26"/>
              </w:rPr>
            </w:pPr>
            <w:r w:rsidRPr="00171262">
              <w:rPr>
                <w:sz w:val="26"/>
                <w:szCs w:val="26"/>
              </w:rPr>
              <w:t>8</w:t>
            </w:r>
          </w:p>
        </w:tc>
        <w:tc>
          <w:tcPr>
            <w:tcW w:w="992" w:type="dxa"/>
            <w:vAlign w:val="center"/>
          </w:tcPr>
          <w:p w14:paraId="78467731" w14:textId="77777777" w:rsidR="006B69E3" w:rsidRPr="00171262" w:rsidRDefault="006B69E3" w:rsidP="006B69E3">
            <w:pPr>
              <w:spacing w:before="20" w:after="20"/>
              <w:ind w:firstLine="0"/>
              <w:jc w:val="center"/>
              <w:rPr>
                <w:sz w:val="26"/>
                <w:szCs w:val="26"/>
              </w:rPr>
            </w:pPr>
            <w:r w:rsidRPr="00171262">
              <w:rPr>
                <w:sz w:val="26"/>
                <w:szCs w:val="26"/>
              </w:rPr>
              <w:t>10</w:t>
            </w:r>
          </w:p>
        </w:tc>
        <w:tc>
          <w:tcPr>
            <w:tcW w:w="1330" w:type="dxa"/>
            <w:vMerge/>
            <w:vAlign w:val="center"/>
          </w:tcPr>
          <w:p w14:paraId="42579CD2" w14:textId="77777777" w:rsidR="006B69E3" w:rsidRPr="00171262" w:rsidRDefault="006B69E3" w:rsidP="006B69E3">
            <w:pPr>
              <w:spacing w:before="20" w:after="20"/>
              <w:ind w:firstLine="0"/>
              <w:jc w:val="left"/>
              <w:rPr>
                <w:sz w:val="26"/>
                <w:szCs w:val="26"/>
              </w:rPr>
            </w:pPr>
          </w:p>
        </w:tc>
      </w:tr>
      <w:tr w:rsidR="006B69E3" w:rsidRPr="00171262" w14:paraId="3CB299DC" w14:textId="77777777" w:rsidTr="00425D63">
        <w:trPr>
          <w:cantSplit/>
          <w:jc w:val="center"/>
        </w:trPr>
        <w:tc>
          <w:tcPr>
            <w:tcW w:w="539" w:type="dxa"/>
            <w:vAlign w:val="center"/>
          </w:tcPr>
          <w:p w14:paraId="34EBA514" w14:textId="77777777" w:rsidR="006B69E3" w:rsidRPr="00171262" w:rsidRDefault="006B69E3" w:rsidP="006B69E3">
            <w:pPr>
              <w:spacing w:before="20" w:after="20"/>
              <w:ind w:firstLine="0"/>
              <w:jc w:val="center"/>
              <w:rPr>
                <w:sz w:val="26"/>
                <w:szCs w:val="26"/>
              </w:rPr>
            </w:pPr>
            <w:r w:rsidRPr="00171262">
              <w:rPr>
                <w:sz w:val="26"/>
                <w:szCs w:val="26"/>
              </w:rPr>
              <w:t>6</w:t>
            </w:r>
          </w:p>
        </w:tc>
        <w:tc>
          <w:tcPr>
            <w:tcW w:w="1724" w:type="dxa"/>
            <w:vAlign w:val="center"/>
          </w:tcPr>
          <w:p w14:paraId="4F28C0F6" w14:textId="77777777" w:rsidR="006B69E3" w:rsidRPr="00171262" w:rsidRDefault="006B69E3" w:rsidP="006B69E3">
            <w:pPr>
              <w:spacing w:before="20" w:after="20"/>
              <w:ind w:firstLine="0"/>
              <w:jc w:val="left"/>
              <w:rPr>
                <w:sz w:val="26"/>
                <w:szCs w:val="26"/>
              </w:rPr>
            </w:pPr>
            <w:r w:rsidRPr="00171262">
              <w:rPr>
                <w:sz w:val="26"/>
                <w:szCs w:val="26"/>
              </w:rPr>
              <w:t>Nhà giáo dạy lái xe mô tô Hạng A1</w:t>
            </w:r>
          </w:p>
        </w:tc>
        <w:tc>
          <w:tcPr>
            <w:tcW w:w="851" w:type="dxa"/>
            <w:vAlign w:val="center"/>
          </w:tcPr>
          <w:p w14:paraId="697F8F42" w14:textId="77777777" w:rsidR="006B69E3" w:rsidRPr="00171262" w:rsidRDefault="006B69E3" w:rsidP="006B69E3">
            <w:pPr>
              <w:spacing w:before="20" w:after="20"/>
              <w:ind w:firstLine="0"/>
              <w:jc w:val="center"/>
              <w:rPr>
                <w:sz w:val="26"/>
                <w:szCs w:val="26"/>
              </w:rPr>
            </w:pPr>
            <w:r w:rsidRPr="00171262">
              <w:rPr>
                <w:sz w:val="26"/>
                <w:szCs w:val="26"/>
              </w:rPr>
              <w:t>11</w:t>
            </w:r>
          </w:p>
        </w:tc>
        <w:tc>
          <w:tcPr>
            <w:tcW w:w="850" w:type="dxa"/>
            <w:vAlign w:val="center"/>
          </w:tcPr>
          <w:p w14:paraId="5DA7B469" w14:textId="77777777" w:rsidR="006B69E3" w:rsidRPr="00171262" w:rsidRDefault="006B69E3" w:rsidP="006B69E3">
            <w:pPr>
              <w:spacing w:before="20" w:after="20"/>
              <w:ind w:firstLine="0"/>
              <w:jc w:val="center"/>
              <w:rPr>
                <w:sz w:val="26"/>
                <w:szCs w:val="26"/>
              </w:rPr>
            </w:pPr>
            <w:r w:rsidRPr="00171262">
              <w:rPr>
                <w:sz w:val="26"/>
                <w:szCs w:val="26"/>
              </w:rPr>
              <w:t>08</w:t>
            </w:r>
          </w:p>
        </w:tc>
        <w:tc>
          <w:tcPr>
            <w:tcW w:w="851" w:type="dxa"/>
            <w:vAlign w:val="center"/>
          </w:tcPr>
          <w:p w14:paraId="05C10D65" w14:textId="77777777" w:rsidR="006B69E3" w:rsidRPr="00171262" w:rsidRDefault="006B69E3" w:rsidP="006B69E3">
            <w:pPr>
              <w:spacing w:before="20" w:after="20"/>
              <w:ind w:firstLine="0"/>
              <w:jc w:val="center"/>
              <w:rPr>
                <w:sz w:val="26"/>
                <w:szCs w:val="26"/>
              </w:rPr>
            </w:pPr>
            <w:r w:rsidRPr="00171262">
              <w:rPr>
                <w:sz w:val="26"/>
                <w:szCs w:val="26"/>
              </w:rPr>
              <w:t>03</w:t>
            </w:r>
          </w:p>
        </w:tc>
        <w:tc>
          <w:tcPr>
            <w:tcW w:w="850" w:type="dxa"/>
            <w:vAlign w:val="center"/>
          </w:tcPr>
          <w:p w14:paraId="5A2B88B9" w14:textId="77777777" w:rsidR="006B69E3" w:rsidRPr="00171262" w:rsidRDefault="006B69E3" w:rsidP="006B69E3">
            <w:pPr>
              <w:spacing w:before="20" w:after="20"/>
              <w:ind w:firstLine="0"/>
              <w:jc w:val="center"/>
              <w:rPr>
                <w:sz w:val="26"/>
                <w:szCs w:val="26"/>
              </w:rPr>
            </w:pPr>
            <w:r w:rsidRPr="00171262">
              <w:rPr>
                <w:sz w:val="26"/>
                <w:szCs w:val="26"/>
              </w:rPr>
              <w:t>01</w:t>
            </w:r>
          </w:p>
        </w:tc>
        <w:tc>
          <w:tcPr>
            <w:tcW w:w="652" w:type="dxa"/>
            <w:vAlign w:val="center"/>
          </w:tcPr>
          <w:p w14:paraId="5329016A" w14:textId="77777777" w:rsidR="006B69E3" w:rsidRPr="00171262" w:rsidRDefault="006B69E3" w:rsidP="006B69E3">
            <w:pPr>
              <w:spacing w:before="20" w:after="20"/>
              <w:ind w:firstLine="0"/>
              <w:jc w:val="center"/>
              <w:rPr>
                <w:sz w:val="26"/>
                <w:szCs w:val="26"/>
              </w:rPr>
            </w:pPr>
            <w:r w:rsidRPr="00171262">
              <w:rPr>
                <w:sz w:val="26"/>
                <w:szCs w:val="26"/>
              </w:rPr>
              <w:t>08</w:t>
            </w:r>
          </w:p>
        </w:tc>
        <w:tc>
          <w:tcPr>
            <w:tcW w:w="766" w:type="dxa"/>
            <w:vAlign w:val="center"/>
          </w:tcPr>
          <w:p w14:paraId="67282209" w14:textId="77777777" w:rsidR="006B69E3" w:rsidRPr="00171262" w:rsidRDefault="006B69E3" w:rsidP="006B69E3">
            <w:pPr>
              <w:spacing w:before="20" w:after="20"/>
              <w:ind w:firstLine="0"/>
              <w:jc w:val="center"/>
              <w:rPr>
                <w:sz w:val="26"/>
                <w:szCs w:val="26"/>
              </w:rPr>
            </w:pPr>
            <w:r w:rsidRPr="00171262">
              <w:rPr>
                <w:sz w:val="26"/>
                <w:szCs w:val="26"/>
              </w:rPr>
              <w:t>0</w:t>
            </w:r>
          </w:p>
        </w:tc>
        <w:tc>
          <w:tcPr>
            <w:tcW w:w="992" w:type="dxa"/>
            <w:vAlign w:val="center"/>
          </w:tcPr>
          <w:p w14:paraId="09AEAE01" w14:textId="77777777" w:rsidR="006B69E3" w:rsidRPr="00171262" w:rsidRDefault="006B69E3" w:rsidP="006B69E3">
            <w:pPr>
              <w:spacing w:before="20" w:after="20"/>
              <w:ind w:firstLine="0"/>
              <w:jc w:val="center"/>
              <w:rPr>
                <w:sz w:val="26"/>
                <w:szCs w:val="26"/>
              </w:rPr>
            </w:pPr>
            <w:r w:rsidRPr="00171262">
              <w:rPr>
                <w:sz w:val="26"/>
                <w:szCs w:val="26"/>
              </w:rPr>
              <w:t>02</w:t>
            </w:r>
          </w:p>
        </w:tc>
        <w:tc>
          <w:tcPr>
            <w:tcW w:w="1330" w:type="dxa"/>
            <w:vMerge/>
            <w:vAlign w:val="center"/>
          </w:tcPr>
          <w:p w14:paraId="0D562413" w14:textId="77777777" w:rsidR="006B69E3" w:rsidRPr="00171262" w:rsidRDefault="006B69E3" w:rsidP="006B69E3">
            <w:pPr>
              <w:spacing w:before="20" w:after="20"/>
              <w:ind w:firstLine="0"/>
              <w:jc w:val="left"/>
              <w:rPr>
                <w:sz w:val="26"/>
                <w:szCs w:val="26"/>
              </w:rPr>
            </w:pPr>
          </w:p>
        </w:tc>
      </w:tr>
    </w:tbl>
    <w:p w14:paraId="2AC5662A" w14:textId="77777777" w:rsidR="005C2626" w:rsidRPr="00171262" w:rsidRDefault="00A27C38" w:rsidP="003A49E2">
      <w:r w:rsidRPr="00171262">
        <w:t>Nguồn: Quyết định số 2047/QĐ-CĐKT; Báo cáo đề nghị cấp giấy phép đào tạo lái xe ô tô ngày 24/7/2026; Thông báo số 797/TB-CĐKT ngày 09/7/2026.</w:t>
      </w:r>
    </w:p>
    <w:p w14:paraId="71ED198B" w14:textId="77777777" w:rsidR="005C2626" w:rsidRPr="00171262" w:rsidRDefault="00A27C38" w:rsidP="003A49E2">
      <w:r w:rsidRPr="00171262">
        <w:t>d) Các điều kiện pháp lý hiện có: Trường có Giấy phép đào tạo lái xe ô tô mã số 51012-01/2026 ngày 06/8/2026 (gửi kèm Công văn số 6099/SXD-VTPT ngày 07/8/2026) của Sở Xây dựng tỉnh Quảng Ngãi (hạng B, C1; lưu lượng không quá 1.000 học viên) và Giấy phép sát hạch số 58/CSGT(SHLX) ngày 29/4/2026 của Phòng Cảnh sát giao thông Công an tỉnh Quảng Ngãi cấp cho Trung tâm sát hạch lái xe thuộc Trường (trung tâm loại 3, phạm vi sát hạch Hạng A1). Đào tạo lái xe mô tô Hạng A1 thực hiện theo phương án hoạt động đã thông báo tại Thông báo số 797/TB-CĐKT ngày 09/7/2026; ngày 10/7/2026, Sở Xây dựng đã kiểm tra và thống nhất đề nghị công bố Trường đủ điều kiện đào tạo lái xe mô tô Hạng A1.</w:t>
      </w:r>
    </w:p>
    <w:p w14:paraId="2FF9E3DB" w14:textId="77777777" w:rsidR="00D80DBB" w:rsidRPr="00171262" w:rsidRDefault="00D80DBB" w:rsidP="00D80DBB">
      <w:pPr>
        <w:pStyle w:val="Heading2"/>
        <w:rPr>
          <w:color w:val="auto"/>
        </w:rPr>
      </w:pPr>
      <w:bookmarkStart w:id="9" w:name="_Toc243571125"/>
      <w:r w:rsidRPr="00171262">
        <w:rPr>
          <w:color w:val="auto"/>
        </w:rPr>
        <w:t>2. Bộ môn ĐT&amp;SHLX mô tô</w:t>
      </w:r>
      <w:bookmarkEnd w:id="9"/>
    </w:p>
    <w:p w14:paraId="20A713DD" w14:textId="77777777" w:rsidR="00D80DBB" w:rsidRPr="00171262" w:rsidRDefault="00D80DBB" w:rsidP="00D80DBB">
      <w:r w:rsidRPr="00171262">
        <w:t>a) Vị trí, chức năng, nhiệm vụ của bộ môn ĐT&amp;SHLX mô tô</w:t>
      </w:r>
    </w:p>
    <w:p w14:paraId="44B1CDD1" w14:textId="77777777" w:rsidR="005C2626" w:rsidRPr="00171262" w:rsidRDefault="00A27C38" w:rsidP="003A49E2">
      <w:r w:rsidRPr="00171262">
        <w:t>Bộ môn Đào tạo và Sát hạch lái xe mô tô là một trong hai bộ môn thuộc Khoa (điểm b khoản 4 Điều 4 Quy định ban hành kèm theo Quyết định số 2047/QĐ-CĐKT), trực tiếp đào tạo lái xe mô tô Hạng A1 và quản lý, sử dụng hệ thống sân, thiết bị sát hạch Hạng A1 của Khoa. Nhiệm vụ, quyền hạn của Trưởng bộ môn, Phó Trưởng bộ môn thực hiện theo khoản 5 Điều 25 Quy chế tổ chức và hoạt động của Trường và khoản 2 Điều 8 Quy định ban hành kèm theo Quyết định số 2047/QĐ-CĐKT. Bộ môn hiện có 04 viên chức, người lao động (02 biên chế, 02 hợp đồng), do ông Nguyễn Khắc Vinh làm Trưởng bộ môn.</w:t>
      </w:r>
    </w:p>
    <w:p w14:paraId="74319E2B" w14:textId="77777777" w:rsidR="00D80DBB" w:rsidRPr="00171262" w:rsidRDefault="00D80DBB" w:rsidP="00D80DBB">
      <w:r w:rsidRPr="00171262">
        <w:t>b) Số lượng người làm việc</w:t>
      </w:r>
    </w:p>
    <w:p w14:paraId="2E8DD042" w14:textId="77777777" w:rsidR="00D80DBB" w:rsidRPr="00171262" w:rsidRDefault="00D80DBB" w:rsidP="00D80DBB">
      <w:pPr>
        <w:rPr>
          <w:b/>
          <w:bCs/>
        </w:rPr>
      </w:pPr>
      <w:r w:rsidRPr="00171262">
        <w:t>Đào tạo lái xe mô tô Hạng A1 do 11 nhà giáo đảm nhiệm (11 người giảng dạy lý thuyết, 10 người giảng dạy thực hành; 08 biên chế, 03 hợp đồng), thống kê tại Bảng 2.</w:t>
      </w:r>
    </w:p>
    <w:p w14:paraId="117B388A" w14:textId="77777777" w:rsidR="00D80DBB" w:rsidRPr="00171262" w:rsidRDefault="00D80DBB" w:rsidP="00D80DBB">
      <w:pPr>
        <w:rPr>
          <w:b/>
          <w:bCs/>
        </w:rPr>
      </w:pPr>
      <w:r w:rsidRPr="00171262">
        <w:t>Về điều kiện giảng dạy thực hành Hạng A: Hiện có 10 nhà giáo, viên chức có giấy phép lái xe Hạng A, trong đó 06 người đã có giấy chứng nhận giáo viên dạy thực hành lái xe Hạng A; 03 người tiếp tục hoàn thành tập huấn, kiểm tra trong tháng 10 và tháng 11/2026. Sau khi hoàn thành, có 09 người đủ điều kiện dạy thực hành lái xe Hạng A.</w:t>
      </w:r>
    </w:p>
    <w:p w14:paraId="3F34C154" w14:textId="77777777" w:rsidR="00D748D7" w:rsidRPr="00171262" w:rsidRDefault="00D748D7" w:rsidP="00D748D7">
      <w:pPr>
        <w:pStyle w:val="tnbng"/>
        <w:rPr>
          <w:color w:val="auto"/>
        </w:rPr>
      </w:pPr>
      <w:r w:rsidRPr="00171262">
        <w:rPr>
          <w:color w:val="auto"/>
        </w:rPr>
        <w:t>Bảng 2. Nhà giáo dạy lái xe mô tô Hạng A1 của Trường</w:t>
      </w:r>
    </w:p>
    <w:tbl>
      <w:tblPr>
        <w:tblStyle w:val="TableGrid"/>
        <w:tblW w:w="8926" w:type="dxa"/>
        <w:tblLook w:val="04A0" w:firstRow="1" w:lastRow="0" w:firstColumn="1" w:lastColumn="0" w:noHBand="0" w:noVBand="1"/>
      </w:tblPr>
      <w:tblGrid>
        <w:gridCol w:w="4673"/>
        <w:gridCol w:w="4253"/>
      </w:tblGrid>
      <w:tr w:rsidR="007221BB" w:rsidRPr="00171262" w14:paraId="627F0088" w14:textId="77777777" w:rsidTr="007B60FF">
        <w:trPr>
          <w:cantSplit/>
          <w:tblHeader/>
        </w:trPr>
        <w:tc>
          <w:tcPr>
            <w:tcW w:w="4673" w:type="dxa"/>
          </w:tcPr>
          <w:p w14:paraId="65E97A05" w14:textId="77777777" w:rsidR="005C2626" w:rsidRPr="00171262" w:rsidRDefault="00A27C38">
            <w:pPr>
              <w:spacing w:before="20" w:after="20"/>
              <w:ind w:firstLine="0"/>
              <w:rPr>
                <w:sz w:val="26"/>
                <w:szCs w:val="26"/>
              </w:rPr>
            </w:pPr>
            <w:r w:rsidRPr="00171262">
              <w:rPr>
                <w:b/>
                <w:sz w:val="26"/>
                <w:szCs w:val="26"/>
              </w:rPr>
              <w:t>Chỉ tiêu</w:t>
            </w:r>
          </w:p>
        </w:tc>
        <w:tc>
          <w:tcPr>
            <w:tcW w:w="4253" w:type="dxa"/>
          </w:tcPr>
          <w:p w14:paraId="48FB0F19" w14:textId="77777777" w:rsidR="005C2626" w:rsidRPr="00171262" w:rsidRDefault="00A27C38">
            <w:pPr>
              <w:spacing w:before="20" w:after="20"/>
              <w:ind w:firstLine="0"/>
              <w:rPr>
                <w:sz w:val="26"/>
                <w:szCs w:val="26"/>
              </w:rPr>
            </w:pPr>
            <w:r w:rsidRPr="00171262">
              <w:rPr>
                <w:b/>
                <w:sz w:val="26"/>
                <w:szCs w:val="26"/>
              </w:rPr>
              <w:t>Số lượng</w:t>
            </w:r>
          </w:p>
        </w:tc>
      </w:tr>
      <w:tr w:rsidR="007221BB" w:rsidRPr="00171262" w14:paraId="722D3863" w14:textId="77777777" w:rsidTr="007B60FF">
        <w:trPr>
          <w:cantSplit/>
        </w:trPr>
        <w:tc>
          <w:tcPr>
            <w:tcW w:w="4673" w:type="dxa"/>
          </w:tcPr>
          <w:p w14:paraId="3D444210" w14:textId="77777777" w:rsidR="005C2626" w:rsidRPr="00171262" w:rsidRDefault="00A27C38">
            <w:pPr>
              <w:spacing w:before="20" w:after="20"/>
              <w:ind w:firstLine="0"/>
              <w:rPr>
                <w:sz w:val="26"/>
                <w:szCs w:val="26"/>
              </w:rPr>
            </w:pPr>
            <w:r w:rsidRPr="00171262">
              <w:rPr>
                <w:sz w:val="26"/>
                <w:szCs w:val="26"/>
              </w:rPr>
              <w:t>Tổng số nhà giáo</w:t>
            </w:r>
          </w:p>
        </w:tc>
        <w:tc>
          <w:tcPr>
            <w:tcW w:w="4253" w:type="dxa"/>
          </w:tcPr>
          <w:p w14:paraId="7EA745C9" w14:textId="77777777" w:rsidR="005C2626" w:rsidRPr="00171262" w:rsidRDefault="008C338C" w:rsidP="006B69E3">
            <w:pPr>
              <w:spacing w:before="20" w:after="20"/>
              <w:ind w:firstLine="0"/>
              <w:rPr>
                <w:sz w:val="26"/>
                <w:szCs w:val="26"/>
              </w:rPr>
            </w:pPr>
            <w:r w:rsidRPr="00171262">
              <w:rPr>
                <w:sz w:val="26"/>
                <w:szCs w:val="26"/>
              </w:rPr>
              <w:t>11 người</w:t>
            </w:r>
          </w:p>
        </w:tc>
      </w:tr>
      <w:tr w:rsidR="008C338C" w:rsidRPr="00171262" w14:paraId="3137BAB0" w14:textId="77777777" w:rsidTr="007B60FF">
        <w:trPr>
          <w:cantSplit/>
        </w:trPr>
        <w:tc>
          <w:tcPr>
            <w:tcW w:w="4673" w:type="dxa"/>
          </w:tcPr>
          <w:p w14:paraId="4BD91E48" w14:textId="77777777" w:rsidR="008C338C" w:rsidRPr="00171262" w:rsidRDefault="008C338C" w:rsidP="008C338C">
            <w:pPr>
              <w:spacing w:before="20" w:after="20"/>
              <w:ind w:firstLine="0"/>
              <w:rPr>
                <w:sz w:val="26"/>
                <w:szCs w:val="26"/>
              </w:rPr>
            </w:pPr>
            <w:r w:rsidRPr="00171262">
              <w:rPr>
                <w:sz w:val="26"/>
                <w:szCs w:val="26"/>
              </w:rPr>
              <w:t>- Giảng dạy lý thuyết</w:t>
            </w:r>
          </w:p>
        </w:tc>
        <w:tc>
          <w:tcPr>
            <w:tcW w:w="4253" w:type="dxa"/>
          </w:tcPr>
          <w:p w14:paraId="636B94C8" w14:textId="77777777" w:rsidR="008C338C" w:rsidRPr="00171262" w:rsidRDefault="008C338C" w:rsidP="006B69E3">
            <w:pPr>
              <w:spacing w:before="20" w:after="20"/>
              <w:ind w:firstLine="0"/>
              <w:rPr>
                <w:sz w:val="26"/>
                <w:szCs w:val="26"/>
              </w:rPr>
            </w:pPr>
            <w:r w:rsidRPr="00171262">
              <w:rPr>
                <w:sz w:val="26"/>
                <w:szCs w:val="26"/>
              </w:rPr>
              <w:t>11 người</w:t>
            </w:r>
          </w:p>
        </w:tc>
      </w:tr>
      <w:tr w:rsidR="008C338C" w:rsidRPr="00171262" w14:paraId="717EB604" w14:textId="77777777" w:rsidTr="007B60FF">
        <w:trPr>
          <w:cantSplit/>
        </w:trPr>
        <w:tc>
          <w:tcPr>
            <w:tcW w:w="4673" w:type="dxa"/>
          </w:tcPr>
          <w:p w14:paraId="4201B958" w14:textId="77777777" w:rsidR="008C338C" w:rsidRPr="00171262" w:rsidRDefault="008C338C" w:rsidP="008C338C">
            <w:pPr>
              <w:spacing w:before="20" w:after="20"/>
              <w:ind w:firstLine="0"/>
              <w:rPr>
                <w:sz w:val="26"/>
                <w:szCs w:val="26"/>
              </w:rPr>
            </w:pPr>
            <w:r w:rsidRPr="00171262">
              <w:rPr>
                <w:sz w:val="26"/>
                <w:szCs w:val="26"/>
              </w:rPr>
              <w:t>- Giảng dạy thực hành</w:t>
            </w:r>
          </w:p>
        </w:tc>
        <w:tc>
          <w:tcPr>
            <w:tcW w:w="4253" w:type="dxa"/>
          </w:tcPr>
          <w:p w14:paraId="573042C7" w14:textId="77777777" w:rsidR="008C338C" w:rsidRPr="00171262" w:rsidRDefault="008C338C" w:rsidP="006B69E3">
            <w:pPr>
              <w:spacing w:before="20" w:after="20"/>
              <w:ind w:firstLine="0"/>
              <w:rPr>
                <w:sz w:val="26"/>
                <w:szCs w:val="26"/>
              </w:rPr>
            </w:pPr>
            <w:r w:rsidRPr="00171262">
              <w:rPr>
                <w:sz w:val="26"/>
                <w:szCs w:val="26"/>
              </w:rPr>
              <w:t>10 người</w:t>
            </w:r>
          </w:p>
        </w:tc>
      </w:tr>
      <w:tr w:rsidR="008C338C" w:rsidRPr="00171262" w14:paraId="40AF34FE" w14:textId="77777777" w:rsidTr="007B60FF">
        <w:trPr>
          <w:cantSplit/>
        </w:trPr>
        <w:tc>
          <w:tcPr>
            <w:tcW w:w="4673" w:type="dxa"/>
          </w:tcPr>
          <w:p w14:paraId="25199C9C" w14:textId="77777777" w:rsidR="008C338C" w:rsidRPr="00171262" w:rsidRDefault="008C338C" w:rsidP="008C338C">
            <w:pPr>
              <w:spacing w:before="20" w:after="20"/>
              <w:ind w:firstLine="0"/>
              <w:rPr>
                <w:sz w:val="26"/>
                <w:szCs w:val="26"/>
              </w:rPr>
            </w:pPr>
            <w:r w:rsidRPr="00171262">
              <w:rPr>
                <w:sz w:val="26"/>
                <w:szCs w:val="26"/>
              </w:rPr>
              <w:t>Hình thức tuyển dụng: Biên chế</w:t>
            </w:r>
          </w:p>
        </w:tc>
        <w:tc>
          <w:tcPr>
            <w:tcW w:w="4253" w:type="dxa"/>
          </w:tcPr>
          <w:p w14:paraId="6299C88A" w14:textId="77777777" w:rsidR="008C338C" w:rsidRPr="00171262" w:rsidRDefault="008C338C" w:rsidP="006B69E3">
            <w:pPr>
              <w:spacing w:before="20" w:after="20"/>
              <w:ind w:firstLine="0"/>
              <w:rPr>
                <w:sz w:val="26"/>
                <w:szCs w:val="26"/>
              </w:rPr>
            </w:pPr>
            <w:r w:rsidRPr="00171262">
              <w:rPr>
                <w:sz w:val="26"/>
                <w:szCs w:val="26"/>
              </w:rPr>
              <w:t>08 người</w:t>
            </w:r>
          </w:p>
        </w:tc>
      </w:tr>
      <w:tr w:rsidR="008C338C" w:rsidRPr="00171262" w14:paraId="0A47B10D" w14:textId="77777777" w:rsidTr="007B60FF">
        <w:trPr>
          <w:cantSplit/>
        </w:trPr>
        <w:tc>
          <w:tcPr>
            <w:tcW w:w="4673" w:type="dxa"/>
          </w:tcPr>
          <w:p w14:paraId="1C90CC77" w14:textId="77777777" w:rsidR="008C338C" w:rsidRPr="00171262" w:rsidRDefault="008C338C" w:rsidP="008C338C">
            <w:pPr>
              <w:spacing w:before="20" w:after="20"/>
              <w:ind w:firstLine="0"/>
              <w:rPr>
                <w:sz w:val="26"/>
                <w:szCs w:val="26"/>
              </w:rPr>
            </w:pPr>
            <w:r w:rsidRPr="00171262">
              <w:rPr>
                <w:sz w:val="26"/>
                <w:szCs w:val="26"/>
              </w:rPr>
              <w:t>Hình thức tuyển dụng: Hợp đồng</w:t>
            </w:r>
          </w:p>
        </w:tc>
        <w:tc>
          <w:tcPr>
            <w:tcW w:w="4253" w:type="dxa"/>
          </w:tcPr>
          <w:p w14:paraId="7A00C30D" w14:textId="77777777" w:rsidR="008C338C" w:rsidRPr="00171262" w:rsidRDefault="008C338C" w:rsidP="006B69E3">
            <w:pPr>
              <w:spacing w:before="20" w:after="20"/>
              <w:ind w:firstLine="0"/>
              <w:rPr>
                <w:sz w:val="26"/>
                <w:szCs w:val="26"/>
              </w:rPr>
            </w:pPr>
            <w:r w:rsidRPr="00171262">
              <w:rPr>
                <w:sz w:val="26"/>
                <w:szCs w:val="26"/>
              </w:rPr>
              <w:t>03 người</w:t>
            </w:r>
          </w:p>
        </w:tc>
      </w:tr>
      <w:tr w:rsidR="008C338C" w:rsidRPr="00171262" w14:paraId="50FABBF3" w14:textId="77777777" w:rsidTr="007B60FF">
        <w:trPr>
          <w:cantSplit/>
        </w:trPr>
        <w:tc>
          <w:tcPr>
            <w:tcW w:w="4673" w:type="dxa"/>
          </w:tcPr>
          <w:p w14:paraId="7B6005C7" w14:textId="77777777" w:rsidR="008C338C" w:rsidRPr="00171262" w:rsidRDefault="008C338C" w:rsidP="008C338C">
            <w:pPr>
              <w:spacing w:before="20" w:after="20"/>
              <w:ind w:firstLine="0"/>
              <w:rPr>
                <w:sz w:val="26"/>
                <w:szCs w:val="26"/>
              </w:rPr>
            </w:pPr>
            <w:r w:rsidRPr="00171262">
              <w:rPr>
                <w:sz w:val="26"/>
                <w:szCs w:val="26"/>
              </w:rPr>
              <w:t>Giấy phép lái xe Hạng A1</w:t>
            </w:r>
          </w:p>
        </w:tc>
        <w:tc>
          <w:tcPr>
            <w:tcW w:w="4253" w:type="dxa"/>
          </w:tcPr>
          <w:p w14:paraId="2DCA9D21" w14:textId="77777777" w:rsidR="008C338C" w:rsidRPr="00171262" w:rsidRDefault="008C338C" w:rsidP="006B69E3">
            <w:pPr>
              <w:spacing w:before="20" w:after="20"/>
              <w:ind w:firstLine="0"/>
              <w:rPr>
                <w:sz w:val="26"/>
                <w:szCs w:val="26"/>
              </w:rPr>
            </w:pPr>
            <w:r w:rsidRPr="00171262">
              <w:rPr>
                <w:sz w:val="26"/>
                <w:szCs w:val="26"/>
              </w:rPr>
              <w:t>07 người</w:t>
            </w:r>
          </w:p>
        </w:tc>
      </w:tr>
      <w:tr w:rsidR="008C338C" w:rsidRPr="00171262" w14:paraId="751D006B" w14:textId="77777777" w:rsidTr="007B60FF">
        <w:trPr>
          <w:cantSplit/>
        </w:trPr>
        <w:tc>
          <w:tcPr>
            <w:tcW w:w="4673" w:type="dxa"/>
          </w:tcPr>
          <w:p w14:paraId="3E0945A0" w14:textId="77777777" w:rsidR="008C338C" w:rsidRPr="00171262" w:rsidRDefault="008C338C" w:rsidP="008C338C">
            <w:pPr>
              <w:spacing w:before="20" w:after="20"/>
              <w:ind w:firstLine="0"/>
              <w:rPr>
                <w:sz w:val="26"/>
                <w:szCs w:val="26"/>
              </w:rPr>
            </w:pPr>
            <w:r w:rsidRPr="00171262">
              <w:rPr>
                <w:sz w:val="26"/>
                <w:szCs w:val="26"/>
              </w:rPr>
              <w:t>Giấy phép lái xe Hạng A</w:t>
            </w:r>
          </w:p>
        </w:tc>
        <w:tc>
          <w:tcPr>
            <w:tcW w:w="4253" w:type="dxa"/>
          </w:tcPr>
          <w:p w14:paraId="04C0D7A1" w14:textId="77777777" w:rsidR="008C338C" w:rsidRPr="00171262" w:rsidRDefault="008C338C" w:rsidP="006B69E3">
            <w:pPr>
              <w:spacing w:before="20" w:after="20"/>
              <w:ind w:firstLine="0"/>
              <w:rPr>
                <w:sz w:val="26"/>
                <w:szCs w:val="26"/>
              </w:rPr>
            </w:pPr>
            <w:r w:rsidRPr="00171262">
              <w:rPr>
                <w:sz w:val="26"/>
                <w:szCs w:val="26"/>
              </w:rPr>
              <w:t>04 người</w:t>
            </w:r>
          </w:p>
        </w:tc>
      </w:tr>
      <w:tr w:rsidR="008C338C" w:rsidRPr="00171262" w14:paraId="447BBD9D" w14:textId="77777777" w:rsidTr="007B60FF">
        <w:trPr>
          <w:cantSplit/>
        </w:trPr>
        <w:tc>
          <w:tcPr>
            <w:tcW w:w="4673" w:type="dxa"/>
          </w:tcPr>
          <w:p w14:paraId="74A60D44" w14:textId="77777777" w:rsidR="008C338C" w:rsidRPr="00171262" w:rsidRDefault="008C338C" w:rsidP="008C338C">
            <w:pPr>
              <w:spacing w:before="20" w:after="20"/>
              <w:ind w:firstLine="0"/>
              <w:rPr>
                <w:sz w:val="26"/>
                <w:szCs w:val="26"/>
              </w:rPr>
            </w:pPr>
            <w:r w:rsidRPr="00171262">
              <w:rPr>
                <w:sz w:val="26"/>
                <w:szCs w:val="26"/>
              </w:rPr>
              <w:t>Trình độ chuyên môn: Cử nhân, kỹ sư</w:t>
            </w:r>
          </w:p>
        </w:tc>
        <w:tc>
          <w:tcPr>
            <w:tcW w:w="4253" w:type="dxa"/>
          </w:tcPr>
          <w:p w14:paraId="2157E869" w14:textId="77777777" w:rsidR="008C338C" w:rsidRPr="00171262" w:rsidRDefault="008C338C" w:rsidP="006B69E3">
            <w:pPr>
              <w:spacing w:before="20" w:after="20"/>
              <w:ind w:firstLine="0"/>
              <w:rPr>
                <w:sz w:val="26"/>
                <w:szCs w:val="26"/>
              </w:rPr>
            </w:pPr>
            <w:r w:rsidRPr="00171262">
              <w:rPr>
                <w:sz w:val="26"/>
                <w:szCs w:val="26"/>
              </w:rPr>
              <w:t>09 người (trong đó 01 thạc sĩ)</w:t>
            </w:r>
          </w:p>
        </w:tc>
      </w:tr>
      <w:tr w:rsidR="008C338C" w:rsidRPr="00171262" w14:paraId="27F219EE" w14:textId="77777777" w:rsidTr="007B60FF">
        <w:trPr>
          <w:cantSplit/>
        </w:trPr>
        <w:tc>
          <w:tcPr>
            <w:tcW w:w="4673" w:type="dxa"/>
          </w:tcPr>
          <w:p w14:paraId="5A261616" w14:textId="77777777" w:rsidR="008C338C" w:rsidRPr="00171262" w:rsidRDefault="008C338C" w:rsidP="008C338C">
            <w:pPr>
              <w:spacing w:before="20" w:after="20"/>
              <w:ind w:firstLine="0"/>
              <w:rPr>
                <w:sz w:val="26"/>
                <w:szCs w:val="26"/>
              </w:rPr>
            </w:pPr>
            <w:r w:rsidRPr="00171262">
              <w:rPr>
                <w:sz w:val="26"/>
                <w:szCs w:val="26"/>
              </w:rPr>
              <w:t>Trình độ chuyên môn: Trung cấp</w:t>
            </w:r>
          </w:p>
        </w:tc>
        <w:tc>
          <w:tcPr>
            <w:tcW w:w="4253" w:type="dxa"/>
          </w:tcPr>
          <w:p w14:paraId="022A32F9" w14:textId="77777777" w:rsidR="008C338C" w:rsidRPr="00171262" w:rsidRDefault="008C338C" w:rsidP="006B69E3">
            <w:pPr>
              <w:spacing w:before="20" w:after="20"/>
              <w:ind w:firstLine="0"/>
              <w:rPr>
                <w:sz w:val="26"/>
                <w:szCs w:val="26"/>
              </w:rPr>
            </w:pPr>
            <w:r w:rsidRPr="00171262">
              <w:rPr>
                <w:sz w:val="26"/>
                <w:szCs w:val="26"/>
              </w:rPr>
              <w:t>02 người</w:t>
            </w:r>
          </w:p>
        </w:tc>
      </w:tr>
      <w:tr w:rsidR="007221BB" w:rsidRPr="00171262" w14:paraId="74A2AB6C" w14:textId="77777777" w:rsidTr="007B60FF">
        <w:trPr>
          <w:cantSplit/>
        </w:trPr>
        <w:tc>
          <w:tcPr>
            <w:tcW w:w="4673" w:type="dxa"/>
          </w:tcPr>
          <w:p w14:paraId="0DD97E08" w14:textId="77777777" w:rsidR="005C2626" w:rsidRPr="00171262" w:rsidRDefault="00A27C38">
            <w:pPr>
              <w:spacing w:before="20" w:after="20"/>
              <w:ind w:firstLine="0"/>
              <w:rPr>
                <w:sz w:val="26"/>
                <w:szCs w:val="26"/>
              </w:rPr>
            </w:pPr>
            <w:r w:rsidRPr="00171262">
              <w:rPr>
                <w:sz w:val="26"/>
                <w:szCs w:val="26"/>
              </w:rPr>
              <w:t>Thâm niên dạy lái xe</w:t>
            </w:r>
          </w:p>
        </w:tc>
        <w:tc>
          <w:tcPr>
            <w:tcW w:w="4253" w:type="dxa"/>
          </w:tcPr>
          <w:p w14:paraId="6BC4B6B8" w14:textId="77777777" w:rsidR="005C2626" w:rsidRPr="00171262" w:rsidRDefault="005C2626" w:rsidP="006B69E3">
            <w:pPr>
              <w:spacing w:before="20" w:after="20"/>
              <w:ind w:firstLine="0"/>
              <w:rPr>
                <w:sz w:val="26"/>
                <w:szCs w:val="26"/>
              </w:rPr>
            </w:pPr>
            <w:r w:rsidRPr="00171262">
              <w:rPr>
                <w:sz w:val="26"/>
                <w:szCs w:val="26"/>
              </w:rPr>
              <w:t>Từ 05 đến 31 năm; bình quân 20,2 năm</w:t>
            </w:r>
          </w:p>
        </w:tc>
      </w:tr>
      <w:tr w:rsidR="007221BB" w:rsidRPr="00171262" w14:paraId="3D377180" w14:textId="77777777" w:rsidTr="007B60FF">
        <w:trPr>
          <w:cantSplit/>
        </w:trPr>
        <w:tc>
          <w:tcPr>
            <w:tcW w:w="4673" w:type="dxa"/>
          </w:tcPr>
          <w:p w14:paraId="1F9754BC" w14:textId="77777777" w:rsidR="005C2626" w:rsidRPr="00171262" w:rsidRDefault="00A27C38">
            <w:pPr>
              <w:spacing w:before="20" w:after="20"/>
              <w:ind w:firstLine="0"/>
              <w:rPr>
                <w:sz w:val="26"/>
                <w:szCs w:val="26"/>
              </w:rPr>
            </w:pPr>
            <w:r w:rsidRPr="00171262">
              <w:rPr>
                <w:sz w:val="26"/>
                <w:szCs w:val="26"/>
              </w:rPr>
              <w:t>Nhà giáo có thâm niên từ 20 năm trở lên</w:t>
            </w:r>
          </w:p>
        </w:tc>
        <w:tc>
          <w:tcPr>
            <w:tcW w:w="4253" w:type="dxa"/>
          </w:tcPr>
          <w:p w14:paraId="0B9A6593" w14:textId="77777777" w:rsidR="005C2626" w:rsidRPr="00171262" w:rsidRDefault="008C338C" w:rsidP="006B69E3">
            <w:pPr>
              <w:spacing w:before="20" w:after="20"/>
              <w:ind w:firstLine="0"/>
              <w:rPr>
                <w:sz w:val="26"/>
                <w:szCs w:val="26"/>
              </w:rPr>
            </w:pPr>
            <w:r w:rsidRPr="00171262">
              <w:rPr>
                <w:sz w:val="26"/>
                <w:szCs w:val="26"/>
              </w:rPr>
              <w:t>08 người</w:t>
            </w:r>
          </w:p>
        </w:tc>
      </w:tr>
    </w:tbl>
    <w:p w14:paraId="1309FEB7" w14:textId="77777777" w:rsidR="005C2626" w:rsidRPr="00171262" w:rsidRDefault="00A27C38" w:rsidP="003A49E2">
      <w:r w:rsidRPr="00171262">
        <w:t>Nguồn: Phụ lục I Thông báo số 797/TB-CĐKT ngày 09/7/2026; số liệu cập nhật của Khoa đến tháng 9/2026.</w:t>
      </w:r>
    </w:p>
    <w:p w14:paraId="017D6356" w14:textId="77777777" w:rsidR="005C2626" w:rsidRPr="00171262" w:rsidRDefault="00A27C38" w:rsidP="003A49E2">
      <w:r w:rsidRPr="00171262">
        <w:t>Nhận xét: Đội ngũ nhà giáo có thâm niên dạy lái xe cao (bình quân 20,2 năm; 08/11 người từ 20 năm trở lên), phần lớn là viên chức biên chế (08/11 người). Đến tháng 10/2026, 04/11 nhà giáo trong danh sách và 06 viên chức khác của Trường đã có giấy phép lái xe Hạng A, trong đó 06 người đã có giấy chứng nhận giáo viên dạy thực hành lái xe Hạng A. Theo khoản 2 Điều 10 và Điều 11 Nghị định số 94/2026/NĐ-CP, giáo viên dạy thực hành Hạng A phải có giấy phép lái xe Hạng A trở lên và giấy chứng nhận giáo viên dạy thực hành lái xe; 03 người còn lại hoàn thành tập huấn, cấp giấy chứng nhận trong tháng 10 và tháng 11/2026, trước khi triển khai đào tạo.</w:t>
      </w:r>
    </w:p>
    <w:p w14:paraId="42589E34" w14:textId="77777777" w:rsidR="00D80DBB" w:rsidRPr="00171262" w:rsidRDefault="00D748D7" w:rsidP="00D748D7">
      <w:pPr>
        <w:pStyle w:val="Heading2"/>
        <w:rPr>
          <w:color w:val="auto"/>
        </w:rPr>
      </w:pPr>
      <w:bookmarkStart w:id="10" w:name="_Toc243571126"/>
      <w:r w:rsidRPr="00171262">
        <w:rPr>
          <w:color w:val="auto"/>
        </w:rPr>
        <w:t>3. Kết quả tuyển sinh, đào tạo, sát hạch lái xe</w:t>
      </w:r>
      <w:bookmarkEnd w:id="10"/>
    </w:p>
    <w:p w14:paraId="5CBA0110" w14:textId="77777777" w:rsidR="00D748D7" w:rsidRPr="00171262" w:rsidRDefault="00D748D7">
      <w:pPr>
        <w:rPr>
          <w:b/>
          <w:bCs/>
        </w:rPr>
      </w:pPr>
      <w:r w:rsidRPr="00171262">
        <w:rPr>
          <w:b/>
          <w:bCs/>
        </w:rPr>
        <w:t>a) Lái xe ô tô</w:t>
      </w:r>
    </w:p>
    <w:p w14:paraId="66C7B5C0" w14:textId="77777777" w:rsidR="00D748D7" w:rsidRPr="00171262" w:rsidRDefault="00D748D7" w:rsidP="00D748D7">
      <w:pPr>
        <w:pStyle w:val="tnbng"/>
        <w:rPr>
          <w:color w:val="auto"/>
        </w:rPr>
      </w:pPr>
      <w:bookmarkStart w:id="11" w:name="_Toc238544013"/>
      <w:r w:rsidRPr="00171262">
        <w:rPr>
          <w:color w:val="auto"/>
        </w:rPr>
        <w:t>Bảng 3. Kết quả tuyển sinh, đào tạo lái xe ô tô giai đoạn 2023-2025</w:t>
      </w:r>
      <w:bookmarkEnd w:id="11"/>
    </w:p>
    <w:tbl>
      <w:tblPr>
        <w:tblW w:w="864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0"/>
        <w:gridCol w:w="960"/>
        <w:gridCol w:w="1400"/>
        <w:gridCol w:w="1920"/>
        <w:gridCol w:w="1559"/>
        <w:gridCol w:w="960"/>
        <w:gridCol w:w="883"/>
      </w:tblGrid>
      <w:tr w:rsidR="00AF4BE5" w:rsidRPr="00171262" w14:paraId="39862D45" w14:textId="77777777" w:rsidTr="00AF4BE5">
        <w:trPr>
          <w:cantSplit/>
          <w:trHeight w:val="558"/>
          <w:tblHeader/>
          <w:jc w:val="center"/>
        </w:trPr>
        <w:tc>
          <w:tcPr>
            <w:tcW w:w="960" w:type="dxa"/>
            <w:vMerge w:val="restart"/>
            <w:vAlign w:val="center"/>
            <w:hideMark/>
          </w:tcPr>
          <w:p w14:paraId="16947905" w14:textId="77777777" w:rsidR="00AF4BE5" w:rsidRPr="00171262" w:rsidRDefault="00AF4BE5" w:rsidP="003F6848">
            <w:pPr>
              <w:widowControl/>
              <w:spacing w:before="20" w:after="20"/>
              <w:ind w:firstLine="0"/>
              <w:jc w:val="center"/>
              <w:rPr>
                <w:rFonts w:asciiTheme="majorHAnsi" w:hAnsiTheme="majorHAnsi" w:cstheme="majorHAnsi"/>
                <w:b/>
                <w:bCs/>
                <w:sz w:val="26"/>
                <w:szCs w:val="26"/>
              </w:rPr>
            </w:pPr>
            <w:r w:rsidRPr="00171262">
              <w:rPr>
                <w:rFonts w:asciiTheme="majorHAnsi" w:hAnsiTheme="majorHAnsi" w:cstheme="majorHAnsi"/>
                <w:b/>
                <w:bCs/>
                <w:sz w:val="26"/>
                <w:szCs w:val="26"/>
              </w:rPr>
              <w:t>TT</w:t>
            </w:r>
          </w:p>
        </w:tc>
        <w:tc>
          <w:tcPr>
            <w:tcW w:w="960" w:type="dxa"/>
            <w:vMerge w:val="restart"/>
            <w:vAlign w:val="center"/>
            <w:hideMark/>
          </w:tcPr>
          <w:p w14:paraId="58F3685E" w14:textId="77777777" w:rsidR="00AF4BE5" w:rsidRPr="00171262" w:rsidRDefault="00AF4BE5" w:rsidP="003F6848">
            <w:pPr>
              <w:widowControl/>
              <w:spacing w:before="20" w:after="20"/>
              <w:ind w:firstLine="0"/>
              <w:jc w:val="center"/>
              <w:rPr>
                <w:rFonts w:asciiTheme="majorHAnsi" w:hAnsiTheme="majorHAnsi" w:cstheme="majorHAnsi"/>
                <w:b/>
                <w:bCs/>
                <w:sz w:val="26"/>
                <w:szCs w:val="26"/>
              </w:rPr>
            </w:pPr>
            <w:r w:rsidRPr="00171262">
              <w:rPr>
                <w:rFonts w:asciiTheme="majorHAnsi" w:hAnsiTheme="majorHAnsi" w:cstheme="majorHAnsi"/>
                <w:b/>
                <w:bCs/>
                <w:sz w:val="26"/>
                <w:szCs w:val="26"/>
              </w:rPr>
              <w:t>Năm</w:t>
            </w:r>
          </w:p>
        </w:tc>
        <w:tc>
          <w:tcPr>
            <w:tcW w:w="1400" w:type="dxa"/>
            <w:vMerge w:val="restart"/>
            <w:vAlign w:val="center"/>
            <w:hideMark/>
          </w:tcPr>
          <w:p w14:paraId="0CF7B6CB" w14:textId="77777777" w:rsidR="00AF4BE5" w:rsidRPr="00171262" w:rsidRDefault="00AF4BE5" w:rsidP="003F6848">
            <w:pPr>
              <w:widowControl/>
              <w:spacing w:before="20" w:after="20"/>
              <w:ind w:firstLine="0"/>
              <w:jc w:val="center"/>
              <w:rPr>
                <w:rFonts w:asciiTheme="majorHAnsi" w:hAnsiTheme="majorHAnsi" w:cstheme="majorHAnsi"/>
                <w:b/>
                <w:bCs/>
                <w:sz w:val="26"/>
                <w:szCs w:val="26"/>
              </w:rPr>
            </w:pPr>
            <w:r w:rsidRPr="00171262">
              <w:rPr>
                <w:rFonts w:asciiTheme="majorHAnsi" w:hAnsiTheme="majorHAnsi" w:cstheme="majorHAnsi"/>
                <w:b/>
                <w:bCs/>
                <w:sz w:val="26"/>
                <w:szCs w:val="26"/>
              </w:rPr>
              <w:t>Tổng</w:t>
            </w:r>
          </w:p>
        </w:tc>
        <w:tc>
          <w:tcPr>
            <w:tcW w:w="5322" w:type="dxa"/>
            <w:gridSpan w:val="4"/>
            <w:vAlign w:val="center"/>
            <w:hideMark/>
          </w:tcPr>
          <w:p w14:paraId="162C38A7" w14:textId="77777777" w:rsidR="00AF4BE5" w:rsidRPr="00171262" w:rsidRDefault="00AF4BE5" w:rsidP="003F6848">
            <w:pPr>
              <w:widowControl/>
              <w:spacing w:before="20" w:after="20"/>
              <w:ind w:firstLine="0"/>
              <w:jc w:val="center"/>
              <w:rPr>
                <w:rFonts w:asciiTheme="majorHAnsi" w:hAnsiTheme="majorHAnsi" w:cstheme="majorHAnsi"/>
                <w:b/>
                <w:bCs/>
                <w:sz w:val="26"/>
                <w:szCs w:val="26"/>
              </w:rPr>
            </w:pPr>
            <w:r w:rsidRPr="00171262">
              <w:rPr>
                <w:rFonts w:asciiTheme="majorHAnsi" w:hAnsiTheme="majorHAnsi" w:cstheme="majorHAnsi"/>
                <w:b/>
                <w:bCs/>
                <w:sz w:val="26"/>
                <w:szCs w:val="26"/>
              </w:rPr>
              <w:t>Phân theo hạng GPLX</w:t>
            </w:r>
          </w:p>
        </w:tc>
      </w:tr>
      <w:tr w:rsidR="00AF4BE5" w:rsidRPr="00171262" w14:paraId="404B9B6A" w14:textId="77777777" w:rsidTr="00AF4BE5">
        <w:trPr>
          <w:cantSplit/>
          <w:trHeight w:val="170"/>
          <w:tblHeader/>
          <w:jc w:val="center"/>
        </w:trPr>
        <w:tc>
          <w:tcPr>
            <w:tcW w:w="960" w:type="dxa"/>
            <w:vMerge/>
            <w:vAlign w:val="center"/>
            <w:hideMark/>
          </w:tcPr>
          <w:p w14:paraId="6B83784C" w14:textId="77777777" w:rsidR="00AF4BE5" w:rsidRPr="00171262" w:rsidRDefault="00AF4BE5" w:rsidP="008C6E3B">
            <w:pPr>
              <w:widowControl/>
              <w:spacing w:before="20" w:after="20"/>
              <w:ind w:firstLine="0"/>
              <w:jc w:val="left"/>
              <w:rPr>
                <w:rFonts w:asciiTheme="majorHAnsi" w:hAnsiTheme="majorHAnsi" w:cstheme="majorHAnsi"/>
                <w:b/>
                <w:bCs/>
                <w:sz w:val="26"/>
                <w:szCs w:val="26"/>
              </w:rPr>
            </w:pPr>
          </w:p>
        </w:tc>
        <w:tc>
          <w:tcPr>
            <w:tcW w:w="960" w:type="dxa"/>
            <w:vMerge/>
            <w:vAlign w:val="center"/>
            <w:hideMark/>
          </w:tcPr>
          <w:p w14:paraId="2DAAD959" w14:textId="77777777" w:rsidR="00AF4BE5" w:rsidRPr="00171262" w:rsidRDefault="00AF4BE5" w:rsidP="008C6E3B">
            <w:pPr>
              <w:widowControl/>
              <w:spacing w:before="20" w:after="20"/>
              <w:ind w:firstLine="0"/>
              <w:jc w:val="left"/>
              <w:rPr>
                <w:rFonts w:asciiTheme="majorHAnsi" w:hAnsiTheme="majorHAnsi" w:cstheme="majorHAnsi"/>
                <w:b/>
                <w:bCs/>
                <w:sz w:val="26"/>
                <w:szCs w:val="26"/>
              </w:rPr>
            </w:pPr>
          </w:p>
        </w:tc>
        <w:tc>
          <w:tcPr>
            <w:tcW w:w="1400" w:type="dxa"/>
            <w:vMerge/>
            <w:vAlign w:val="center"/>
            <w:hideMark/>
          </w:tcPr>
          <w:p w14:paraId="0E60E7CD" w14:textId="77777777" w:rsidR="00AF4BE5" w:rsidRPr="00171262" w:rsidRDefault="00AF4BE5" w:rsidP="008C6E3B">
            <w:pPr>
              <w:widowControl/>
              <w:spacing w:before="20" w:after="20"/>
              <w:ind w:firstLine="0"/>
              <w:jc w:val="left"/>
              <w:rPr>
                <w:rFonts w:asciiTheme="majorHAnsi" w:hAnsiTheme="majorHAnsi" w:cstheme="majorHAnsi"/>
                <w:b/>
                <w:bCs/>
                <w:sz w:val="26"/>
                <w:szCs w:val="26"/>
              </w:rPr>
            </w:pPr>
          </w:p>
        </w:tc>
        <w:tc>
          <w:tcPr>
            <w:tcW w:w="1920" w:type="dxa"/>
            <w:vAlign w:val="center"/>
          </w:tcPr>
          <w:p w14:paraId="36A96D5A" w14:textId="77777777" w:rsidR="00AF4BE5" w:rsidRPr="00171262" w:rsidRDefault="00AF4BE5" w:rsidP="008C6E3B">
            <w:pPr>
              <w:widowControl/>
              <w:spacing w:before="20" w:after="20"/>
              <w:ind w:firstLine="0"/>
              <w:jc w:val="center"/>
              <w:rPr>
                <w:rFonts w:asciiTheme="majorHAnsi" w:hAnsiTheme="majorHAnsi" w:cstheme="majorHAnsi"/>
                <w:i/>
                <w:iCs/>
                <w:sz w:val="26"/>
                <w:szCs w:val="26"/>
              </w:rPr>
            </w:pPr>
            <w:r w:rsidRPr="00171262">
              <w:rPr>
                <w:b/>
                <w:bCs/>
                <w:sz w:val="26"/>
                <w:szCs w:val="26"/>
              </w:rPr>
              <w:t>B số tự động (B1 số tự động)</w:t>
            </w:r>
          </w:p>
        </w:tc>
        <w:tc>
          <w:tcPr>
            <w:tcW w:w="1559" w:type="dxa"/>
            <w:vAlign w:val="center"/>
          </w:tcPr>
          <w:p w14:paraId="1CD4F349" w14:textId="77777777" w:rsidR="00AF4BE5" w:rsidRPr="00171262" w:rsidRDefault="00AF4BE5" w:rsidP="008C6E3B">
            <w:pPr>
              <w:widowControl/>
              <w:spacing w:before="20" w:after="20"/>
              <w:ind w:firstLine="0"/>
              <w:jc w:val="center"/>
              <w:rPr>
                <w:rFonts w:asciiTheme="majorHAnsi" w:hAnsiTheme="majorHAnsi" w:cstheme="majorHAnsi"/>
                <w:i/>
                <w:iCs/>
                <w:sz w:val="26"/>
                <w:szCs w:val="26"/>
              </w:rPr>
            </w:pPr>
            <w:r w:rsidRPr="00171262">
              <w:rPr>
                <w:b/>
                <w:bCs/>
                <w:sz w:val="26"/>
                <w:szCs w:val="26"/>
              </w:rPr>
              <w:t>B số cơ khí (B1, B2)</w:t>
            </w:r>
          </w:p>
        </w:tc>
        <w:tc>
          <w:tcPr>
            <w:tcW w:w="960" w:type="dxa"/>
            <w:vAlign w:val="center"/>
          </w:tcPr>
          <w:p w14:paraId="3085E5FA" w14:textId="77777777" w:rsidR="00AF4BE5" w:rsidRPr="00171262" w:rsidRDefault="00AF4BE5" w:rsidP="00AF4BE5">
            <w:pPr>
              <w:widowControl/>
              <w:spacing w:before="20" w:after="20"/>
              <w:ind w:firstLine="0"/>
              <w:jc w:val="center"/>
              <w:rPr>
                <w:rFonts w:asciiTheme="majorHAnsi" w:hAnsiTheme="majorHAnsi" w:cstheme="majorHAnsi"/>
                <w:i/>
                <w:iCs/>
                <w:sz w:val="26"/>
                <w:szCs w:val="26"/>
              </w:rPr>
            </w:pPr>
            <w:r w:rsidRPr="00171262">
              <w:rPr>
                <w:b/>
                <w:bCs/>
                <w:sz w:val="26"/>
                <w:szCs w:val="26"/>
              </w:rPr>
              <w:t>C1</w:t>
            </w:r>
          </w:p>
        </w:tc>
        <w:tc>
          <w:tcPr>
            <w:tcW w:w="883" w:type="dxa"/>
            <w:vAlign w:val="center"/>
          </w:tcPr>
          <w:p w14:paraId="1BD472FA" w14:textId="77777777" w:rsidR="00AF4BE5" w:rsidRPr="00171262" w:rsidRDefault="00AF4BE5" w:rsidP="00AF4BE5">
            <w:pPr>
              <w:widowControl/>
              <w:spacing w:before="20" w:after="20"/>
              <w:ind w:firstLine="0"/>
              <w:jc w:val="center"/>
              <w:rPr>
                <w:rFonts w:asciiTheme="majorHAnsi" w:hAnsiTheme="majorHAnsi" w:cstheme="majorHAnsi"/>
                <w:i/>
                <w:iCs/>
                <w:sz w:val="26"/>
                <w:szCs w:val="26"/>
              </w:rPr>
            </w:pPr>
            <w:r w:rsidRPr="00171262">
              <w:rPr>
                <w:b/>
                <w:bCs/>
                <w:sz w:val="26"/>
                <w:szCs w:val="26"/>
              </w:rPr>
              <w:t>C</w:t>
            </w:r>
          </w:p>
        </w:tc>
      </w:tr>
      <w:tr w:rsidR="00AF4BE5" w:rsidRPr="00171262" w14:paraId="6F986F03" w14:textId="77777777" w:rsidTr="00AF4BE5">
        <w:trPr>
          <w:cantSplit/>
          <w:trHeight w:val="170"/>
          <w:jc w:val="center"/>
        </w:trPr>
        <w:tc>
          <w:tcPr>
            <w:tcW w:w="960" w:type="dxa"/>
            <w:vAlign w:val="center"/>
            <w:hideMark/>
          </w:tcPr>
          <w:p w14:paraId="2F960CFF" w14:textId="77777777" w:rsidR="00AF4BE5" w:rsidRPr="00171262" w:rsidRDefault="00AF4BE5" w:rsidP="003F6848">
            <w:pPr>
              <w:widowControl/>
              <w:spacing w:before="20" w:after="20"/>
              <w:ind w:firstLine="0"/>
              <w:jc w:val="center"/>
              <w:rPr>
                <w:rFonts w:asciiTheme="majorHAnsi" w:hAnsiTheme="majorHAnsi" w:cstheme="majorHAnsi"/>
                <w:sz w:val="26"/>
                <w:szCs w:val="26"/>
              </w:rPr>
            </w:pPr>
            <w:r w:rsidRPr="00171262">
              <w:rPr>
                <w:rFonts w:asciiTheme="majorHAnsi" w:hAnsiTheme="majorHAnsi" w:cstheme="majorHAnsi"/>
                <w:sz w:val="26"/>
                <w:szCs w:val="26"/>
              </w:rPr>
              <w:t>1</w:t>
            </w:r>
          </w:p>
        </w:tc>
        <w:tc>
          <w:tcPr>
            <w:tcW w:w="960" w:type="dxa"/>
            <w:vAlign w:val="center"/>
            <w:hideMark/>
          </w:tcPr>
          <w:p w14:paraId="2A7D6429" w14:textId="77777777" w:rsidR="00AF4BE5" w:rsidRPr="00171262" w:rsidRDefault="00AF4BE5" w:rsidP="003F6848">
            <w:pPr>
              <w:widowControl/>
              <w:spacing w:before="20" w:after="20"/>
              <w:ind w:firstLine="0"/>
              <w:jc w:val="center"/>
              <w:rPr>
                <w:rFonts w:asciiTheme="majorHAnsi" w:hAnsiTheme="majorHAnsi" w:cstheme="majorHAnsi"/>
                <w:b/>
                <w:bCs/>
                <w:sz w:val="26"/>
                <w:szCs w:val="26"/>
              </w:rPr>
            </w:pPr>
            <w:r w:rsidRPr="00171262">
              <w:rPr>
                <w:rFonts w:asciiTheme="majorHAnsi" w:hAnsiTheme="majorHAnsi" w:cstheme="majorHAnsi"/>
                <w:b/>
                <w:bCs/>
                <w:sz w:val="26"/>
                <w:szCs w:val="26"/>
              </w:rPr>
              <w:t>2023</w:t>
            </w:r>
          </w:p>
        </w:tc>
        <w:tc>
          <w:tcPr>
            <w:tcW w:w="1400" w:type="dxa"/>
            <w:vAlign w:val="center"/>
          </w:tcPr>
          <w:p w14:paraId="27784459" w14:textId="77777777" w:rsidR="00AF4BE5" w:rsidRPr="00171262" w:rsidRDefault="00AF4BE5" w:rsidP="003F6848">
            <w:pPr>
              <w:widowControl/>
              <w:spacing w:before="20" w:after="20"/>
              <w:ind w:firstLine="0"/>
              <w:jc w:val="center"/>
              <w:rPr>
                <w:rFonts w:asciiTheme="majorHAnsi" w:hAnsiTheme="majorHAnsi" w:cstheme="majorHAnsi"/>
                <w:b/>
                <w:bCs/>
                <w:sz w:val="26"/>
                <w:szCs w:val="26"/>
              </w:rPr>
            </w:pPr>
            <w:r w:rsidRPr="00171262">
              <w:rPr>
                <w:sz w:val="26"/>
                <w:szCs w:val="26"/>
              </w:rPr>
              <w:t>172</w:t>
            </w:r>
          </w:p>
        </w:tc>
        <w:tc>
          <w:tcPr>
            <w:tcW w:w="1920" w:type="dxa"/>
            <w:vAlign w:val="center"/>
          </w:tcPr>
          <w:p w14:paraId="4BE2E0CD" w14:textId="77777777" w:rsidR="00AF4BE5" w:rsidRPr="00171262" w:rsidRDefault="00AF4BE5" w:rsidP="003F6848">
            <w:pPr>
              <w:widowControl/>
              <w:spacing w:before="20" w:after="20"/>
              <w:ind w:firstLine="0"/>
              <w:jc w:val="center"/>
              <w:rPr>
                <w:rFonts w:asciiTheme="majorHAnsi" w:hAnsiTheme="majorHAnsi" w:cstheme="majorHAnsi"/>
                <w:sz w:val="26"/>
                <w:szCs w:val="26"/>
              </w:rPr>
            </w:pPr>
            <w:r w:rsidRPr="00171262">
              <w:rPr>
                <w:sz w:val="26"/>
                <w:szCs w:val="26"/>
              </w:rPr>
              <w:t>–</w:t>
            </w:r>
          </w:p>
        </w:tc>
        <w:tc>
          <w:tcPr>
            <w:tcW w:w="1559" w:type="dxa"/>
            <w:vAlign w:val="center"/>
          </w:tcPr>
          <w:p w14:paraId="59D6E37A" w14:textId="77777777" w:rsidR="00AF4BE5" w:rsidRPr="00171262" w:rsidRDefault="00AF4BE5" w:rsidP="003F6848">
            <w:pPr>
              <w:widowControl/>
              <w:spacing w:before="20" w:after="20"/>
              <w:ind w:firstLine="0"/>
              <w:jc w:val="center"/>
              <w:rPr>
                <w:rFonts w:asciiTheme="majorHAnsi" w:hAnsiTheme="majorHAnsi" w:cstheme="majorHAnsi"/>
                <w:sz w:val="26"/>
                <w:szCs w:val="26"/>
              </w:rPr>
            </w:pPr>
            <w:r w:rsidRPr="00171262">
              <w:rPr>
                <w:sz w:val="26"/>
                <w:szCs w:val="26"/>
              </w:rPr>
              <w:t>140</w:t>
            </w:r>
          </w:p>
        </w:tc>
        <w:tc>
          <w:tcPr>
            <w:tcW w:w="960" w:type="dxa"/>
            <w:vAlign w:val="center"/>
          </w:tcPr>
          <w:p w14:paraId="23E19258" w14:textId="77777777" w:rsidR="00AF4BE5" w:rsidRPr="00171262" w:rsidRDefault="00AF4BE5" w:rsidP="003F6848">
            <w:pPr>
              <w:widowControl/>
              <w:spacing w:before="20" w:after="20"/>
              <w:ind w:firstLine="0"/>
              <w:jc w:val="center"/>
              <w:rPr>
                <w:rFonts w:asciiTheme="majorHAnsi" w:hAnsiTheme="majorHAnsi" w:cstheme="majorHAnsi"/>
                <w:sz w:val="26"/>
                <w:szCs w:val="26"/>
              </w:rPr>
            </w:pPr>
            <w:r w:rsidRPr="00171262">
              <w:rPr>
                <w:sz w:val="26"/>
                <w:szCs w:val="26"/>
              </w:rPr>
              <w:t>–</w:t>
            </w:r>
          </w:p>
        </w:tc>
        <w:tc>
          <w:tcPr>
            <w:tcW w:w="883" w:type="dxa"/>
            <w:vAlign w:val="center"/>
          </w:tcPr>
          <w:p w14:paraId="1FB7F756" w14:textId="77777777" w:rsidR="00AF4BE5" w:rsidRPr="00171262" w:rsidRDefault="00AF4BE5" w:rsidP="003F6848">
            <w:pPr>
              <w:widowControl/>
              <w:spacing w:before="20" w:after="20"/>
              <w:ind w:firstLine="0"/>
              <w:jc w:val="center"/>
              <w:rPr>
                <w:rFonts w:asciiTheme="majorHAnsi" w:hAnsiTheme="majorHAnsi" w:cstheme="majorHAnsi"/>
                <w:sz w:val="26"/>
                <w:szCs w:val="26"/>
              </w:rPr>
            </w:pPr>
            <w:r w:rsidRPr="00171262">
              <w:rPr>
                <w:sz w:val="26"/>
                <w:szCs w:val="26"/>
              </w:rPr>
              <w:t>32</w:t>
            </w:r>
          </w:p>
        </w:tc>
      </w:tr>
      <w:tr w:rsidR="00AF4BE5" w:rsidRPr="00171262" w14:paraId="03B92441" w14:textId="77777777" w:rsidTr="00AF4BE5">
        <w:trPr>
          <w:cantSplit/>
          <w:trHeight w:val="170"/>
          <w:jc w:val="center"/>
        </w:trPr>
        <w:tc>
          <w:tcPr>
            <w:tcW w:w="960" w:type="dxa"/>
            <w:vAlign w:val="center"/>
            <w:hideMark/>
          </w:tcPr>
          <w:p w14:paraId="45E7BEF3" w14:textId="77777777" w:rsidR="00AF4BE5" w:rsidRPr="00171262" w:rsidRDefault="00AF4BE5" w:rsidP="003F6848">
            <w:pPr>
              <w:widowControl/>
              <w:spacing w:before="20" w:after="20"/>
              <w:ind w:firstLine="0"/>
              <w:jc w:val="center"/>
              <w:rPr>
                <w:rFonts w:asciiTheme="majorHAnsi" w:hAnsiTheme="majorHAnsi" w:cstheme="majorHAnsi"/>
                <w:sz w:val="26"/>
                <w:szCs w:val="26"/>
              </w:rPr>
            </w:pPr>
            <w:r w:rsidRPr="00171262">
              <w:rPr>
                <w:rFonts w:asciiTheme="majorHAnsi" w:hAnsiTheme="majorHAnsi" w:cstheme="majorHAnsi"/>
                <w:sz w:val="26"/>
                <w:szCs w:val="26"/>
              </w:rPr>
              <w:t>2</w:t>
            </w:r>
          </w:p>
        </w:tc>
        <w:tc>
          <w:tcPr>
            <w:tcW w:w="960" w:type="dxa"/>
            <w:vAlign w:val="center"/>
            <w:hideMark/>
          </w:tcPr>
          <w:p w14:paraId="669549AA" w14:textId="77777777" w:rsidR="00AF4BE5" w:rsidRPr="00171262" w:rsidRDefault="00AF4BE5" w:rsidP="003F6848">
            <w:pPr>
              <w:widowControl/>
              <w:spacing w:before="20" w:after="20"/>
              <w:ind w:firstLine="0"/>
              <w:jc w:val="center"/>
              <w:rPr>
                <w:rFonts w:asciiTheme="majorHAnsi" w:hAnsiTheme="majorHAnsi" w:cstheme="majorHAnsi"/>
                <w:b/>
                <w:bCs/>
                <w:sz w:val="26"/>
                <w:szCs w:val="26"/>
              </w:rPr>
            </w:pPr>
            <w:r w:rsidRPr="00171262">
              <w:rPr>
                <w:rFonts w:asciiTheme="majorHAnsi" w:hAnsiTheme="majorHAnsi" w:cstheme="majorHAnsi"/>
                <w:b/>
                <w:bCs/>
                <w:sz w:val="26"/>
                <w:szCs w:val="26"/>
              </w:rPr>
              <w:t>2024</w:t>
            </w:r>
          </w:p>
        </w:tc>
        <w:tc>
          <w:tcPr>
            <w:tcW w:w="1400" w:type="dxa"/>
            <w:vAlign w:val="center"/>
          </w:tcPr>
          <w:p w14:paraId="0837F35A" w14:textId="77777777" w:rsidR="00AF4BE5" w:rsidRPr="00171262" w:rsidRDefault="00AF4BE5" w:rsidP="003F6848">
            <w:pPr>
              <w:widowControl/>
              <w:spacing w:before="20" w:after="20"/>
              <w:ind w:firstLine="0"/>
              <w:jc w:val="center"/>
              <w:rPr>
                <w:rFonts w:asciiTheme="majorHAnsi" w:hAnsiTheme="majorHAnsi" w:cstheme="majorHAnsi"/>
                <w:b/>
                <w:bCs/>
                <w:sz w:val="26"/>
                <w:szCs w:val="26"/>
              </w:rPr>
            </w:pPr>
            <w:r w:rsidRPr="00171262">
              <w:rPr>
                <w:sz w:val="26"/>
                <w:szCs w:val="26"/>
              </w:rPr>
              <w:t>502</w:t>
            </w:r>
          </w:p>
        </w:tc>
        <w:tc>
          <w:tcPr>
            <w:tcW w:w="1920" w:type="dxa"/>
            <w:vAlign w:val="center"/>
          </w:tcPr>
          <w:p w14:paraId="657F6915" w14:textId="77777777" w:rsidR="00AF4BE5" w:rsidRPr="00171262" w:rsidRDefault="00AF4BE5" w:rsidP="003F6848">
            <w:pPr>
              <w:widowControl/>
              <w:spacing w:before="20" w:after="20"/>
              <w:ind w:firstLine="0"/>
              <w:jc w:val="center"/>
              <w:rPr>
                <w:rFonts w:asciiTheme="majorHAnsi" w:hAnsiTheme="majorHAnsi" w:cstheme="majorHAnsi"/>
                <w:sz w:val="26"/>
                <w:szCs w:val="26"/>
              </w:rPr>
            </w:pPr>
            <w:r w:rsidRPr="00171262">
              <w:rPr>
                <w:sz w:val="26"/>
                <w:szCs w:val="26"/>
              </w:rPr>
              <w:t>185</w:t>
            </w:r>
          </w:p>
        </w:tc>
        <w:tc>
          <w:tcPr>
            <w:tcW w:w="1559" w:type="dxa"/>
            <w:vAlign w:val="center"/>
          </w:tcPr>
          <w:p w14:paraId="63EF3CF8" w14:textId="77777777" w:rsidR="00AF4BE5" w:rsidRPr="00171262" w:rsidRDefault="00AF4BE5" w:rsidP="003F6848">
            <w:pPr>
              <w:widowControl/>
              <w:spacing w:before="20" w:after="20"/>
              <w:ind w:firstLine="0"/>
              <w:jc w:val="center"/>
              <w:rPr>
                <w:rFonts w:asciiTheme="majorHAnsi" w:hAnsiTheme="majorHAnsi" w:cstheme="majorHAnsi"/>
                <w:sz w:val="26"/>
                <w:szCs w:val="26"/>
              </w:rPr>
            </w:pPr>
            <w:r w:rsidRPr="00171262">
              <w:rPr>
                <w:sz w:val="26"/>
                <w:szCs w:val="26"/>
              </w:rPr>
              <w:t>245</w:t>
            </w:r>
          </w:p>
        </w:tc>
        <w:tc>
          <w:tcPr>
            <w:tcW w:w="960" w:type="dxa"/>
            <w:vAlign w:val="center"/>
          </w:tcPr>
          <w:p w14:paraId="6C02D6F9" w14:textId="77777777" w:rsidR="00AF4BE5" w:rsidRPr="00171262" w:rsidRDefault="00AF4BE5" w:rsidP="003F6848">
            <w:pPr>
              <w:widowControl/>
              <w:spacing w:before="20" w:after="20"/>
              <w:ind w:firstLine="0"/>
              <w:jc w:val="center"/>
              <w:rPr>
                <w:rFonts w:asciiTheme="majorHAnsi" w:hAnsiTheme="majorHAnsi" w:cstheme="majorHAnsi"/>
                <w:sz w:val="26"/>
                <w:szCs w:val="26"/>
              </w:rPr>
            </w:pPr>
            <w:r w:rsidRPr="00171262">
              <w:rPr>
                <w:sz w:val="26"/>
                <w:szCs w:val="26"/>
              </w:rPr>
              <w:t>–</w:t>
            </w:r>
          </w:p>
        </w:tc>
        <w:tc>
          <w:tcPr>
            <w:tcW w:w="883" w:type="dxa"/>
            <w:vAlign w:val="center"/>
          </w:tcPr>
          <w:p w14:paraId="43FE0957" w14:textId="77777777" w:rsidR="00AF4BE5" w:rsidRPr="00171262" w:rsidRDefault="00AF4BE5" w:rsidP="003F6848">
            <w:pPr>
              <w:widowControl/>
              <w:spacing w:before="20" w:after="20"/>
              <w:ind w:firstLine="0"/>
              <w:jc w:val="center"/>
              <w:rPr>
                <w:rFonts w:asciiTheme="majorHAnsi" w:hAnsiTheme="majorHAnsi" w:cstheme="majorHAnsi"/>
                <w:sz w:val="26"/>
                <w:szCs w:val="26"/>
              </w:rPr>
            </w:pPr>
            <w:r w:rsidRPr="00171262">
              <w:rPr>
                <w:sz w:val="26"/>
                <w:szCs w:val="26"/>
              </w:rPr>
              <w:t>72</w:t>
            </w:r>
          </w:p>
        </w:tc>
      </w:tr>
      <w:tr w:rsidR="00AF4BE5" w:rsidRPr="00171262" w14:paraId="5153626C" w14:textId="77777777" w:rsidTr="00AF4BE5">
        <w:trPr>
          <w:cantSplit/>
          <w:trHeight w:val="170"/>
          <w:jc w:val="center"/>
        </w:trPr>
        <w:tc>
          <w:tcPr>
            <w:tcW w:w="960" w:type="dxa"/>
            <w:vAlign w:val="center"/>
            <w:hideMark/>
          </w:tcPr>
          <w:p w14:paraId="70B07653" w14:textId="77777777" w:rsidR="00AF4BE5" w:rsidRPr="00171262" w:rsidRDefault="00AF4BE5" w:rsidP="003F6848">
            <w:pPr>
              <w:widowControl/>
              <w:spacing w:before="20" w:after="20"/>
              <w:ind w:firstLine="0"/>
              <w:jc w:val="center"/>
              <w:rPr>
                <w:rFonts w:asciiTheme="majorHAnsi" w:hAnsiTheme="majorHAnsi" w:cstheme="majorHAnsi"/>
                <w:sz w:val="26"/>
                <w:szCs w:val="26"/>
              </w:rPr>
            </w:pPr>
            <w:r w:rsidRPr="00171262">
              <w:rPr>
                <w:rFonts w:asciiTheme="majorHAnsi" w:hAnsiTheme="majorHAnsi" w:cstheme="majorHAnsi"/>
                <w:sz w:val="26"/>
                <w:szCs w:val="26"/>
              </w:rPr>
              <w:t>3</w:t>
            </w:r>
          </w:p>
        </w:tc>
        <w:tc>
          <w:tcPr>
            <w:tcW w:w="960" w:type="dxa"/>
            <w:vAlign w:val="center"/>
            <w:hideMark/>
          </w:tcPr>
          <w:p w14:paraId="3CB84E81" w14:textId="77777777" w:rsidR="00AF4BE5" w:rsidRPr="00171262" w:rsidRDefault="00AF4BE5" w:rsidP="003F6848">
            <w:pPr>
              <w:widowControl/>
              <w:spacing w:before="20" w:after="20"/>
              <w:ind w:firstLine="0"/>
              <w:jc w:val="center"/>
              <w:rPr>
                <w:rFonts w:asciiTheme="majorHAnsi" w:hAnsiTheme="majorHAnsi" w:cstheme="majorHAnsi"/>
                <w:b/>
                <w:bCs/>
                <w:sz w:val="26"/>
                <w:szCs w:val="26"/>
              </w:rPr>
            </w:pPr>
            <w:r w:rsidRPr="00171262">
              <w:rPr>
                <w:rFonts w:asciiTheme="majorHAnsi" w:hAnsiTheme="majorHAnsi" w:cstheme="majorHAnsi"/>
                <w:b/>
                <w:bCs/>
                <w:sz w:val="26"/>
                <w:szCs w:val="26"/>
              </w:rPr>
              <w:t>2025</w:t>
            </w:r>
          </w:p>
        </w:tc>
        <w:tc>
          <w:tcPr>
            <w:tcW w:w="1400" w:type="dxa"/>
            <w:vAlign w:val="center"/>
          </w:tcPr>
          <w:p w14:paraId="05A88A8D" w14:textId="77777777" w:rsidR="00AF4BE5" w:rsidRPr="00171262" w:rsidRDefault="00AF4BE5" w:rsidP="003F6848">
            <w:pPr>
              <w:widowControl/>
              <w:spacing w:before="20" w:after="20"/>
              <w:ind w:firstLine="0"/>
              <w:jc w:val="center"/>
              <w:rPr>
                <w:rFonts w:asciiTheme="majorHAnsi" w:hAnsiTheme="majorHAnsi" w:cstheme="majorHAnsi"/>
                <w:b/>
                <w:bCs/>
                <w:sz w:val="26"/>
                <w:szCs w:val="26"/>
              </w:rPr>
            </w:pPr>
            <w:r w:rsidRPr="00171262">
              <w:rPr>
                <w:sz w:val="26"/>
                <w:szCs w:val="26"/>
              </w:rPr>
              <w:t>696</w:t>
            </w:r>
          </w:p>
        </w:tc>
        <w:tc>
          <w:tcPr>
            <w:tcW w:w="1920" w:type="dxa"/>
            <w:vAlign w:val="center"/>
          </w:tcPr>
          <w:p w14:paraId="2DD7F4FA" w14:textId="77777777" w:rsidR="00AF4BE5" w:rsidRPr="00171262" w:rsidRDefault="00AF4BE5" w:rsidP="003F6848">
            <w:pPr>
              <w:widowControl/>
              <w:spacing w:before="20" w:after="20"/>
              <w:ind w:firstLine="0"/>
              <w:jc w:val="center"/>
              <w:rPr>
                <w:rFonts w:asciiTheme="majorHAnsi" w:hAnsiTheme="majorHAnsi" w:cstheme="majorHAnsi"/>
                <w:sz w:val="26"/>
                <w:szCs w:val="26"/>
              </w:rPr>
            </w:pPr>
            <w:r w:rsidRPr="00171262">
              <w:rPr>
                <w:sz w:val="26"/>
                <w:szCs w:val="26"/>
              </w:rPr>
              <w:t>235</w:t>
            </w:r>
          </w:p>
        </w:tc>
        <w:tc>
          <w:tcPr>
            <w:tcW w:w="1559" w:type="dxa"/>
            <w:vAlign w:val="center"/>
          </w:tcPr>
          <w:p w14:paraId="50DDE5AC" w14:textId="77777777" w:rsidR="00AF4BE5" w:rsidRPr="00171262" w:rsidRDefault="00AF4BE5" w:rsidP="003F6848">
            <w:pPr>
              <w:widowControl/>
              <w:spacing w:before="20" w:after="20"/>
              <w:ind w:firstLine="0"/>
              <w:jc w:val="center"/>
              <w:rPr>
                <w:rFonts w:asciiTheme="majorHAnsi" w:hAnsiTheme="majorHAnsi" w:cstheme="majorHAnsi"/>
                <w:sz w:val="26"/>
                <w:szCs w:val="26"/>
              </w:rPr>
            </w:pPr>
            <w:r w:rsidRPr="00171262">
              <w:rPr>
                <w:sz w:val="26"/>
                <w:szCs w:val="26"/>
              </w:rPr>
              <w:t>425</w:t>
            </w:r>
          </w:p>
        </w:tc>
        <w:tc>
          <w:tcPr>
            <w:tcW w:w="960" w:type="dxa"/>
            <w:vAlign w:val="center"/>
          </w:tcPr>
          <w:p w14:paraId="6BC0E2EE" w14:textId="77777777" w:rsidR="00AF4BE5" w:rsidRPr="00171262" w:rsidRDefault="00AF4BE5" w:rsidP="003F6848">
            <w:pPr>
              <w:widowControl/>
              <w:spacing w:before="20" w:after="20"/>
              <w:ind w:firstLine="0"/>
              <w:jc w:val="center"/>
              <w:rPr>
                <w:rFonts w:asciiTheme="majorHAnsi" w:hAnsiTheme="majorHAnsi" w:cstheme="majorHAnsi"/>
                <w:sz w:val="26"/>
                <w:szCs w:val="26"/>
              </w:rPr>
            </w:pPr>
            <w:r w:rsidRPr="00171262">
              <w:rPr>
                <w:sz w:val="26"/>
                <w:szCs w:val="26"/>
              </w:rPr>
              <w:t>36</w:t>
            </w:r>
          </w:p>
        </w:tc>
        <w:tc>
          <w:tcPr>
            <w:tcW w:w="883" w:type="dxa"/>
            <w:vAlign w:val="center"/>
          </w:tcPr>
          <w:p w14:paraId="61CEB06E" w14:textId="77777777" w:rsidR="00AF4BE5" w:rsidRPr="00171262" w:rsidRDefault="00AF4BE5" w:rsidP="003F6848">
            <w:pPr>
              <w:widowControl/>
              <w:spacing w:before="20" w:after="20"/>
              <w:ind w:firstLine="0"/>
              <w:jc w:val="center"/>
              <w:rPr>
                <w:rFonts w:asciiTheme="majorHAnsi" w:hAnsiTheme="majorHAnsi" w:cstheme="majorHAnsi"/>
                <w:sz w:val="26"/>
                <w:szCs w:val="26"/>
              </w:rPr>
            </w:pPr>
            <w:r w:rsidRPr="00171262">
              <w:rPr>
                <w:sz w:val="26"/>
                <w:szCs w:val="26"/>
              </w:rPr>
              <w:t>–</w:t>
            </w:r>
          </w:p>
        </w:tc>
      </w:tr>
      <w:tr w:rsidR="00AF4BE5" w:rsidRPr="00171262" w14:paraId="753332D8" w14:textId="77777777" w:rsidTr="00AF4BE5">
        <w:trPr>
          <w:cantSplit/>
          <w:trHeight w:val="170"/>
          <w:jc w:val="center"/>
        </w:trPr>
        <w:tc>
          <w:tcPr>
            <w:tcW w:w="1920" w:type="dxa"/>
            <w:gridSpan w:val="2"/>
            <w:vAlign w:val="center"/>
            <w:hideMark/>
          </w:tcPr>
          <w:p w14:paraId="06F3A9BF" w14:textId="77777777" w:rsidR="00AF4BE5" w:rsidRPr="00171262" w:rsidRDefault="00AF4BE5" w:rsidP="003F6848">
            <w:pPr>
              <w:widowControl/>
              <w:spacing w:before="20" w:after="20"/>
              <w:ind w:firstLine="0"/>
              <w:jc w:val="center"/>
              <w:rPr>
                <w:rFonts w:asciiTheme="majorHAnsi" w:hAnsiTheme="majorHAnsi" w:cstheme="majorHAnsi"/>
                <w:b/>
                <w:bCs/>
                <w:sz w:val="26"/>
                <w:szCs w:val="26"/>
              </w:rPr>
            </w:pPr>
            <w:r w:rsidRPr="00171262">
              <w:rPr>
                <w:rFonts w:asciiTheme="majorHAnsi" w:hAnsiTheme="majorHAnsi" w:cstheme="majorHAnsi"/>
                <w:b/>
                <w:bCs/>
                <w:sz w:val="26"/>
                <w:szCs w:val="26"/>
                <w:lang w:eastAsia="vi-VN"/>
              </w:rPr>
              <w:t>Tổng cộng</w:t>
            </w:r>
          </w:p>
        </w:tc>
        <w:tc>
          <w:tcPr>
            <w:tcW w:w="1400" w:type="dxa"/>
            <w:vAlign w:val="center"/>
          </w:tcPr>
          <w:p w14:paraId="4CC3B610" w14:textId="77777777" w:rsidR="00AF4BE5" w:rsidRPr="00171262" w:rsidRDefault="00AF4BE5" w:rsidP="003F6848">
            <w:pPr>
              <w:widowControl/>
              <w:spacing w:before="20" w:after="20"/>
              <w:ind w:firstLine="0"/>
              <w:jc w:val="center"/>
              <w:rPr>
                <w:rFonts w:asciiTheme="majorHAnsi" w:hAnsiTheme="majorHAnsi" w:cstheme="majorHAnsi"/>
                <w:b/>
                <w:bCs/>
                <w:sz w:val="26"/>
                <w:szCs w:val="26"/>
              </w:rPr>
            </w:pPr>
            <w:r w:rsidRPr="00171262">
              <w:rPr>
                <w:b/>
                <w:bCs/>
                <w:sz w:val="26"/>
                <w:szCs w:val="26"/>
              </w:rPr>
              <w:t>1.370</w:t>
            </w:r>
          </w:p>
        </w:tc>
        <w:tc>
          <w:tcPr>
            <w:tcW w:w="1920" w:type="dxa"/>
            <w:vAlign w:val="center"/>
          </w:tcPr>
          <w:p w14:paraId="0B2C6E10" w14:textId="77777777" w:rsidR="00AF4BE5" w:rsidRPr="00171262" w:rsidRDefault="00AF4BE5" w:rsidP="003F6848">
            <w:pPr>
              <w:widowControl/>
              <w:spacing w:before="20" w:after="20"/>
              <w:ind w:firstLine="0"/>
              <w:jc w:val="center"/>
              <w:rPr>
                <w:rFonts w:asciiTheme="majorHAnsi" w:hAnsiTheme="majorHAnsi" w:cstheme="majorHAnsi"/>
                <w:b/>
                <w:bCs/>
                <w:sz w:val="26"/>
                <w:szCs w:val="26"/>
              </w:rPr>
            </w:pPr>
            <w:r w:rsidRPr="00171262">
              <w:rPr>
                <w:b/>
                <w:bCs/>
                <w:sz w:val="26"/>
                <w:szCs w:val="26"/>
              </w:rPr>
              <w:t>420</w:t>
            </w:r>
          </w:p>
        </w:tc>
        <w:tc>
          <w:tcPr>
            <w:tcW w:w="1559" w:type="dxa"/>
            <w:vAlign w:val="center"/>
          </w:tcPr>
          <w:p w14:paraId="42872505" w14:textId="77777777" w:rsidR="00AF4BE5" w:rsidRPr="00171262" w:rsidRDefault="00AF4BE5" w:rsidP="003F6848">
            <w:pPr>
              <w:widowControl/>
              <w:spacing w:before="20" w:after="20"/>
              <w:ind w:firstLine="0"/>
              <w:jc w:val="center"/>
              <w:rPr>
                <w:rFonts w:asciiTheme="majorHAnsi" w:hAnsiTheme="majorHAnsi" w:cstheme="majorHAnsi"/>
                <w:b/>
                <w:bCs/>
                <w:sz w:val="26"/>
                <w:szCs w:val="26"/>
              </w:rPr>
            </w:pPr>
            <w:r w:rsidRPr="00171262">
              <w:rPr>
                <w:b/>
                <w:bCs/>
                <w:sz w:val="26"/>
                <w:szCs w:val="26"/>
              </w:rPr>
              <w:t>810</w:t>
            </w:r>
          </w:p>
        </w:tc>
        <w:tc>
          <w:tcPr>
            <w:tcW w:w="960" w:type="dxa"/>
            <w:vAlign w:val="center"/>
          </w:tcPr>
          <w:p w14:paraId="55A3F60D" w14:textId="77777777" w:rsidR="00AF4BE5" w:rsidRPr="00171262" w:rsidRDefault="00AF4BE5" w:rsidP="003F6848">
            <w:pPr>
              <w:widowControl/>
              <w:spacing w:before="20" w:after="20"/>
              <w:ind w:firstLine="0"/>
              <w:jc w:val="center"/>
              <w:rPr>
                <w:rFonts w:asciiTheme="majorHAnsi" w:hAnsiTheme="majorHAnsi" w:cstheme="majorHAnsi"/>
                <w:b/>
                <w:bCs/>
                <w:sz w:val="26"/>
                <w:szCs w:val="26"/>
              </w:rPr>
            </w:pPr>
            <w:r w:rsidRPr="00171262">
              <w:rPr>
                <w:b/>
                <w:bCs/>
                <w:sz w:val="26"/>
                <w:szCs w:val="26"/>
              </w:rPr>
              <w:t>36</w:t>
            </w:r>
          </w:p>
        </w:tc>
        <w:tc>
          <w:tcPr>
            <w:tcW w:w="883" w:type="dxa"/>
            <w:vAlign w:val="center"/>
          </w:tcPr>
          <w:p w14:paraId="0E232445" w14:textId="77777777" w:rsidR="00AF4BE5" w:rsidRPr="00171262" w:rsidRDefault="00AF4BE5" w:rsidP="003F6848">
            <w:pPr>
              <w:widowControl/>
              <w:spacing w:before="20" w:after="20"/>
              <w:ind w:firstLine="0"/>
              <w:jc w:val="center"/>
              <w:rPr>
                <w:rFonts w:asciiTheme="majorHAnsi" w:hAnsiTheme="majorHAnsi" w:cstheme="majorHAnsi"/>
                <w:b/>
                <w:bCs/>
                <w:sz w:val="26"/>
                <w:szCs w:val="26"/>
              </w:rPr>
            </w:pPr>
            <w:r w:rsidRPr="00171262">
              <w:rPr>
                <w:b/>
                <w:bCs/>
                <w:sz w:val="26"/>
                <w:szCs w:val="26"/>
              </w:rPr>
              <w:t>104</w:t>
            </w:r>
          </w:p>
        </w:tc>
      </w:tr>
    </w:tbl>
    <w:p w14:paraId="4832891F" w14:textId="77777777" w:rsidR="005C2626" w:rsidRPr="00171262" w:rsidRDefault="00A27C38" w:rsidP="003A49E2">
      <w:r w:rsidRPr="00171262">
        <w:t>Nguồn: Số liệu học viên đào tạo lái xe ô tô năm 2023–2025 của Khoa.</w:t>
      </w:r>
    </w:p>
    <w:p w14:paraId="55C33F74" w14:textId="77777777" w:rsidR="00D80DBB" w:rsidRPr="00171262" w:rsidRDefault="00D80DBB">
      <w:pPr>
        <w:rPr>
          <w:b/>
          <w:bCs/>
        </w:rPr>
      </w:pPr>
      <w:r w:rsidRPr="00171262">
        <w:t>Nhận xét: Giai đoạn 2023–2025, Trường tuyển sinh 42 khóa lái xe ô tô với 1.370 học viên, trong đó 1.355 học viên tốt nghiệp (98,9%); quy mô tăng từ 172 học viên (2023) lên 502 học viên (2024) và 696 học viên (2025) sau khi mở đào tạo hạng B số tự động (từ năm 2024) và hạng C1 (năm 2025). Năm 2026, đến ngày 26/9/2026 đã khai giảng 19 khóa với 1.079 học viên (hạng B số tự động 280, hạng B số cơ khí 625, hạng C1 174).</w:t>
      </w:r>
    </w:p>
    <w:p w14:paraId="3E663323" w14:textId="77777777" w:rsidR="00D748D7" w:rsidRPr="00171262" w:rsidRDefault="00D748D7" w:rsidP="00D748D7">
      <w:pPr>
        <w:rPr>
          <w:b/>
          <w:bCs/>
        </w:rPr>
      </w:pPr>
      <w:r w:rsidRPr="00171262">
        <w:rPr>
          <w:b/>
          <w:bCs/>
        </w:rPr>
        <w:t>b) Lái xe mô tô</w:t>
      </w:r>
    </w:p>
    <w:p w14:paraId="71C49210" w14:textId="77777777" w:rsidR="005C2626" w:rsidRPr="00171262" w:rsidRDefault="00A27C38" w:rsidP="003A49E2">
      <w:r w:rsidRPr="00171262">
        <w:t>Lũy kế từ năm 2018 đến ngày 09/7/2026, Trường đã đào tạo 22.284 học viên lái xe mô tô Hạng A1. Hiện đào tạo theo Chương trình đào tạo lái xe mô tô Hạng A1 cập nhật, cải tiến lần thứ III, năm 2026 (Quyết định số 1557/QĐ-CĐKT ngày 03/7/2026 của Hiệu trưởng), thời gian 12 giờ (pháp luật về giao thông đường bộ 07 giờ, kỹ thuật lái xe 02 giờ, thực hành lái xe 03 giờ), khóa học không quá 10 ngày, theo Thông tư số 14/2025/TT-BXD được sửa đổi, bổ sung bởi Thông tư số 17/2026/TT-BXD. Kết quả tuyển sinh, đào tạo giai đoạn 2021–2025 được tổng hợp tại Bảng 4.</w:t>
      </w:r>
    </w:p>
    <w:p w14:paraId="1D24738A" w14:textId="77777777" w:rsidR="00D748D7" w:rsidRPr="00171262" w:rsidRDefault="00D748D7" w:rsidP="00D748D7">
      <w:pPr>
        <w:pStyle w:val="tnbng"/>
        <w:rPr>
          <w:color w:val="auto"/>
        </w:rPr>
      </w:pPr>
      <w:bookmarkStart w:id="12" w:name="_Hlk240716709"/>
      <w:r w:rsidRPr="00171262">
        <w:rPr>
          <w:color w:val="auto"/>
        </w:rPr>
        <w:t>Bảng 4. Kết quả tuyển sinh, đào tạo lái xe mô tô giai đoạn 2021-2025</w:t>
      </w:r>
    </w:p>
    <w:tbl>
      <w:tblPr>
        <w:tblW w:w="637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0"/>
        <w:gridCol w:w="960"/>
        <w:gridCol w:w="1400"/>
        <w:gridCol w:w="1495"/>
        <w:gridCol w:w="1559"/>
      </w:tblGrid>
      <w:tr w:rsidR="00525322" w:rsidRPr="00171262" w14:paraId="191A900D" w14:textId="77777777" w:rsidTr="00222E55">
        <w:trPr>
          <w:cantSplit/>
          <w:trHeight w:val="613"/>
          <w:tblHeader/>
          <w:jc w:val="center"/>
        </w:trPr>
        <w:tc>
          <w:tcPr>
            <w:tcW w:w="960" w:type="dxa"/>
            <w:vMerge w:val="restart"/>
            <w:vAlign w:val="center"/>
            <w:hideMark/>
          </w:tcPr>
          <w:bookmarkEnd w:id="12"/>
          <w:p w14:paraId="1A713533" w14:textId="77777777" w:rsidR="00525322" w:rsidRPr="00171262" w:rsidRDefault="00525322" w:rsidP="003F6848">
            <w:pPr>
              <w:widowControl/>
              <w:spacing w:before="20" w:after="20"/>
              <w:ind w:firstLine="0"/>
              <w:jc w:val="center"/>
              <w:rPr>
                <w:rFonts w:asciiTheme="majorHAnsi" w:hAnsiTheme="majorHAnsi" w:cstheme="majorHAnsi"/>
                <w:b/>
                <w:bCs/>
                <w:sz w:val="26"/>
                <w:szCs w:val="26"/>
              </w:rPr>
            </w:pPr>
            <w:r w:rsidRPr="00171262">
              <w:rPr>
                <w:rFonts w:asciiTheme="majorHAnsi" w:hAnsiTheme="majorHAnsi" w:cstheme="majorHAnsi"/>
                <w:b/>
                <w:bCs/>
                <w:sz w:val="26"/>
                <w:szCs w:val="26"/>
              </w:rPr>
              <w:t>TT</w:t>
            </w:r>
          </w:p>
        </w:tc>
        <w:tc>
          <w:tcPr>
            <w:tcW w:w="960" w:type="dxa"/>
            <w:vMerge w:val="restart"/>
            <w:vAlign w:val="center"/>
            <w:hideMark/>
          </w:tcPr>
          <w:p w14:paraId="0412A49F" w14:textId="77777777" w:rsidR="00525322" w:rsidRPr="00171262" w:rsidRDefault="00525322" w:rsidP="003F6848">
            <w:pPr>
              <w:widowControl/>
              <w:spacing w:before="20" w:after="20"/>
              <w:ind w:firstLine="0"/>
              <w:jc w:val="center"/>
              <w:rPr>
                <w:rFonts w:asciiTheme="majorHAnsi" w:hAnsiTheme="majorHAnsi" w:cstheme="majorHAnsi"/>
                <w:b/>
                <w:bCs/>
                <w:sz w:val="26"/>
                <w:szCs w:val="26"/>
              </w:rPr>
            </w:pPr>
            <w:r w:rsidRPr="00171262">
              <w:rPr>
                <w:rFonts w:asciiTheme="majorHAnsi" w:hAnsiTheme="majorHAnsi" w:cstheme="majorHAnsi"/>
                <w:b/>
                <w:bCs/>
                <w:sz w:val="26"/>
                <w:szCs w:val="26"/>
              </w:rPr>
              <w:t>Năm</w:t>
            </w:r>
          </w:p>
        </w:tc>
        <w:tc>
          <w:tcPr>
            <w:tcW w:w="1400" w:type="dxa"/>
            <w:vMerge w:val="restart"/>
            <w:vAlign w:val="center"/>
            <w:hideMark/>
          </w:tcPr>
          <w:p w14:paraId="5A4218FD" w14:textId="77777777" w:rsidR="00525322" w:rsidRPr="00171262" w:rsidRDefault="00525322" w:rsidP="003F6848">
            <w:pPr>
              <w:widowControl/>
              <w:spacing w:before="20" w:after="20"/>
              <w:ind w:firstLine="0"/>
              <w:jc w:val="center"/>
              <w:rPr>
                <w:rFonts w:asciiTheme="majorHAnsi" w:hAnsiTheme="majorHAnsi" w:cstheme="majorHAnsi"/>
                <w:b/>
                <w:bCs/>
                <w:sz w:val="26"/>
                <w:szCs w:val="26"/>
              </w:rPr>
            </w:pPr>
            <w:r w:rsidRPr="00171262">
              <w:rPr>
                <w:rFonts w:asciiTheme="majorHAnsi" w:hAnsiTheme="majorHAnsi" w:cstheme="majorHAnsi"/>
                <w:b/>
                <w:bCs/>
                <w:sz w:val="26"/>
                <w:szCs w:val="26"/>
              </w:rPr>
              <w:t>Tổng</w:t>
            </w:r>
          </w:p>
        </w:tc>
        <w:tc>
          <w:tcPr>
            <w:tcW w:w="3054" w:type="dxa"/>
            <w:gridSpan w:val="2"/>
            <w:vAlign w:val="center"/>
            <w:hideMark/>
          </w:tcPr>
          <w:p w14:paraId="34C588B6" w14:textId="77777777" w:rsidR="00525322" w:rsidRPr="00171262" w:rsidRDefault="00525322" w:rsidP="003F6848">
            <w:pPr>
              <w:widowControl/>
              <w:spacing w:before="20" w:after="20"/>
              <w:ind w:firstLine="0"/>
              <w:jc w:val="center"/>
              <w:rPr>
                <w:rFonts w:asciiTheme="majorHAnsi" w:hAnsiTheme="majorHAnsi" w:cstheme="majorHAnsi"/>
                <w:b/>
                <w:bCs/>
                <w:sz w:val="26"/>
                <w:szCs w:val="26"/>
              </w:rPr>
            </w:pPr>
            <w:r w:rsidRPr="00171262">
              <w:rPr>
                <w:rFonts w:asciiTheme="majorHAnsi" w:hAnsiTheme="majorHAnsi" w:cstheme="majorHAnsi"/>
                <w:b/>
                <w:bCs/>
                <w:sz w:val="26"/>
                <w:szCs w:val="26"/>
              </w:rPr>
              <w:t>Phân theo hạng GPLX</w:t>
            </w:r>
          </w:p>
        </w:tc>
      </w:tr>
      <w:tr w:rsidR="00525322" w:rsidRPr="00171262" w14:paraId="78EE4FB8" w14:textId="77777777" w:rsidTr="00222E55">
        <w:trPr>
          <w:cantSplit/>
          <w:trHeight w:val="170"/>
          <w:tblHeader/>
          <w:jc w:val="center"/>
        </w:trPr>
        <w:tc>
          <w:tcPr>
            <w:tcW w:w="960" w:type="dxa"/>
            <w:vMerge/>
            <w:vAlign w:val="center"/>
            <w:hideMark/>
          </w:tcPr>
          <w:p w14:paraId="2B1505B6" w14:textId="77777777" w:rsidR="00525322" w:rsidRPr="00171262" w:rsidRDefault="00525322" w:rsidP="003F6848">
            <w:pPr>
              <w:widowControl/>
              <w:spacing w:before="20" w:after="20"/>
              <w:ind w:firstLine="0"/>
              <w:jc w:val="left"/>
              <w:rPr>
                <w:rFonts w:asciiTheme="majorHAnsi" w:hAnsiTheme="majorHAnsi" w:cstheme="majorHAnsi"/>
                <w:b/>
                <w:bCs/>
                <w:sz w:val="26"/>
                <w:szCs w:val="26"/>
              </w:rPr>
            </w:pPr>
          </w:p>
        </w:tc>
        <w:tc>
          <w:tcPr>
            <w:tcW w:w="960" w:type="dxa"/>
            <w:vMerge/>
            <w:vAlign w:val="center"/>
            <w:hideMark/>
          </w:tcPr>
          <w:p w14:paraId="6088D96D" w14:textId="77777777" w:rsidR="00525322" w:rsidRPr="00171262" w:rsidRDefault="00525322" w:rsidP="003F6848">
            <w:pPr>
              <w:widowControl/>
              <w:spacing w:before="20" w:after="20"/>
              <w:ind w:firstLine="0"/>
              <w:jc w:val="left"/>
              <w:rPr>
                <w:rFonts w:asciiTheme="majorHAnsi" w:hAnsiTheme="majorHAnsi" w:cstheme="majorHAnsi"/>
                <w:b/>
                <w:bCs/>
                <w:sz w:val="26"/>
                <w:szCs w:val="26"/>
              </w:rPr>
            </w:pPr>
          </w:p>
        </w:tc>
        <w:tc>
          <w:tcPr>
            <w:tcW w:w="1400" w:type="dxa"/>
            <w:vMerge/>
            <w:vAlign w:val="center"/>
            <w:hideMark/>
          </w:tcPr>
          <w:p w14:paraId="7D0A2148" w14:textId="77777777" w:rsidR="00525322" w:rsidRPr="00171262" w:rsidRDefault="00525322" w:rsidP="003F6848">
            <w:pPr>
              <w:widowControl/>
              <w:spacing w:before="20" w:after="20"/>
              <w:ind w:firstLine="0"/>
              <w:jc w:val="left"/>
              <w:rPr>
                <w:rFonts w:asciiTheme="majorHAnsi" w:hAnsiTheme="majorHAnsi" w:cstheme="majorHAnsi"/>
                <w:b/>
                <w:bCs/>
                <w:sz w:val="26"/>
                <w:szCs w:val="26"/>
              </w:rPr>
            </w:pPr>
          </w:p>
        </w:tc>
        <w:tc>
          <w:tcPr>
            <w:tcW w:w="1495" w:type="dxa"/>
            <w:vAlign w:val="center"/>
          </w:tcPr>
          <w:p w14:paraId="08ABBC93" w14:textId="77777777" w:rsidR="00525322" w:rsidRPr="00171262" w:rsidRDefault="00525322" w:rsidP="003F6848">
            <w:pPr>
              <w:widowControl/>
              <w:spacing w:before="20" w:after="20"/>
              <w:ind w:firstLine="0"/>
              <w:jc w:val="center"/>
              <w:rPr>
                <w:rFonts w:asciiTheme="majorHAnsi" w:hAnsiTheme="majorHAnsi" w:cstheme="majorHAnsi"/>
                <w:i/>
                <w:iCs/>
                <w:sz w:val="26"/>
                <w:szCs w:val="26"/>
              </w:rPr>
            </w:pPr>
            <w:r w:rsidRPr="00171262">
              <w:rPr>
                <w:rFonts w:asciiTheme="majorHAnsi" w:hAnsiTheme="majorHAnsi" w:cstheme="majorHAnsi"/>
                <w:b/>
                <w:i/>
                <w:iCs/>
                <w:sz w:val="26"/>
                <w:szCs w:val="26"/>
              </w:rPr>
              <w:t>A1</w:t>
            </w:r>
          </w:p>
        </w:tc>
        <w:tc>
          <w:tcPr>
            <w:tcW w:w="1559" w:type="dxa"/>
            <w:vAlign w:val="center"/>
          </w:tcPr>
          <w:p w14:paraId="3F6DF8CB" w14:textId="77777777" w:rsidR="00525322" w:rsidRPr="00171262" w:rsidRDefault="00525322" w:rsidP="003F6848">
            <w:pPr>
              <w:widowControl/>
              <w:spacing w:before="20" w:after="20"/>
              <w:ind w:firstLine="0"/>
              <w:jc w:val="center"/>
              <w:rPr>
                <w:rFonts w:asciiTheme="majorHAnsi" w:hAnsiTheme="majorHAnsi" w:cstheme="majorHAnsi"/>
                <w:i/>
                <w:iCs/>
                <w:sz w:val="26"/>
                <w:szCs w:val="26"/>
              </w:rPr>
            </w:pPr>
            <w:r w:rsidRPr="00171262">
              <w:rPr>
                <w:rFonts w:asciiTheme="majorHAnsi" w:hAnsiTheme="majorHAnsi" w:cstheme="majorHAnsi"/>
                <w:b/>
                <w:i/>
                <w:iCs/>
                <w:sz w:val="26"/>
                <w:szCs w:val="26"/>
              </w:rPr>
              <w:t>A</w:t>
            </w:r>
          </w:p>
        </w:tc>
      </w:tr>
      <w:tr w:rsidR="00525322" w:rsidRPr="00171262" w14:paraId="62B406D6" w14:textId="77777777" w:rsidTr="00222E55">
        <w:trPr>
          <w:cantSplit/>
          <w:trHeight w:val="170"/>
          <w:jc w:val="center"/>
        </w:trPr>
        <w:tc>
          <w:tcPr>
            <w:tcW w:w="960" w:type="dxa"/>
            <w:vAlign w:val="center"/>
          </w:tcPr>
          <w:p w14:paraId="69754D16" w14:textId="77777777" w:rsidR="00525322" w:rsidRPr="00171262" w:rsidRDefault="00525322" w:rsidP="008C338C">
            <w:pPr>
              <w:widowControl/>
              <w:spacing w:before="20" w:after="20"/>
              <w:ind w:firstLine="0"/>
              <w:jc w:val="center"/>
              <w:rPr>
                <w:rFonts w:asciiTheme="majorHAnsi" w:hAnsiTheme="majorHAnsi" w:cstheme="majorHAnsi"/>
                <w:sz w:val="26"/>
                <w:szCs w:val="26"/>
              </w:rPr>
            </w:pPr>
            <w:r w:rsidRPr="00171262">
              <w:rPr>
                <w:rFonts w:asciiTheme="majorHAnsi" w:hAnsiTheme="majorHAnsi" w:cstheme="majorHAnsi"/>
                <w:sz w:val="26"/>
                <w:szCs w:val="26"/>
              </w:rPr>
              <w:t>1</w:t>
            </w:r>
          </w:p>
        </w:tc>
        <w:tc>
          <w:tcPr>
            <w:tcW w:w="960" w:type="dxa"/>
            <w:vAlign w:val="center"/>
          </w:tcPr>
          <w:p w14:paraId="541B3FF3" w14:textId="77777777" w:rsidR="00525322" w:rsidRPr="00171262" w:rsidRDefault="00525322" w:rsidP="008C338C">
            <w:pPr>
              <w:widowControl/>
              <w:spacing w:before="20" w:after="20"/>
              <w:ind w:firstLine="0"/>
              <w:jc w:val="center"/>
              <w:rPr>
                <w:rFonts w:asciiTheme="majorHAnsi" w:hAnsiTheme="majorHAnsi" w:cstheme="majorHAnsi"/>
                <w:b/>
                <w:bCs/>
                <w:sz w:val="26"/>
                <w:szCs w:val="26"/>
              </w:rPr>
            </w:pPr>
            <w:r w:rsidRPr="00171262">
              <w:rPr>
                <w:rFonts w:asciiTheme="majorHAnsi" w:hAnsiTheme="majorHAnsi" w:cstheme="majorHAnsi"/>
                <w:b/>
                <w:bCs/>
                <w:sz w:val="26"/>
                <w:szCs w:val="26"/>
              </w:rPr>
              <w:t>2021</w:t>
            </w:r>
          </w:p>
        </w:tc>
        <w:tc>
          <w:tcPr>
            <w:tcW w:w="1400" w:type="dxa"/>
            <w:vAlign w:val="center"/>
          </w:tcPr>
          <w:p w14:paraId="347129E4" w14:textId="77777777" w:rsidR="00525322" w:rsidRPr="00171262" w:rsidRDefault="00525322" w:rsidP="008C338C">
            <w:pPr>
              <w:widowControl/>
              <w:spacing w:before="20" w:after="20"/>
              <w:ind w:firstLine="0"/>
              <w:jc w:val="center"/>
              <w:rPr>
                <w:rFonts w:asciiTheme="majorHAnsi" w:hAnsiTheme="majorHAnsi" w:cstheme="majorHAnsi"/>
                <w:b/>
                <w:bCs/>
                <w:sz w:val="26"/>
                <w:szCs w:val="26"/>
              </w:rPr>
            </w:pPr>
            <w:r w:rsidRPr="00171262">
              <w:rPr>
                <w:sz w:val="26"/>
                <w:szCs w:val="26"/>
              </w:rPr>
              <w:t>2.612</w:t>
            </w:r>
          </w:p>
        </w:tc>
        <w:tc>
          <w:tcPr>
            <w:tcW w:w="1495" w:type="dxa"/>
            <w:vAlign w:val="center"/>
          </w:tcPr>
          <w:p w14:paraId="7460D6C8" w14:textId="77777777" w:rsidR="00525322" w:rsidRPr="00171262" w:rsidRDefault="00525322" w:rsidP="008C338C">
            <w:pPr>
              <w:widowControl/>
              <w:spacing w:before="20" w:after="20"/>
              <w:ind w:firstLine="0"/>
              <w:jc w:val="center"/>
              <w:rPr>
                <w:rFonts w:asciiTheme="majorHAnsi" w:hAnsiTheme="majorHAnsi" w:cstheme="majorHAnsi"/>
                <w:sz w:val="26"/>
                <w:szCs w:val="26"/>
              </w:rPr>
            </w:pPr>
            <w:r w:rsidRPr="00171262">
              <w:rPr>
                <w:sz w:val="26"/>
                <w:szCs w:val="26"/>
              </w:rPr>
              <w:t>2.612</w:t>
            </w:r>
          </w:p>
        </w:tc>
        <w:tc>
          <w:tcPr>
            <w:tcW w:w="1559" w:type="dxa"/>
            <w:vAlign w:val="center"/>
          </w:tcPr>
          <w:p w14:paraId="421CB762" w14:textId="77777777" w:rsidR="00525322" w:rsidRPr="00171262" w:rsidRDefault="006F5B1A" w:rsidP="008C338C">
            <w:pPr>
              <w:widowControl/>
              <w:spacing w:before="20" w:after="20"/>
              <w:ind w:firstLine="0"/>
              <w:jc w:val="center"/>
              <w:rPr>
                <w:rFonts w:asciiTheme="majorHAnsi" w:hAnsiTheme="majorHAnsi" w:cstheme="majorHAnsi"/>
                <w:sz w:val="26"/>
                <w:szCs w:val="26"/>
              </w:rPr>
            </w:pPr>
            <w:r w:rsidRPr="00171262">
              <w:rPr>
                <w:sz w:val="26"/>
                <w:szCs w:val="26"/>
              </w:rPr>
              <w:t>0</w:t>
            </w:r>
          </w:p>
        </w:tc>
      </w:tr>
      <w:tr w:rsidR="00525322" w:rsidRPr="00171262" w14:paraId="50504C39" w14:textId="77777777" w:rsidTr="00222E55">
        <w:trPr>
          <w:cantSplit/>
          <w:trHeight w:val="170"/>
          <w:jc w:val="center"/>
        </w:trPr>
        <w:tc>
          <w:tcPr>
            <w:tcW w:w="960" w:type="dxa"/>
            <w:vAlign w:val="center"/>
          </w:tcPr>
          <w:p w14:paraId="2F773096" w14:textId="77777777" w:rsidR="00525322" w:rsidRPr="00171262" w:rsidRDefault="00525322" w:rsidP="008C338C">
            <w:pPr>
              <w:widowControl/>
              <w:spacing w:before="20" w:after="20"/>
              <w:ind w:firstLine="0"/>
              <w:jc w:val="center"/>
              <w:rPr>
                <w:rFonts w:asciiTheme="majorHAnsi" w:hAnsiTheme="majorHAnsi" w:cstheme="majorHAnsi"/>
                <w:sz w:val="26"/>
                <w:szCs w:val="26"/>
              </w:rPr>
            </w:pPr>
            <w:r w:rsidRPr="00171262">
              <w:rPr>
                <w:rFonts w:asciiTheme="majorHAnsi" w:hAnsiTheme="majorHAnsi" w:cstheme="majorHAnsi"/>
                <w:sz w:val="26"/>
                <w:szCs w:val="26"/>
              </w:rPr>
              <w:t>2</w:t>
            </w:r>
          </w:p>
        </w:tc>
        <w:tc>
          <w:tcPr>
            <w:tcW w:w="960" w:type="dxa"/>
            <w:vAlign w:val="center"/>
          </w:tcPr>
          <w:p w14:paraId="0A8FB31A" w14:textId="77777777" w:rsidR="00525322" w:rsidRPr="00171262" w:rsidRDefault="00525322" w:rsidP="008C338C">
            <w:pPr>
              <w:widowControl/>
              <w:spacing w:before="20" w:after="20"/>
              <w:ind w:firstLine="0"/>
              <w:jc w:val="center"/>
              <w:rPr>
                <w:rFonts w:asciiTheme="majorHAnsi" w:hAnsiTheme="majorHAnsi" w:cstheme="majorHAnsi"/>
                <w:b/>
                <w:bCs/>
                <w:sz w:val="26"/>
                <w:szCs w:val="26"/>
              </w:rPr>
            </w:pPr>
            <w:r w:rsidRPr="00171262">
              <w:rPr>
                <w:rFonts w:asciiTheme="majorHAnsi" w:hAnsiTheme="majorHAnsi" w:cstheme="majorHAnsi"/>
                <w:b/>
                <w:bCs/>
                <w:sz w:val="26"/>
                <w:szCs w:val="26"/>
              </w:rPr>
              <w:t>2022</w:t>
            </w:r>
          </w:p>
        </w:tc>
        <w:tc>
          <w:tcPr>
            <w:tcW w:w="1400" w:type="dxa"/>
            <w:vAlign w:val="center"/>
          </w:tcPr>
          <w:p w14:paraId="45D6A04C" w14:textId="77777777" w:rsidR="00525322" w:rsidRPr="00171262" w:rsidRDefault="00525322" w:rsidP="008C338C">
            <w:pPr>
              <w:widowControl/>
              <w:spacing w:before="20" w:after="20"/>
              <w:ind w:firstLine="0"/>
              <w:jc w:val="center"/>
              <w:rPr>
                <w:rFonts w:asciiTheme="majorHAnsi" w:hAnsiTheme="majorHAnsi" w:cstheme="majorHAnsi"/>
                <w:b/>
                <w:bCs/>
                <w:sz w:val="26"/>
                <w:szCs w:val="26"/>
              </w:rPr>
            </w:pPr>
            <w:r w:rsidRPr="00171262">
              <w:rPr>
                <w:sz w:val="26"/>
                <w:szCs w:val="26"/>
              </w:rPr>
              <w:t>3.887</w:t>
            </w:r>
          </w:p>
        </w:tc>
        <w:tc>
          <w:tcPr>
            <w:tcW w:w="1495" w:type="dxa"/>
            <w:vAlign w:val="center"/>
          </w:tcPr>
          <w:p w14:paraId="55D051C2" w14:textId="77777777" w:rsidR="00525322" w:rsidRPr="00171262" w:rsidRDefault="00525322" w:rsidP="008C338C">
            <w:pPr>
              <w:widowControl/>
              <w:spacing w:before="20" w:after="20"/>
              <w:ind w:firstLine="0"/>
              <w:jc w:val="center"/>
              <w:rPr>
                <w:rFonts w:asciiTheme="majorHAnsi" w:hAnsiTheme="majorHAnsi" w:cstheme="majorHAnsi"/>
                <w:sz w:val="26"/>
                <w:szCs w:val="26"/>
              </w:rPr>
            </w:pPr>
            <w:r w:rsidRPr="00171262">
              <w:rPr>
                <w:sz w:val="26"/>
                <w:szCs w:val="26"/>
              </w:rPr>
              <w:t>3.887</w:t>
            </w:r>
          </w:p>
        </w:tc>
        <w:tc>
          <w:tcPr>
            <w:tcW w:w="1559" w:type="dxa"/>
            <w:vAlign w:val="center"/>
          </w:tcPr>
          <w:p w14:paraId="33DD6AA0" w14:textId="77777777" w:rsidR="00525322" w:rsidRPr="00171262" w:rsidRDefault="006F5B1A" w:rsidP="008C338C">
            <w:pPr>
              <w:widowControl/>
              <w:spacing w:before="20" w:after="20"/>
              <w:ind w:firstLine="0"/>
              <w:jc w:val="center"/>
              <w:rPr>
                <w:rFonts w:asciiTheme="majorHAnsi" w:hAnsiTheme="majorHAnsi" w:cstheme="majorHAnsi"/>
                <w:sz w:val="26"/>
                <w:szCs w:val="26"/>
              </w:rPr>
            </w:pPr>
            <w:r w:rsidRPr="00171262">
              <w:rPr>
                <w:sz w:val="26"/>
                <w:szCs w:val="26"/>
              </w:rPr>
              <w:t>0</w:t>
            </w:r>
          </w:p>
        </w:tc>
      </w:tr>
      <w:tr w:rsidR="00525322" w:rsidRPr="00171262" w14:paraId="46506928" w14:textId="77777777" w:rsidTr="00222E55">
        <w:trPr>
          <w:cantSplit/>
          <w:trHeight w:val="170"/>
          <w:jc w:val="center"/>
        </w:trPr>
        <w:tc>
          <w:tcPr>
            <w:tcW w:w="960" w:type="dxa"/>
            <w:vAlign w:val="center"/>
          </w:tcPr>
          <w:p w14:paraId="33890737" w14:textId="77777777" w:rsidR="00525322" w:rsidRPr="00171262" w:rsidRDefault="00525322" w:rsidP="008C338C">
            <w:pPr>
              <w:widowControl/>
              <w:spacing w:before="20" w:after="20"/>
              <w:ind w:firstLine="0"/>
              <w:jc w:val="center"/>
              <w:rPr>
                <w:rFonts w:asciiTheme="majorHAnsi" w:hAnsiTheme="majorHAnsi" w:cstheme="majorHAnsi"/>
                <w:sz w:val="26"/>
                <w:szCs w:val="26"/>
              </w:rPr>
            </w:pPr>
            <w:r w:rsidRPr="00171262">
              <w:rPr>
                <w:rFonts w:asciiTheme="majorHAnsi" w:hAnsiTheme="majorHAnsi" w:cstheme="majorHAnsi"/>
                <w:sz w:val="26"/>
                <w:szCs w:val="26"/>
              </w:rPr>
              <w:t>3</w:t>
            </w:r>
          </w:p>
        </w:tc>
        <w:tc>
          <w:tcPr>
            <w:tcW w:w="960" w:type="dxa"/>
            <w:vAlign w:val="center"/>
          </w:tcPr>
          <w:p w14:paraId="2AE6A106" w14:textId="77777777" w:rsidR="00525322" w:rsidRPr="00171262" w:rsidRDefault="00525322" w:rsidP="008C338C">
            <w:pPr>
              <w:widowControl/>
              <w:spacing w:before="20" w:after="20"/>
              <w:ind w:firstLine="0"/>
              <w:jc w:val="center"/>
              <w:rPr>
                <w:rFonts w:asciiTheme="majorHAnsi" w:hAnsiTheme="majorHAnsi" w:cstheme="majorHAnsi"/>
                <w:b/>
                <w:bCs/>
                <w:sz w:val="26"/>
                <w:szCs w:val="26"/>
              </w:rPr>
            </w:pPr>
            <w:r w:rsidRPr="00171262">
              <w:rPr>
                <w:rFonts w:asciiTheme="majorHAnsi" w:hAnsiTheme="majorHAnsi" w:cstheme="majorHAnsi"/>
                <w:b/>
                <w:bCs/>
                <w:sz w:val="26"/>
                <w:szCs w:val="26"/>
              </w:rPr>
              <w:t>2023</w:t>
            </w:r>
          </w:p>
        </w:tc>
        <w:tc>
          <w:tcPr>
            <w:tcW w:w="1400" w:type="dxa"/>
            <w:vAlign w:val="center"/>
          </w:tcPr>
          <w:p w14:paraId="6CBC2710" w14:textId="77777777" w:rsidR="00525322" w:rsidRPr="00171262" w:rsidRDefault="00525322" w:rsidP="008C338C">
            <w:pPr>
              <w:widowControl/>
              <w:spacing w:before="20" w:after="20"/>
              <w:ind w:firstLine="0"/>
              <w:jc w:val="center"/>
              <w:rPr>
                <w:rFonts w:asciiTheme="majorHAnsi" w:hAnsiTheme="majorHAnsi" w:cstheme="majorHAnsi"/>
                <w:b/>
                <w:bCs/>
                <w:sz w:val="26"/>
                <w:szCs w:val="26"/>
              </w:rPr>
            </w:pPr>
            <w:r w:rsidRPr="00171262">
              <w:rPr>
                <w:sz w:val="26"/>
                <w:szCs w:val="26"/>
              </w:rPr>
              <w:t>1.603</w:t>
            </w:r>
          </w:p>
        </w:tc>
        <w:tc>
          <w:tcPr>
            <w:tcW w:w="1495" w:type="dxa"/>
            <w:vAlign w:val="center"/>
          </w:tcPr>
          <w:p w14:paraId="09338062" w14:textId="77777777" w:rsidR="00525322" w:rsidRPr="00171262" w:rsidRDefault="00525322" w:rsidP="008C338C">
            <w:pPr>
              <w:widowControl/>
              <w:spacing w:before="20" w:after="20"/>
              <w:ind w:firstLine="0"/>
              <w:jc w:val="center"/>
              <w:rPr>
                <w:rFonts w:asciiTheme="majorHAnsi" w:hAnsiTheme="majorHAnsi" w:cstheme="majorHAnsi"/>
                <w:sz w:val="26"/>
                <w:szCs w:val="26"/>
              </w:rPr>
            </w:pPr>
            <w:r w:rsidRPr="00171262">
              <w:rPr>
                <w:sz w:val="26"/>
                <w:szCs w:val="26"/>
              </w:rPr>
              <w:t>1.603</w:t>
            </w:r>
          </w:p>
        </w:tc>
        <w:tc>
          <w:tcPr>
            <w:tcW w:w="1559" w:type="dxa"/>
            <w:vAlign w:val="center"/>
          </w:tcPr>
          <w:p w14:paraId="17D0F4EA" w14:textId="77777777" w:rsidR="00525322" w:rsidRPr="00171262" w:rsidRDefault="006F5B1A" w:rsidP="008C338C">
            <w:pPr>
              <w:widowControl/>
              <w:spacing w:before="20" w:after="20"/>
              <w:ind w:firstLine="0"/>
              <w:jc w:val="center"/>
              <w:rPr>
                <w:rFonts w:asciiTheme="majorHAnsi" w:hAnsiTheme="majorHAnsi" w:cstheme="majorHAnsi"/>
                <w:sz w:val="26"/>
                <w:szCs w:val="26"/>
              </w:rPr>
            </w:pPr>
            <w:r w:rsidRPr="00171262">
              <w:rPr>
                <w:sz w:val="26"/>
                <w:szCs w:val="26"/>
              </w:rPr>
              <w:t>0</w:t>
            </w:r>
          </w:p>
        </w:tc>
      </w:tr>
      <w:tr w:rsidR="00525322" w:rsidRPr="00171262" w14:paraId="4AB8BDBF" w14:textId="77777777" w:rsidTr="00222E55">
        <w:trPr>
          <w:cantSplit/>
          <w:trHeight w:val="170"/>
          <w:jc w:val="center"/>
        </w:trPr>
        <w:tc>
          <w:tcPr>
            <w:tcW w:w="960" w:type="dxa"/>
            <w:vAlign w:val="center"/>
          </w:tcPr>
          <w:p w14:paraId="15DF0D8F" w14:textId="77777777" w:rsidR="00525322" w:rsidRPr="00171262" w:rsidRDefault="00525322" w:rsidP="008C338C">
            <w:pPr>
              <w:widowControl/>
              <w:spacing w:before="20" w:after="20"/>
              <w:ind w:firstLine="0"/>
              <w:jc w:val="center"/>
              <w:rPr>
                <w:rFonts w:asciiTheme="majorHAnsi" w:hAnsiTheme="majorHAnsi" w:cstheme="majorHAnsi"/>
                <w:sz w:val="26"/>
                <w:szCs w:val="26"/>
              </w:rPr>
            </w:pPr>
            <w:r w:rsidRPr="00171262">
              <w:rPr>
                <w:rFonts w:asciiTheme="majorHAnsi" w:hAnsiTheme="majorHAnsi" w:cstheme="majorHAnsi"/>
                <w:sz w:val="26"/>
                <w:szCs w:val="26"/>
              </w:rPr>
              <w:t>4</w:t>
            </w:r>
          </w:p>
        </w:tc>
        <w:tc>
          <w:tcPr>
            <w:tcW w:w="960" w:type="dxa"/>
            <w:vAlign w:val="center"/>
          </w:tcPr>
          <w:p w14:paraId="2917DB40" w14:textId="77777777" w:rsidR="00525322" w:rsidRPr="00171262" w:rsidRDefault="00525322" w:rsidP="008C338C">
            <w:pPr>
              <w:widowControl/>
              <w:spacing w:before="20" w:after="20"/>
              <w:ind w:firstLine="0"/>
              <w:jc w:val="center"/>
              <w:rPr>
                <w:rFonts w:asciiTheme="majorHAnsi" w:hAnsiTheme="majorHAnsi" w:cstheme="majorHAnsi"/>
                <w:b/>
                <w:bCs/>
                <w:sz w:val="26"/>
                <w:szCs w:val="26"/>
              </w:rPr>
            </w:pPr>
            <w:r w:rsidRPr="00171262">
              <w:rPr>
                <w:rFonts w:asciiTheme="majorHAnsi" w:hAnsiTheme="majorHAnsi" w:cstheme="majorHAnsi"/>
                <w:b/>
                <w:bCs/>
                <w:sz w:val="26"/>
                <w:szCs w:val="26"/>
              </w:rPr>
              <w:t>2024</w:t>
            </w:r>
          </w:p>
        </w:tc>
        <w:tc>
          <w:tcPr>
            <w:tcW w:w="1400" w:type="dxa"/>
            <w:vAlign w:val="center"/>
          </w:tcPr>
          <w:p w14:paraId="1342F7DA" w14:textId="77777777" w:rsidR="00525322" w:rsidRPr="00171262" w:rsidRDefault="00525322" w:rsidP="008C338C">
            <w:pPr>
              <w:widowControl/>
              <w:spacing w:before="20" w:after="20"/>
              <w:ind w:firstLine="0"/>
              <w:jc w:val="center"/>
              <w:rPr>
                <w:rFonts w:asciiTheme="majorHAnsi" w:hAnsiTheme="majorHAnsi" w:cstheme="majorHAnsi"/>
                <w:b/>
                <w:bCs/>
                <w:sz w:val="26"/>
                <w:szCs w:val="26"/>
              </w:rPr>
            </w:pPr>
            <w:r w:rsidRPr="00171262">
              <w:rPr>
                <w:sz w:val="26"/>
                <w:szCs w:val="26"/>
              </w:rPr>
              <w:t>2.869</w:t>
            </w:r>
          </w:p>
        </w:tc>
        <w:tc>
          <w:tcPr>
            <w:tcW w:w="1495" w:type="dxa"/>
            <w:vAlign w:val="center"/>
          </w:tcPr>
          <w:p w14:paraId="0B2B1242" w14:textId="77777777" w:rsidR="00525322" w:rsidRPr="00171262" w:rsidRDefault="00525322" w:rsidP="008C338C">
            <w:pPr>
              <w:widowControl/>
              <w:spacing w:before="20" w:after="20"/>
              <w:ind w:firstLine="0"/>
              <w:jc w:val="center"/>
              <w:rPr>
                <w:rFonts w:asciiTheme="majorHAnsi" w:hAnsiTheme="majorHAnsi" w:cstheme="majorHAnsi"/>
                <w:sz w:val="26"/>
                <w:szCs w:val="26"/>
              </w:rPr>
            </w:pPr>
            <w:r w:rsidRPr="00171262">
              <w:rPr>
                <w:sz w:val="26"/>
                <w:szCs w:val="26"/>
              </w:rPr>
              <w:t>2.869</w:t>
            </w:r>
          </w:p>
        </w:tc>
        <w:tc>
          <w:tcPr>
            <w:tcW w:w="1559" w:type="dxa"/>
            <w:vAlign w:val="center"/>
          </w:tcPr>
          <w:p w14:paraId="0E6819F6" w14:textId="77777777" w:rsidR="00525322" w:rsidRPr="00171262" w:rsidRDefault="006F5B1A" w:rsidP="008C338C">
            <w:pPr>
              <w:widowControl/>
              <w:spacing w:before="20" w:after="20"/>
              <w:ind w:firstLine="0"/>
              <w:jc w:val="center"/>
              <w:rPr>
                <w:rFonts w:asciiTheme="majorHAnsi" w:hAnsiTheme="majorHAnsi" w:cstheme="majorHAnsi"/>
                <w:sz w:val="26"/>
                <w:szCs w:val="26"/>
              </w:rPr>
            </w:pPr>
            <w:r w:rsidRPr="00171262">
              <w:rPr>
                <w:sz w:val="26"/>
                <w:szCs w:val="26"/>
              </w:rPr>
              <w:t>0</w:t>
            </w:r>
          </w:p>
        </w:tc>
      </w:tr>
      <w:tr w:rsidR="00525322" w:rsidRPr="00171262" w14:paraId="26B3EB5B" w14:textId="77777777" w:rsidTr="00222E55">
        <w:trPr>
          <w:cantSplit/>
          <w:trHeight w:val="170"/>
          <w:jc w:val="center"/>
        </w:trPr>
        <w:tc>
          <w:tcPr>
            <w:tcW w:w="960" w:type="dxa"/>
            <w:vAlign w:val="center"/>
          </w:tcPr>
          <w:p w14:paraId="2C5417E3" w14:textId="77777777" w:rsidR="00525322" w:rsidRPr="00171262" w:rsidRDefault="00525322" w:rsidP="008C338C">
            <w:pPr>
              <w:widowControl/>
              <w:spacing w:before="20" w:after="20"/>
              <w:ind w:firstLine="0"/>
              <w:jc w:val="center"/>
              <w:rPr>
                <w:rFonts w:asciiTheme="majorHAnsi" w:hAnsiTheme="majorHAnsi" w:cstheme="majorHAnsi"/>
                <w:sz w:val="26"/>
                <w:szCs w:val="26"/>
              </w:rPr>
            </w:pPr>
            <w:r w:rsidRPr="00171262">
              <w:rPr>
                <w:rFonts w:asciiTheme="majorHAnsi" w:hAnsiTheme="majorHAnsi" w:cstheme="majorHAnsi"/>
                <w:sz w:val="26"/>
                <w:szCs w:val="26"/>
              </w:rPr>
              <w:t>5</w:t>
            </w:r>
          </w:p>
        </w:tc>
        <w:tc>
          <w:tcPr>
            <w:tcW w:w="960" w:type="dxa"/>
            <w:vAlign w:val="center"/>
          </w:tcPr>
          <w:p w14:paraId="31252E97" w14:textId="77777777" w:rsidR="00525322" w:rsidRPr="00171262" w:rsidRDefault="00525322" w:rsidP="008C338C">
            <w:pPr>
              <w:widowControl/>
              <w:spacing w:before="20" w:after="20"/>
              <w:ind w:firstLine="0"/>
              <w:jc w:val="center"/>
              <w:rPr>
                <w:rFonts w:asciiTheme="majorHAnsi" w:hAnsiTheme="majorHAnsi" w:cstheme="majorHAnsi"/>
                <w:b/>
                <w:bCs/>
                <w:sz w:val="26"/>
                <w:szCs w:val="26"/>
              </w:rPr>
            </w:pPr>
            <w:r w:rsidRPr="00171262">
              <w:rPr>
                <w:rFonts w:asciiTheme="majorHAnsi" w:hAnsiTheme="majorHAnsi" w:cstheme="majorHAnsi"/>
                <w:b/>
                <w:bCs/>
                <w:sz w:val="26"/>
                <w:szCs w:val="26"/>
              </w:rPr>
              <w:t>2025</w:t>
            </w:r>
          </w:p>
        </w:tc>
        <w:tc>
          <w:tcPr>
            <w:tcW w:w="1400" w:type="dxa"/>
            <w:vAlign w:val="center"/>
          </w:tcPr>
          <w:p w14:paraId="7A792980" w14:textId="77777777" w:rsidR="00525322" w:rsidRPr="00171262" w:rsidRDefault="00525322" w:rsidP="008C338C">
            <w:pPr>
              <w:widowControl/>
              <w:spacing w:before="20" w:after="20"/>
              <w:ind w:firstLine="0"/>
              <w:jc w:val="center"/>
              <w:rPr>
                <w:rFonts w:asciiTheme="majorHAnsi" w:hAnsiTheme="majorHAnsi" w:cstheme="majorHAnsi"/>
                <w:b/>
                <w:bCs/>
                <w:sz w:val="26"/>
                <w:szCs w:val="26"/>
              </w:rPr>
            </w:pPr>
            <w:r w:rsidRPr="00171262">
              <w:rPr>
                <w:sz w:val="26"/>
                <w:szCs w:val="26"/>
              </w:rPr>
              <w:t>3.604</w:t>
            </w:r>
          </w:p>
        </w:tc>
        <w:tc>
          <w:tcPr>
            <w:tcW w:w="1495" w:type="dxa"/>
            <w:vAlign w:val="center"/>
          </w:tcPr>
          <w:p w14:paraId="1539FAC1" w14:textId="77777777" w:rsidR="00525322" w:rsidRPr="00171262" w:rsidRDefault="00525322" w:rsidP="008C338C">
            <w:pPr>
              <w:widowControl/>
              <w:spacing w:before="20" w:after="20"/>
              <w:ind w:firstLine="0"/>
              <w:jc w:val="center"/>
              <w:rPr>
                <w:rFonts w:asciiTheme="majorHAnsi" w:hAnsiTheme="majorHAnsi" w:cstheme="majorHAnsi"/>
                <w:sz w:val="26"/>
                <w:szCs w:val="26"/>
              </w:rPr>
            </w:pPr>
            <w:r w:rsidRPr="00171262">
              <w:rPr>
                <w:sz w:val="26"/>
                <w:szCs w:val="26"/>
              </w:rPr>
              <w:t>3.604</w:t>
            </w:r>
          </w:p>
        </w:tc>
        <w:tc>
          <w:tcPr>
            <w:tcW w:w="1559" w:type="dxa"/>
            <w:vAlign w:val="center"/>
          </w:tcPr>
          <w:p w14:paraId="6C557D47" w14:textId="77777777" w:rsidR="00525322" w:rsidRPr="00171262" w:rsidRDefault="00525322" w:rsidP="008C338C">
            <w:pPr>
              <w:widowControl/>
              <w:spacing w:before="20" w:after="20"/>
              <w:ind w:firstLine="0"/>
              <w:jc w:val="center"/>
              <w:rPr>
                <w:rFonts w:asciiTheme="majorHAnsi" w:hAnsiTheme="majorHAnsi" w:cstheme="majorHAnsi"/>
                <w:sz w:val="26"/>
                <w:szCs w:val="26"/>
              </w:rPr>
            </w:pPr>
            <w:r w:rsidRPr="00171262">
              <w:rPr>
                <w:sz w:val="26"/>
                <w:szCs w:val="26"/>
              </w:rPr>
              <w:t>–</w:t>
            </w:r>
          </w:p>
        </w:tc>
      </w:tr>
      <w:tr w:rsidR="00525322" w:rsidRPr="00171262" w14:paraId="11CF96D4" w14:textId="77777777" w:rsidTr="00222E55">
        <w:trPr>
          <w:cantSplit/>
          <w:trHeight w:val="170"/>
          <w:jc w:val="center"/>
        </w:trPr>
        <w:tc>
          <w:tcPr>
            <w:tcW w:w="1920" w:type="dxa"/>
            <w:gridSpan w:val="2"/>
            <w:vAlign w:val="center"/>
            <w:hideMark/>
          </w:tcPr>
          <w:p w14:paraId="5F58BE86" w14:textId="77777777" w:rsidR="00525322" w:rsidRPr="00171262" w:rsidRDefault="00525322" w:rsidP="008C338C">
            <w:pPr>
              <w:widowControl/>
              <w:spacing w:before="20" w:after="20"/>
              <w:ind w:firstLine="0"/>
              <w:jc w:val="center"/>
              <w:rPr>
                <w:rFonts w:asciiTheme="majorHAnsi" w:hAnsiTheme="majorHAnsi" w:cstheme="majorHAnsi"/>
                <w:b/>
                <w:bCs/>
                <w:sz w:val="26"/>
                <w:szCs w:val="26"/>
              </w:rPr>
            </w:pPr>
            <w:r w:rsidRPr="00171262">
              <w:rPr>
                <w:rFonts w:asciiTheme="majorHAnsi" w:hAnsiTheme="majorHAnsi" w:cstheme="majorHAnsi"/>
                <w:b/>
                <w:bCs/>
                <w:sz w:val="26"/>
                <w:szCs w:val="26"/>
                <w:lang w:eastAsia="vi-VN"/>
              </w:rPr>
              <w:t>Tổng cộng</w:t>
            </w:r>
          </w:p>
        </w:tc>
        <w:tc>
          <w:tcPr>
            <w:tcW w:w="1400" w:type="dxa"/>
            <w:vAlign w:val="center"/>
          </w:tcPr>
          <w:p w14:paraId="6A920AEC" w14:textId="77777777" w:rsidR="00525322" w:rsidRPr="00171262" w:rsidRDefault="00525322" w:rsidP="008C338C">
            <w:pPr>
              <w:widowControl/>
              <w:spacing w:before="20" w:after="20"/>
              <w:ind w:firstLine="0"/>
              <w:jc w:val="center"/>
              <w:rPr>
                <w:rFonts w:asciiTheme="majorHAnsi" w:hAnsiTheme="majorHAnsi" w:cstheme="majorHAnsi"/>
                <w:b/>
                <w:bCs/>
                <w:sz w:val="26"/>
                <w:szCs w:val="26"/>
              </w:rPr>
            </w:pPr>
            <w:r w:rsidRPr="00171262">
              <w:rPr>
                <w:b/>
                <w:bCs/>
                <w:sz w:val="26"/>
                <w:szCs w:val="26"/>
              </w:rPr>
              <w:t>14.575</w:t>
            </w:r>
          </w:p>
        </w:tc>
        <w:tc>
          <w:tcPr>
            <w:tcW w:w="1495" w:type="dxa"/>
            <w:vAlign w:val="center"/>
          </w:tcPr>
          <w:p w14:paraId="7FB9DD51" w14:textId="77777777" w:rsidR="00525322" w:rsidRPr="00171262" w:rsidRDefault="00525322" w:rsidP="008C338C">
            <w:pPr>
              <w:widowControl/>
              <w:spacing w:before="20" w:after="20"/>
              <w:ind w:firstLine="0"/>
              <w:jc w:val="center"/>
              <w:rPr>
                <w:rFonts w:asciiTheme="majorHAnsi" w:hAnsiTheme="majorHAnsi" w:cstheme="majorHAnsi"/>
                <w:b/>
                <w:bCs/>
                <w:sz w:val="26"/>
                <w:szCs w:val="26"/>
              </w:rPr>
            </w:pPr>
            <w:r w:rsidRPr="00171262">
              <w:rPr>
                <w:b/>
                <w:bCs/>
                <w:sz w:val="26"/>
                <w:szCs w:val="26"/>
              </w:rPr>
              <w:t>14.575</w:t>
            </w:r>
          </w:p>
        </w:tc>
        <w:tc>
          <w:tcPr>
            <w:tcW w:w="1559" w:type="dxa"/>
            <w:vAlign w:val="center"/>
          </w:tcPr>
          <w:p w14:paraId="186C679C" w14:textId="77777777" w:rsidR="00525322" w:rsidRPr="00171262" w:rsidRDefault="00525322" w:rsidP="008C338C">
            <w:pPr>
              <w:widowControl/>
              <w:spacing w:before="20" w:after="20"/>
              <w:ind w:firstLine="0"/>
              <w:jc w:val="center"/>
              <w:rPr>
                <w:rFonts w:asciiTheme="majorHAnsi" w:hAnsiTheme="majorHAnsi" w:cstheme="majorHAnsi"/>
                <w:b/>
                <w:bCs/>
                <w:sz w:val="26"/>
                <w:szCs w:val="26"/>
              </w:rPr>
            </w:pPr>
            <w:r w:rsidRPr="00171262">
              <w:rPr>
                <w:sz w:val="26"/>
                <w:szCs w:val="26"/>
              </w:rPr>
              <w:t>–</w:t>
            </w:r>
          </w:p>
        </w:tc>
      </w:tr>
    </w:tbl>
    <w:p w14:paraId="63D9FD9C" w14:textId="77777777" w:rsidR="005C2626" w:rsidRPr="00171262" w:rsidRDefault="00A27C38" w:rsidP="003A49E2">
      <w:r w:rsidRPr="00171262">
        <w:t>Nguồn: Số liệu thống kê đào tạo lái xe mô tô của Khoa (tính theo ngày khai giảng khóa).</w:t>
      </w:r>
    </w:p>
    <w:p w14:paraId="3CE32529" w14:textId="77777777" w:rsidR="00D80DBB" w:rsidRPr="00171262" w:rsidRDefault="00D80DBB">
      <w:pPr>
        <w:rPr>
          <w:b/>
          <w:bCs/>
        </w:rPr>
      </w:pPr>
      <w:r w:rsidRPr="00171262">
        <w:t>Nhận xét: Giai đoạn 2021–2025, Trường đào tạo 14.575 học viên lái xe mô tô Hạng A1, bình quân khoảng 2.900 học viên/năm. Sau khi giảm vào năm 2023 (1.603 học viên), quy mô tuyển sinh tăng liên tục: 2.869 học viên năm 2024, 3.604 học viên năm 2025 và 4.109 học viên trong 9 tháng năm 2026 (dự kiến cả năm khoảng 4.709 học viên, tăng khoảng 30% so với năm 2025). Học viên của Trường chiếm khoảng 28–30% quy mô đào tạo, sát hạch lái xe mô tô khu vực phía Tây tỉnh; tỷ lệ học viên dự sát hạch đạt yêu cầu năm 2023, 2024 khoảng 75%. Kết quả trên cho thấy nhu cầu học lái xe mô tô trên địa bàn tiếp tục tăng và Trường có kinh nghiệm tổ chức đào tạo với quy mô lớn, là nền tảng để mở rộng sang Hạng A; hiện Trường chưa đào tạo Hạng A.</w:t>
      </w:r>
    </w:p>
    <w:p w14:paraId="7115676A" w14:textId="77777777" w:rsidR="00D748D7" w:rsidRPr="00171262" w:rsidRDefault="00D748D7" w:rsidP="00D748D7">
      <w:pPr>
        <w:pStyle w:val="Heading2"/>
        <w:rPr>
          <w:color w:val="auto"/>
        </w:rPr>
      </w:pPr>
      <w:bookmarkStart w:id="13" w:name="_Toc243571127"/>
      <w:r w:rsidRPr="00171262">
        <w:rPr>
          <w:color w:val="auto"/>
        </w:rPr>
        <w:t>4. Kết quả thu, chi hoạt động lái xe của Trường giai đoạn 2023-2025</w:t>
      </w:r>
      <w:bookmarkEnd w:id="13"/>
    </w:p>
    <w:p w14:paraId="5D2D3F53" w14:textId="77777777" w:rsidR="00D748D7" w:rsidRPr="00171262" w:rsidRDefault="00D748D7" w:rsidP="00D748D7">
      <w:pPr>
        <w:pStyle w:val="tnbng"/>
        <w:rPr>
          <w:color w:val="auto"/>
        </w:rPr>
      </w:pPr>
      <w:bookmarkStart w:id="14" w:name="_Toc238544016"/>
      <w:r w:rsidRPr="00171262">
        <w:rPr>
          <w:color w:val="auto"/>
        </w:rPr>
        <w:t>Bảng 5. Kết quả thu, chi tài chính hoạt động đào tạo, sát hạch lái xe của Trường giai đoạn 2023-2025</w:t>
      </w:r>
      <w:bookmarkEnd w:id="14"/>
    </w:p>
    <w:p w14:paraId="2BE329B2" w14:textId="77777777" w:rsidR="00D748D7" w:rsidRPr="00171262" w:rsidRDefault="00D748D7" w:rsidP="00D748D7">
      <w:pPr>
        <w:widowControl/>
        <w:spacing w:line="278" w:lineRule="auto"/>
        <w:ind w:firstLine="567"/>
        <w:jc w:val="right"/>
        <w:rPr>
          <w:rFonts w:eastAsia="Aptos"/>
          <w:i/>
          <w:iCs/>
          <w:kern w:val="2"/>
          <w:szCs w:val="28"/>
          <w:lang w:val="de-DE"/>
          <w14:ligatures w14:val="standardContextual"/>
        </w:rPr>
      </w:pPr>
      <w:r w:rsidRPr="00171262">
        <w:rPr>
          <w:rFonts w:eastAsia="Aptos"/>
          <w:i/>
          <w:iCs/>
          <w:kern w:val="2"/>
          <w:szCs w:val="28"/>
          <w:lang w:val="de-DE"/>
          <w14:ligatures w14:val="standardContextual"/>
        </w:rPr>
        <w:t>Đơn vị tính: Triệu đồng</w:t>
      </w:r>
    </w:p>
    <w:tbl>
      <w:tblPr>
        <w:tblW w:w="9519" w:type="dxa"/>
        <w:jc w:val="center"/>
        <w:tblLayout w:type="fixed"/>
        <w:tblLook w:val="04A0" w:firstRow="1" w:lastRow="0" w:firstColumn="1" w:lastColumn="0" w:noHBand="0" w:noVBand="1"/>
      </w:tblPr>
      <w:tblGrid>
        <w:gridCol w:w="421"/>
        <w:gridCol w:w="1134"/>
        <w:gridCol w:w="992"/>
        <w:gridCol w:w="992"/>
        <w:gridCol w:w="855"/>
        <w:gridCol w:w="7"/>
        <w:gridCol w:w="981"/>
        <w:gridCol w:w="850"/>
        <w:gridCol w:w="709"/>
        <w:gridCol w:w="27"/>
        <w:gridCol w:w="892"/>
        <w:gridCol w:w="778"/>
        <w:gridCol w:w="854"/>
        <w:gridCol w:w="27"/>
      </w:tblGrid>
      <w:tr w:rsidR="007221BB" w:rsidRPr="00171262" w14:paraId="29F5C641" w14:textId="77777777" w:rsidTr="00171262">
        <w:trPr>
          <w:cantSplit/>
          <w:trHeight w:val="181"/>
          <w:tblHeader/>
          <w:jc w:val="center"/>
        </w:trPr>
        <w:tc>
          <w:tcPr>
            <w:tcW w:w="421" w:type="dxa"/>
            <w:vMerge w:val="restart"/>
            <w:tcBorders>
              <w:top w:val="single" w:sz="4" w:space="0" w:color="auto"/>
              <w:left w:val="single" w:sz="4" w:space="0" w:color="auto"/>
              <w:bottom w:val="single" w:sz="4" w:space="0" w:color="auto"/>
              <w:right w:val="single" w:sz="4" w:space="0" w:color="auto"/>
            </w:tcBorders>
            <w:noWrap/>
            <w:vAlign w:val="center"/>
            <w:hideMark/>
          </w:tcPr>
          <w:p w14:paraId="44C363A3" w14:textId="77777777" w:rsidR="00D748D7" w:rsidRPr="00171262" w:rsidRDefault="00D748D7" w:rsidP="003F6848">
            <w:pPr>
              <w:widowControl/>
              <w:spacing w:before="20" w:after="20"/>
              <w:ind w:firstLine="0"/>
              <w:jc w:val="center"/>
              <w:rPr>
                <w:rFonts w:eastAsia="Aptos"/>
                <w:b/>
                <w:bCs/>
                <w:kern w:val="2"/>
                <w:sz w:val="24"/>
                <w14:ligatures w14:val="standardContextual"/>
              </w:rPr>
            </w:pPr>
            <w:r w:rsidRPr="00171262">
              <w:rPr>
                <w:rFonts w:eastAsia="Aptos"/>
                <w:b/>
                <w:bCs/>
                <w:kern w:val="2"/>
                <w:sz w:val="24"/>
                <w14:ligatures w14:val="standardContextual"/>
              </w:rPr>
              <w:t>TT</w:t>
            </w:r>
          </w:p>
        </w:tc>
        <w:tc>
          <w:tcPr>
            <w:tcW w:w="1134" w:type="dxa"/>
            <w:vMerge w:val="restart"/>
            <w:tcBorders>
              <w:top w:val="single" w:sz="4" w:space="0" w:color="auto"/>
              <w:left w:val="single" w:sz="4" w:space="0" w:color="auto"/>
              <w:bottom w:val="single" w:sz="4" w:space="0" w:color="auto"/>
              <w:right w:val="single" w:sz="4" w:space="0" w:color="auto"/>
            </w:tcBorders>
            <w:noWrap/>
            <w:vAlign w:val="center"/>
            <w:hideMark/>
          </w:tcPr>
          <w:p w14:paraId="16D2331E" w14:textId="77777777" w:rsidR="00D748D7" w:rsidRPr="00171262" w:rsidRDefault="00D748D7" w:rsidP="003F6848">
            <w:pPr>
              <w:widowControl/>
              <w:spacing w:before="20" w:after="20"/>
              <w:ind w:firstLine="0"/>
              <w:jc w:val="center"/>
              <w:rPr>
                <w:rFonts w:eastAsia="Aptos"/>
                <w:b/>
                <w:bCs/>
                <w:kern w:val="2"/>
                <w:sz w:val="24"/>
                <w14:ligatures w14:val="standardContextual"/>
              </w:rPr>
            </w:pPr>
            <w:r w:rsidRPr="00171262">
              <w:rPr>
                <w:rFonts w:eastAsia="Aptos"/>
                <w:b/>
                <w:bCs/>
                <w:kern w:val="2"/>
                <w:sz w:val="24"/>
                <w14:ligatures w14:val="standardContextual"/>
              </w:rPr>
              <w:t>Nội dung</w:t>
            </w:r>
          </w:p>
        </w:tc>
        <w:tc>
          <w:tcPr>
            <w:tcW w:w="2846" w:type="dxa"/>
            <w:gridSpan w:val="4"/>
            <w:tcBorders>
              <w:top w:val="single" w:sz="4" w:space="0" w:color="auto"/>
              <w:left w:val="nil"/>
              <w:bottom w:val="single" w:sz="4" w:space="0" w:color="auto"/>
              <w:right w:val="single" w:sz="4" w:space="0" w:color="auto"/>
            </w:tcBorders>
            <w:noWrap/>
            <w:vAlign w:val="center"/>
            <w:hideMark/>
          </w:tcPr>
          <w:p w14:paraId="18FFC3A4" w14:textId="77777777" w:rsidR="00D748D7" w:rsidRPr="00171262" w:rsidRDefault="00D748D7" w:rsidP="003F6848">
            <w:pPr>
              <w:widowControl/>
              <w:spacing w:before="20" w:after="20"/>
              <w:ind w:firstLine="0"/>
              <w:jc w:val="center"/>
              <w:rPr>
                <w:rFonts w:eastAsia="Aptos"/>
                <w:b/>
                <w:bCs/>
                <w:kern w:val="2"/>
                <w:sz w:val="24"/>
                <w14:ligatures w14:val="standardContextual"/>
              </w:rPr>
            </w:pPr>
            <w:r w:rsidRPr="00171262">
              <w:rPr>
                <w:rFonts w:eastAsia="Aptos"/>
                <w:b/>
                <w:bCs/>
                <w:kern w:val="2"/>
                <w:sz w:val="24"/>
                <w14:ligatures w14:val="standardContextual"/>
              </w:rPr>
              <w:t>Năm 2023</w:t>
            </w:r>
          </w:p>
        </w:tc>
        <w:tc>
          <w:tcPr>
            <w:tcW w:w="2567" w:type="dxa"/>
            <w:gridSpan w:val="4"/>
            <w:tcBorders>
              <w:top w:val="single" w:sz="4" w:space="0" w:color="auto"/>
              <w:left w:val="nil"/>
              <w:bottom w:val="single" w:sz="4" w:space="0" w:color="auto"/>
              <w:right w:val="single" w:sz="4" w:space="0" w:color="auto"/>
            </w:tcBorders>
            <w:noWrap/>
            <w:vAlign w:val="center"/>
            <w:hideMark/>
          </w:tcPr>
          <w:p w14:paraId="270137D5" w14:textId="77777777" w:rsidR="00D748D7" w:rsidRPr="00171262" w:rsidRDefault="00D748D7" w:rsidP="003F6848">
            <w:pPr>
              <w:widowControl/>
              <w:spacing w:before="20" w:after="20"/>
              <w:ind w:firstLine="0"/>
              <w:jc w:val="center"/>
              <w:rPr>
                <w:rFonts w:eastAsia="Aptos"/>
                <w:b/>
                <w:bCs/>
                <w:kern w:val="2"/>
                <w:sz w:val="24"/>
                <w14:ligatures w14:val="standardContextual"/>
              </w:rPr>
            </w:pPr>
            <w:r w:rsidRPr="00171262">
              <w:rPr>
                <w:rFonts w:eastAsia="Aptos"/>
                <w:b/>
                <w:bCs/>
                <w:kern w:val="2"/>
                <w:sz w:val="24"/>
                <w14:ligatures w14:val="standardContextual"/>
              </w:rPr>
              <w:t>Năm 2024</w:t>
            </w:r>
          </w:p>
        </w:tc>
        <w:tc>
          <w:tcPr>
            <w:tcW w:w="2551" w:type="dxa"/>
            <w:gridSpan w:val="4"/>
            <w:tcBorders>
              <w:top w:val="single" w:sz="4" w:space="0" w:color="auto"/>
              <w:left w:val="nil"/>
              <w:bottom w:val="single" w:sz="4" w:space="0" w:color="auto"/>
              <w:right w:val="single" w:sz="4" w:space="0" w:color="auto"/>
            </w:tcBorders>
            <w:noWrap/>
            <w:vAlign w:val="center"/>
            <w:hideMark/>
          </w:tcPr>
          <w:p w14:paraId="74C7A444" w14:textId="77777777" w:rsidR="00D748D7" w:rsidRPr="00171262" w:rsidRDefault="00D748D7" w:rsidP="003F6848">
            <w:pPr>
              <w:widowControl/>
              <w:spacing w:before="20" w:after="20"/>
              <w:ind w:firstLine="0"/>
              <w:jc w:val="center"/>
              <w:rPr>
                <w:rFonts w:eastAsia="Aptos"/>
                <w:b/>
                <w:bCs/>
                <w:kern w:val="2"/>
                <w:sz w:val="24"/>
                <w14:ligatures w14:val="standardContextual"/>
              </w:rPr>
            </w:pPr>
            <w:r w:rsidRPr="00171262">
              <w:rPr>
                <w:rFonts w:eastAsia="Aptos"/>
                <w:b/>
                <w:bCs/>
                <w:kern w:val="2"/>
                <w:sz w:val="24"/>
                <w14:ligatures w14:val="standardContextual"/>
              </w:rPr>
              <w:t>Năm 2025</w:t>
            </w:r>
          </w:p>
        </w:tc>
      </w:tr>
      <w:tr w:rsidR="007221BB" w:rsidRPr="00171262" w14:paraId="5C463AED" w14:textId="77777777" w:rsidTr="00171262">
        <w:trPr>
          <w:gridAfter w:val="1"/>
          <w:wAfter w:w="27" w:type="dxa"/>
          <w:cantSplit/>
          <w:trHeight w:val="338"/>
          <w:tblHeader/>
          <w:jc w:val="center"/>
        </w:trPr>
        <w:tc>
          <w:tcPr>
            <w:tcW w:w="421" w:type="dxa"/>
            <w:vMerge/>
            <w:tcBorders>
              <w:top w:val="single" w:sz="4" w:space="0" w:color="auto"/>
              <w:left w:val="single" w:sz="4" w:space="0" w:color="auto"/>
              <w:bottom w:val="single" w:sz="4" w:space="0" w:color="auto"/>
              <w:right w:val="single" w:sz="4" w:space="0" w:color="auto"/>
            </w:tcBorders>
            <w:vAlign w:val="center"/>
            <w:hideMark/>
          </w:tcPr>
          <w:p w14:paraId="54C387B3" w14:textId="77777777" w:rsidR="00D748D7" w:rsidRPr="00171262" w:rsidRDefault="00D748D7" w:rsidP="003F6848">
            <w:pPr>
              <w:widowControl/>
              <w:spacing w:before="20" w:after="20"/>
              <w:ind w:firstLine="0"/>
              <w:jc w:val="center"/>
              <w:rPr>
                <w:rFonts w:eastAsia="Aptos"/>
                <w:b/>
                <w:bCs/>
                <w:kern w:val="2"/>
                <w:sz w:val="24"/>
                <w14:ligatures w14:val="standardContextual"/>
              </w:rPr>
            </w:pPr>
          </w:p>
        </w:tc>
        <w:tc>
          <w:tcPr>
            <w:tcW w:w="1134" w:type="dxa"/>
            <w:vMerge/>
            <w:tcBorders>
              <w:top w:val="single" w:sz="4" w:space="0" w:color="auto"/>
              <w:left w:val="single" w:sz="4" w:space="0" w:color="auto"/>
              <w:bottom w:val="single" w:sz="4" w:space="0" w:color="auto"/>
              <w:right w:val="single" w:sz="4" w:space="0" w:color="auto"/>
            </w:tcBorders>
            <w:vAlign w:val="center"/>
            <w:hideMark/>
          </w:tcPr>
          <w:p w14:paraId="6C39C0EE" w14:textId="77777777" w:rsidR="00D748D7" w:rsidRPr="00171262" w:rsidRDefault="00D748D7" w:rsidP="003F6848">
            <w:pPr>
              <w:widowControl/>
              <w:spacing w:before="20" w:after="20"/>
              <w:ind w:firstLine="0"/>
              <w:jc w:val="center"/>
              <w:rPr>
                <w:rFonts w:eastAsia="Aptos"/>
                <w:b/>
                <w:bCs/>
                <w:kern w:val="2"/>
                <w:sz w:val="24"/>
                <w14:ligatures w14:val="standardContextual"/>
              </w:rPr>
            </w:pPr>
          </w:p>
        </w:tc>
        <w:tc>
          <w:tcPr>
            <w:tcW w:w="992" w:type="dxa"/>
            <w:tcBorders>
              <w:top w:val="nil"/>
              <w:left w:val="nil"/>
              <w:bottom w:val="single" w:sz="4" w:space="0" w:color="auto"/>
              <w:right w:val="single" w:sz="4" w:space="0" w:color="auto"/>
            </w:tcBorders>
            <w:noWrap/>
            <w:vAlign w:val="center"/>
            <w:hideMark/>
          </w:tcPr>
          <w:p w14:paraId="7EAB61AB" w14:textId="77777777" w:rsidR="00D748D7" w:rsidRPr="00171262" w:rsidRDefault="00D748D7" w:rsidP="003F6848">
            <w:pPr>
              <w:widowControl/>
              <w:spacing w:before="20" w:after="20"/>
              <w:ind w:firstLine="0"/>
              <w:jc w:val="center"/>
              <w:rPr>
                <w:rFonts w:eastAsia="Aptos"/>
                <w:b/>
                <w:bCs/>
                <w:kern w:val="2"/>
                <w:sz w:val="24"/>
                <w14:ligatures w14:val="standardContextual"/>
              </w:rPr>
            </w:pPr>
            <w:r w:rsidRPr="00171262">
              <w:rPr>
                <w:rFonts w:eastAsia="Aptos"/>
                <w:b/>
                <w:bCs/>
                <w:kern w:val="2"/>
                <w:sz w:val="24"/>
                <w14:ligatures w14:val="standardContextual"/>
              </w:rPr>
              <w:t>Thu</w:t>
            </w:r>
          </w:p>
        </w:tc>
        <w:tc>
          <w:tcPr>
            <w:tcW w:w="992" w:type="dxa"/>
            <w:tcBorders>
              <w:top w:val="nil"/>
              <w:left w:val="nil"/>
              <w:bottom w:val="single" w:sz="4" w:space="0" w:color="auto"/>
              <w:right w:val="single" w:sz="4" w:space="0" w:color="auto"/>
            </w:tcBorders>
            <w:noWrap/>
            <w:vAlign w:val="center"/>
            <w:hideMark/>
          </w:tcPr>
          <w:p w14:paraId="0FCEDD07" w14:textId="77777777" w:rsidR="00D748D7" w:rsidRPr="00171262" w:rsidRDefault="00D748D7" w:rsidP="003F6848">
            <w:pPr>
              <w:widowControl/>
              <w:spacing w:before="20" w:after="20"/>
              <w:ind w:firstLine="0"/>
              <w:jc w:val="center"/>
              <w:rPr>
                <w:rFonts w:eastAsia="Aptos"/>
                <w:b/>
                <w:bCs/>
                <w:kern w:val="2"/>
                <w:sz w:val="24"/>
                <w14:ligatures w14:val="standardContextual"/>
              </w:rPr>
            </w:pPr>
            <w:r w:rsidRPr="00171262">
              <w:rPr>
                <w:rFonts w:eastAsia="Aptos"/>
                <w:b/>
                <w:bCs/>
                <w:kern w:val="2"/>
                <w:sz w:val="24"/>
                <w14:ligatures w14:val="standardContextual"/>
              </w:rPr>
              <w:t>Chi</w:t>
            </w:r>
          </w:p>
        </w:tc>
        <w:tc>
          <w:tcPr>
            <w:tcW w:w="855" w:type="dxa"/>
            <w:tcBorders>
              <w:top w:val="nil"/>
              <w:left w:val="nil"/>
              <w:bottom w:val="single" w:sz="4" w:space="0" w:color="auto"/>
              <w:right w:val="single" w:sz="4" w:space="0" w:color="auto"/>
            </w:tcBorders>
            <w:vAlign w:val="center"/>
            <w:hideMark/>
          </w:tcPr>
          <w:p w14:paraId="0E020B6B" w14:textId="77777777" w:rsidR="00D748D7" w:rsidRPr="00171262" w:rsidRDefault="00D748D7" w:rsidP="003F6848">
            <w:pPr>
              <w:widowControl/>
              <w:spacing w:before="20" w:after="20"/>
              <w:ind w:firstLine="0"/>
              <w:jc w:val="center"/>
              <w:rPr>
                <w:rFonts w:eastAsia="Aptos"/>
                <w:b/>
                <w:bCs/>
                <w:kern w:val="2"/>
                <w:sz w:val="24"/>
                <w14:ligatures w14:val="standardContextual"/>
              </w:rPr>
            </w:pPr>
            <w:r w:rsidRPr="00171262">
              <w:rPr>
                <w:rFonts w:eastAsia="Aptos"/>
                <w:b/>
                <w:bCs/>
                <w:kern w:val="2"/>
                <w:sz w:val="24"/>
                <w14:ligatures w14:val="standardContextual"/>
              </w:rPr>
              <w:t>Chênh</w:t>
            </w:r>
            <w:r w:rsidRPr="00171262">
              <w:rPr>
                <w:rFonts w:eastAsia="Aptos"/>
                <w:b/>
                <w:bCs/>
                <w:kern w:val="2"/>
                <w:sz w:val="24"/>
                <w14:ligatures w14:val="standardContextual"/>
              </w:rPr>
              <w:br/>
              <w:t xml:space="preserve"> lệch</w:t>
            </w:r>
          </w:p>
        </w:tc>
        <w:tc>
          <w:tcPr>
            <w:tcW w:w="988" w:type="dxa"/>
            <w:gridSpan w:val="2"/>
            <w:tcBorders>
              <w:top w:val="nil"/>
              <w:left w:val="nil"/>
              <w:bottom w:val="single" w:sz="4" w:space="0" w:color="auto"/>
              <w:right w:val="single" w:sz="4" w:space="0" w:color="auto"/>
            </w:tcBorders>
            <w:noWrap/>
            <w:vAlign w:val="center"/>
            <w:hideMark/>
          </w:tcPr>
          <w:p w14:paraId="7F7CD259" w14:textId="77777777" w:rsidR="00D748D7" w:rsidRPr="00171262" w:rsidRDefault="00D748D7" w:rsidP="003F6848">
            <w:pPr>
              <w:widowControl/>
              <w:spacing w:before="20" w:after="20"/>
              <w:ind w:firstLine="0"/>
              <w:jc w:val="center"/>
              <w:rPr>
                <w:rFonts w:eastAsia="Aptos"/>
                <w:b/>
                <w:bCs/>
                <w:kern w:val="2"/>
                <w:sz w:val="24"/>
                <w14:ligatures w14:val="standardContextual"/>
              </w:rPr>
            </w:pPr>
            <w:r w:rsidRPr="00171262">
              <w:rPr>
                <w:rFonts w:eastAsia="Aptos"/>
                <w:b/>
                <w:bCs/>
                <w:kern w:val="2"/>
                <w:sz w:val="24"/>
                <w14:ligatures w14:val="standardContextual"/>
              </w:rPr>
              <w:t>Thu</w:t>
            </w:r>
          </w:p>
        </w:tc>
        <w:tc>
          <w:tcPr>
            <w:tcW w:w="850" w:type="dxa"/>
            <w:tcBorders>
              <w:top w:val="nil"/>
              <w:left w:val="nil"/>
              <w:bottom w:val="single" w:sz="4" w:space="0" w:color="auto"/>
              <w:right w:val="single" w:sz="4" w:space="0" w:color="auto"/>
            </w:tcBorders>
            <w:noWrap/>
            <w:vAlign w:val="center"/>
            <w:hideMark/>
          </w:tcPr>
          <w:p w14:paraId="729E8F4C" w14:textId="77777777" w:rsidR="00D748D7" w:rsidRPr="00171262" w:rsidRDefault="00D748D7" w:rsidP="003F6848">
            <w:pPr>
              <w:widowControl/>
              <w:spacing w:before="20" w:after="20"/>
              <w:ind w:firstLine="0"/>
              <w:jc w:val="center"/>
              <w:rPr>
                <w:rFonts w:eastAsia="Aptos"/>
                <w:b/>
                <w:bCs/>
                <w:kern w:val="2"/>
                <w:sz w:val="24"/>
                <w14:ligatures w14:val="standardContextual"/>
              </w:rPr>
            </w:pPr>
            <w:r w:rsidRPr="00171262">
              <w:rPr>
                <w:rFonts w:eastAsia="Aptos"/>
                <w:b/>
                <w:bCs/>
                <w:kern w:val="2"/>
                <w:sz w:val="24"/>
                <w14:ligatures w14:val="standardContextual"/>
              </w:rPr>
              <w:t>Chi</w:t>
            </w:r>
          </w:p>
        </w:tc>
        <w:tc>
          <w:tcPr>
            <w:tcW w:w="709" w:type="dxa"/>
            <w:tcBorders>
              <w:top w:val="nil"/>
              <w:left w:val="nil"/>
              <w:bottom w:val="single" w:sz="4" w:space="0" w:color="auto"/>
              <w:right w:val="single" w:sz="4" w:space="0" w:color="auto"/>
            </w:tcBorders>
            <w:vAlign w:val="center"/>
            <w:hideMark/>
          </w:tcPr>
          <w:p w14:paraId="47EC5743" w14:textId="77777777" w:rsidR="00D748D7" w:rsidRPr="00171262" w:rsidRDefault="00D748D7" w:rsidP="003F6848">
            <w:pPr>
              <w:widowControl/>
              <w:spacing w:before="20" w:after="20"/>
              <w:ind w:firstLine="0"/>
              <w:jc w:val="center"/>
              <w:rPr>
                <w:rFonts w:eastAsia="Aptos"/>
                <w:b/>
                <w:bCs/>
                <w:kern w:val="2"/>
                <w:sz w:val="24"/>
                <w14:ligatures w14:val="standardContextual"/>
              </w:rPr>
            </w:pPr>
            <w:r w:rsidRPr="00171262">
              <w:rPr>
                <w:rFonts w:eastAsia="Aptos"/>
                <w:b/>
                <w:bCs/>
                <w:kern w:val="2"/>
                <w:sz w:val="24"/>
                <w14:ligatures w14:val="standardContextual"/>
              </w:rPr>
              <w:t>Chênh</w:t>
            </w:r>
            <w:r w:rsidRPr="00171262">
              <w:rPr>
                <w:rFonts w:eastAsia="Aptos"/>
                <w:b/>
                <w:bCs/>
                <w:kern w:val="2"/>
                <w:sz w:val="24"/>
                <w14:ligatures w14:val="standardContextual"/>
              </w:rPr>
              <w:br/>
              <w:t xml:space="preserve"> lệch</w:t>
            </w:r>
          </w:p>
        </w:tc>
        <w:tc>
          <w:tcPr>
            <w:tcW w:w="919" w:type="dxa"/>
            <w:gridSpan w:val="2"/>
            <w:tcBorders>
              <w:top w:val="nil"/>
              <w:left w:val="nil"/>
              <w:bottom w:val="single" w:sz="4" w:space="0" w:color="auto"/>
              <w:right w:val="single" w:sz="4" w:space="0" w:color="auto"/>
            </w:tcBorders>
            <w:noWrap/>
            <w:vAlign w:val="center"/>
            <w:hideMark/>
          </w:tcPr>
          <w:p w14:paraId="50DC7A88" w14:textId="77777777" w:rsidR="00D748D7" w:rsidRPr="00171262" w:rsidRDefault="00D748D7" w:rsidP="003F6848">
            <w:pPr>
              <w:widowControl/>
              <w:spacing w:before="20" w:after="20"/>
              <w:ind w:firstLine="0"/>
              <w:jc w:val="center"/>
              <w:rPr>
                <w:rFonts w:eastAsia="Aptos"/>
                <w:b/>
                <w:bCs/>
                <w:kern w:val="2"/>
                <w:sz w:val="24"/>
                <w14:ligatures w14:val="standardContextual"/>
              </w:rPr>
            </w:pPr>
            <w:r w:rsidRPr="00171262">
              <w:rPr>
                <w:rFonts w:eastAsia="Aptos"/>
                <w:b/>
                <w:bCs/>
                <w:kern w:val="2"/>
                <w:sz w:val="24"/>
                <w14:ligatures w14:val="standardContextual"/>
              </w:rPr>
              <w:t>Thu</w:t>
            </w:r>
          </w:p>
        </w:tc>
        <w:tc>
          <w:tcPr>
            <w:tcW w:w="778" w:type="dxa"/>
            <w:tcBorders>
              <w:top w:val="nil"/>
              <w:left w:val="nil"/>
              <w:bottom w:val="single" w:sz="4" w:space="0" w:color="auto"/>
              <w:right w:val="single" w:sz="4" w:space="0" w:color="auto"/>
            </w:tcBorders>
            <w:noWrap/>
            <w:vAlign w:val="center"/>
            <w:hideMark/>
          </w:tcPr>
          <w:p w14:paraId="3555A167" w14:textId="77777777" w:rsidR="00D748D7" w:rsidRPr="00171262" w:rsidRDefault="00D748D7" w:rsidP="003F6848">
            <w:pPr>
              <w:widowControl/>
              <w:spacing w:before="20" w:after="20"/>
              <w:ind w:firstLine="0"/>
              <w:jc w:val="center"/>
              <w:rPr>
                <w:rFonts w:eastAsia="Aptos"/>
                <w:b/>
                <w:bCs/>
                <w:kern w:val="2"/>
                <w:sz w:val="24"/>
                <w14:ligatures w14:val="standardContextual"/>
              </w:rPr>
            </w:pPr>
            <w:r w:rsidRPr="00171262">
              <w:rPr>
                <w:rFonts w:eastAsia="Aptos"/>
                <w:b/>
                <w:bCs/>
                <w:kern w:val="2"/>
                <w:sz w:val="24"/>
                <w14:ligatures w14:val="standardContextual"/>
              </w:rPr>
              <w:t>Chi</w:t>
            </w:r>
          </w:p>
        </w:tc>
        <w:tc>
          <w:tcPr>
            <w:tcW w:w="854" w:type="dxa"/>
            <w:tcBorders>
              <w:top w:val="nil"/>
              <w:left w:val="nil"/>
              <w:bottom w:val="single" w:sz="4" w:space="0" w:color="auto"/>
              <w:right w:val="single" w:sz="4" w:space="0" w:color="auto"/>
            </w:tcBorders>
            <w:vAlign w:val="center"/>
            <w:hideMark/>
          </w:tcPr>
          <w:p w14:paraId="311DB8C5" w14:textId="77777777" w:rsidR="00D748D7" w:rsidRPr="00171262" w:rsidRDefault="00D748D7" w:rsidP="003F6848">
            <w:pPr>
              <w:widowControl/>
              <w:spacing w:before="20" w:after="20"/>
              <w:ind w:firstLine="0"/>
              <w:jc w:val="center"/>
              <w:rPr>
                <w:rFonts w:eastAsia="Aptos"/>
                <w:b/>
                <w:bCs/>
                <w:kern w:val="2"/>
                <w:sz w:val="24"/>
                <w14:ligatures w14:val="standardContextual"/>
              </w:rPr>
            </w:pPr>
            <w:r w:rsidRPr="00171262">
              <w:rPr>
                <w:rFonts w:eastAsia="Aptos"/>
                <w:b/>
                <w:bCs/>
                <w:kern w:val="2"/>
                <w:sz w:val="24"/>
                <w14:ligatures w14:val="standardContextual"/>
              </w:rPr>
              <w:t>Chênh</w:t>
            </w:r>
            <w:r w:rsidRPr="00171262">
              <w:rPr>
                <w:rFonts w:eastAsia="Aptos"/>
                <w:b/>
                <w:bCs/>
                <w:kern w:val="2"/>
                <w:sz w:val="24"/>
                <w14:ligatures w14:val="standardContextual"/>
              </w:rPr>
              <w:br/>
              <w:t xml:space="preserve"> lệch</w:t>
            </w:r>
          </w:p>
        </w:tc>
      </w:tr>
      <w:tr w:rsidR="007221BB" w:rsidRPr="00171262" w14:paraId="0D72E314" w14:textId="77777777" w:rsidTr="00171262">
        <w:trPr>
          <w:gridAfter w:val="1"/>
          <w:wAfter w:w="27" w:type="dxa"/>
          <w:cantSplit/>
          <w:trHeight w:val="181"/>
          <w:jc w:val="center"/>
        </w:trPr>
        <w:tc>
          <w:tcPr>
            <w:tcW w:w="421" w:type="dxa"/>
            <w:tcBorders>
              <w:top w:val="nil"/>
              <w:left w:val="single" w:sz="4" w:space="0" w:color="auto"/>
              <w:bottom w:val="single" w:sz="4" w:space="0" w:color="auto"/>
              <w:right w:val="single" w:sz="4" w:space="0" w:color="auto"/>
            </w:tcBorders>
            <w:noWrap/>
            <w:vAlign w:val="center"/>
          </w:tcPr>
          <w:p w14:paraId="0D4F7C61" w14:textId="77777777" w:rsidR="00D748D7" w:rsidRPr="00171262" w:rsidRDefault="009B61EC" w:rsidP="003F6848">
            <w:pPr>
              <w:widowControl/>
              <w:spacing w:before="20" w:after="20"/>
              <w:ind w:firstLine="0"/>
              <w:jc w:val="center"/>
              <w:rPr>
                <w:rFonts w:eastAsia="Aptos"/>
                <w:bCs/>
                <w:kern w:val="2"/>
                <w:sz w:val="24"/>
                <w14:ligatures w14:val="standardContextual"/>
              </w:rPr>
            </w:pPr>
            <w:r w:rsidRPr="00171262">
              <w:rPr>
                <w:rFonts w:eastAsia="Aptos"/>
                <w:bCs/>
                <w:kern w:val="2"/>
                <w:sz w:val="24"/>
                <w14:ligatures w14:val="standardContextual"/>
              </w:rPr>
              <w:t>1</w:t>
            </w:r>
          </w:p>
        </w:tc>
        <w:tc>
          <w:tcPr>
            <w:tcW w:w="1134" w:type="dxa"/>
            <w:tcBorders>
              <w:top w:val="nil"/>
              <w:left w:val="nil"/>
              <w:bottom w:val="single" w:sz="4" w:space="0" w:color="auto"/>
              <w:right w:val="single" w:sz="4" w:space="0" w:color="auto"/>
            </w:tcBorders>
            <w:noWrap/>
            <w:vAlign w:val="center"/>
          </w:tcPr>
          <w:p w14:paraId="3D634664" w14:textId="77777777" w:rsidR="00D748D7" w:rsidRPr="00171262" w:rsidRDefault="009B61EC" w:rsidP="00A6136A">
            <w:pPr>
              <w:widowControl/>
              <w:spacing w:before="20" w:after="20"/>
              <w:ind w:firstLine="0"/>
              <w:rPr>
                <w:rFonts w:eastAsia="Aptos"/>
                <w:bCs/>
                <w:kern w:val="2"/>
                <w:sz w:val="24"/>
                <w14:ligatures w14:val="standardContextual"/>
              </w:rPr>
            </w:pPr>
            <w:r w:rsidRPr="00171262">
              <w:rPr>
                <w:rFonts w:eastAsia="Aptos"/>
                <w:bCs/>
                <w:kern w:val="2"/>
                <w:sz w:val="24"/>
                <w14:ligatures w14:val="standardContextual"/>
              </w:rPr>
              <w:t>Đào tạo lái xe ô tô</w:t>
            </w:r>
          </w:p>
        </w:tc>
        <w:tc>
          <w:tcPr>
            <w:tcW w:w="992" w:type="dxa"/>
            <w:tcBorders>
              <w:top w:val="nil"/>
              <w:left w:val="nil"/>
              <w:bottom w:val="single" w:sz="4" w:space="0" w:color="auto"/>
              <w:right w:val="single" w:sz="4" w:space="0" w:color="auto"/>
            </w:tcBorders>
            <w:noWrap/>
            <w:vAlign w:val="center"/>
          </w:tcPr>
          <w:p w14:paraId="24904A2A" w14:textId="77777777" w:rsidR="00D748D7" w:rsidRPr="00171262" w:rsidRDefault="00A21B80" w:rsidP="003F6848">
            <w:pPr>
              <w:widowControl/>
              <w:spacing w:before="20" w:after="20"/>
              <w:ind w:firstLine="0"/>
              <w:jc w:val="center"/>
              <w:rPr>
                <w:rFonts w:eastAsia="Aptos"/>
                <w:bCs/>
                <w:kern w:val="2"/>
                <w:sz w:val="24"/>
                <w14:ligatures w14:val="standardContextual"/>
              </w:rPr>
            </w:pPr>
            <w:r w:rsidRPr="00171262">
              <w:rPr>
                <w:rFonts w:eastAsia="Aptos"/>
                <w:bCs/>
                <w:kern w:val="2"/>
                <w:sz w:val="24"/>
                <w14:ligatures w14:val="standardContextual"/>
              </w:rPr>
              <w:t>2.904,3</w:t>
            </w:r>
          </w:p>
        </w:tc>
        <w:tc>
          <w:tcPr>
            <w:tcW w:w="992" w:type="dxa"/>
            <w:tcBorders>
              <w:top w:val="nil"/>
              <w:left w:val="nil"/>
              <w:bottom w:val="single" w:sz="4" w:space="0" w:color="auto"/>
              <w:right w:val="single" w:sz="4" w:space="0" w:color="auto"/>
            </w:tcBorders>
            <w:noWrap/>
            <w:vAlign w:val="center"/>
          </w:tcPr>
          <w:p w14:paraId="4E79ECF2" w14:textId="77777777" w:rsidR="00D748D7" w:rsidRPr="00171262" w:rsidRDefault="00D748D7" w:rsidP="003F6848">
            <w:pPr>
              <w:widowControl/>
              <w:spacing w:before="20" w:after="20"/>
              <w:ind w:firstLine="0"/>
              <w:jc w:val="center"/>
              <w:rPr>
                <w:rFonts w:eastAsia="Aptos"/>
                <w:bCs/>
                <w:kern w:val="2"/>
                <w:sz w:val="24"/>
                <w14:ligatures w14:val="standardContextual"/>
              </w:rPr>
            </w:pPr>
          </w:p>
        </w:tc>
        <w:tc>
          <w:tcPr>
            <w:tcW w:w="855" w:type="dxa"/>
            <w:tcBorders>
              <w:top w:val="nil"/>
              <w:left w:val="nil"/>
              <w:bottom w:val="single" w:sz="4" w:space="0" w:color="auto"/>
              <w:right w:val="single" w:sz="4" w:space="0" w:color="auto"/>
            </w:tcBorders>
            <w:noWrap/>
            <w:vAlign w:val="center"/>
          </w:tcPr>
          <w:p w14:paraId="3683E8E4" w14:textId="77777777" w:rsidR="00D748D7" w:rsidRPr="00171262" w:rsidRDefault="00D748D7" w:rsidP="003F6848">
            <w:pPr>
              <w:widowControl/>
              <w:spacing w:before="20" w:after="20"/>
              <w:ind w:firstLine="0"/>
              <w:jc w:val="center"/>
              <w:rPr>
                <w:rFonts w:eastAsia="Aptos"/>
                <w:bCs/>
                <w:kern w:val="2"/>
                <w:sz w:val="24"/>
                <w14:ligatures w14:val="standardContextual"/>
              </w:rPr>
            </w:pPr>
          </w:p>
        </w:tc>
        <w:tc>
          <w:tcPr>
            <w:tcW w:w="988" w:type="dxa"/>
            <w:gridSpan w:val="2"/>
            <w:tcBorders>
              <w:top w:val="nil"/>
              <w:left w:val="nil"/>
              <w:bottom w:val="single" w:sz="4" w:space="0" w:color="auto"/>
              <w:right w:val="single" w:sz="4" w:space="0" w:color="auto"/>
            </w:tcBorders>
            <w:noWrap/>
            <w:vAlign w:val="center"/>
          </w:tcPr>
          <w:p w14:paraId="7D8A38A8" w14:textId="77777777" w:rsidR="00D748D7" w:rsidRPr="00171262" w:rsidRDefault="00A62780" w:rsidP="003F6848">
            <w:pPr>
              <w:widowControl/>
              <w:spacing w:before="20" w:after="20"/>
              <w:ind w:firstLine="0"/>
              <w:jc w:val="center"/>
              <w:rPr>
                <w:rFonts w:eastAsia="Aptos"/>
                <w:bCs/>
                <w:kern w:val="2"/>
                <w:sz w:val="24"/>
                <w14:ligatures w14:val="standardContextual"/>
              </w:rPr>
            </w:pPr>
            <w:r w:rsidRPr="00171262">
              <w:rPr>
                <w:rFonts w:eastAsia="Aptos"/>
                <w:bCs/>
                <w:kern w:val="2"/>
                <w:sz w:val="24"/>
                <w14:ligatures w14:val="standardContextual"/>
              </w:rPr>
              <w:t>5.403</w:t>
            </w:r>
          </w:p>
        </w:tc>
        <w:tc>
          <w:tcPr>
            <w:tcW w:w="850" w:type="dxa"/>
            <w:tcBorders>
              <w:top w:val="nil"/>
              <w:left w:val="nil"/>
              <w:bottom w:val="single" w:sz="4" w:space="0" w:color="auto"/>
              <w:right w:val="single" w:sz="4" w:space="0" w:color="auto"/>
            </w:tcBorders>
            <w:noWrap/>
            <w:vAlign w:val="center"/>
          </w:tcPr>
          <w:p w14:paraId="3AAC9053" w14:textId="77777777" w:rsidR="00D748D7" w:rsidRPr="00171262" w:rsidRDefault="00D748D7" w:rsidP="003F6848">
            <w:pPr>
              <w:widowControl/>
              <w:spacing w:before="20" w:after="20"/>
              <w:ind w:firstLine="0"/>
              <w:jc w:val="center"/>
              <w:rPr>
                <w:rFonts w:eastAsia="Aptos"/>
                <w:bCs/>
                <w:kern w:val="2"/>
                <w:sz w:val="24"/>
                <w14:ligatures w14:val="standardContextual"/>
              </w:rPr>
            </w:pPr>
          </w:p>
        </w:tc>
        <w:tc>
          <w:tcPr>
            <w:tcW w:w="709" w:type="dxa"/>
            <w:tcBorders>
              <w:top w:val="nil"/>
              <w:left w:val="nil"/>
              <w:bottom w:val="single" w:sz="4" w:space="0" w:color="auto"/>
              <w:right w:val="single" w:sz="4" w:space="0" w:color="auto"/>
            </w:tcBorders>
            <w:noWrap/>
            <w:vAlign w:val="center"/>
          </w:tcPr>
          <w:p w14:paraId="09298D68" w14:textId="77777777" w:rsidR="00D748D7" w:rsidRPr="00171262" w:rsidRDefault="00D748D7" w:rsidP="003F6848">
            <w:pPr>
              <w:widowControl/>
              <w:spacing w:before="20" w:after="20"/>
              <w:ind w:firstLine="0"/>
              <w:jc w:val="center"/>
              <w:rPr>
                <w:rFonts w:eastAsia="Aptos"/>
                <w:bCs/>
                <w:kern w:val="2"/>
                <w:sz w:val="24"/>
                <w14:ligatures w14:val="standardContextual"/>
              </w:rPr>
            </w:pPr>
          </w:p>
        </w:tc>
        <w:tc>
          <w:tcPr>
            <w:tcW w:w="919" w:type="dxa"/>
            <w:gridSpan w:val="2"/>
            <w:tcBorders>
              <w:top w:val="nil"/>
              <w:left w:val="nil"/>
              <w:bottom w:val="single" w:sz="4" w:space="0" w:color="auto"/>
              <w:right w:val="single" w:sz="4" w:space="0" w:color="auto"/>
            </w:tcBorders>
            <w:noWrap/>
            <w:vAlign w:val="center"/>
          </w:tcPr>
          <w:p w14:paraId="1A228CAD" w14:textId="77777777" w:rsidR="00D748D7" w:rsidRPr="00171262" w:rsidRDefault="0060698F" w:rsidP="003F6848">
            <w:pPr>
              <w:widowControl/>
              <w:spacing w:before="20" w:after="20"/>
              <w:ind w:firstLine="0"/>
              <w:jc w:val="center"/>
              <w:rPr>
                <w:rFonts w:eastAsia="Aptos"/>
                <w:bCs/>
                <w:kern w:val="2"/>
                <w:sz w:val="24"/>
                <w14:ligatures w14:val="standardContextual"/>
              </w:rPr>
            </w:pPr>
            <w:r w:rsidRPr="00171262">
              <w:rPr>
                <w:rFonts w:eastAsia="Aptos"/>
                <w:bCs/>
                <w:kern w:val="2"/>
                <w:sz w:val="24"/>
                <w14:ligatures w14:val="standardContextual"/>
              </w:rPr>
              <w:t>10.041</w:t>
            </w:r>
          </w:p>
        </w:tc>
        <w:tc>
          <w:tcPr>
            <w:tcW w:w="778" w:type="dxa"/>
            <w:tcBorders>
              <w:top w:val="nil"/>
              <w:left w:val="nil"/>
              <w:bottom w:val="single" w:sz="4" w:space="0" w:color="auto"/>
              <w:right w:val="single" w:sz="4" w:space="0" w:color="auto"/>
            </w:tcBorders>
            <w:noWrap/>
            <w:vAlign w:val="center"/>
          </w:tcPr>
          <w:p w14:paraId="3A7B7DAC" w14:textId="77777777" w:rsidR="00D748D7" w:rsidRPr="00171262" w:rsidRDefault="00D748D7" w:rsidP="003F6848">
            <w:pPr>
              <w:widowControl/>
              <w:spacing w:before="20" w:after="20"/>
              <w:ind w:firstLine="0"/>
              <w:jc w:val="center"/>
              <w:rPr>
                <w:rFonts w:eastAsia="Aptos"/>
                <w:bCs/>
                <w:kern w:val="2"/>
                <w:sz w:val="24"/>
                <w14:ligatures w14:val="standardContextual"/>
              </w:rPr>
            </w:pPr>
          </w:p>
        </w:tc>
        <w:tc>
          <w:tcPr>
            <w:tcW w:w="854" w:type="dxa"/>
            <w:tcBorders>
              <w:top w:val="nil"/>
              <w:left w:val="nil"/>
              <w:bottom w:val="single" w:sz="4" w:space="0" w:color="auto"/>
              <w:right w:val="single" w:sz="4" w:space="0" w:color="auto"/>
            </w:tcBorders>
            <w:noWrap/>
            <w:vAlign w:val="center"/>
          </w:tcPr>
          <w:p w14:paraId="2E910B7F" w14:textId="77777777" w:rsidR="00D748D7" w:rsidRPr="00171262" w:rsidRDefault="00D748D7" w:rsidP="003F6848">
            <w:pPr>
              <w:widowControl/>
              <w:spacing w:before="20" w:after="20"/>
              <w:ind w:firstLine="0"/>
              <w:jc w:val="center"/>
              <w:rPr>
                <w:rFonts w:eastAsia="Aptos"/>
                <w:bCs/>
                <w:kern w:val="2"/>
                <w:sz w:val="24"/>
                <w14:ligatures w14:val="standardContextual"/>
              </w:rPr>
            </w:pPr>
          </w:p>
        </w:tc>
      </w:tr>
      <w:tr w:rsidR="007221BB" w:rsidRPr="00171262" w14:paraId="247F7921" w14:textId="77777777" w:rsidTr="00171262">
        <w:trPr>
          <w:gridAfter w:val="1"/>
          <w:wAfter w:w="27" w:type="dxa"/>
          <w:cantSplit/>
          <w:trHeight w:val="219"/>
          <w:jc w:val="center"/>
        </w:trPr>
        <w:tc>
          <w:tcPr>
            <w:tcW w:w="421" w:type="dxa"/>
            <w:tcBorders>
              <w:top w:val="nil"/>
              <w:left w:val="single" w:sz="4" w:space="0" w:color="auto"/>
              <w:bottom w:val="single" w:sz="4" w:space="0" w:color="auto"/>
              <w:right w:val="single" w:sz="4" w:space="0" w:color="auto"/>
            </w:tcBorders>
            <w:noWrap/>
            <w:vAlign w:val="center"/>
          </w:tcPr>
          <w:p w14:paraId="0B7E24E0" w14:textId="77777777" w:rsidR="00D748D7" w:rsidRPr="00171262" w:rsidRDefault="009B61EC" w:rsidP="003F6848">
            <w:pPr>
              <w:widowControl/>
              <w:spacing w:before="20" w:after="20"/>
              <w:ind w:firstLine="0"/>
              <w:jc w:val="center"/>
              <w:rPr>
                <w:rFonts w:eastAsia="Aptos"/>
                <w:kern w:val="2"/>
                <w:sz w:val="24"/>
                <w14:ligatures w14:val="standardContextual"/>
              </w:rPr>
            </w:pPr>
            <w:r w:rsidRPr="00171262">
              <w:rPr>
                <w:rFonts w:eastAsia="Aptos"/>
                <w:kern w:val="2"/>
                <w:sz w:val="24"/>
                <w14:ligatures w14:val="standardContextual"/>
              </w:rPr>
              <w:t>2</w:t>
            </w:r>
          </w:p>
        </w:tc>
        <w:tc>
          <w:tcPr>
            <w:tcW w:w="1134" w:type="dxa"/>
            <w:tcBorders>
              <w:top w:val="nil"/>
              <w:left w:val="nil"/>
              <w:bottom w:val="single" w:sz="4" w:space="0" w:color="auto"/>
              <w:right w:val="single" w:sz="4" w:space="0" w:color="auto"/>
            </w:tcBorders>
            <w:vAlign w:val="center"/>
          </w:tcPr>
          <w:p w14:paraId="0159581B" w14:textId="77777777" w:rsidR="00D748D7" w:rsidRPr="00171262" w:rsidRDefault="009B61EC" w:rsidP="003F6848">
            <w:pPr>
              <w:widowControl/>
              <w:spacing w:before="20" w:after="20"/>
              <w:ind w:firstLine="0"/>
              <w:jc w:val="center"/>
              <w:rPr>
                <w:rFonts w:eastAsia="Aptos"/>
                <w:kern w:val="2"/>
                <w:sz w:val="24"/>
                <w14:ligatures w14:val="standardContextual"/>
              </w:rPr>
            </w:pPr>
            <w:r w:rsidRPr="00171262">
              <w:rPr>
                <w:rFonts w:eastAsia="Aptos"/>
                <w:kern w:val="2"/>
                <w:sz w:val="24"/>
                <w14:ligatures w14:val="standardContextual"/>
              </w:rPr>
              <w:t>Đào tạo lái xe mô tô A1</w:t>
            </w:r>
          </w:p>
        </w:tc>
        <w:tc>
          <w:tcPr>
            <w:tcW w:w="992" w:type="dxa"/>
            <w:tcBorders>
              <w:top w:val="nil"/>
              <w:left w:val="nil"/>
              <w:bottom w:val="single" w:sz="4" w:space="0" w:color="auto"/>
              <w:right w:val="single" w:sz="4" w:space="0" w:color="auto"/>
            </w:tcBorders>
            <w:vAlign w:val="center"/>
          </w:tcPr>
          <w:p w14:paraId="5B95B629" w14:textId="77777777" w:rsidR="00D748D7" w:rsidRPr="00171262" w:rsidRDefault="00B36092" w:rsidP="003F6848">
            <w:pPr>
              <w:widowControl/>
              <w:spacing w:before="20" w:after="20"/>
              <w:ind w:firstLine="0"/>
              <w:jc w:val="center"/>
              <w:rPr>
                <w:rFonts w:eastAsia="Aptos"/>
                <w:kern w:val="2"/>
                <w:sz w:val="24"/>
                <w14:ligatures w14:val="standardContextual"/>
              </w:rPr>
            </w:pPr>
            <w:r w:rsidRPr="00171262">
              <w:rPr>
                <w:rFonts w:eastAsia="Aptos"/>
                <w:kern w:val="2"/>
                <w:sz w:val="24"/>
                <w14:ligatures w14:val="standardContextual"/>
              </w:rPr>
              <w:t>370</w:t>
            </w:r>
          </w:p>
        </w:tc>
        <w:tc>
          <w:tcPr>
            <w:tcW w:w="992" w:type="dxa"/>
            <w:tcBorders>
              <w:top w:val="nil"/>
              <w:left w:val="nil"/>
              <w:bottom w:val="single" w:sz="4" w:space="0" w:color="auto"/>
              <w:right w:val="single" w:sz="4" w:space="0" w:color="auto"/>
            </w:tcBorders>
            <w:vAlign w:val="center"/>
          </w:tcPr>
          <w:p w14:paraId="197A1F23" w14:textId="77777777" w:rsidR="00D748D7" w:rsidRPr="00171262" w:rsidRDefault="00D748D7" w:rsidP="003F6848">
            <w:pPr>
              <w:widowControl/>
              <w:spacing w:before="20" w:after="20"/>
              <w:ind w:firstLine="0"/>
              <w:jc w:val="center"/>
              <w:rPr>
                <w:rFonts w:eastAsia="Aptos"/>
                <w:kern w:val="2"/>
                <w:sz w:val="24"/>
                <w14:ligatures w14:val="standardContextual"/>
              </w:rPr>
            </w:pPr>
          </w:p>
        </w:tc>
        <w:tc>
          <w:tcPr>
            <w:tcW w:w="855" w:type="dxa"/>
            <w:tcBorders>
              <w:top w:val="nil"/>
              <w:left w:val="nil"/>
              <w:bottom w:val="single" w:sz="4" w:space="0" w:color="auto"/>
              <w:right w:val="single" w:sz="4" w:space="0" w:color="auto"/>
            </w:tcBorders>
            <w:noWrap/>
            <w:vAlign w:val="center"/>
          </w:tcPr>
          <w:p w14:paraId="7D09314A" w14:textId="77777777" w:rsidR="00D748D7" w:rsidRPr="00171262" w:rsidRDefault="00D748D7" w:rsidP="003F6848">
            <w:pPr>
              <w:widowControl/>
              <w:spacing w:before="20" w:after="20"/>
              <w:ind w:firstLine="0"/>
              <w:jc w:val="center"/>
              <w:rPr>
                <w:rFonts w:eastAsia="Aptos"/>
                <w:kern w:val="2"/>
                <w:sz w:val="24"/>
                <w14:ligatures w14:val="standardContextual"/>
              </w:rPr>
            </w:pPr>
          </w:p>
        </w:tc>
        <w:tc>
          <w:tcPr>
            <w:tcW w:w="988" w:type="dxa"/>
            <w:gridSpan w:val="2"/>
            <w:tcBorders>
              <w:top w:val="nil"/>
              <w:left w:val="nil"/>
              <w:bottom w:val="single" w:sz="4" w:space="0" w:color="auto"/>
              <w:right w:val="single" w:sz="4" w:space="0" w:color="auto"/>
            </w:tcBorders>
            <w:vAlign w:val="center"/>
          </w:tcPr>
          <w:p w14:paraId="64B4F132" w14:textId="77777777" w:rsidR="00D748D7" w:rsidRPr="00171262" w:rsidRDefault="00A62780">
            <w:pPr>
              <w:widowControl/>
              <w:spacing w:before="20" w:after="20"/>
              <w:ind w:firstLine="0"/>
              <w:jc w:val="center"/>
              <w:rPr>
                <w:rFonts w:eastAsia="Aptos"/>
                <w:kern w:val="2"/>
                <w:sz w:val="24"/>
                <w14:ligatures w14:val="standardContextual"/>
              </w:rPr>
            </w:pPr>
            <w:r w:rsidRPr="00171262">
              <w:rPr>
                <w:rFonts w:eastAsia="Aptos"/>
                <w:kern w:val="2"/>
                <w:sz w:val="24"/>
                <w14:ligatures w14:val="standardContextual"/>
              </w:rPr>
              <w:t>574</w:t>
            </w:r>
          </w:p>
        </w:tc>
        <w:tc>
          <w:tcPr>
            <w:tcW w:w="850" w:type="dxa"/>
            <w:tcBorders>
              <w:top w:val="nil"/>
              <w:left w:val="nil"/>
              <w:bottom w:val="single" w:sz="4" w:space="0" w:color="auto"/>
              <w:right w:val="single" w:sz="4" w:space="0" w:color="auto"/>
            </w:tcBorders>
            <w:vAlign w:val="center"/>
          </w:tcPr>
          <w:p w14:paraId="0C95FB2F" w14:textId="77777777" w:rsidR="00D748D7" w:rsidRPr="00171262" w:rsidRDefault="00D748D7" w:rsidP="003F6848">
            <w:pPr>
              <w:widowControl/>
              <w:spacing w:before="20" w:after="20"/>
              <w:ind w:firstLine="0"/>
              <w:jc w:val="center"/>
              <w:rPr>
                <w:rFonts w:eastAsia="Aptos"/>
                <w:kern w:val="2"/>
                <w:sz w:val="24"/>
                <w14:ligatures w14:val="standardContextual"/>
              </w:rPr>
            </w:pPr>
          </w:p>
        </w:tc>
        <w:tc>
          <w:tcPr>
            <w:tcW w:w="709" w:type="dxa"/>
            <w:tcBorders>
              <w:top w:val="nil"/>
              <w:left w:val="nil"/>
              <w:bottom w:val="single" w:sz="4" w:space="0" w:color="auto"/>
              <w:right w:val="single" w:sz="4" w:space="0" w:color="auto"/>
            </w:tcBorders>
            <w:noWrap/>
            <w:vAlign w:val="center"/>
          </w:tcPr>
          <w:p w14:paraId="70D202C1" w14:textId="77777777" w:rsidR="00D748D7" w:rsidRPr="00171262" w:rsidRDefault="00D748D7" w:rsidP="003F6848">
            <w:pPr>
              <w:widowControl/>
              <w:spacing w:before="20" w:after="20"/>
              <w:ind w:firstLine="0"/>
              <w:jc w:val="center"/>
              <w:rPr>
                <w:rFonts w:eastAsia="Aptos"/>
                <w:kern w:val="2"/>
                <w:sz w:val="24"/>
                <w14:ligatures w14:val="standardContextual"/>
              </w:rPr>
            </w:pPr>
          </w:p>
        </w:tc>
        <w:tc>
          <w:tcPr>
            <w:tcW w:w="919" w:type="dxa"/>
            <w:gridSpan w:val="2"/>
            <w:tcBorders>
              <w:top w:val="nil"/>
              <w:left w:val="nil"/>
              <w:bottom w:val="single" w:sz="4" w:space="0" w:color="auto"/>
              <w:right w:val="single" w:sz="4" w:space="0" w:color="auto"/>
            </w:tcBorders>
            <w:vAlign w:val="center"/>
          </w:tcPr>
          <w:p w14:paraId="43C0874C" w14:textId="77777777" w:rsidR="00D748D7" w:rsidRPr="00171262" w:rsidRDefault="0060698F" w:rsidP="003F6848">
            <w:pPr>
              <w:widowControl/>
              <w:spacing w:before="20" w:after="20"/>
              <w:ind w:firstLine="0"/>
              <w:jc w:val="center"/>
              <w:rPr>
                <w:rFonts w:eastAsia="Aptos"/>
                <w:kern w:val="2"/>
                <w:sz w:val="24"/>
                <w14:ligatures w14:val="standardContextual"/>
              </w:rPr>
            </w:pPr>
            <w:r w:rsidRPr="00171262">
              <w:rPr>
                <w:rFonts w:eastAsia="Aptos"/>
                <w:kern w:val="2"/>
                <w:sz w:val="24"/>
                <w14:ligatures w14:val="standardContextual"/>
              </w:rPr>
              <w:t>745</w:t>
            </w:r>
          </w:p>
        </w:tc>
        <w:tc>
          <w:tcPr>
            <w:tcW w:w="778" w:type="dxa"/>
            <w:tcBorders>
              <w:top w:val="nil"/>
              <w:left w:val="nil"/>
              <w:bottom w:val="single" w:sz="4" w:space="0" w:color="auto"/>
              <w:right w:val="single" w:sz="4" w:space="0" w:color="auto"/>
            </w:tcBorders>
            <w:vAlign w:val="center"/>
          </w:tcPr>
          <w:p w14:paraId="4C1338B7" w14:textId="77777777" w:rsidR="00D748D7" w:rsidRPr="00171262" w:rsidRDefault="00D748D7" w:rsidP="003F6848">
            <w:pPr>
              <w:widowControl/>
              <w:spacing w:before="20" w:after="20"/>
              <w:ind w:firstLine="0"/>
              <w:jc w:val="center"/>
              <w:rPr>
                <w:rFonts w:eastAsia="Aptos"/>
                <w:kern w:val="2"/>
                <w:sz w:val="24"/>
                <w14:ligatures w14:val="standardContextual"/>
              </w:rPr>
            </w:pPr>
          </w:p>
        </w:tc>
        <w:tc>
          <w:tcPr>
            <w:tcW w:w="854" w:type="dxa"/>
            <w:tcBorders>
              <w:top w:val="nil"/>
              <w:left w:val="nil"/>
              <w:bottom w:val="single" w:sz="4" w:space="0" w:color="auto"/>
              <w:right w:val="single" w:sz="4" w:space="0" w:color="auto"/>
            </w:tcBorders>
            <w:noWrap/>
            <w:vAlign w:val="center"/>
          </w:tcPr>
          <w:p w14:paraId="1873909C" w14:textId="77777777" w:rsidR="00D748D7" w:rsidRPr="00171262" w:rsidRDefault="00D748D7" w:rsidP="003F6848">
            <w:pPr>
              <w:widowControl/>
              <w:spacing w:before="20" w:after="20"/>
              <w:ind w:firstLine="0"/>
              <w:jc w:val="center"/>
              <w:rPr>
                <w:rFonts w:eastAsia="Aptos"/>
                <w:kern w:val="2"/>
                <w:sz w:val="24"/>
                <w14:ligatures w14:val="standardContextual"/>
              </w:rPr>
            </w:pPr>
          </w:p>
        </w:tc>
      </w:tr>
      <w:tr w:rsidR="003B1A98" w:rsidRPr="00171262" w14:paraId="20827F64" w14:textId="77777777" w:rsidTr="00171262">
        <w:trPr>
          <w:gridAfter w:val="1"/>
          <w:wAfter w:w="27" w:type="dxa"/>
          <w:cantSplit/>
          <w:trHeight w:val="219"/>
          <w:jc w:val="center"/>
        </w:trPr>
        <w:tc>
          <w:tcPr>
            <w:tcW w:w="421" w:type="dxa"/>
            <w:tcBorders>
              <w:top w:val="nil"/>
              <w:left w:val="single" w:sz="4" w:space="0" w:color="auto"/>
              <w:bottom w:val="single" w:sz="4" w:space="0" w:color="auto"/>
              <w:right w:val="single" w:sz="4" w:space="0" w:color="auto"/>
            </w:tcBorders>
            <w:noWrap/>
            <w:vAlign w:val="center"/>
          </w:tcPr>
          <w:p w14:paraId="4956B344" w14:textId="77777777" w:rsidR="003B1A98" w:rsidRPr="00171262" w:rsidRDefault="003B1A98" w:rsidP="003F6848">
            <w:pPr>
              <w:widowControl/>
              <w:spacing w:before="20" w:after="20"/>
              <w:ind w:firstLine="0"/>
              <w:jc w:val="center"/>
              <w:rPr>
                <w:rFonts w:eastAsia="Aptos"/>
                <w:kern w:val="2"/>
                <w:sz w:val="24"/>
                <w14:ligatures w14:val="standardContextual"/>
              </w:rPr>
            </w:pPr>
            <w:r w:rsidRPr="00171262">
              <w:rPr>
                <w:rFonts w:eastAsia="Aptos"/>
                <w:kern w:val="2"/>
                <w:sz w:val="24"/>
                <w14:ligatures w14:val="standardContextual"/>
              </w:rPr>
              <w:t>3</w:t>
            </w:r>
          </w:p>
        </w:tc>
        <w:tc>
          <w:tcPr>
            <w:tcW w:w="1134" w:type="dxa"/>
            <w:tcBorders>
              <w:top w:val="nil"/>
              <w:left w:val="nil"/>
              <w:bottom w:val="single" w:sz="4" w:space="0" w:color="auto"/>
              <w:right w:val="single" w:sz="4" w:space="0" w:color="auto"/>
            </w:tcBorders>
            <w:vAlign w:val="center"/>
          </w:tcPr>
          <w:p w14:paraId="1E280E19" w14:textId="77777777" w:rsidR="003B1A98" w:rsidRPr="00171262" w:rsidRDefault="003B1A98" w:rsidP="003F6848">
            <w:pPr>
              <w:widowControl/>
              <w:spacing w:before="20" w:after="20"/>
              <w:ind w:firstLine="0"/>
              <w:jc w:val="center"/>
              <w:rPr>
                <w:rFonts w:eastAsia="Aptos"/>
                <w:kern w:val="2"/>
                <w:sz w:val="24"/>
                <w14:ligatures w14:val="standardContextual"/>
              </w:rPr>
            </w:pPr>
            <w:r w:rsidRPr="00171262">
              <w:rPr>
                <w:rFonts w:eastAsia="Aptos"/>
                <w:kern w:val="2"/>
                <w:sz w:val="24"/>
                <w14:ligatures w14:val="standardContextual"/>
              </w:rPr>
              <w:t>Sát hạch lái xe mô tô hạng A1</w:t>
            </w:r>
          </w:p>
        </w:tc>
        <w:tc>
          <w:tcPr>
            <w:tcW w:w="992" w:type="dxa"/>
            <w:tcBorders>
              <w:top w:val="nil"/>
              <w:left w:val="nil"/>
              <w:bottom w:val="single" w:sz="4" w:space="0" w:color="auto"/>
              <w:right w:val="single" w:sz="4" w:space="0" w:color="auto"/>
            </w:tcBorders>
            <w:vAlign w:val="center"/>
          </w:tcPr>
          <w:p w14:paraId="01B1991F" w14:textId="77777777" w:rsidR="003B1A98" w:rsidRPr="00171262" w:rsidRDefault="00B36092" w:rsidP="003F6848">
            <w:pPr>
              <w:widowControl/>
              <w:spacing w:before="20" w:after="20"/>
              <w:ind w:firstLine="0"/>
              <w:jc w:val="center"/>
              <w:rPr>
                <w:rFonts w:eastAsia="Aptos"/>
                <w:kern w:val="2"/>
                <w:sz w:val="24"/>
                <w14:ligatures w14:val="standardContextual"/>
              </w:rPr>
            </w:pPr>
            <w:r w:rsidRPr="00171262">
              <w:rPr>
                <w:rFonts w:eastAsia="Aptos"/>
                <w:kern w:val="2"/>
                <w:sz w:val="24"/>
                <w14:ligatures w14:val="standardContextual"/>
              </w:rPr>
              <w:t>207,4</w:t>
            </w:r>
          </w:p>
        </w:tc>
        <w:tc>
          <w:tcPr>
            <w:tcW w:w="992" w:type="dxa"/>
            <w:tcBorders>
              <w:top w:val="nil"/>
              <w:left w:val="nil"/>
              <w:bottom w:val="single" w:sz="4" w:space="0" w:color="auto"/>
              <w:right w:val="single" w:sz="4" w:space="0" w:color="auto"/>
            </w:tcBorders>
            <w:vAlign w:val="center"/>
          </w:tcPr>
          <w:p w14:paraId="154BEB0B" w14:textId="77777777" w:rsidR="003B1A98" w:rsidRPr="00171262" w:rsidRDefault="003B1A98" w:rsidP="003F6848">
            <w:pPr>
              <w:widowControl/>
              <w:spacing w:before="20" w:after="20"/>
              <w:ind w:firstLine="0"/>
              <w:jc w:val="center"/>
              <w:rPr>
                <w:rFonts w:eastAsia="Aptos"/>
                <w:kern w:val="2"/>
                <w:sz w:val="24"/>
                <w14:ligatures w14:val="standardContextual"/>
              </w:rPr>
            </w:pPr>
          </w:p>
        </w:tc>
        <w:tc>
          <w:tcPr>
            <w:tcW w:w="855" w:type="dxa"/>
            <w:tcBorders>
              <w:top w:val="nil"/>
              <w:left w:val="nil"/>
              <w:bottom w:val="single" w:sz="4" w:space="0" w:color="auto"/>
              <w:right w:val="single" w:sz="4" w:space="0" w:color="auto"/>
            </w:tcBorders>
            <w:noWrap/>
            <w:vAlign w:val="center"/>
          </w:tcPr>
          <w:p w14:paraId="1C84C1FE" w14:textId="77777777" w:rsidR="003B1A98" w:rsidRPr="00171262" w:rsidRDefault="003B1A98" w:rsidP="003F6848">
            <w:pPr>
              <w:widowControl/>
              <w:spacing w:before="20" w:after="20"/>
              <w:ind w:firstLine="0"/>
              <w:jc w:val="center"/>
              <w:rPr>
                <w:rFonts w:eastAsia="Aptos"/>
                <w:kern w:val="2"/>
                <w:sz w:val="24"/>
                <w14:ligatures w14:val="standardContextual"/>
              </w:rPr>
            </w:pPr>
          </w:p>
        </w:tc>
        <w:tc>
          <w:tcPr>
            <w:tcW w:w="988" w:type="dxa"/>
            <w:gridSpan w:val="2"/>
            <w:tcBorders>
              <w:top w:val="nil"/>
              <w:left w:val="nil"/>
              <w:bottom w:val="single" w:sz="4" w:space="0" w:color="auto"/>
              <w:right w:val="single" w:sz="4" w:space="0" w:color="auto"/>
            </w:tcBorders>
            <w:vAlign w:val="center"/>
          </w:tcPr>
          <w:p w14:paraId="2C12F236" w14:textId="77777777" w:rsidR="003B1A98" w:rsidRPr="00171262" w:rsidRDefault="00A62780" w:rsidP="003F6848">
            <w:pPr>
              <w:widowControl/>
              <w:spacing w:before="20" w:after="20"/>
              <w:ind w:firstLine="0"/>
              <w:jc w:val="center"/>
              <w:rPr>
                <w:rFonts w:eastAsia="Aptos"/>
                <w:kern w:val="2"/>
                <w:sz w:val="24"/>
                <w14:ligatures w14:val="standardContextual"/>
              </w:rPr>
            </w:pPr>
            <w:r w:rsidRPr="00171262">
              <w:rPr>
                <w:rFonts w:eastAsia="Aptos"/>
                <w:kern w:val="2"/>
                <w:sz w:val="24"/>
                <w14:ligatures w14:val="standardContextual"/>
              </w:rPr>
              <w:t>212</w:t>
            </w:r>
          </w:p>
        </w:tc>
        <w:tc>
          <w:tcPr>
            <w:tcW w:w="850" w:type="dxa"/>
            <w:tcBorders>
              <w:top w:val="nil"/>
              <w:left w:val="nil"/>
              <w:bottom w:val="single" w:sz="4" w:space="0" w:color="auto"/>
              <w:right w:val="single" w:sz="4" w:space="0" w:color="auto"/>
            </w:tcBorders>
            <w:vAlign w:val="center"/>
          </w:tcPr>
          <w:p w14:paraId="6DE2B949" w14:textId="77777777" w:rsidR="003B1A98" w:rsidRPr="00171262" w:rsidRDefault="003B1A98" w:rsidP="003F6848">
            <w:pPr>
              <w:widowControl/>
              <w:spacing w:before="20" w:after="20"/>
              <w:ind w:firstLine="0"/>
              <w:jc w:val="center"/>
              <w:rPr>
                <w:rFonts w:eastAsia="Aptos"/>
                <w:kern w:val="2"/>
                <w:sz w:val="24"/>
                <w14:ligatures w14:val="standardContextual"/>
              </w:rPr>
            </w:pPr>
          </w:p>
        </w:tc>
        <w:tc>
          <w:tcPr>
            <w:tcW w:w="709" w:type="dxa"/>
            <w:tcBorders>
              <w:top w:val="nil"/>
              <w:left w:val="nil"/>
              <w:bottom w:val="single" w:sz="4" w:space="0" w:color="auto"/>
              <w:right w:val="single" w:sz="4" w:space="0" w:color="auto"/>
            </w:tcBorders>
            <w:noWrap/>
            <w:vAlign w:val="center"/>
          </w:tcPr>
          <w:p w14:paraId="2DEB2426" w14:textId="77777777" w:rsidR="003B1A98" w:rsidRPr="00171262" w:rsidRDefault="003B1A98" w:rsidP="003F6848">
            <w:pPr>
              <w:widowControl/>
              <w:spacing w:before="20" w:after="20"/>
              <w:ind w:firstLine="0"/>
              <w:jc w:val="center"/>
              <w:rPr>
                <w:rFonts w:eastAsia="Aptos"/>
                <w:kern w:val="2"/>
                <w:sz w:val="24"/>
                <w14:ligatures w14:val="standardContextual"/>
              </w:rPr>
            </w:pPr>
          </w:p>
        </w:tc>
        <w:tc>
          <w:tcPr>
            <w:tcW w:w="919" w:type="dxa"/>
            <w:gridSpan w:val="2"/>
            <w:tcBorders>
              <w:top w:val="nil"/>
              <w:left w:val="nil"/>
              <w:bottom w:val="single" w:sz="4" w:space="0" w:color="auto"/>
              <w:right w:val="single" w:sz="4" w:space="0" w:color="auto"/>
            </w:tcBorders>
            <w:vAlign w:val="center"/>
          </w:tcPr>
          <w:p w14:paraId="30D69EBF" w14:textId="77777777" w:rsidR="003B1A98" w:rsidRPr="00171262" w:rsidRDefault="004216D6" w:rsidP="004F7CBD">
            <w:pPr>
              <w:widowControl/>
              <w:spacing w:before="20" w:after="20"/>
              <w:ind w:firstLine="0"/>
              <w:jc w:val="center"/>
              <w:rPr>
                <w:rFonts w:eastAsia="Aptos"/>
                <w:kern w:val="2"/>
                <w:sz w:val="24"/>
                <w14:ligatures w14:val="standardContextual"/>
              </w:rPr>
            </w:pPr>
            <w:r w:rsidRPr="00171262">
              <w:rPr>
                <w:rFonts w:eastAsia="Aptos"/>
                <w:kern w:val="2"/>
                <w:sz w:val="24"/>
                <w14:ligatures w14:val="standardContextual"/>
              </w:rPr>
              <w:t>405</w:t>
            </w:r>
          </w:p>
        </w:tc>
        <w:tc>
          <w:tcPr>
            <w:tcW w:w="778" w:type="dxa"/>
            <w:tcBorders>
              <w:top w:val="nil"/>
              <w:left w:val="nil"/>
              <w:bottom w:val="single" w:sz="4" w:space="0" w:color="auto"/>
              <w:right w:val="single" w:sz="4" w:space="0" w:color="auto"/>
            </w:tcBorders>
            <w:vAlign w:val="center"/>
          </w:tcPr>
          <w:p w14:paraId="3494D02B" w14:textId="77777777" w:rsidR="003B1A98" w:rsidRPr="00171262" w:rsidRDefault="003B1A98" w:rsidP="003F6848">
            <w:pPr>
              <w:widowControl/>
              <w:spacing w:before="20" w:after="20"/>
              <w:ind w:firstLine="0"/>
              <w:jc w:val="center"/>
              <w:rPr>
                <w:rFonts w:eastAsia="Aptos"/>
                <w:kern w:val="2"/>
                <w:sz w:val="24"/>
                <w14:ligatures w14:val="standardContextual"/>
              </w:rPr>
            </w:pPr>
          </w:p>
        </w:tc>
        <w:tc>
          <w:tcPr>
            <w:tcW w:w="854" w:type="dxa"/>
            <w:tcBorders>
              <w:top w:val="nil"/>
              <w:left w:val="nil"/>
              <w:bottom w:val="single" w:sz="4" w:space="0" w:color="auto"/>
              <w:right w:val="single" w:sz="4" w:space="0" w:color="auto"/>
            </w:tcBorders>
            <w:noWrap/>
            <w:vAlign w:val="center"/>
          </w:tcPr>
          <w:p w14:paraId="4C02BFBC" w14:textId="77777777" w:rsidR="003B1A98" w:rsidRPr="00171262" w:rsidRDefault="003B1A98" w:rsidP="003F6848">
            <w:pPr>
              <w:widowControl/>
              <w:spacing w:before="20" w:after="20"/>
              <w:ind w:firstLine="0"/>
              <w:jc w:val="center"/>
              <w:rPr>
                <w:rFonts w:eastAsia="Aptos"/>
                <w:kern w:val="2"/>
                <w:sz w:val="24"/>
                <w14:ligatures w14:val="standardContextual"/>
              </w:rPr>
            </w:pPr>
          </w:p>
        </w:tc>
      </w:tr>
      <w:tr w:rsidR="007221BB" w:rsidRPr="00171262" w14:paraId="2E728E4F" w14:textId="77777777" w:rsidTr="00171262">
        <w:trPr>
          <w:gridAfter w:val="1"/>
          <w:wAfter w:w="27" w:type="dxa"/>
          <w:cantSplit/>
          <w:trHeight w:val="365"/>
          <w:jc w:val="center"/>
        </w:trPr>
        <w:tc>
          <w:tcPr>
            <w:tcW w:w="421" w:type="dxa"/>
            <w:tcBorders>
              <w:top w:val="nil"/>
              <w:left w:val="single" w:sz="4" w:space="0" w:color="auto"/>
              <w:bottom w:val="single" w:sz="4" w:space="0" w:color="auto"/>
              <w:right w:val="single" w:sz="4" w:space="0" w:color="auto"/>
            </w:tcBorders>
            <w:noWrap/>
            <w:vAlign w:val="center"/>
          </w:tcPr>
          <w:p w14:paraId="495DEEFA" w14:textId="77777777" w:rsidR="00D748D7" w:rsidRPr="00171262" w:rsidRDefault="00D748D7" w:rsidP="003F6848">
            <w:pPr>
              <w:widowControl/>
              <w:spacing w:before="20" w:after="20"/>
              <w:ind w:firstLine="0"/>
              <w:jc w:val="center"/>
              <w:rPr>
                <w:rFonts w:eastAsia="Aptos"/>
                <w:b/>
                <w:kern w:val="2"/>
                <w:sz w:val="24"/>
                <w14:ligatures w14:val="standardContextual"/>
              </w:rPr>
            </w:pPr>
          </w:p>
        </w:tc>
        <w:tc>
          <w:tcPr>
            <w:tcW w:w="1134" w:type="dxa"/>
            <w:tcBorders>
              <w:top w:val="nil"/>
              <w:left w:val="nil"/>
              <w:bottom w:val="single" w:sz="4" w:space="0" w:color="auto"/>
              <w:right w:val="single" w:sz="4" w:space="0" w:color="auto"/>
            </w:tcBorders>
            <w:vAlign w:val="center"/>
          </w:tcPr>
          <w:p w14:paraId="33A5C9E2" w14:textId="77777777" w:rsidR="00D748D7" w:rsidRPr="00171262" w:rsidRDefault="009B61EC" w:rsidP="003F6848">
            <w:pPr>
              <w:widowControl/>
              <w:spacing w:before="20" w:after="20"/>
              <w:ind w:firstLine="0"/>
              <w:jc w:val="center"/>
              <w:rPr>
                <w:rFonts w:eastAsia="Aptos"/>
                <w:b/>
                <w:kern w:val="2"/>
                <w:sz w:val="24"/>
                <w14:ligatures w14:val="standardContextual"/>
              </w:rPr>
            </w:pPr>
            <w:r w:rsidRPr="00171262">
              <w:rPr>
                <w:rFonts w:eastAsia="Aptos"/>
                <w:b/>
                <w:kern w:val="2"/>
                <w:sz w:val="24"/>
                <w14:ligatures w14:val="standardContextual"/>
              </w:rPr>
              <w:t>Tổng cộng</w:t>
            </w:r>
          </w:p>
        </w:tc>
        <w:tc>
          <w:tcPr>
            <w:tcW w:w="992" w:type="dxa"/>
            <w:tcBorders>
              <w:top w:val="nil"/>
              <w:left w:val="nil"/>
              <w:bottom w:val="single" w:sz="4" w:space="0" w:color="auto"/>
              <w:right w:val="single" w:sz="4" w:space="0" w:color="auto"/>
            </w:tcBorders>
            <w:vAlign w:val="center"/>
          </w:tcPr>
          <w:p w14:paraId="7A3EAD81" w14:textId="77777777" w:rsidR="00D748D7" w:rsidRPr="00171262" w:rsidRDefault="00A21B80" w:rsidP="003F6848">
            <w:pPr>
              <w:widowControl/>
              <w:spacing w:before="20" w:after="20"/>
              <w:ind w:firstLine="0"/>
              <w:jc w:val="center"/>
              <w:rPr>
                <w:rFonts w:eastAsia="Aptos"/>
                <w:b/>
                <w:kern w:val="2"/>
                <w:sz w:val="24"/>
                <w14:ligatures w14:val="standardContextual"/>
              </w:rPr>
            </w:pPr>
            <w:r w:rsidRPr="00171262">
              <w:rPr>
                <w:rFonts w:eastAsia="Aptos"/>
                <w:b/>
                <w:kern w:val="2"/>
                <w:sz w:val="24"/>
                <w14:ligatures w14:val="standardContextual"/>
              </w:rPr>
              <w:t>3.481,7</w:t>
            </w:r>
          </w:p>
        </w:tc>
        <w:tc>
          <w:tcPr>
            <w:tcW w:w="992" w:type="dxa"/>
            <w:tcBorders>
              <w:top w:val="nil"/>
              <w:left w:val="nil"/>
              <w:bottom w:val="single" w:sz="4" w:space="0" w:color="auto"/>
              <w:right w:val="single" w:sz="4" w:space="0" w:color="auto"/>
            </w:tcBorders>
            <w:vAlign w:val="center"/>
          </w:tcPr>
          <w:p w14:paraId="519315DD" w14:textId="77777777" w:rsidR="00D748D7" w:rsidRPr="00171262" w:rsidRDefault="00A21B80" w:rsidP="003F6848">
            <w:pPr>
              <w:widowControl/>
              <w:spacing w:before="20" w:after="20"/>
              <w:ind w:firstLine="0"/>
              <w:jc w:val="center"/>
              <w:rPr>
                <w:rFonts w:eastAsia="Aptos"/>
                <w:b/>
                <w:kern w:val="2"/>
                <w:sz w:val="24"/>
                <w14:ligatures w14:val="standardContextual"/>
              </w:rPr>
            </w:pPr>
            <w:r w:rsidRPr="00171262">
              <w:rPr>
                <w:rFonts w:eastAsia="Aptos"/>
                <w:b/>
                <w:kern w:val="2"/>
                <w:sz w:val="24"/>
                <w14:ligatures w14:val="standardContextual"/>
              </w:rPr>
              <w:t>3.075,8</w:t>
            </w:r>
          </w:p>
        </w:tc>
        <w:tc>
          <w:tcPr>
            <w:tcW w:w="855" w:type="dxa"/>
            <w:tcBorders>
              <w:top w:val="nil"/>
              <w:left w:val="nil"/>
              <w:bottom w:val="single" w:sz="4" w:space="0" w:color="auto"/>
              <w:right w:val="single" w:sz="4" w:space="0" w:color="auto"/>
            </w:tcBorders>
            <w:noWrap/>
            <w:vAlign w:val="center"/>
          </w:tcPr>
          <w:p w14:paraId="12BA9D9F" w14:textId="77777777" w:rsidR="00D748D7" w:rsidRPr="00171262" w:rsidRDefault="00A21B80">
            <w:pPr>
              <w:widowControl/>
              <w:spacing w:before="20" w:after="20"/>
              <w:ind w:firstLine="0"/>
              <w:jc w:val="center"/>
              <w:rPr>
                <w:rFonts w:eastAsia="Aptos"/>
                <w:b/>
                <w:kern w:val="2"/>
                <w:sz w:val="24"/>
                <w14:ligatures w14:val="standardContextual"/>
              </w:rPr>
            </w:pPr>
            <w:r w:rsidRPr="00171262">
              <w:rPr>
                <w:rFonts w:eastAsia="Aptos"/>
                <w:b/>
                <w:kern w:val="2"/>
                <w:sz w:val="24"/>
                <w14:ligatures w14:val="standardContextual"/>
              </w:rPr>
              <w:t>405,9</w:t>
            </w:r>
          </w:p>
        </w:tc>
        <w:tc>
          <w:tcPr>
            <w:tcW w:w="988" w:type="dxa"/>
            <w:gridSpan w:val="2"/>
            <w:tcBorders>
              <w:top w:val="nil"/>
              <w:left w:val="nil"/>
              <w:bottom w:val="single" w:sz="4" w:space="0" w:color="auto"/>
              <w:right w:val="single" w:sz="4" w:space="0" w:color="auto"/>
            </w:tcBorders>
            <w:vAlign w:val="center"/>
          </w:tcPr>
          <w:p w14:paraId="1C3DAA8A" w14:textId="77777777" w:rsidR="00D748D7" w:rsidRPr="00171262" w:rsidRDefault="003B1A98">
            <w:pPr>
              <w:widowControl/>
              <w:spacing w:before="20" w:after="20"/>
              <w:ind w:firstLine="0"/>
              <w:jc w:val="center"/>
              <w:rPr>
                <w:rFonts w:eastAsia="Aptos"/>
                <w:b/>
                <w:kern w:val="2"/>
                <w:sz w:val="22"/>
                <w:szCs w:val="22"/>
                <w14:ligatures w14:val="standardContextual"/>
              </w:rPr>
            </w:pPr>
            <w:r w:rsidRPr="00171262">
              <w:rPr>
                <w:rFonts w:eastAsia="Aptos"/>
                <w:b/>
                <w:kern w:val="2"/>
                <w:sz w:val="22"/>
                <w:szCs w:val="22"/>
                <w14:ligatures w14:val="standardContextual"/>
              </w:rPr>
              <w:t>6.188,9</w:t>
            </w:r>
          </w:p>
        </w:tc>
        <w:tc>
          <w:tcPr>
            <w:tcW w:w="850" w:type="dxa"/>
            <w:tcBorders>
              <w:top w:val="nil"/>
              <w:left w:val="nil"/>
              <w:bottom w:val="single" w:sz="4" w:space="0" w:color="auto"/>
              <w:right w:val="single" w:sz="4" w:space="0" w:color="auto"/>
            </w:tcBorders>
            <w:vAlign w:val="center"/>
          </w:tcPr>
          <w:p w14:paraId="04C43871" w14:textId="77777777" w:rsidR="00D748D7" w:rsidRPr="00171262" w:rsidRDefault="003B1A98" w:rsidP="004F7CBD">
            <w:pPr>
              <w:widowControl/>
              <w:spacing w:before="20" w:after="20"/>
              <w:ind w:firstLine="0"/>
              <w:jc w:val="center"/>
              <w:rPr>
                <w:rFonts w:eastAsia="Aptos"/>
                <w:b/>
                <w:kern w:val="2"/>
                <w:sz w:val="22"/>
                <w:szCs w:val="22"/>
                <w14:ligatures w14:val="standardContextual"/>
              </w:rPr>
            </w:pPr>
            <w:r w:rsidRPr="00171262">
              <w:rPr>
                <w:rFonts w:eastAsia="Aptos"/>
                <w:b/>
                <w:kern w:val="2"/>
                <w:sz w:val="22"/>
                <w:szCs w:val="22"/>
                <w14:ligatures w14:val="standardContextual"/>
              </w:rPr>
              <w:t>5.732</w:t>
            </w:r>
          </w:p>
        </w:tc>
        <w:tc>
          <w:tcPr>
            <w:tcW w:w="709" w:type="dxa"/>
            <w:tcBorders>
              <w:top w:val="nil"/>
              <w:left w:val="nil"/>
              <w:bottom w:val="single" w:sz="4" w:space="0" w:color="auto"/>
              <w:right w:val="single" w:sz="4" w:space="0" w:color="auto"/>
            </w:tcBorders>
            <w:noWrap/>
            <w:vAlign w:val="center"/>
          </w:tcPr>
          <w:p w14:paraId="76B60563" w14:textId="77777777" w:rsidR="00D748D7" w:rsidRPr="00171262" w:rsidRDefault="003B1A98" w:rsidP="003F6848">
            <w:pPr>
              <w:widowControl/>
              <w:spacing w:before="20" w:after="20"/>
              <w:ind w:firstLine="0"/>
              <w:jc w:val="center"/>
              <w:rPr>
                <w:rFonts w:eastAsia="Aptos"/>
                <w:b/>
                <w:kern w:val="2"/>
                <w:sz w:val="24"/>
                <w14:ligatures w14:val="standardContextual"/>
              </w:rPr>
            </w:pPr>
            <w:r w:rsidRPr="00171262">
              <w:rPr>
                <w:rFonts w:eastAsia="Aptos"/>
                <w:b/>
                <w:kern w:val="2"/>
                <w:sz w:val="24"/>
                <w14:ligatures w14:val="standardContextual"/>
              </w:rPr>
              <w:t>457</w:t>
            </w:r>
          </w:p>
        </w:tc>
        <w:tc>
          <w:tcPr>
            <w:tcW w:w="919" w:type="dxa"/>
            <w:gridSpan w:val="2"/>
            <w:tcBorders>
              <w:top w:val="nil"/>
              <w:left w:val="nil"/>
              <w:bottom w:val="single" w:sz="4" w:space="0" w:color="auto"/>
              <w:right w:val="single" w:sz="4" w:space="0" w:color="auto"/>
            </w:tcBorders>
            <w:vAlign w:val="center"/>
          </w:tcPr>
          <w:p w14:paraId="3FF9ABF7" w14:textId="77777777" w:rsidR="00D748D7" w:rsidRPr="00171262" w:rsidRDefault="004216D6" w:rsidP="003F6848">
            <w:pPr>
              <w:widowControl/>
              <w:spacing w:before="20" w:after="20"/>
              <w:ind w:firstLine="0"/>
              <w:jc w:val="center"/>
              <w:rPr>
                <w:rFonts w:eastAsia="Aptos"/>
                <w:b/>
                <w:kern w:val="2"/>
                <w:sz w:val="24"/>
                <w14:ligatures w14:val="standardContextual"/>
              </w:rPr>
            </w:pPr>
            <w:r w:rsidRPr="00171262">
              <w:rPr>
                <w:rFonts w:eastAsia="Aptos"/>
                <w:b/>
                <w:kern w:val="2"/>
                <w:sz w:val="24"/>
                <w14:ligatures w14:val="standardContextual"/>
              </w:rPr>
              <w:t>11.191</w:t>
            </w:r>
          </w:p>
        </w:tc>
        <w:tc>
          <w:tcPr>
            <w:tcW w:w="778" w:type="dxa"/>
            <w:tcBorders>
              <w:top w:val="nil"/>
              <w:left w:val="nil"/>
              <w:bottom w:val="single" w:sz="4" w:space="0" w:color="auto"/>
              <w:right w:val="single" w:sz="4" w:space="0" w:color="auto"/>
            </w:tcBorders>
            <w:vAlign w:val="center"/>
          </w:tcPr>
          <w:p w14:paraId="6846E617" w14:textId="77777777" w:rsidR="00D748D7" w:rsidRPr="00171262" w:rsidRDefault="0060698F" w:rsidP="003F6848">
            <w:pPr>
              <w:widowControl/>
              <w:spacing w:before="20" w:after="20"/>
              <w:ind w:firstLine="0"/>
              <w:jc w:val="center"/>
              <w:rPr>
                <w:rFonts w:eastAsia="Aptos"/>
                <w:b/>
                <w:kern w:val="2"/>
                <w:sz w:val="24"/>
                <w14:ligatures w14:val="standardContextual"/>
              </w:rPr>
            </w:pPr>
            <w:r w:rsidRPr="00171262">
              <w:rPr>
                <w:rFonts w:eastAsia="Aptos"/>
                <w:b/>
                <w:kern w:val="2"/>
                <w:sz w:val="24"/>
                <w14:ligatures w14:val="standardContextual"/>
              </w:rPr>
              <w:t>9.524</w:t>
            </w:r>
          </w:p>
        </w:tc>
        <w:tc>
          <w:tcPr>
            <w:tcW w:w="854" w:type="dxa"/>
            <w:tcBorders>
              <w:top w:val="nil"/>
              <w:left w:val="nil"/>
              <w:bottom w:val="single" w:sz="4" w:space="0" w:color="auto"/>
              <w:right w:val="single" w:sz="4" w:space="0" w:color="auto"/>
            </w:tcBorders>
            <w:noWrap/>
            <w:vAlign w:val="center"/>
          </w:tcPr>
          <w:p w14:paraId="02F5E583" w14:textId="77777777" w:rsidR="00D748D7" w:rsidRPr="00171262" w:rsidRDefault="0060698F" w:rsidP="003F6848">
            <w:pPr>
              <w:widowControl/>
              <w:spacing w:before="20" w:after="20"/>
              <w:ind w:firstLine="0"/>
              <w:jc w:val="center"/>
              <w:rPr>
                <w:rFonts w:eastAsia="Aptos"/>
                <w:b/>
                <w:kern w:val="2"/>
                <w:sz w:val="24"/>
                <w14:ligatures w14:val="standardContextual"/>
              </w:rPr>
            </w:pPr>
            <w:r w:rsidRPr="00171262">
              <w:rPr>
                <w:rFonts w:eastAsia="Aptos"/>
                <w:b/>
                <w:kern w:val="2"/>
                <w:sz w:val="24"/>
                <w14:ligatures w14:val="standardContextual"/>
              </w:rPr>
              <w:t>1.667</w:t>
            </w:r>
          </w:p>
        </w:tc>
      </w:tr>
    </w:tbl>
    <w:p w14:paraId="7BCA3D9F" w14:textId="77777777" w:rsidR="005C2626" w:rsidRPr="00171262" w:rsidRDefault="00A27C38">
      <w:pPr>
        <w:pStyle w:val="Heading1"/>
        <w:rPr>
          <w:color w:val="auto"/>
        </w:rPr>
      </w:pPr>
      <w:bookmarkStart w:id="15" w:name="_Toc243571128"/>
      <w:r w:rsidRPr="00171262">
        <w:rPr>
          <w:color w:val="auto"/>
        </w:rPr>
        <w:t>II. CƠ SỞ VẬT CHẤT, PHƯƠNG TIỆN, TRANG THIẾT BỊ HIỆN CÓ CỦA TRƯỜNG</w:t>
      </w:r>
      <w:bookmarkEnd w:id="15"/>
    </w:p>
    <w:p w14:paraId="18AAF433" w14:textId="77777777" w:rsidR="00D748D7" w:rsidRPr="00171262" w:rsidRDefault="00D748D7" w:rsidP="00D748D7">
      <w:pPr>
        <w:pStyle w:val="Heading2"/>
        <w:rPr>
          <w:color w:val="auto"/>
        </w:rPr>
      </w:pPr>
      <w:bookmarkStart w:id="16" w:name="_Toc243571129"/>
      <w:r w:rsidRPr="00171262">
        <w:rPr>
          <w:color w:val="auto"/>
        </w:rPr>
        <w:t>1. Về sân tập, sân sát hạch</w:t>
      </w:r>
      <w:bookmarkEnd w:id="16"/>
    </w:p>
    <w:p w14:paraId="716710AE" w14:textId="77777777" w:rsidR="00D748D7" w:rsidRPr="00171262" w:rsidRDefault="00D748D7" w:rsidP="00D748D7">
      <w:r w:rsidRPr="00171262">
        <w:t>Theo Biên bản kiểm tra ngày 10/7/2026 của Sở Xây dựng tỉnh Quảng Ngãi, Khoa hiện có 03 sân tập lái Hạng A1 (diện tích khoảng 1.000 m², 350 m² và 250 m²) và 01 sân sát hạch Hạng A1 dùng chung cho đào tạo và sát hạch. Theo số đo thực tế của Khoa, khu vực bố trí hình bài tổng hợp số 1 có kích thước 81 m × 17,5 m (khoảng 1.417,5 m²) (chưa tính hành lang an toàn, đường nội bộ, nhà chờ cho học viên và các công trình phụ trợ), gồm sân sát hạch Hạng A1 (40 m × 17,5 m) và sân tập thực hành Hạng A1 (41 m × 17,5 m) bố trí liền kề, cùng nhà điều hành sát hạch; khu vực này chưa có hình bài sát hạch số 2.</w:t>
      </w:r>
    </w:p>
    <w:p w14:paraId="19F7E058" w14:textId="77777777" w:rsidR="005C2626" w:rsidRPr="00171262" w:rsidRDefault="00A27C38" w:rsidP="003A49E2">
      <w:r w:rsidRPr="00171262">
        <w:t>Theo Thông báo số 797/TB-CĐKT: Các sân tập nền bê tông, bố trí hình tập 04 bài tập liên hoàn, có vạch chỉ dẫn; sân sát hạch dùng chung nền bê tông, có lắp đặt thiết bị sát hạch tự động kết nối với phòng điều hành trung tâm, có mái che nhà chờ và nhà điều hành.</w:t>
      </w:r>
    </w:p>
    <w:p w14:paraId="556650A2" w14:textId="77777777" w:rsidR="005C2626" w:rsidRPr="00171262" w:rsidRDefault="00A27C38" w:rsidP="003A49E2">
      <w:r w:rsidRPr="00171262">
        <w:t>Trang thiết bị hiện có phục vụ đào tạo, sát hạch lái xe mô tô Hạng A1 gồm: (i) công trình trên sân: 01 sân bê tông A1; 01 nhà điều hành sân A1 (có màn sáo che nắng); 01 nhà vòm nhà điều hành A1; 02 nhà chờ (sân A1 và sân ô tô); (ii) hệ thống thiết bị sát hạch tự động Hạng A1: 01 hệ thống cảm biến trên sân; 05 bộ thiết bị gắn trên 05 xe (bộ cảm biến điện tử và module điều khiển chính, module hiển thị và camera, module tần số radio); 02 camera quan sát sân thực hành và 02 camera trong phòng lý thuyết; 01 tủ điều khiển trung tâm; 01 bộ phần mềm giám sát, chấm điểm tự động, phúc tra, tiếp nhận, tổng hợp và in dữ liệu sát hạch; (iii) 05 xe mô tô Hạng A1 của Trường, dùng chung cho đào tạo và sát hạch; (iv) thiết bị hỗ trợ sát hạch: 04 bộ đàm; 01 bộ thiết bị âm thanh tại phòng điều hành sát hạch thực hành, 01 thiết bị âm thanh tại phòng sát hạch lý thuyết; 03 màn hình công khai (02 màn hình tại khu vực sát hạch lý thuyết, 01 màn hình tại khu vực sát hạch thực hành); 01 máy phát điện Kabuto 11.000 W và 03 máy điều hòa. Hình bài sát hạch tổng hợp số 1, thiết bị trên xe sát hạch và phòng điều hành sát hạch thực hành nêu trên phục vụ riêng Hạng A1, không dùng chung được cho Hạng A.</w:t>
      </w:r>
    </w:p>
    <w:p w14:paraId="51302753" w14:textId="77777777" w:rsidR="005C2626" w:rsidRPr="00171262" w:rsidRDefault="00A27C38">
      <w:r w:rsidRPr="00171262">
        <w:t>Theo Phương án đầu tư nâng cấp, mở rộng sân tập lái xe ô tô và mô tô số 12/PA-CĐKT ngày 17/9/2026 của Trường (sau đây gọi là Phương án 12/PA-CĐKT), Giai đoạn 1 (năm 2027) là hạng mục mở rộng sân tập lái về phía xưởng thực hành sửa chữa ô tô, khoảng 2.000 m², tổng mức đầu tư khái toán khoảng 1,31 tỷ đồng; khu vực này được thiết kế lưỡng dụng, vừa phục vụ các bài tập trong hình của đào tạo lái xe ô tô, vừa làm sân đào tạo, sát hạch bài sát hạch số 2 (xử lý tình huống giả định trên đường) Hạng A1, A áp dụng từ ngày 01/01/2028. Các giai đoạn 2, 3, 4 của Phương án chủ yếu phục vụ đào tạo lái xe ô tô, không thuộc phạm vi Đề án này. Về điều kiện kỹ thuật, bài sát hạch Hạng A gồm 04 hình (hình số 8; vạch đường thẳng dài 27 m; đường có vạch cản dài 27 m; đường gồ ghề dài 15 m) và hình xử lý tình huống giả định trên đường Hạng A1, A (mục 2.1.13.5 QCVN 15:2026/BCA), áp dụng từ 01/01/2028 (điểm b khoản 2 Điều 2 Thông tư số 107/2026/TT-BCA).</w:t>
      </w:r>
    </w:p>
    <w:p w14:paraId="3F617824" w14:textId="77777777" w:rsidR="005C2626" w:rsidRPr="00171262" w:rsidRDefault="0079472C">
      <w:r w:rsidRPr="00171262">
        <w:t>Về điều kiện pháp lý sát hạch: Hiện Trường được Phòng Cảnh sát giao thông Công an tỉnh Quảng Ngãi cấp Giấy phép sát hạch số 58/CSGT(SHLX) ngày 29/4/2026 cho Trung tâm sát hạch lái xe thuộc Trường (trung tâm loại 3, phạm vi sát hạch Hạng A1). Theo khoản 4 Điều 3 Nghị định số 94/2026/NĐ-CP, trung tâm sát hạch lái xe loại 3 cung cấp dịch vụ sát hạch các hạng A1, A và B1; khi thay đổi thiết bị sát hạch, chủng loại, số lượng xe sát hạch, trung tâm đề nghị cấp lại giấy phép sát hạch (khoản 2 Điều 26, khoản 1 Điều 29 Nghị định số 94/2026/NĐ-CP). Do đó, Trường định hướng nâng cấp sân tập thực hành Hạng A1 hiện có thành sân sát hạch Hạng A và đề nghị bổ sung Hạng A vào giấy phép sát hạch hiện có, không đặt vấn đề nâng lên trung tâm sát hạch loại 2.</w:t>
      </w:r>
    </w:p>
    <w:p w14:paraId="194AC084" w14:textId="77777777" w:rsidR="005C2626" w:rsidRPr="00171262" w:rsidRDefault="0079472C">
      <w:r w:rsidRPr="00171262">
        <w:t>Trước khi đề nghị cấp lại giấy phép sát hạch, Trường tự rà soát, hoàn thiện các điều kiện của Trung tâm sát hạch đối với Hạng A theo Điều 23, Điều 24, Điều 25 Nghị định số 94/2026/NĐ-CP và QCVN 15:2026/BCA (sân, hình bài sát hạch, xe sát hạch, thiết bị sát hạch); Phòng Cảnh sát giao thông Công an tỉnh tiếp nhận hồ sơ, kiểm tra thực tế, lập biên bản và cấp lại giấy phép sát hạch khi Trung tâm đáp ứng đủ điều kiện (khoản 1 Điều 26, khoản 1 Điều 29 Nghị định số 94/2026/NĐ-CP).</w:t>
      </w:r>
    </w:p>
    <w:p w14:paraId="63C84DB6" w14:textId="77777777" w:rsidR="00D748D7" w:rsidRPr="00171262" w:rsidRDefault="00D748D7" w:rsidP="00A93C79">
      <w:pPr>
        <w:pStyle w:val="Heading2"/>
        <w:rPr>
          <w:color w:val="auto"/>
        </w:rPr>
      </w:pPr>
      <w:bookmarkStart w:id="17" w:name="_Toc243571130"/>
      <w:r w:rsidRPr="00171262">
        <w:rPr>
          <w:color w:val="auto"/>
        </w:rPr>
        <w:t>2. Về phương tiện</w:t>
      </w:r>
      <w:bookmarkEnd w:id="17"/>
    </w:p>
    <w:p w14:paraId="165A1D15" w14:textId="77777777" w:rsidR="005C2626" w:rsidRPr="00171262" w:rsidRDefault="00A27C38" w:rsidP="00D748D7">
      <w:r w:rsidRPr="00171262">
        <w:t>Theo Biên bản kiểm tra ngày 10/7/2026 của Sở Xây dựng tỉnh Quảng Ngãi, Khoa hiện có 15 xe mô tô tập lái phục vụ đào tạo, sát hạch Hạng A1, tất cả đều có dung tích xi-lanh từ 125 cm³ trở xuống. Hiện Trường chưa có xe mô tô đạt tiêu chuẩn Hạng A (dung tích xi-lanh trên 125 cm³); đây là khoảng trống lớn nhất về phương tiện, được giải quyết bằng giải pháp tại Phần III.</w:t>
      </w:r>
    </w:p>
    <w:p w14:paraId="1A1A5991" w14:textId="77777777" w:rsidR="005C2626" w:rsidRPr="00171262" w:rsidRDefault="00A27C38" w:rsidP="003A49E2">
      <w:r w:rsidRPr="00171262">
        <w:t>Trong 15 xe có 05 xe thuộc sở hữu của Trường (Honda Wave, Honda Future; năm sản xuất 2004–2016), được dùng chung cho đào tạo và sát hạch Hạng A1, và 10 xe theo hợp đồng (năm sản xuất 2004–2024); 15/15 xe thuộc Hạng A1.</w:t>
      </w:r>
    </w:p>
    <w:p w14:paraId="7FEAC638" w14:textId="77777777" w:rsidR="00D748D7" w:rsidRPr="00171262" w:rsidRDefault="00D748D7" w:rsidP="00A93C79">
      <w:pPr>
        <w:pStyle w:val="Heading2"/>
        <w:rPr>
          <w:color w:val="auto"/>
        </w:rPr>
      </w:pPr>
      <w:bookmarkStart w:id="18" w:name="_Toc243571131"/>
      <w:r w:rsidRPr="00171262">
        <w:rPr>
          <w:color w:val="auto"/>
        </w:rPr>
        <w:t>3. Về phòng học, trang thiết bị giảng dạy lý thuyết</w:t>
      </w:r>
      <w:bookmarkEnd w:id="18"/>
    </w:p>
    <w:p w14:paraId="6CC35B89" w14:textId="77777777" w:rsidR="005C2626" w:rsidRPr="00171262" w:rsidRDefault="00A27C38" w:rsidP="00D748D7">
      <w:r w:rsidRPr="00171262">
        <w:t>Theo Biên bản kiểm tra ngày 10/7/2026 của Sở Xây dựng tỉnh Quảng Ngãi, Khoa hiện có 02 phòng học lý thuyết (diện tích 763 m² và 145 m², có hệ thống ánh sáng, âm thanh, máy chiếu, bàn ghế) và 01 phòng máy tính (diện tích 70 m², 32 máy tính, 01 máy in, mạng LAN, có phần mềm học, ôn luyện, kiểm tra lý thuyết do Bộ Công an chuyển giao).</w:t>
      </w:r>
    </w:p>
    <w:p w14:paraId="1D9B8717" w14:textId="77777777" w:rsidR="005C2626" w:rsidRPr="00171262" w:rsidRDefault="00A27C38" w:rsidP="003A49E2">
      <w:r w:rsidRPr="00171262">
        <w:t>Về chương trình, giáo trình: Hạng A1 đào tạo theo chương trình ban hành kèm theo Quyết định số 1557/QĐ-CĐKT, bộ giáo trình đào tạo lái xe mô tô Hạng A1 cập nhật, cải tiến lần thứ II năm 2026, giáo án soạn theo mẫu dành cho trình độ đào tạo dưới ba tháng (Thông báo số 797/TB-CĐKT). Hạng A có khối lượng tối thiểu 32 giờ (pháp luật về giao thông đường bộ 16 giờ, kỹ thuật lái xe 04 giờ, thực hành lái xe 12 giờ/học viên), gấp khoảng 2,7 lần Hạng A1 (12 giờ) (Điều 5 Thông tư số 14/2025/TT-BXD, được sửa đổi bởi Điều 1 Thông tư số 17/2026/TT-BXD); Trường cần xây dựng, ban hành chương trình, giáo trình riêng cho Hạng A.</w:t>
      </w:r>
    </w:p>
    <w:p w14:paraId="729A3B9E" w14:textId="77777777" w:rsidR="005C2626" w:rsidRPr="00171262" w:rsidRDefault="00A27C38" w:rsidP="005055F0">
      <w:pPr>
        <w:pStyle w:val="tnbng"/>
        <w:rPr>
          <w:bCs/>
          <w:color w:val="auto"/>
        </w:rPr>
      </w:pPr>
      <w:r w:rsidRPr="00171262">
        <w:rPr>
          <w:bCs/>
          <w:color w:val="auto"/>
        </w:rPr>
        <w:t>Bảng 6. Bảng tổng hợp các điều kiện bảo đảm cho hoạt động đào tạo, sát hạch lái xe mô tô Hạng A</w:t>
      </w:r>
    </w:p>
    <w:tbl>
      <w:tblPr>
        <w:tblStyle w:val="TableGrid"/>
        <w:tblW w:w="0" w:type="auto"/>
        <w:tblLook w:val="04A0" w:firstRow="1" w:lastRow="0" w:firstColumn="1" w:lastColumn="0" w:noHBand="0" w:noVBand="1"/>
      </w:tblPr>
      <w:tblGrid>
        <w:gridCol w:w="2263"/>
        <w:gridCol w:w="2267"/>
        <w:gridCol w:w="2266"/>
        <w:gridCol w:w="2265"/>
      </w:tblGrid>
      <w:tr w:rsidR="007221BB" w:rsidRPr="00171262" w14:paraId="37DBD921" w14:textId="77777777" w:rsidTr="007B60FF">
        <w:trPr>
          <w:tblHeader/>
        </w:trPr>
        <w:tc>
          <w:tcPr>
            <w:tcW w:w="2268" w:type="dxa"/>
          </w:tcPr>
          <w:p w14:paraId="21EE1A6E" w14:textId="77777777" w:rsidR="005C2626" w:rsidRPr="00171262" w:rsidRDefault="00A27C38" w:rsidP="00171262">
            <w:pPr>
              <w:spacing w:before="20" w:after="20"/>
              <w:ind w:firstLine="0"/>
              <w:jc w:val="center"/>
              <w:rPr>
                <w:b/>
                <w:sz w:val="26"/>
                <w:szCs w:val="26"/>
              </w:rPr>
            </w:pPr>
            <w:r w:rsidRPr="00171262">
              <w:rPr>
                <w:b/>
                <w:sz w:val="26"/>
                <w:szCs w:val="26"/>
              </w:rPr>
              <w:t>Chỉ tiêu</w:t>
            </w:r>
          </w:p>
        </w:tc>
        <w:tc>
          <w:tcPr>
            <w:tcW w:w="2268" w:type="dxa"/>
          </w:tcPr>
          <w:p w14:paraId="4678B584" w14:textId="77777777" w:rsidR="005C2626" w:rsidRPr="00171262" w:rsidRDefault="005055F0" w:rsidP="00171262">
            <w:pPr>
              <w:spacing w:before="20" w:after="20"/>
              <w:ind w:firstLine="0"/>
              <w:jc w:val="center"/>
              <w:rPr>
                <w:b/>
                <w:sz w:val="26"/>
                <w:szCs w:val="26"/>
              </w:rPr>
            </w:pPr>
            <w:r w:rsidRPr="00171262">
              <w:rPr>
                <w:b/>
                <w:sz w:val="26"/>
                <w:szCs w:val="26"/>
              </w:rPr>
              <w:t>Theo quy định</w:t>
            </w:r>
          </w:p>
        </w:tc>
        <w:tc>
          <w:tcPr>
            <w:tcW w:w="2268" w:type="dxa"/>
          </w:tcPr>
          <w:p w14:paraId="1FD874B4" w14:textId="77777777" w:rsidR="005C2626" w:rsidRPr="00171262" w:rsidRDefault="00A27C38" w:rsidP="00171262">
            <w:pPr>
              <w:spacing w:before="20" w:after="20"/>
              <w:ind w:firstLine="0"/>
              <w:jc w:val="center"/>
              <w:rPr>
                <w:b/>
                <w:sz w:val="26"/>
                <w:szCs w:val="26"/>
              </w:rPr>
            </w:pPr>
            <w:r w:rsidRPr="00171262">
              <w:rPr>
                <w:b/>
                <w:sz w:val="26"/>
                <w:szCs w:val="26"/>
              </w:rPr>
              <w:t>Hiện có</w:t>
            </w:r>
          </w:p>
        </w:tc>
        <w:tc>
          <w:tcPr>
            <w:tcW w:w="2268" w:type="dxa"/>
          </w:tcPr>
          <w:p w14:paraId="4E01D882" w14:textId="77777777" w:rsidR="005C2626" w:rsidRPr="00171262" w:rsidRDefault="00A27C38" w:rsidP="00171262">
            <w:pPr>
              <w:spacing w:before="20" w:after="20"/>
              <w:ind w:firstLine="0"/>
              <w:jc w:val="center"/>
              <w:rPr>
                <w:b/>
                <w:sz w:val="26"/>
                <w:szCs w:val="26"/>
              </w:rPr>
            </w:pPr>
            <w:r w:rsidRPr="00171262">
              <w:rPr>
                <w:b/>
                <w:sz w:val="26"/>
                <w:szCs w:val="26"/>
              </w:rPr>
              <w:t>Ghi chú</w:t>
            </w:r>
          </w:p>
        </w:tc>
      </w:tr>
      <w:tr w:rsidR="007221BB" w:rsidRPr="00171262" w14:paraId="394F5DAE" w14:textId="77777777" w:rsidTr="007B60FF">
        <w:tc>
          <w:tcPr>
            <w:tcW w:w="2268" w:type="dxa"/>
          </w:tcPr>
          <w:p w14:paraId="0825A208" w14:textId="77777777" w:rsidR="005C2626" w:rsidRPr="00171262" w:rsidRDefault="00A27C38" w:rsidP="005055F0">
            <w:pPr>
              <w:spacing w:before="20" w:after="20"/>
              <w:ind w:firstLine="0"/>
              <w:rPr>
                <w:sz w:val="26"/>
                <w:szCs w:val="26"/>
              </w:rPr>
            </w:pPr>
            <w:r w:rsidRPr="00171262">
              <w:rPr>
                <w:sz w:val="26"/>
                <w:szCs w:val="26"/>
              </w:rPr>
              <w:t>Nhà giáo dạy lý thuyết</w:t>
            </w:r>
          </w:p>
        </w:tc>
        <w:tc>
          <w:tcPr>
            <w:tcW w:w="2268" w:type="dxa"/>
          </w:tcPr>
          <w:p w14:paraId="26C5B49F" w14:textId="77777777" w:rsidR="005C2626" w:rsidRPr="00171262" w:rsidRDefault="00A27C38" w:rsidP="005055F0">
            <w:pPr>
              <w:spacing w:before="20" w:after="20"/>
              <w:ind w:firstLine="0"/>
              <w:rPr>
                <w:sz w:val="26"/>
                <w:szCs w:val="26"/>
              </w:rPr>
            </w:pPr>
            <w:r w:rsidRPr="00171262">
              <w:rPr>
                <w:sz w:val="26"/>
                <w:szCs w:val="26"/>
              </w:rPr>
              <w:t>Đạt tiêu chuẩn tại khoản 1 Điều 10 Nghị định số 94/2026/NĐ-CP (không quy định số lượng tối thiểu)</w:t>
            </w:r>
          </w:p>
        </w:tc>
        <w:tc>
          <w:tcPr>
            <w:tcW w:w="2268" w:type="dxa"/>
          </w:tcPr>
          <w:p w14:paraId="09AEF595" w14:textId="77777777" w:rsidR="005C2626" w:rsidRPr="00171262" w:rsidRDefault="00A27C38" w:rsidP="005055F0">
            <w:pPr>
              <w:spacing w:before="20" w:after="20"/>
              <w:ind w:firstLine="0"/>
              <w:rPr>
                <w:sz w:val="26"/>
                <w:szCs w:val="26"/>
              </w:rPr>
            </w:pPr>
            <w:r w:rsidRPr="00171262">
              <w:rPr>
                <w:sz w:val="26"/>
                <w:szCs w:val="26"/>
              </w:rPr>
              <w:t>11 người</w:t>
            </w:r>
          </w:p>
        </w:tc>
        <w:tc>
          <w:tcPr>
            <w:tcW w:w="2268" w:type="dxa"/>
          </w:tcPr>
          <w:p w14:paraId="181002FD" w14:textId="77777777" w:rsidR="005C2626" w:rsidRPr="00171262" w:rsidRDefault="005C2626" w:rsidP="005055F0">
            <w:pPr>
              <w:spacing w:before="20" w:after="20"/>
              <w:ind w:firstLine="0"/>
              <w:rPr>
                <w:sz w:val="26"/>
                <w:szCs w:val="26"/>
              </w:rPr>
            </w:pPr>
            <w:r w:rsidRPr="00171262">
              <w:rPr>
                <w:sz w:val="26"/>
                <w:szCs w:val="26"/>
              </w:rPr>
              <w:t>Trong 11 người: 08 tuyển dụng theo biên chế, 03 theo hợp đồng</w:t>
            </w:r>
          </w:p>
        </w:tc>
      </w:tr>
      <w:tr w:rsidR="007221BB" w:rsidRPr="00171262" w14:paraId="79D483CB" w14:textId="77777777" w:rsidTr="007B60FF">
        <w:tc>
          <w:tcPr>
            <w:tcW w:w="2268" w:type="dxa"/>
          </w:tcPr>
          <w:p w14:paraId="34C9B7C6" w14:textId="77777777" w:rsidR="005C2626" w:rsidRPr="00171262" w:rsidRDefault="00A27C38" w:rsidP="005055F0">
            <w:pPr>
              <w:spacing w:before="20" w:after="20"/>
              <w:ind w:firstLine="0"/>
              <w:rPr>
                <w:sz w:val="26"/>
                <w:szCs w:val="26"/>
              </w:rPr>
            </w:pPr>
            <w:r w:rsidRPr="00171262">
              <w:rPr>
                <w:sz w:val="26"/>
                <w:szCs w:val="26"/>
              </w:rPr>
              <w:t>Nhà giáo dạy thực hành</w:t>
            </w:r>
          </w:p>
        </w:tc>
        <w:tc>
          <w:tcPr>
            <w:tcW w:w="2268" w:type="dxa"/>
          </w:tcPr>
          <w:p w14:paraId="399BFF6C" w14:textId="77777777" w:rsidR="005C2626" w:rsidRPr="00171262" w:rsidRDefault="00A27C38" w:rsidP="005055F0">
            <w:pPr>
              <w:spacing w:before="20" w:after="20"/>
              <w:ind w:firstLine="0"/>
              <w:rPr>
                <w:sz w:val="26"/>
                <w:szCs w:val="26"/>
              </w:rPr>
            </w:pPr>
            <w:r w:rsidRPr="00171262">
              <w:rPr>
                <w:sz w:val="26"/>
                <w:szCs w:val="26"/>
              </w:rPr>
              <w:t>Đạt tiêu chuẩn tại khoản 2 Điều 10; có giấy chứng nhận giáo viên dạy thực hành lái xe (Điều 11 Nghị định số 94/2026/NĐ-CP)</w:t>
            </w:r>
          </w:p>
        </w:tc>
        <w:tc>
          <w:tcPr>
            <w:tcW w:w="2268" w:type="dxa"/>
          </w:tcPr>
          <w:p w14:paraId="30A29991" w14:textId="77777777" w:rsidR="005C2626" w:rsidRPr="00171262" w:rsidRDefault="00A27C38" w:rsidP="005055F0">
            <w:pPr>
              <w:spacing w:before="20" w:after="20"/>
              <w:ind w:firstLine="0"/>
              <w:rPr>
                <w:sz w:val="26"/>
                <w:szCs w:val="26"/>
              </w:rPr>
            </w:pPr>
            <w:r w:rsidRPr="00171262">
              <w:rPr>
                <w:sz w:val="26"/>
                <w:szCs w:val="26"/>
              </w:rPr>
              <w:t>10 người</w:t>
            </w:r>
          </w:p>
        </w:tc>
        <w:tc>
          <w:tcPr>
            <w:tcW w:w="2268" w:type="dxa"/>
          </w:tcPr>
          <w:p w14:paraId="68EA2684" w14:textId="77777777" w:rsidR="005C2626" w:rsidRPr="00171262" w:rsidRDefault="005C2626" w:rsidP="005055F0">
            <w:pPr>
              <w:spacing w:before="20" w:after="20"/>
              <w:ind w:firstLine="0"/>
              <w:rPr>
                <w:sz w:val="26"/>
                <w:szCs w:val="26"/>
              </w:rPr>
            </w:pPr>
            <w:r w:rsidRPr="00171262">
              <w:rPr>
                <w:sz w:val="26"/>
                <w:szCs w:val="26"/>
              </w:rPr>
              <w:t>10 trong 11 nhà giáo dạy cả lý thuyết và thực hành</w:t>
            </w:r>
          </w:p>
        </w:tc>
      </w:tr>
      <w:tr w:rsidR="007221BB" w:rsidRPr="00171262" w14:paraId="360EA029" w14:textId="77777777" w:rsidTr="007B60FF">
        <w:tc>
          <w:tcPr>
            <w:tcW w:w="2268" w:type="dxa"/>
          </w:tcPr>
          <w:p w14:paraId="68D10DE3" w14:textId="77777777" w:rsidR="005C2626" w:rsidRPr="00171262" w:rsidRDefault="00A27C38" w:rsidP="005055F0">
            <w:pPr>
              <w:spacing w:before="20" w:after="20"/>
              <w:ind w:firstLine="0"/>
              <w:rPr>
                <w:sz w:val="26"/>
                <w:szCs w:val="26"/>
              </w:rPr>
            </w:pPr>
            <w:r w:rsidRPr="00171262">
              <w:rPr>
                <w:sz w:val="26"/>
                <w:szCs w:val="26"/>
              </w:rPr>
              <w:t>Nhà giáo có giấy phép lái xe Hạng A</w:t>
            </w:r>
          </w:p>
        </w:tc>
        <w:tc>
          <w:tcPr>
            <w:tcW w:w="2268" w:type="dxa"/>
          </w:tcPr>
          <w:p w14:paraId="370EA325" w14:textId="77777777" w:rsidR="005C2626" w:rsidRPr="00171262" w:rsidRDefault="00A27C38" w:rsidP="005055F0">
            <w:pPr>
              <w:spacing w:before="20" w:after="20"/>
              <w:ind w:firstLine="0"/>
              <w:rPr>
                <w:sz w:val="26"/>
                <w:szCs w:val="26"/>
              </w:rPr>
            </w:pPr>
            <w:r w:rsidRPr="00171262">
              <w:rPr>
                <w:sz w:val="26"/>
                <w:szCs w:val="26"/>
              </w:rPr>
              <w:t>Hạng tương ứng hoặc cao hơn hạng xe đào tạo (khoản 2 Điều 10 Nghị định số 94/2026/NĐ-CP)</w:t>
            </w:r>
          </w:p>
        </w:tc>
        <w:tc>
          <w:tcPr>
            <w:tcW w:w="2268" w:type="dxa"/>
          </w:tcPr>
          <w:p w14:paraId="47958893" w14:textId="77777777" w:rsidR="005C2626" w:rsidRPr="00171262" w:rsidRDefault="00A27C38" w:rsidP="005055F0">
            <w:pPr>
              <w:spacing w:before="20" w:after="20"/>
              <w:ind w:firstLine="0"/>
              <w:rPr>
                <w:sz w:val="26"/>
                <w:szCs w:val="26"/>
              </w:rPr>
            </w:pPr>
            <w:r w:rsidRPr="00171262">
              <w:rPr>
                <w:sz w:val="26"/>
                <w:szCs w:val="26"/>
              </w:rPr>
              <w:t>10 người có giấy phép lái xe Hạng A (04 người thuộc danh sách nhà giáo Hạng A1)</w:t>
            </w:r>
          </w:p>
        </w:tc>
        <w:tc>
          <w:tcPr>
            <w:tcW w:w="2268" w:type="dxa"/>
          </w:tcPr>
          <w:p w14:paraId="4EA549D7" w14:textId="77777777" w:rsidR="005C2626" w:rsidRPr="00171262" w:rsidRDefault="005C2626" w:rsidP="005055F0">
            <w:pPr>
              <w:spacing w:before="20" w:after="20"/>
              <w:ind w:firstLine="0"/>
              <w:rPr>
                <w:sz w:val="26"/>
                <w:szCs w:val="26"/>
              </w:rPr>
            </w:pPr>
            <w:r w:rsidRPr="00171262">
              <w:rPr>
                <w:sz w:val="26"/>
                <w:szCs w:val="26"/>
              </w:rPr>
              <w:t>06 người có giấy chứng nhận giáo viên dạy thực hành Hạng A; 03 người hoàn thành tập huấn tháng 10–11/2026</w:t>
            </w:r>
          </w:p>
        </w:tc>
      </w:tr>
      <w:tr w:rsidR="007221BB" w:rsidRPr="00171262" w14:paraId="73559088" w14:textId="77777777" w:rsidTr="007B60FF">
        <w:tc>
          <w:tcPr>
            <w:tcW w:w="2268" w:type="dxa"/>
          </w:tcPr>
          <w:p w14:paraId="6A2323AD" w14:textId="77777777" w:rsidR="005C2626" w:rsidRPr="00171262" w:rsidRDefault="00A27C38" w:rsidP="005055F0">
            <w:pPr>
              <w:spacing w:before="20" w:after="20"/>
              <w:ind w:firstLine="0"/>
              <w:rPr>
                <w:sz w:val="26"/>
                <w:szCs w:val="26"/>
              </w:rPr>
            </w:pPr>
            <w:r w:rsidRPr="00171262">
              <w:rPr>
                <w:sz w:val="26"/>
                <w:szCs w:val="26"/>
              </w:rPr>
              <w:t>Phương tiện (xe mô tô Hạng A1)</w:t>
            </w:r>
          </w:p>
        </w:tc>
        <w:tc>
          <w:tcPr>
            <w:tcW w:w="2268" w:type="dxa"/>
          </w:tcPr>
          <w:p w14:paraId="611C9B6E" w14:textId="77777777" w:rsidR="005C2626" w:rsidRPr="00171262" w:rsidRDefault="00A27C38" w:rsidP="005055F0">
            <w:pPr>
              <w:spacing w:before="20" w:after="20"/>
              <w:ind w:firstLine="0"/>
              <w:rPr>
                <w:sz w:val="26"/>
                <w:szCs w:val="26"/>
              </w:rPr>
            </w:pPr>
            <w:r w:rsidRPr="00171262">
              <w:rPr>
                <w:sz w:val="26"/>
                <w:szCs w:val="26"/>
              </w:rPr>
              <w:t>Xe tập lái phù hợp hạng đào tạo (khoản 2 Điều 8 Thông tư số 14/2025/TT-BXD); không quy định số lượng tối thiểu</w:t>
            </w:r>
          </w:p>
        </w:tc>
        <w:tc>
          <w:tcPr>
            <w:tcW w:w="2268" w:type="dxa"/>
          </w:tcPr>
          <w:p w14:paraId="2183C745" w14:textId="77777777" w:rsidR="005C2626" w:rsidRPr="00171262" w:rsidRDefault="00A27C38" w:rsidP="005055F0">
            <w:pPr>
              <w:spacing w:before="20" w:after="20"/>
              <w:ind w:firstLine="0"/>
              <w:rPr>
                <w:sz w:val="26"/>
                <w:szCs w:val="26"/>
              </w:rPr>
            </w:pPr>
            <w:r w:rsidRPr="00171262">
              <w:rPr>
                <w:sz w:val="26"/>
                <w:szCs w:val="26"/>
              </w:rPr>
              <w:t>15 xe (tất cả ≤125 cm³)</w:t>
            </w:r>
          </w:p>
        </w:tc>
        <w:tc>
          <w:tcPr>
            <w:tcW w:w="2268" w:type="dxa"/>
          </w:tcPr>
          <w:p w14:paraId="578062A7" w14:textId="77777777" w:rsidR="005C2626" w:rsidRPr="00171262" w:rsidRDefault="005C2626" w:rsidP="005055F0">
            <w:pPr>
              <w:spacing w:before="20" w:after="20"/>
              <w:ind w:firstLine="0"/>
              <w:rPr>
                <w:sz w:val="26"/>
                <w:szCs w:val="26"/>
              </w:rPr>
            </w:pPr>
            <w:r w:rsidRPr="00171262">
              <w:rPr>
                <w:sz w:val="26"/>
                <w:szCs w:val="26"/>
              </w:rPr>
              <w:t>05 xe của Trường, 10 xe hợp đồng; năm sản xuất 2004–2024</w:t>
            </w:r>
          </w:p>
        </w:tc>
      </w:tr>
      <w:tr w:rsidR="007221BB" w:rsidRPr="00171262" w14:paraId="5542ADD9" w14:textId="77777777" w:rsidTr="007B60FF">
        <w:tc>
          <w:tcPr>
            <w:tcW w:w="2268" w:type="dxa"/>
          </w:tcPr>
          <w:p w14:paraId="3496B8E1" w14:textId="77777777" w:rsidR="005C2626" w:rsidRPr="00171262" w:rsidRDefault="00A27C38" w:rsidP="005055F0">
            <w:pPr>
              <w:spacing w:before="20" w:after="20"/>
              <w:ind w:firstLine="0"/>
              <w:rPr>
                <w:sz w:val="26"/>
                <w:szCs w:val="26"/>
              </w:rPr>
            </w:pPr>
            <w:r w:rsidRPr="00171262">
              <w:rPr>
                <w:sz w:val="26"/>
                <w:szCs w:val="26"/>
              </w:rPr>
              <w:t>Xe mô tô đạt chuẩn Hạng A (&gt;125 cm³)</w:t>
            </w:r>
          </w:p>
        </w:tc>
        <w:tc>
          <w:tcPr>
            <w:tcW w:w="2268" w:type="dxa"/>
          </w:tcPr>
          <w:p w14:paraId="153F52CD" w14:textId="77777777" w:rsidR="005C2626" w:rsidRPr="00171262" w:rsidRDefault="00A27C38" w:rsidP="005055F0">
            <w:pPr>
              <w:spacing w:before="20" w:after="20"/>
              <w:ind w:firstLine="0"/>
              <w:rPr>
                <w:sz w:val="26"/>
                <w:szCs w:val="26"/>
              </w:rPr>
            </w:pPr>
            <w:r w:rsidRPr="00171262">
              <w:rPr>
                <w:sz w:val="26"/>
                <w:szCs w:val="26"/>
              </w:rPr>
              <w:t>Xe tập lái Hạng A (trên 125 cm³); xe sát hạch Hạng A tối thiểu 02 xe, trên 200 cm³ (điểm b khoản 7 Điều 24 Nghị định số 94/2026/NĐ-CP; QCVN 15:2026/BCA)</w:t>
            </w:r>
          </w:p>
        </w:tc>
        <w:tc>
          <w:tcPr>
            <w:tcW w:w="2268" w:type="dxa"/>
          </w:tcPr>
          <w:p w14:paraId="39584BC1" w14:textId="77777777" w:rsidR="005C2626" w:rsidRPr="00171262" w:rsidRDefault="00A27C38" w:rsidP="005055F0">
            <w:pPr>
              <w:spacing w:before="20" w:after="20"/>
              <w:ind w:firstLine="0"/>
              <w:rPr>
                <w:sz w:val="26"/>
                <w:szCs w:val="26"/>
              </w:rPr>
            </w:pPr>
            <w:r w:rsidRPr="00171262">
              <w:rPr>
                <w:sz w:val="26"/>
                <w:szCs w:val="26"/>
              </w:rPr>
              <w:t>0</w:t>
            </w:r>
          </w:p>
        </w:tc>
        <w:tc>
          <w:tcPr>
            <w:tcW w:w="2268" w:type="dxa"/>
          </w:tcPr>
          <w:p w14:paraId="0B5EF752" w14:textId="77777777" w:rsidR="005C2626" w:rsidRPr="00171262" w:rsidRDefault="005C2626" w:rsidP="005055F0">
            <w:pPr>
              <w:spacing w:before="20" w:after="20"/>
              <w:ind w:firstLine="0"/>
              <w:rPr>
                <w:sz w:val="26"/>
                <w:szCs w:val="26"/>
              </w:rPr>
            </w:pPr>
            <w:r w:rsidRPr="00171262">
              <w:rPr>
                <w:sz w:val="26"/>
                <w:szCs w:val="26"/>
              </w:rPr>
              <w:t>Chưa có; nhu cầu tại Bảng 8</w:t>
            </w:r>
          </w:p>
        </w:tc>
      </w:tr>
      <w:tr w:rsidR="007221BB" w:rsidRPr="00171262" w14:paraId="5AB3DB9D" w14:textId="77777777" w:rsidTr="007B60FF">
        <w:tc>
          <w:tcPr>
            <w:tcW w:w="2268" w:type="dxa"/>
          </w:tcPr>
          <w:p w14:paraId="7A144C59" w14:textId="77777777" w:rsidR="005C2626" w:rsidRPr="00171262" w:rsidRDefault="00A27C38" w:rsidP="005055F0">
            <w:pPr>
              <w:spacing w:before="20" w:after="20"/>
              <w:ind w:firstLine="0"/>
              <w:rPr>
                <w:sz w:val="26"/>
                <w:szCs w:val="26"/>
              </w:rPr>
            </w:pPr>
            <w:r w:rsidRPr="00171262">
              <w:rPr>
                <w:sz w:val="26"/>
                <w:szCs w:val="26"/>
              </w:rPr>
              <w:t>Sân tập</w:t>
            </w:r>
          </w:p>
        </w:tc>
        <w:tc>
          <w:tcPr>
            <w:tcW w:w="2268" w:type="dxa"/>
          </w:tcPr>
          <w:p w14:paraId="77C1EF76" w14:textId="77777777" w:rsidR="005C2626" w:rsidRPr="00171262" w:rsidRDefault="00A27C38" w:rsidP="005055F0">
            <w:pPr>
              <w:spacing w:before="20" w:after="20"/>
              <w:ind w:firstLine="0"/>
              <w:rPr>
                <w:sz w:val="26"/>
                <w:szCs w:val="26"/>
              </w:rPr>
            </w:pPr>
            <w:r w:rsidRPr="00171262">
              <w:rPr>
                <w:sz w:val="26"/>
                <w:szCs w:val="26"/>
              </w:rPr>
              <w:t>Hình tập lái phù hợp kích thước hình sát hạch từng hạng theo QCVN 15:2026/BCA (khoản 3 Điều 8 Thông tư số 14/2025/TT-BXD)</w:t>
            </w:r>
          </w:p>
        </w:tc>
        <w:tc>
          <w:tcPr>
            <w:tcW w:w="2268" w:type="dxa"/>
          </w:tcPr>
          <w:p w14:paraId="660C68E4" w14:textId="77777777" w:rsidR="005C2626" w:rsidRPr="00171262" w:rsidRDefault="00A27C38" w:rsidP="005055F0">
            <w:pPr>
              <w:spacing w:before="20" w:after="20"/>
              <w:ind w:firstLine="0"/>
              <w:rPr>
                <w:sz w:val="26"/>
                <w:szCs w:val="26"/>
              </w:rPr>
            </w:pPr>
            <w:r w:rsidRPr="00171262">
              <w:rPr>
                <w:sz w:val="26"/>
                <w:szCs w:val="26"/>
              </w:rPr>
              <w:t>03 sân: 1.000 m², 350 m², 250 m²</w:t>
            </w:r>
          </w:p>
        </w:tc>
        <w:tc>
          <w:tcPr>
            <w:tcW w:w="2268" w:type="dxa"/>
          </w:tcPr>
          <w:p w14:paraId="0520E9BE" w14:textId="77777777" w:rsidR="005C2626" w:rsidRPr="00171262" w:rsidRDefault="005C2626" w:rsidP="005055F0">
            <w:pPr>
              <w:spacing w:before="20" w:after="20"/>
              <w:ind w:firstLine="0"/>
              <w:rPr>
                <w:sz w:val="26"/>
                <w:szCs w:val="26"/>
              </w:rPr>
            </w:pPr>
            <w:r w:rsidRPr="00171262">
              <w:rPr>
                <w:sz w:val="26"/>
                <w:szCs w:val="26"/>
              </w:rPr>
              <w:t>Nền bê tông, bố trí 04 bài tập liên hoàn, có vạch chỉ dẫn</w:t>
            </w:r>
          </w:p>
        </w:tc>
      </w:tr>
      <w:tr w:rsidR="007221BB" w:rsidRPr="00171262" w14:paraId="769C30DF" w14:textId="77777777" w:rsidTr="007B60FF">
        <w:tc>
          <w:tcPr>
            <w:tcW w:w="2268" w:type="dxa"/>
          </w:tcPr>
          <w:p w14:paraId="40FCFBB7" w14:textId="77777777" w:rsidR="005C2626" w:rsidRPr="00171262" w:rsidRDefault="00A27C38" w:rsidP="005055F0">
            <w:pPr>
              <w:spacing w:before="20" w:after="20"/>
              <w:ind w:firstLine="0"/>
              <w:rPr>
                <w:sz w:val="26"/>
                <w:szCs w:val="26"/>
              </w:rPr>
            </w:pPr>
            <w:r w:rsidRPr="00171262">
              <w:rPr>
                <w:sz w:val="26"/>
                <w:szCs w:val="26"/>
              </w:rPr>
              <w:t>Sân sát hạch</w:t>
            </w:r>
          </w:p>
        </w:tc>
        <w:tc>
          <w:tcPr>
            <w:tcW w:w="2268" w:type="dxa"/>
          </w:tcPr>
          <w:p w14:paraId="4451619D" w14:textId="77777777" w:rsidR="005C2626" w:rsidRPr="00171262" w:rsidRDefault="00A27C38" w:rsidP="005055F0">
            <w:pPr>
              <w:spacing w:before="20" w:after="20"/>
              <w:ind w:firstLine="0"/>
              <w:rPr>
                <w:sz w:val="26"/>
                <w:szCs w:val="26"/>
              </w:rPr>
            </w:pPr>
            <w:r w:rsidRPr="00171262">
              <w:rPr>
                <w:sz w:val="26"/>
                <w:szCs w:val="26"/>
              </w:rPr>
              <w:t>Đủ diện tích bố trí các hình bài sát hạch Hạng A (khoản 6 Điều 24 Nghị định số 94/2026/NĐ-CP; mục 2.1.5.3 QCVN 15:2026/BCA)</w:t>
            </w:r>
          </w:p>
        </w:tc>
        <w:tc>
          <w:tcPr>
            <w:tcW w:w="2268" w:type="dxa"/>
          </w:tcPr>
          <w:p w14:paraId="011A9E7A" w14:textId="77777777" w:rsidR="005C2626" w:rsidRPr="00171262" w:rsidRDefault="00A27C38" w:rsidP="005055F0">
            <w:pPr>
              <w:spacing w:before="20" w:after="20"/>
              <w:ind w:firstLine="0"/>
              <w:rPr>
                <w:sz w:val="26"/>
                <w:szCs w:val="26"/>
              </w:rPr>
            </w:pPr>
            <w:r w:rsidRPr="00171262">
              <w:rPr>
                <w:sz w:val="26"/>
                <w:szCs w:val="26"/>
              </w:rPr>
              <w:t>01 sân dùng chung, diện tích 1.000 m² (Biên bản kiểm tra ngày 10/7/2026); trong đó khu vực vẽ hình bài tổng hợp số 1: 40 m × 17,5 m</w:t>
            </w:r>
          </w:p>
        </w:tc>
        <w:tc>
          <w:tcPr>
            <w:tcW w:w="2268" w:type="dxa"/>
          </w:tcPr>
          <w:p w14:paraId="753E6B02" w14:textId="77777777" w:rsidR="005C2626" w:rsidRPr="00171262" w:rsidRDefault="005C2626" w:rsidP="005055F0">
            <w:pPr>
              <w:spacing w:before="20" w:after="20"/>
              <w:ind w:firstLine="0"/>
              <w:rPr>
                <w:sz w:val="26"/>
                <w:szCs w:val="26"/>
              </w:rPr>
            </w:pPr>
            <w:r w:rsidRPr="00171262">
              <w:rPr>
                <w:sz w:val="26"/>
                <w:szCs w:val="26"/>
              </w:rPr>
              <w:t>Có thiết bị sát hạch tự động, nhà chờ, nhà điều hành phục vụ Hạng A1; hình, thiết bị, phòng điều hành Hạng A phải bố trí riêng</w:t>
            </w:r>
          </w:p>
        </w:tc>
      </w:tr>
      <w:tr w:rsidR="007221BB" w:rsidRPr="00171262" w14:paraId="57035E90" w14:textId="77777777" w:rsidTr="007B60FF">
        <w:tc>
          <w:tcPr>
            <w:tcW w:w="2268" w:type="dxa"/>
          </w:tcPr>
          <w:p w14:paraId="610BDE36" w14:textId="77777777" w:rsidR="005C2626" w:rsidRPr="00171262" w:rsidRDefault="00A27C38" w:rsidP="005055F0">
            <w:pPr>
              <w:spacing w:before="20" w:after="20"/>
              <w:ind w:firstLine="0"/>
              <w:rPr>
                <w:sz w:val="26"/>
                <w:szCs w:val="26"/>
              </w:rPr>
            </w:pPr>
            <w:r w:rsidRPr="00171262">
              <w:rPr>
                <w:sz w:val="26"/>
                <w:szCs w:val="26"/>
              </w:rPr>
              <w:t>Phòng học lý thuyết</w:t>
            </w:r>
          </w:p>
        </w:tc>
        <w:tc>
          <w:tcPr>
            <w:tcW w:w="2268" w:type="dxa"/>
          </w:tcPr>
          <w:p w14:paraId="1F58998E" w14:textId="77777777" w:rsidR="005C2626" w:rsidRPr="00171262" w:rsidRDefault="005C2626" w:rsidP="005055F0">
            <w:pPr>
              <w:spacing w:before="20" w:after="20"/>
              <w:ind w:firstLine="0"/>
              <w:rPr>
                <w:sz w:val="26"/>
                <w:szCs w:val="26"/>
              </w:rPr>
            </w:pPr>
            <w:r w:rsidRPr="00171262">
              <w:rPr>
                <w:sz w:val="26"/>
                <w:szCs w:val="26"/>
              </w:rPr>
              <w:t>Có trang thiết bị hỗ trợ giảng dạy pháp luật giao thông đường bộ (điểm a khoản 1 Điều 8 Thông tư số 14/2025/TT-BXD)</w:t>
            </w:r>
          </w:p>
        </w:tc>
        <w:tc>
          <w:tcPr>
            <w:tcW w:w="2268" w:type="dxa"/>
          </w:tcPr>
          <w:p w14:paraId="2507B18E" w14:textId="77777777" w:rsidR="005C2626" w:rsidRPr="00171262" w:rsidRDefault="00A27C38" w:rsidP="005055F0">
            <w:pPr>
              <w:spacing w:before="20" w:after="20"/>
              <w:ind w:firstLine="0"/>
              <w:rPr>
                <w:sz w:val="26"/>
                <w:szCs w:val="26"/>
              </w:rPr>
            </w:pPr>
            <w:r w:rsidRPr="00171262">
              <w:rPr>
                <w:sz w:val="26"/>
                <w:szCs w:val="26"/>
              </w:rPr>
              <w:t>02 phòng</w:t>
            </w:r>
          </w:p>
        </w:tc>
        <w:tc>
          <w:tcPr>
            <w:tcW w:w="2268" w:type="dxa"/>
          </w:tcPr>
          <w:p w14:paraId="33336DAD" w14:textId="77777777" w:rsidR="005C2626" w:rsidRPr="00171262" w:rsidRDefault="005C2626" w:rsidP="005055F0">
            <w:pPr>
              <w:spacing w:before="20" w:after="20"/>
              <w:ind w:firstLine="0"/>
              <w:rPr>
                <w:sz w:val="26"/>
                <w:szCs w:val="26"/>
              </w:rPr>
            </w:pPr>
            <w:r w:rsidRPr="00171262">
              <w:rPr>
                <w:sz w:val="26"/>
                <w:szCs w:val="26"/>
              </w:rPr>
              <w:t>02 hội trường: 763 m² và 145 m²</w:t>
            </w:r>
          </w:p>
        </w:tc>
      </w:tr>
      <w:tr w:rsidR="007221BB" w:rsidRPr="00171262" w14:paraId="6162F659" w14:textId="77777777" w:rsidTr="007B60FF">
        <w:tc>
          <w:tcPr>
            <w:tcW w:w="2268" w:type="dxa"/>
          </w:tcPr>
          <w:p w14:paraId="374F968D" w14:textId="77777777" w:rsidR="005C2626" w:rsidRPr="00171262" w:rsidRDefault="00A27C38" w:rsidP="005055F0">
            <w:pPr>
              <w:spacing w:before="20" w:after="20"/>
              <w:ind w:firstLine="0"/>
              <w:rPr>
                <w:sz w:val="26"/>
                <w:szCs w:val="26"/>
              </w:rPr>
            </w:pPr>
            <w:r w:rsidRPr="00171262">
              <w:rPr>
                <w:sz w:val="26"/>
                <w:szCs w:val="26"/>
              </w:rPr>
              <w:t>Phòng máy tính</w:t>
            </w:r>
          </w:p>
        </w:tc>
        <w:tc>
          <w:tcPr>
            <w:tcW w:w="2268" w:type="dxa"/>
          </w:tcPr>
          <w:p w14:paraId="034F69B5" w14:textId="77777777" w:rsidR="005C2626" w:rsidRPr="00171262" w:rsidRDefault="005C2626" w:rsidP="005055F0">
            <w:pPr>
              <w:spacing w:before="20" w:after="20"/>
              <w:ind w:firstLine="0"/>
              <w:rPr>
                <w:sz w:val="26"/>
                <w:szCs w:val="26"/>
              </w:rPr>
            </w:pPr>
            <w:r w:rsidRPr="00171262">
              <w:rPr>
                <w:sz w:val="26"/>
                <w:szCs w:val="26"/>
              </w:rPr>
              <w:t>Sát hạch lý thuyết trên máy tính: Tối thiểu 02 máy chủ, 10 máy trạm (khoản 8 Điều 24 Nghị định số 94/2026/NĐ-CP)</w:t>
            </w:r>
          </w:p>
        </w:tc>
        <w:tc>
          <w:tcPr>
            <w:tcW w:w="2268" w:type="dxa"/>
          </w:tcPr>
          <w:p w14:paraId="1896E700" w14:textId="77777777" w:rsidR="005C2626" w:rsidRPr="00171262" w:rsidRDefault="00A27C38" w:rsidP="005055F0">
            <w:pPr>
              <w:spacing w:before="20" w:after="20"/>
              <w:ind w:firstLine="0"/>
              <w:rPr>
                <w:sz w:val="26"/>
                <w:szCs w:val="26"/>
              </w:rPr>
            </w:pPr>
            <w:r w:rsidRPr="00171262">
              <w:rPr>
                <w:sz w:val="26"/>
                <w:szCs w:val="26"/>
              </w:rPr>
              <w:t>01 phòng (70 m², 32 máy: 02 máy chủ, 30 máy trạm)</w:t>
            </w:r>
          </w:p>
        </w:tc>
        <w:tc>
          <w:tcPr>
            <w:tcW w:w="2268" w:type="dxa"/>
          </w:tcPr>
          <w:p w14:paraId="70289EDA" w14:textId="77777777" w:rsidR="005C2626" w:rsidRPr="00171262" w:rsidRDefault="005C2626" w:rsidP="005055F0">
            <w:pPr>
              <w:spacing w:before="20" w:after="20"/>
              <w:ind w:firstLine="0"/>
              <w:rPr>
                <w:sz w:val="26"/>
                <w:szCs w:val="26"/>
              </w:rPr>
            </w:pPr>
            <w:r w:rsidRPr="00171262">
              <w:rPr>
                <w:sz w:val="26"/>
                <w:szCs w:val="26"/>
              </w:rPr>
              <w:t>01 máy in, mạng LAN; phần mềm do Bộ Công an chuyển giao</w:t>
            </w:r>
          </w:p>
        </w:tc>
      </w:tr>
    </w:tbl>
    <w:p w14:paraId="2C919691" w14:textId="77777777" w:rsidR="005C2626" w:rsidRPr="00171262" w:rsidRDefault="00A27C38">
      <w:pPr>
        <w:pStyle w:val="Heading1"/>
        <w:rPr>
          <w:color w:val="auto"/>
        </w:rPr>
      </w:pPr>
      <w:bookmarkStart w:id="19" w:name="_Toc243571132"/>
      <w:r w:rsidRPr="00171262">
        <w:rPr>
          <w:color w:val="auto"/>
        </w:rPr>
        <w:t>III. THỰC TRẠNG NHU CẦU ĐÀO TẠO VÀ SÁT HẠCH LÁI XE MÔ TÔ HẠNG A</w:t>
      </w:r>
      <w:bookmarkEnd w:id="19"/>
    </w:p>
    <w:p w14:paraId="6849F12B" w14:textId="77777777" w:rsidR="005C2626" w:rsidRPr="00171262" w:rsidRDefault="00A27C38">
      <w:r w:rsidRPr="00171262">
        <w:t xml:space="preserve">Như đã nêu tại Phần I, từ ngày 01/01/2025, giấy phép lái xe mô tô được phân thành Hạng A1 (xe mô tô hai bánh có dung tích xi-lanh đến 125 cm³) và Hạng A (xe mô tô hai bánh có dung tích xi-lanh trên 125 cm³) (điểm a, điểm b khoản 1 Điều 57 Luật Trật tự, an toàn giao thông đường bộ); </w:t>
      </w:r>
      <w:del w:id="20" w:author="Tiếp thu thẩm định độc lập lần 2, 23/10/2026 (Claude)" w:date="2026-10-23T15:16:00Z">
        <w:r w:rsidRPr="00171262">
          <w:delText>nhiều dòng xe mô tô phổ biến hiện nay có dung tích xi-lanh trên 125 cm³ thuộc diện phải có giấy phép lái xe Hạng A</w:delText>
        </w:r>
      </w:del>
      <w:ins w:id="21" w:author="Tiếp thu thẩm định độc lập lần 2, 23/10/2026 (Claude)" w:date="2026-10-23T15:16:00Z">
        <w:r w:rsidRPr="00171262">
          <w:t>người được cấp mới giấy phép lái xe để điều khiển các dòng xe mô tô phổ biến có dung tích xi-lanh trên 125 cm³ phải có giấy phép lái xe Hạng A (giấy phép lái xe cấp trước ngày 01/01/2025 tiếp tục được sử dụng theo quy định chuyển tiếp)</w:t>
        </w:r>
      </w:ins>
      <w:r w:rsidRPr="00171262">
        <w:t>, cho thấy nhu cầu học và sát hạch Hạng A có xu hướng tăng.</w:t>
      </w:r>
    </w:p>
    <w:p w14:paraId="77B5FD2C" w14:textId="77777777" w:rsidR="005C2626" w:rsidRPr="00171262" w:rsidRDefault="00A27C38" w:rsidP="003A49E2">
      <w:r w:rsidRPr="00171262">
        <w:t>Về thực trạng các cơ sở đào tạo lái xe mô tô trên địa bàn: Theo Thông báo số 423/TB-SXD ngày 16/7/2026 của Sở Xây dựng tỉnh Quảng Ngãi về danh sách các cơ sở đào tạo lái xe đủ điều kiện hoạt động trên địa bàn tỉnh, toàn tỉnh có 09 cơ sở đào tạo lái xe, trong đó 07 cơ sở đào tạo lái xe mô tô; chỉ có Trung tâm đào tạo lái xe cơ giới đường bộ Quảng Ngãi (mã cơ sở đào tạo lái xe mô tô 51023) đào tạo Hạng A; Trường Cao đẳng Kon Tum (mã cơ sở đào tạo lái xe mô tô 51032) và các cơ sở còn lại chỉ đào tạo Hạng A1. Phương án hoạt động Hạng A1 của Trường (Thông báo số 797/TB-CĐKT) đã được Sở Xây dựng kiểm tra ngày 10/7/2026.</w:t>
      </w:r>
    </w:p>
    <w:p w14:paraId="1BBE792C" w14:textId="77777777" w:rsidR="005C2626" w:rsidRPr="00171262" w:rsidRDefault="00A27C38">
      <w:r w:rsidRPr="00171262">
        <w:t>Từ tháng 8/2026, thực hiện chỉ đạo của Lãnh đạo Trường, Đoàn công tác của Trường đã khảo sát kinh nghiệm đào tạo, sát hạch lái xe mô tô Hạng A tại khu vực phía Đông tỉnh Quảng Ngãi và phía Đông tỉnh Gia Lai (Báo cáo số 393/BC-CĐKT ngày 03/9/2026). Kết quả khảo sát bước đầu ghi nhận 04 nhóm kinh nghiệm chính có thể vận dụng: (1) Chủ động chuẩn bị đầy đủ điều kiện về cơ sở vật chất, phương tiện trước khi đăng ký; (2) Xã hội hóa phương tiện thông qua hợp tác với nhà đầu tư góp xe; (3) Khoán kinh phí đào tạo, sát hạch gắn trách nhiệm cụ thể cho nhà giáo, đơn vị thực hiện; (4) Ứng dụng công nghệ thông tin trong quản lý hồ sơ, theo dõi tiến độ đào tạo. Việc vận dụng các kinh nghiệm này vào điều kiện thực tế của Trường cần được đánh giá cụ thể, không áp dụng máy móc, và được cụ thể hóa thành giải pháp tại Phần III.</w:t>
      </w:r>
    </w:p>
    <w:p w14:paraId="753B4DF2" w14:textId="77777777" w:rsidR="00D80DBB" w:rsidRPr="00171262" w:rsidRDefault="00D80DBB">
      <w:pPr>
        <w:rPr>
          <w:b/>
          <w:bCs/>
        </w:rPr>
      </w:pPr>
      <w:r w:rsidRPr="00171262">
        <w:t>Theo Báo cáo số 393/BC-CĐKT và số liệu của Sở Xây dựng, tại các đơn vị khảo sát: Trung tâm Đào tạo lái xe cơ giới đường bộ Quảng Ngãi (quản lý trung tâm sát hạch loại 3) là cơ sở duy nhất trên địa bàn tỉnh đào tạo Hạng A năm 2025 (171 học viên, 03 xe tập lái Hạng A); Trung tâm Đào tạo và Sát hạch lái xe tỉnh Quảng Ngãi đang chuẩn bị hồ sơ, điều kiện để đào tạo Hạng A; Trung tâm Đào tạo và Sát hạch lái xe thuộc Trường Cao đẳng Cơ điện - Xây dựng và Nông lâm Trung bộ (tỉnh Gia Lai) có trên 20 xe mô tô Hạng A1, A, trong đó Trung tâm đầu tư 03 xe Hạng A, phần còn lại huy động nhà đầu tư, áp dụng tỷ lệ khoán 55% học phí đối với Hạng A. Tại Trường, quy mô đào tạo Hạng A1 năm 2025 là 3.604 học viên, năm 2026 dự kiến khoảng 4.709 học viên; đây là nguồn học viên có nhu cầu nâng hạng.</w:t>
      </w:r>
    </w:p>
    <w:p w14:paraId="7F2A2942" w14:textId="77777777" w:rsidR="00D80DBB" w:rsidRPr="00171262" w:rsidRDefault="00D80DBB">
      <w:pPr>
        <w:rPr>
          <w:b/>
          <w:bCs/>
        </w:rPr>
      </w:pPr>
      <w:r w:rsidRPr="00171262">
        <w:t>Theo số liệu do Phòng Cảnh sát giao thông Công an tỉnh Quảng Ngãi cung cấp, tại khu vực phía Tây tỉnh Quảng Ngãi (địa bàn tỉnh Kon Tum cũ), sát hạch lái xe mô tô được tổ chức tại 02 trung tâm sát hạch (của Trường và của Trung tâm giáo dục nghề nghiệp lái xe KORUCO) cho học viên của 04 cơ sở đào tạo trên địa bàn: Từ tháng 5/2025 đến hết năm 2025 có 32 kỳ sát hạch với 10.752 lượt thí sinh; năm 2026 (đến kỳ sát hạch tháng 8/2026) có 38 kỳ với 15.504 lượt thí sinh; toàn bộ là Hạng A1, chưa có kỳ sát hạch Hạng A; học viên của Trường chiếm khoảng 29–30% số lượt thí sinh. Theo số liệu của Sở Xây dựng tỉnh Quảng Ngãi, số học viên đào tạo Hạng A tại khu vực phía Đông tỉnh (địa bàn tỉnh Quảng Ngãi cũ) tăng từ 171 học viên năm 2025 lên 946 học viên năm 2026 (tính đến tháng 9/2026); khu vực phía Tây tỉnh hiện chưa có cơ sở đào tạo lái xe Hạng A được cấp phép. Như vậy, người dân khu vực phía Tây có nhu cầu giấy phép lái xe Hạng A hiện phải đi học, sát hạch tại khu vực phía Đông tỉnh hoặc địa phương khác.</w:t>
      </w:r>
    </w:p>
    <w:p w14:paraId="0F7DBBFF" w14:textId="77777777" w:rsidR="00D80DBB" w:rsidRPr="00171262" w:rsidRDefault="00D80DBB">
      <w:pPr>
        <w:rPr>
          <w:b/>
          <w:bCs/>
        </w:rPr>
      </w:pPr>
      <w:r w:rsidRPr="00171262">
        <w:t>Theo số liệu thống kê kết quả đào tạo năm 2025 của Sở Xây dựng tỉnh Quảng Ngãi, toàn tỉnh có 07 cơ sở đào tạo lái xe mô tô với 35.478 học viên; trong đó khu vực phía Tây tỉnh có 04 cơ sở với 12.066 học viên (Trung tâm giáo dục nghề nghiệp và sát hạch lái xe KORUCO 4.254; Trung tâm giáo dục nghề nghiệp kỹ thuật vận tải 3.900; Trường Cao đẳng Kon Tum 3.380, chiếm 28,0%; Trung tâm giáo dục nghề nghiệp - Giáo dục thường xuyên khu vực Đăk Hà 532), bằng khoảng 51,5% quy mô khu vực phía Đông tỉnh (03 cơ sở, 23.412 học viên). Năm 2025, toàn tỉnh chỉ có Trung tâm Đào tạo lái xe cơ giới đường bộ Quảng Ngãi đào tạo Hạng A (171 học viên; 03 xe tập lái Hạng A trong tổng số 18 xe mô tô tập lái).</w:t>
      </w:r>
    </w:p>
    <w:p w14:paraId="65A1D238" w14:textId="77777777" w:rsidR="005C2626" w:rsidRPr="00171262" w:rsidRDefault="005055F0">
      <w:pPr>
        <w:pStyle w:val="Heading1"/>
        <w:rPr>
          <w:color w:val="auto"/>
        </w:rPr>
      </w:pPr>
      <w:bookmarkStart w:id="22" w:name="_Toc243571133"/>
      <w:r w:rsidRPr="00171262">
        <w:rPr>
          <w:color w:val="auto"/>
        </w:rPr>
        <w:t>IV. ĐÁNH GIÁ CHUNG</w:t>
      </w:r>
      <w:bookmarkEnd w:id="22"/>
    </w:p>
    <w:p w14:paraId="0C0A8B1C" w14:textId="77777777" w:rsidR="005055F0" w:rsidRPr="00171262" w:rsidRDefault="005055F0" w:rsidP="005055F0">
      <w:pPr>
        <w:pStyle w:val="Heading2"/>
        <w:rPr>
          <w:color w:val="auto"/>
        </w:rPr>
      </w:pPr>
      <w:bookmarkStart w:id="23" w:name="_Toc243571134"/>
      <w:r w:rsidRPr="00171262">
        <w:rPr>
          <w:color w:val="auto"/>
        </w:rPr>
        <w:t>1. Ưu điểm, kết quả và những thuận lợi</w:t>
      </w:r>
      <w:bookmarkEnd w:id="23"/>
    </w:p>
    <w:p w14:paraId="0B875FB5" w14:textId="77777777" w:rsidR="005C2626" w:rsidRPr="00171262" w:rsidRDefault="00A27C38">
      <w:r w:rsidRPr="00171262">
        <w:t>Trường đã có nền tảng về đội ngũ nhà giáo, phương tiện, cơ sở vật chất và kinh nghiệm tổ chức đào tạo, sát hạch lái xe mô tô Hạng A1: từ năm 2018 đến nay đã đào tạo 22.284 học viên Hạng A1; quy mô tuyển sinh tăng liên tục từ năm 2024 (2.869 học viên năm 2024, 3.604 học viên năm 2025, dự kiến khoảng 4.709 học viên năm 2026); học viên của Trường chiếm khoảng 28–30% quy mô đào tạo, sát hạch lái xe mô tô khu vực phía Tây tỉnh. Trung tâm sát hạch lái xe của Trường (loại 3) được cấp Giấy phép sát hạch số 58/CSGT(SHLX) ngày 29/4/2026, có sân sát hạch Hạng A1 trang bị thiết bị sát hạch tự động; từ tháng 5/2025 đến tháng 8/2026 đã tổ chức 26 kỳ sát hạch Hạng A1 với 10.315 lượt thí sinh của Trường và các cơ sở đào tạo trên địa bàn. Đội ngũ nhà giáo có thâm niên dạy lái xe bình quân 20,2 năm, phần lớn là viên chức biên chế; đến tháng 9/2026 đã có 10 nhà giáo, viên chức có giấy phép lái xe Hạng A. Trường đã được Sở Xây dựng kiểm tra ngày 10/7/2026 đối với phương án hoạt động đào tạo Hạng A1 và đã có Phương án đầu tư nâng cấp, mở rộng sân tập lái số 12/PA-CĐKT, trong đó Giai đoạn 1 (khoảng 2.000 m²) bố trí hình bài sát hạch số 2 dùng chung cho Hạng A1 và Hạng A.</w:t>
      </w:r>
    </w:p>
    <w:p w14:paraId="636F4E83" w14:textId="77777777" w:rsidR="005055F0" w:rsidRPr="00171262" w:rsidRDefault="005055F0" w:rsidP="005055F0">
      <w:pPr>
        <w:pStyle w:val="Heading2"/>
        <w:rPr>
          <w:color w:val="auto"/>
        </w:rPr>
      </w:pPr>
      <w:bookmarkStart w:id="24" w:name="_Toc243571135"/>
      <w:r w:rsidRPr="00171262">
        <w:rPr>
          <w:color w:val="auto"/>
        </w:rPr>
        <w:t>2. Những hạn chế, khó khăn và nguyên nhân</w:t>
      </w:r>
      <w:bookmarkEnd w:id="24"/>
    </w:p>
    <w:p w14:paraId="4023D46D" w14:textId="77777777" w:rsidR="005055F0" w:rsidRPr="00171262" w:rsidRDefault="005055F0">
      <w:r w:rsidRPr="00171262">
        <w:t xml:space="preserve">- Chưa có xe mô tô Hạng A: 15 xe hiện có đều là xe Hạng A1; chưa có xe sát hạch Hạng A (xe mô tô hai bánh dung tích xi-lanh trên 200 cm³ hoặc công suất động cơ điện trên 11 kW, tối thiểu 02 xe); </w:t>
      </w:r>
    </w:p>
    <w:p w14:paraId="39993576" w14:textId="77777777" w:rsidR="005055F0" w:rsidRPr="00171262" w:rsidRDefault="005055F0">
      <w:r w:rsidRPr="00171262">
        <w:t>- Chưa có hình bài sát hạch Hạng A: Sân sát hạch hiện có phục vụ Hạng A1; Hạng A có kích thước hình lớn hơn (mục 2.1.13 QCVN 15:2026/BCA), không dùng chung được hình bài sát hạch tổng hợp số 1 của Hạng A1; từ 01/01/2028 bổ sung hình xử lý tình huống giả định trên đường (bài số 2), là hình có khả năng dùng chung cho Hạng A1 và Hạng A;</w:t>
      </w:r>
    </w:p>
    <w:p w14:paraId="45A4BDDE" w14:textId="77777777" w:rsidR="00FF7275" w:rsidRPr="00171262" w:rsidRDefault="00FF7275">
      <w:r w:rsidRPr="00171262">
        <w:t>- Chưa có thiết bị, phần mềm chấm điểm tự động và phòng điều hành sát hạch thực hành Hạng A: Thiết bị trên xe, trên sân và phòng điều hành sát hạch Hạng A1 hiện có không dùng chung được cho Hạng A;</w:t>
      </w:r>
    </w:p>
    <w:p w14:paraId="5C14CADC" w14:textId="77777777" w:rsidR="005055F0" w:rsidRPr="00171262" w:rsidRDefault="005055F0">
      <w:r w:rsidRPr="00171262">
        <w:t>- Chưa có đủ nhà giáo dạy thực hành Hạng A: Đến tháng 10/2026 có 06 người được cấp giấy chứng nhận giáo viên dạy thực hành lái xe Hạng A; 03 nhà giáo, viên chức khác đã có giấy phép lái xe Hạng A đang hoàn thành tập huấn trong tháng 10 và tháng 11/2026;</w:t>
      </w:r>
    </w:p>
    <w:p w14:paraId="24B73244" w14:textId="77777777" w:rsidR="005055F0" w:rsidRPr="00171262" w:rsidRDefault="005055F0">
      <w:r w:rsidRPr="00171262">
        <w:t>- Phương tiện Hạng A1 hiện có đã cũ: 06/15 xe sản xuất năm 2004 – 2005, 03 xe sản xuất năm 2009 – 2010 (Phụ lục II Thông báo số 797/TB-CĐKT);</w:t>
      </w:r>
    </w:p>
    <w:p w14:paraId="2310141A" w14:textId="77777777" w:rsidR="005055F0" w:rsidRPr="00171262" w:rsidRDefault="005055F0">
      <w:r w:rsidRPr="00171262">
        <w:t>- Trung tâm sát hạch lái xe chưa kết nối, truyền dữ liệu giám sát sát hạch về Phòng Cảnh sát giao thông, Cục Cảnh sát giao thông và chưa có hệ thống định danh, xác thực điện tử người dự sát hạch; đây là yêu cầu bắt buộc phải hoàn thành trước ngày 01/01/2027 (khoản 5 Điều 24, điểm g khoản 12 Điều 24 và khoản 3 Điều 42 Nghị định số 94/2026/NĐ-CP).</w:t>
      </w:r>
    </w:p>
    <w:p w14:paraId="3ADFE22B" w14:textId="77777777" w:rsidR="005C2626" w:rsidRPr="00171262" w:rsidRDefault="00A27C38" w:rsidP="003A49E2">
      <w:r w:rsidRPr="00171262">
        <w:rPr>
          <w:b/>
          <w:bCs/>
        </w:rPr>
        <w:t xml:space="preserve">Nguyên nhân: </w:t>
      </w:r>
      <w:r w:rsidRPr="00171262">
        <w:t>(1) Luật Trật tự, an toàn giao thông đường bộ (hiệu lực từ 01/01/2025) hạ ngưỡng Hạng A1 xuống xe đến 125 cm³; Nghị định số 94/2026/NĐ-CP, Thông tư số 107/2026/TT-BCA, Thông tư số 108/2026/TT-BCA (hiệu lực từ 01/7/2026) và Thông tư số 17/2026/TT-BXD quy định mới về điều kiện sát hạch, khối lượng chương trình Hạng A (32 giờ), nên thời gian chuẩn bị điều kiện còn ngắn; (2) Sân tập lái hiện hữu đã khai thác ở mức lưu lượng cao, xuống cấp, không còn dư địa bố trí hình sát hạch mô tô (Phương án 12/PA-CĐKT); (3) Xe, thiết bị, giáo trình, đội ngũ nhà giáo hiện có chủ yếu đáp ứng Hạng A1.</w:t>
      </w:r>
    </w:p>
    <w:p w14:paraId="39F4525B" w14:textId="77777777" w:rsidR="006B69E3" w:rsidRPr="00171262" w:rsidRDefault="00A27C38">
      <w:r w:rsidRPr="00171262">
        <w:t xml:space="preserve"> Khoảng cách chính giữa hiện trạng đào tạo, sát hạch lái xe Hạng A1 so với yêu cầu Hạng A tập trung ở bốn nhóm: </w:t>
      </w:r>
    </w:p>
    <w:p w14:paraId="6D083284" w14:textId="77777777" w:rsidR="006B69E3" w:rsidRPr="00171262" w:rsidRDefault="00A27C38">
      <w:r w:rsidRPr="00171262">
        <w:t>(i) Phương tiện</w:t>
      </w:r>
      <w:r w:rsidR="006B69E3" w:rsidRPr="00171262">
        <w:t>: C</w:t>
      </w:r>
      <w:r w:rsidRPr="00171262">
        <w:t xml:space="preserve">hưa có xe Hạng A; </w:t>
      </w:r>
    </w:p>
    <w:p w14:paraId="6E86DA67" w14:textId="77777777" w:rsidR="006B69E3" w:rsidRPr="00171262" w:rsidRDefault="00A27C38">
      <w:r w:rsidRPr="00171262">
        <w:t>(ii) Cơ sở vật chất</w:t>
      </w:r>
      <w:r w:rsidR="006B69E3" w:rsidRPr="00171262">
        <w:t>: C</w:t>
      </w:r>
      <w:r w:rsidRPr="00171262">
        <w:t xml:space="preserve">hưa có hình bài sát hạch tổng hợp số 1, thiết bị chấm điểm và phòng điều hành sát hạch Hạng A riêng; sân cần nâng cấp và thẩm định kỹ thuật; </w:t>
      </w:r>
    </w:p>
    <w:p w14:paraId="46758359" w14:textId="77777777" w:rsidR="005C2626" w:rsidRPr="00171262" w:rsidRDefault="00A27C38">
      <w:r w:rsidRPr="00171262">
        <w:t>(iii) Pháp lý</w:t>
      </w:r>
      <w:r w:rsidR="006B69E3" w:rsidRPr="00171262">
        <w:t>: H</w:t>
      </w:r>
      <w:r w:rsidRPr="00171262">
        <w:t>ồ sơ, thủ tục công bố đủ điều kiện đào tạo Hạng A và cấp lại giấy phép sát hạch bổ sung Hạng A; (iv) Nhân lực — thiếu nhà giáo có giấy chứng nhận giáo viên dạy thực hành lái xe Hạng A. Đây là bốn nhóm giải pháp trọng tâm được đề xuất cụ thể tại Phần III — Nội dung Đề án.</w:t>
      </w:r>
    </w:p>
    <w:p w14:paraId="253CD6C2" w14:textId="77777777" w:rsidR="005C2626" w:rsidRPr="00171262" w:rsidRDefault="00A27C38">
      <w:pPr>
        <w:pStyle w:val="Heading4"/>
        <w:pageBreakBefore/>
        <w:rPr>
          <w:rFonts w:ascii="Times New Roman" w:hAnsi="Times New Roman"/>
          <w:color w:val="auto"/>
        </w:rPr>
      </w:pPr>
      <w:bookmarkStart w:id="25" w:name="_Toc243571136"/>
      <w:r w:rsidRPr="00171262">
        <w:rPr>
          <w:rFonts w:ascii="Times New Roman" w:hAnsi="Times New Roman"/>
          <w:color w:val="auto"/>
        </w:rPr>
        <w:t>Phần III</w:t>
      </w:r>
      <w:bookmarkEnd w:id="25"/>
    </w:p>
    <w:p w14:paraId="2A0799C2" w14:textId="77777777" w:rsidR="005C2626" w:rsidRPr="00171262" w:rsidRDefault="00A27C38">
      <w:pPr>
        <w:pStyle w:val="Heading4"/>
        <w:rPr>
          <w:rFonts w:ascii="Times New Roman" w:hAnsi="Times New Roman"/>
          <w:color w:val="auto"/>
        </w:rPr>
      </w:pPr>
      <w:bookmarkStart w:id="26" w:name="_Toc243571137"/>
      <w:r w:rsidRPr="00171262">
        <w:rPr>
          <w:rFonts w:ascii="Times New Roman" w:hAnsi="Times New Roman"/>
          <w:color w:val="auto"/>
        </w:rPr>
        <w:t>NỘI DUNG, GIẢI PHÁP CỦA ĐỀ ÁN</w:t>
      </w:r>
      <w:bookmarkEnd w:id="26"/>
    </w:p>
    <w:p w14:paraId="00A273AF" w14:textId="77777777" w:rsidR="007A160C" w:rsidRPr="00171262" w:rsidRDefault="007A160C" w:rsidP="007A160C">
      <w:pPr>
        <w:rPr>
          <w:lang w:val="nl-NL"/>
        </w:rPr>
      </w:pPr>
    </w:p>
    <w:p w14:paraId="733CA9A2" w14:textId="77777777" w:rsidR="005C2626" w:rsidRPr="00171262" w:rsidRDefault="00A27C38">
      <w:pPr>
        <w:pStyle w:val="Heading1"/>
        <w:rPr>
          <w:color w:val="auto"/>
        </w:rPr>
      </w:pPr>
      <w:bookmarkStart w:id="27" w:name="_Toc243571138"/>
      <w:r w:rsidRPr="00171262">
        <w:rPr>
          <w:color w:val="auto"/>
        </w:rPr>
        <w:t>I. MỤC TIÊU, QUAN ĐIỂM</w:t>
      </w:r>
      <w:bookmarkEnd w:id="27"/>
    </w:p>
    <w:p w14:paraId="79449A5E" w14:textId="77777777" w:rsidR="007A160C" w:rsidRPr="00171262" w:rsidRDefault="007A160C" w:rsidP="007A160C">
      <w:pPr>
        <w:pStyle w:val="Heading2"/>
        <w:rPr>
          <w:color w:val="auto"/>
        </w:rPr>
      </w:pPr>
      <w:bookmarkStart w:id="28" w:name="_Toc243571139"/>
      <w:r w:rsidRPr="00171262">
        <w:rPr>
          <w:color w:val="auto"/>
        </w:rPr>
        <w:t>1. Mục tiêu chung</w:t>
      </w:r>
      <w:bookmarkEnd w:id="28"/>
    </w:p>
    <w:p w14:paraId="57E310E4" w14:textId="77777777" w:rsidR="005C2626" w:rsidRPr="00171262" w:rsidRDefault="007A160C">
      <w:r w:rsidRPr="00171262">
        <w:t>Xây dựng và đưa vào vận hành hoạt động đào tạo, sát hạch lái xe mô tô Hạng A tại Trường Cao đẳng Kon Tum trên cơ sở kế thừa tối đa đội ngũ nhà giáo, cơ sở vật chất, khoa Đào tạo và Sát hạch lái xe hiện có và kinh nghiệm tổ chức đào tạo và sát hạch lái xe Hạng A1, nhằm khai thác, sử dụng có hiệu quả nguồn nhân lực, cơ sở vật chất của nhà trường, tạo nguồn thu sự nghiệp; đáp ứng nhu cầu học và sát hạch lái xe mô tô Hạng A của người dân khu vực phía Tây tỉnh Quảng Ngãi, góp phần giảm chi phí, thời gian đi lại của người học; bảo đảm đúng quy định pháp luật hiện hành về đào tạo, sát hạch lái xe; nguồn vốn đầu tư từ nguồn thu hoạt động đào tạo, sát hạch và Quỹ phát triển hoạt động sự nghiệp, không sử dụng ngân sách nhà nước chi cho đầu tư; phấn đấu tuyển sinh khóa đào tạo Hạng A đầu tiên từ tháng 8/2027.</w:t>
      </w:r>
    </w:p>
    <w:p w14:paraId="3D0BE7B3" w14:textId="77777777" w:rsidR="007A160C" w:rsidRPr="00171262" w:rsidRDefault="007A160C" w:rsidP="007A160C">
      <w:pPr>
        <w:pStyle w:val="Heading2"/>
        <w:rPr>
          <w:color w:val="auto"/>
        </w:rPr>
      </w:pPr>
      <w:bookmarkStart w:id="29" w:name="_Toc243571140"/>
      <w:r w:rsidRPr="00171262">
        <w:rPr>
          <w:color w:val="auto"/>
        </w:rPr>
        <w:t>2. Mục tiêu cụ thể</w:t>
      </w:r>
      <w:bookmarkEnd w:id="29"/>
    </w:p>
    <w:p w14:paraId="0CC494F3" w14:textId="77777777" w:rsidR="005C2626" w:rsidRPr="00171262" w:rsidRDefault="00A27C38" w:rsidP="003A49E2">
      <w:r w:rsidRPr="00171262">
        <w:t>Đưa hoạt động đào tạo, sát hạch lái xe mô tô Hạng A vào vận hành theo lộ trình, trong đó tập trung vào các nhiệm vụ chính:</w:t>
      </w:r>
    </w:p>
    <w:p w14:paraId="6C92D65D" w14:textId="77777777" w:rsidR="005C2626" w:rsidRPr="00171262" w:rsidRDefault="00A27C38" w:rsidP="003A49E2">
      <w:r w:rsidRPr="00171262">
        <w:t>a) Về pháp lý: Hoàn thiện hồ sơ, thủ tục báo cáo với Sở Xây dựng (thông báo phương án hoạt động, công bố cơ sở đủ điều kiện đào tạo Hạng A) và Phòng Cảnh sát giao thông Công an tỉnh (cấp lại giấy phép sát hạch bổ sung Hạng A); không đào tạo, sát hạch vượt phạm vi được công bố, cấp phép.</w:t>
      </w:r>
    </w:p>
    <w:p w14:paraId="58368E71" w14:textId="77777777" w:rsidR="005C2626" w:rsidRPr="00171262" w:rsidRDefault="00A27C38" w:rsidP="003A49E2">
      <w:r w:rsidRPr="00171262">
        <w:t>b) Về chương trình, giáo trình, đội ngũ nhà giáo: Xây dựng, thẩm định chương trình, giáo trình Hạng A (khối lượng tối thiểu 32 giờ); bồi dưỡng, nâng hạng giấy phép lái xe cho nhà giáo, bảo đảm đủ số lượng nhà giáo dạy thực hành có giấy phép lái xe Hạng A theo quy định (hiện có 10 người có giấy phép lái xe Hạng A, 06 người có giấy chứng nhận giáo viên dạy thực hành Hạng A); mục tiêu đến hết tháng 11/2026 có 09 nhà giáo đủ điều kiện dạy thực hành lái xe Hạng A.</w:t>
      </w:r>
    </w:p>
    <w:p w14:paraId="40036B2E" w14:textId="77777777" w:rsidR="005C2626" w:rsidRPr="00171262" w:rsidRDefault="00A27C38" w:rsidP="003A49E2">
      <w:r w:rsidRPr="00171262">
        <w:t>c) Về đầu tư: Hoàn thiện hệ thống thông tin, đường truyền dữ liệu giám sát sát hạch và hệ thống định danh, xác thực điện tử của Trung tâm sát hạch lái xe trước ngày 01/01/2027 (yêu cầu bắt buộc; sử dụng kinh phí chi thường xuyên của Trường, không tính vào kinh phí của Đề án); hoàn thành Giai đoạn 1 sân tập lái (khoảng 2.000 m²) trước ngày 30/6/2027; lập dự toán, mua sắm thiết bị, phần mềm sát hạch bài số 2 trước ngày 30/6/2027 để lắp đặt, vận hành thử trước ngày 01/01/2028; cải tạo khu sân tập thực hành Hạng A1 thành sân sát hạch Hạng A, bố trí lại sân tập Hạng A1; trang bị xe sát hạch, xe tập lái Hạng A theo Bảng 8.</w:t>
      </w:r>
    </w:p>
    <w:p w14:paraId="5E338D4A" w14:textId="1932101D" w:rsidR="005C2626" w:rsidRPr="00171262" w:rsidRDefault="00A27C38" w:rsidP="003A49E2">
      <w:r w:rsidRPr="00171262">
        <w:t>d) Về tài chính: Xây dựng cơ chế khoán kinh phí đào tạo, sát hạch Hạng A trên cơ sở cơ chế Hạng A1; bảo đảm thu đủ bù chi, tái đầu tư từ nguồn thu; doanh thu học phí Hạng A giai đoạn 2027–2031 dự kiến khoảng 8,59 tỷ đồng; thời gian hoàn vốn khoảng 4,5 năm tính trên vốn đầu tư tài sản tại Bảng 10 (Phụ lục IV, Phụ lục V).</w:t>
      </w:r>
    </w:p>
    <w:p w14:paraId="7AC037F4" w14:textId="77777777" w:rsidR="005C2626" w:rsidRPr="00171262" w:rsidRDefault="00A27C38" w:rsidP="003A49E2">
      <w:r w:rsidRPr="00171262">
        <w:t>đ) Về tài sản công: Quản lý, sử dụng sân, thiết bị, phương tiện đúng quy định; không để thất thoát, lãng phí tài sản công.</w:t>
      </w:r>
    </w:p>
    <w:p w14:paraId="3B2F974F" w14:textId="77777777" w:rsidR="005C2626" w:rsidRPr="00171262" w:rsidRDefault="00A27C38" w:rsidP="003A49E2">
      <w:r w:rsidRPr="00171262">
        <w:t>e) Về quản trị và rủi ro: Phân định rõ trách nhiệm của khoa Đào tạo và Sát hạch lái xe và các phòng chức năng; không để xảy ra rủi ro pháp lý mức cao trong 03 năm đầu triển khai.</w:t>
      </w:r>
    </w:p>
    <w:p w14:paraId="2BCC7B5B" w14:textId="77777777" w:rsidR="007A160C" w:rsidRPr="00171262" w:rsidRDefault="007A160C" w:rsidP="007A160C">
      <w:pPr>
        <w:pStyle w:val="Heading2"/>
        <w:rPr>
          <w:color w:val="auto"/>
        </w:rPr>
      </w:pPr>
      <w:bookmarkStart w:id="30" w:name="_Toc243571141"/>
      <w:r w:rsidRPr="00171262">
        <w:rPr>
          <w:color w:val="auto"/>
        </w:rPr>
        <w:t>3. Quan điểm xây dựng Đề án</w:t>
      </w:r>
      <w:bookmarkEnd w:id="30"/>
    </w:p>
    <w:p w14:paraId="5EA51ABD" w14:textId="77777777" w:rsidR="005C2626" w:rsidRPr="00171262" w:rsidRDefault="00A27C38">
      <w:r w:rsidRPr="00171262">
        <w:t>Quan điểm chỉ đạo: (i) thận trọng, đúng pháp luật — không triển khai vượt quá phạm vi được cấp phép; (ii) kế thừa, phát huy nguồn lực sẵn có, hạn chế đầu tư mới; (iii) từng bước, có lộ trình, ưu tiên hoàn thiện điều kiện pháp lý trước khi mở rộng quy mô; (iv) chủ động đi trước, tạo lợi thế cạnh tranh trong khu vực khi thị trường Hạng A còn bỏ trống.</w:t>
      </w:r>
    </w:p>
    <w:p w14:paraId="7EFFA5D7" w14:textId="77777777" w:rsidR="007A160C" w:rsidRPr="00171262" w:rsidRDefault="007A160C" w:rsidP="007A160C">
      <w:pPr>
        <w:pStyle w:val="Heading2"/>
        <w:rPr>
          <w:color w:val="auto"/>
        </w:rPr>
      </w:pPr>
      <w:bookmarkStart w:id="31" w:name="_Toc243571142"/>
      <w:r w:rsidRPr="00171262">
        <w:rPr>
          <w:color w:val="auto"/>
        </w:rPr>
        <w:t>4. Mục tiêu tuyển sinh, quy mô đào tạo dự kiến theo năm (từ 2027)</w:t>
      </w:r>
      <w:bookmarkEnd w:id="31"/>
      <w:r w:rsidRPr="00171262">
        <w:rPr>
          <w:color w:val="auto"/>
        </w:rPr>
        <w:t xml:space="preserve"> </w:t>
      </w:r>
    </w:p>
    <w:p w14:paraId="308A1980" w14:textId="77777777" w:rsidR="0053462B" w:rsidRPr="00171262" w:rsidRDefault="0053462B" w:rsidP="0053462B">
      <w:pPr>
        <w:spacing w:before="0"/>
        <w:ind w:firstLine="0"/>
        <w:jc w:val="center"/>
        <w:rPr>
          <w:i/>
          <w:lang w:val="nl-BE"/>
        </w:rPr>
      </w:pPr>
      <w:r w:rsidRPr="00171262">
        <w:rPr>
          <w:i/>
          <w:lang w:val="nl-BE"/>
        </w:rPr>
        <w:t>Bảng 7. Kế hoạch tuyển sinh, đào tạo lái xe mô tô giai đoạn 2027-2031</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0"/>
        <w:gridCol w:w="1503"/>
        <w:gridCol w:w="1550"/>
        <w:gridCol w:w="937"/>
        <w:gridCol w:w="855"/>
        <w:gridCol w:w="3632"/>
      </w:tblGrid>
      <w:tr w:rsidR="006B69E3" w:rsidRPr="00171262" w14:paraId="11184A44" w14:textId="77777777" w:rsidTr="006B69E3">
        <w:trPr>
          <w:cantSplit/>
          <w:trHeight w:val="170"/>
          <w:tblHeader/>
        </w:trPr>
        <w:tc>
          <w:tcPr>
            <w:tcW w:w="590" w:type="dxa"/>
            <w:vMerge w:val="restart"/>
            <w:vAlign w:val="center"/>
          </w:tcPr>
          <w:p w14:paraId="3D0108A9" w14:textId="77777777" w:rsidR="006B69E3" w:rsidRPr="00171262" w:rsidRDefault="006B69E3" w:rsidP="0053462B">
            <w:pPr>
              <w:spacing w:before="20" w:after="20"/>
              <w:ind w:firstLine="0"/>
              <w:jc w:val="center"/>
              <w:rPr>
                <w:rFonts w:asciiTheme="majorHAnsi" w:hAnsiTheme="majorHAnsi" w:cstheme="majorHAnsi"/>
                <w:b/>
                <w:bCs/>
                <w:sz w:val="26"/>
                <w:szCs w:val="26"/>
              </w:rPr>
            </w:pPr>
            <w:r w:rsidRPr="00171262">
              <w:rPr>
                <w:rFonts w:asciiTheme="majorHAnsi" w:hAnsiTheme="majorHAnsi" w:cstheme="majorHAnsi"/>
                <w:b/>
                <w:bCs/>
                <w:sz w:val="26"/>
                <w:szCs w:val="26"/>
              </w:rPr>
              <w:t>TT</w:t>
            </w:r>
          </w:p>
        </w:tc>
        <w:tc>
          <w:tcPr>
            <w:tcW w:w="1503" w:type="dxa"/>
            <w:vMerge w:val="restart"/>
            <w:vAlign w:val="center"/>
          </w:tcPr>
          <w:p w14:paraId="6BB607F8" w14:textId="77777777" w:rsidR="006B69E3" w:rsidRPr="00171262" w:rsidRDefault="006B69E3" w:rsidP="0053462B">
            <w:pPr>
              <w:spacing w:before="20" w:after="20"/>
              <w:ind w:firstLine="0"/>
              <w:jc w:val="center"/>
              <w:rPr>
                <w:rFonts w:asciiTheme="majorHAnsi" w:hAnsiTheme="majorHAnsi" w:cstheme="majorHAnsi"/>
                <w:b/>
                <w:bCs/>
                <w:sz w:val="26"/>
                <w:szCs w:val="26"/>
              </w:rPr>
            </w:pPr>
            <w:r w:rsidRPr="00171262">
              <w:rPr>
                <w:rFonts w:asciiTheme="majorHAnsi" w:hAnsiTheme="majorHAnsi" w:cstheme="majorHAnsi"/>
                <w:b/>
                <w:bCs/>
                <w:sz w:val="26"/>
                <w:szCs w:val="26"/>
              </w:rPr>
              <w:t>Năm</w:t>
            </w:r>
          </w:p>
        </w:tc>
        <w:tc>
          <w:tcPr>
            <w:tcW w:w="1550" w:type="dxa"/>
            <w:vMerge w:val="restart"/>
            <w:vAlign w:val="center"/>
          </w:tcPr>
          <w:p w14:paraId="415CA75C" w14:textId="77777777" w:rsidR="006B69E3" w:rsidRPr="00171262" w:rsidRDefault="006B69E3" w:rsidP="0053462B">
            <w:pPr>
              <w:spacing w:before="20" w:after="20"/>
              <w:ind w:firstLine="0"/>
              <w:jc w:val="center"/>
              <w:rPr>
                <w:rFonts w:asciiTheme="majorHAnsi" w:hAnsiTheme="majorHAnsi" w:cstheme="majorHAnsi"/>
                <w:b/>
                <w:bCs/>
                <w:sz w:val="26"/>
                <w:szCs w:val="26"/>
              </w:rPr>
            </w:pPr>
            <w:r w:rsidRPr="00171262">
              <w:rPr>
                <w:rFonts w:asciiTheme="majorHAnsi" w:hAnsiTheme="majorHAnsi" w:cstheme="majorHAnsi"/>
                <w:b/>
                <w:bCs/>
                <w:sz w:val="26"/>
                <w:szCs w:val="26"/>
              </w:rPr>
              <w:t>Tổng</w:t>
            </w:r>
          </w:p>
        </w:tc>
        <w:tc>
          <w:tcPr>
            <w:tcW w:w="1792" w:type="dxa"/>
            <w:gridSpan w:val="2"/>
            <w:vAlign w:val="center"/>
          </w:tcPr>
          <w:p w14:paraId="1A8D4E6A" w14:textId="77777777" w:rsidR="006B69E3" w:rsidRPr="00171262" w:rsidRDefault="006B69E3" w:rsidP="0053462B">
            <w:pPr>
              <w:widowControl/>
              <w:spacing w:before="20" w:after="20"/>
              <w:ind w:firstLine="0"/>
              <w:jc w:val="center"/>
              <w:rPr>
                <w:rFonts w:asciiTheme="majorHAnsi" w:hAnsiTheme="majorHAnsi" w:cstheme="majorHAnsi"/>
                <w:i/>
                <w:iCs/>
                <w:sz w:val="26"/>
                <w:szCs w:val="26"/>
              </w:rPr>
            </w:pPr>
            <w:r w:rsidRPr="00171262">
              <w:rPr>
                <w:rFonts w:asciiTheme="majorHAnsi" w:hAnsiTheme="majorHAnsi" w:cstheme="majorHAnsi"/>
                <w:b/>
                <w:bCs/>
                <w:sz w:val="26"/>
                <w:szCs w:val="26"/>
              </w:rPr>
              <w:t>Phân theo hạng</w:t>
            </w:r>
          </w:p>
        </w:tc>
        <w:tc>
          <w:tcPr>
            <w:tcW w:w="3632" w:type="dxa"/>
            <w:vMerge w:val="restart"/>
            <w:vAlign w:val="center"/>
          </w:tcPr>
          <w:p w14:paraId="3A05F1C1" w14:textId="77777777" w:rsidR="006B69E3" w:rsidRPr="00171262" w:rsidRDefault="006B69E3" w:rsidP="0053462B">
            <w:pPr>
              <w:widowControl/>
              <w:spacing w:before="20" w:after="20"/>
              <w:ind w:firstLine="0"/>
              <w:jc w:val="center"/>
              <w:rPr>
                <w:rFonts w:asciiTheme="majorHAnsi" w:hAnsiTheme="majorHAnsi" w:cstheme="majorHAnsi"/>
                <w:i/>
                <w:iCs/>
                <w:sz w:val="26"/>
                <w:szCs w:val="26"/>
              </w:rPr>
            </w:pPr>
            <w:r w:rsidRPr="00171262">
              <w:rPr>
                <w:rFonts w:asciiTheme="majorHAnsi" w:hAnsiTheme="majorHAnsi" w:cstheme="majorHAnsi"/>
                <w:b/>
                <w:i/>
                <w:iCs/>
                <w:sz w:val="26"/>
                <w:szCs w:val="26"/>
              </w:rPr>
              <w:t>Ghi chú</w:t>
            </w:r>
          </w:p>
        </w:tc>
      </w:tr>
      <w:tr w:rsidR="006B69E3" w:rsidRPr="00171262" w14:paraId="540EC3B6" w14:textId="77777777" w:rsidTr="006B69E3">
        <w:trPr>
          <w:cantSplit/>
          <w:trHeight w:val="170"/>
          <w:tblHeader/>
        </w:trPr>
        <w:tc>
          <w:tcPr>
            <w:tcW w:w="590" w:type="dxa"/>
            <w:vMerge/>
            <w:vAlign w:val="center"/>
          </w:tcPr>
          <w:p w14:paraId="6BE5BB50" w14:textId="77777777" w:rsidR="006B69E3" w:rsidRPr="00171262" w:rsidRDefault="006B69E3" w:rsidP="0053462B">
            <w:pPr>
              <w:widowControl/>
              <w:spacing w:before="20" w:after="20"/>
              <w:ind w:firstLine="0"/>
              <w:jc w:val="left"/>
              <w:rPr>
                <w:rFonts w:asciiTheme="majorHAnsi" w:hAnsiTheme="majorHAnsi" w:cstheme="majorHAnsi"/>
                <w:b/>
                <w:bCs/>
                <w:sz w:val="26"/>
                <w:szCs w:val="26"/>
              </w:rPr>
            </w:pPr>
          </w:p>
        </w:tc>
        <w:tc>
          <w:tcPr>
            <w:tcW w:w="1503" w:type="dxa"/>
            <w:vMerge/>
            <w:vAlign w:val="center"/>
          </w:tcPr>
          <w:p w14:paraId="674FD722" w14:textId="77777777" w:rsidR="006B69E3" w:rsidRPr="00171262" w:rsidRDefault="006B69E3" w:rsidP="0053462B">
            <w:pPr>
              <w:widowControl/>
              <w:spacing w:before="20" w:after="20"/>
              <w:ind w:firstLine="0"/>
              <w:jc w:val="left"/>
              <w:rPr>
                <w:rFonts w:asciiTheme="majorHAnsi" w:hAnsiTheme="majorHAnsi" w:cstheme="majorHAnsi"/>
                <w:b/>
                <w:bCs/>
                <w:sz w:val="26"/>
                <w:szCs w:val="26"/>
              </w:rPr>
            </w:pPr>
          </w:p>
        </w:tc>
        <w:tc>
          <w:tcPr>
            <w:tcW w:w="1550" w:type="dxa"/>
            <w:vMerge/>
            <w:vAlign w:val="center"/>
          </w:tcPr>
          <w:p w14:paraId="7CFD22EB" w14:textId="77777777" w:rsidR="006B69E3" w:rsidRPr="00171262" w:rsidRDefault="006B69E3" w:rsidP="0053462B">
            <w:pPr>
              <w:widowControl/>
              <w:spacing w:before="20" w:after="20"/>
              <w:ind w:firstLine="0"/>
              <w:jc w:val="left"/>
              <w:rPr>
                <w:rFonts w:asciiTheme="majorHAnsi" w:hAnsiTheme="majorHAnsi" w:cstheme="majorHAnsi"/>
                <w:b/>
                <w:bCs/>
                <w:sz w:val="26"/>
                <w:szCs w:val="26"/>
              </w:rPr>
            </w:pPr>
          </w:p>
        </w:tc>
        <w:tc>
          <w:tcPr>
            <w:tcW w:w="937" w:type="dxa"/>
            <w:vAlign w:val="center"/>
          </w:tcPr>
          <w:p w14:paraId="16317CF9" w14:textId="77777777" w:rsidR="006B69E3" w:rsidRPr="00171262" w:rsidRDefault="006B69E3" w:rsidP="0053462B">
            <w:pPr>
              <w:widowControl/>
              <w:spacing w:before="20" w:after="20"/>
              <w:ind w:firstLine="0"/>
              <w:jc w:val="center"/>
              <w:rPr>
                <w:rFonts w:asciiTheme="majorHAnsi" w:hAnsiTheme="majorHAnsi" w:cstheme="majorHAnsi"/>
                <w:i/>
                <w:iCs/>
                <w:sz w:val="26"/>
                <w:szCs w:val="26"/>
              </w:rPr>
            </w:pPr>
            <w:r w:rsidRPr="00171262">
              <w:rPr>
                <w:rFonts w:asciiTheme="majorHAnsi" w:hAnsiTheme="majorHAnsi" w:cstheme="majorHAnsi"/>
                <w:b/>
                <w:i/>
                <w:iCs/>
                <w:sz w:val="26"/>
                <w:szCs w:val="26"/>
              </w:rPr>
              <w:t>A1</w:t>
            </w:r>
          </w:p>
        </w:tc>
        <w:tc>
          <w:tcPr>
            <w:tcW w:w="855" w:type="dxa"/>
            <w:vAlign w:val="center"/>
          </w:tcPr>
          <w:p w14:paraId="039409A5" w14:textId="77777777" w:rsidR="006B69E3" w:rsidRPr="00171262" w:rsidRDefault="006B69E3" w:rsidP="0053462B">
            <w:pPr>
              <w:widowControl/>
              <w:spacing w:before="20" w:after="20"/>
              <w:ind w:firstLine="0"/>
              <w:jc w:val="center"/>
              <w:rPr>
                <w:rFonts w:asciiTheme="majorHAnsi" w:hAnsiTheme="majorHAnsi" w:cstheme="majorHAnsi"/>
                <w:i/>
                <w:iCs/>
                <w:sz w:val="26"/>
                <w:szCs w:val="26"/>
              </w:rPr>
            </w:pPr>
            <w:r w:rsidRPr="00171262">
              <w:rPr>
                <w:rFonts w:asciiTheme="majorHAnsi" w:hAnsiTheme="majorHAnsi" w:cstheme="majorHAnsi"/>
                <w:b/>
                <w:i/>
                <w:iCs/>
                <w:sz w:val="26"/>
                <w:szCs w:val="26"/>
              </w:rPr>
              <w:t>A</w:t>
            </w:r>
          </w:p>
        </w:tc>
        <w:tc>
          <w:tcPr>
            <w:tcW w:w="3632" w:type="dxa"/>
            <w:vMerge/>
            <w:vAlign w:val="center"/>
          </w:tcPr>
          <w:p w14:paraId="6142A05C" w14:textId="77777777" w:rsidR="006B69E3" w:rsidRPr="00171262" w:rsidRDefault="006B69E3" w:rsidP="0053462B">
            <w:pPr>
              <w:widowControl/>
              <w:spacing w:before="20" w:after="20"/>
              <w:ind w:firstLine="0"/>
              <w:jc w:val="center"/>
              <w:rPr>
                <w:rFonts w:asciiTheme="majorHAnsi" w:hAnsiTheme="majorHAnsi" w:cstheme="majorHAnsi"/>
                <w:i/>
                <w:iCs/>
                <w:sz w:val="26"/>
                <w:szCs w:val="26"/>
              </w:rPr>
            </w:pPr>
          </w:p>
        </w:tc>
      </w:tr>
      <w:tr w:rsidR="007221BB" w:rsidRPr="00171262" w14:paraId="6C45EC83" w14:textId="77777777" w:rsidTr="006B69E3">
        <w:trPr>
          <w:cantSplit/>
          <w:trHeight w:val="170"/>
        </w:trPr>
        <w:tc>
          <w:tcPr>
            <w:tcW w:w="590" w:type="dxa"/>
            <w:vAlign w:val="center"/>
            <w:hideMark/>
          </w:tcPr>
          <w:p w14:paraId="5576F23C" w14:textId="77777777" w:rsidR="0053462B" w:rsidRPr="00171262" w:rsidRDefault="0053462B" w:rsidP="0053462B">
            <w:pPr>
              <w:widowControl/>
              <w:spacing w:before="20" w:after="20"/>
              <w:ind w:firstLine="0"/>
              <w:jc w:val="center"/>
              <w:rPr>
                <w:rFonts w:asciiTheme="majorHAnsi" w:hAnsiTheme="majorHAnsi" w:cstheme="majorHAnsi"/>
                <w:sz w:val="26"/>
                <w:szCs w:val="26"/>
              </w:rPr>
            </w:pPr>
            <w:r w:rsidRPr="00171262">
              <w:rPr>
                <w:rFonts w:asciiTheme="majorHAnsi" w:hAnsiTheme="majorHAnsi" w:cstheme="majorHAnsi"/>
                <w:sz w:val="26"/>
                <w:szCs w:val="26"/>
              </w:rPr>
              <w:t>1</w:t>
            </w:r>
          </w:p>
        </w:tc>
        <w:tc>
          <w:tcPr>
            <w:tcW w:w="1503" w:type="dxa"/>
            <w:vAlign w:val="center"/>
            <w:hideMark/>
          </w:tcPr>
          <w:p w14:paraId="4F37CED3" w14:textId="77777777" w:rsidR="0053462B" w:rsidRPr="00171262" w:rsidRDefault="0053462B" w:rsidP="0053462B">
            <w:pPr>
              <w:widowControl/>
              <w:spacing w:before="20" w:after="20"/>
              <w:ind w:firstLine="0"/>
              <w:jc w:val="center"/>
              <w:rPr>
                <w:rFonts w:asciiTheme="majorHAnsi" w:hAnsiTheme="majorHAnsi" w:cstheme="majorHAnsi"/>
                <w:b/>
                <w:bCs/>
                <w:sz w:val="26"/>
                <w:szCs w:val="26"/>
              </w:rPr>
            </w:pPr>
            <w:r w:rsidRPr="00171262">
              <w:rPr>
                <w:rFonts w:asciiTheme="majorHAnsi" w:hAnsiTheme="majorHAnsi" w:cstheme="majorHAnsi"/>
                <w:b/>
                <w:bCs/>
                <w:sz w:val="26"/>
                <w:szCs w:val="26"/>
              </w:rPr>
              <w:t>2027</w:t>
            </w:r>
          </w:p>
        </w:tc>
        <w:tc>
          <w:tcPr>
            <w:tcW w:w="1550" w:type="dxa"/>
            <w:vAlign w:val="center"/>
          </w:tcPr>
          <w:p w14:paraId="2B064520" w14:textId="77777777" w:rsidR="0053462B" w:rsidRPr="00171262" w:rsidRDefault="0053462B" w:rsidP="0053462B">
            <w:pPr>
              <w:widowControl/>
              <w:spacing w:before="20" w:after="20"/>
              <w:ind w:firstLine="0"/>
              <w:jc w:val="center"/>
              <w:rPr>
                <w:rFonts w:asciiTheme="majorHAnsi" w:hAnsiTheme="majorHAnsi" w:cstheme="majorHAnsi"/>
                <w:b/>
                <w:bCs/>
                <w:sz w:val="26"/>
                <w:szCs w:val="26"/>
              </w:rPr>
            </w:pPr>
            <w:r w:rsidRPr="00171262">
              <w:rPr>
                <w:sz w:val="26"/>
                <w:szCs w:val="26"/>
              </w:rPr>
              <w:t>4.940</w:t>
            </w:r>
          </w:p>
        </w:tc>
        <w:tc>
          <w:tcPr>
            <w:tcW w:w="937" w:type="dxa"/>
            <w:vAlign w:val="center"/>
          </w:tcPr>
          <w:p w14:paraId="2A96B99D" w14:textId="77777777" w:rsidR="0053462B" w:rsidRPr="00171262" w:rsidRDefault="0053462B" w:rsidP="0053462B">
            <w:pPr>
              <w:widowControl/>
              <w:spacing w:before="20" w:after="20"/>
              <w:ind w:firstLine="0"/>
              <w:jc w:val="center"/>
              <w:rPr>
                <w:rFonts w:asciiTheme="majorHAnsi" w:hAnsiTheme="majorHAnsi" w:cstheme="majorHAnsi"/>
                <w:sz w:val="26"/>
                <w:szCs w:val="26"/>
              </w:rPr>
            </w:pPr>
            <w:r w:rsidRPr="00171262">
              <w:rPr>
                <w:sz w:val="26"/>
                <w:szCs w:val="26"/>
              </w:rPr>
              <w:t>4.720</w:t>
            </w:r>
          </w:p>
        </w:tc>
        <w:tc>
          <w:tcPr>
            <w:tcW w:w="855" w:type="dxa"/>
            <w:vAlign w:val="center"/>
          </w:tcPr>
          <w:p w14:paraId="735B7F78" w14:textId="77777777" w:rsidR="0053462B" w:rsidRPr="00171262" w:rsidRDefault="0053462B" w:rsidP="0053462B">
            <w:pPr>
              <w:widowControl/>
              <w:spacing w:before="20" w:after="20"/>
              <w:ind w:firstLine="0"/>
              <w:jc w:val="center"/>
              <w:rPr>
                <w:rFonts w:asciiTheme="majorHAnsi" w:hAnsiTheme="majorHAnsi" w:cstheme="majorHAnsi"/>
                <w:sz w:val="26"/>
                <w:szCs w:val="26"/>
              </w:rPr>
            </w:pPr>
            <w:r w:rsidRPr="00171262">
              <w:rPr>
                <w:sz w:val="26"/>
                <w:szCs w:val="26"/>
              </w:rPr>
              <w:t>220</w:t>
            </w:r>
          </w:p>
        </w:tc>
        <w:tc>
          <w:tcPr>
            <w:tcW w:w="3632" w:type="dxa"/>
            <w:vAlign w:val="center"/>
          </w:tcPr>
          <w:p w14:paraId="18360AB8" w14:textId="77777777" w:rsidR="0053462B" w:rsidRPr="00171262" w:rsidRDefault="0053462B" w:rsidP="0053462B">
            <w:pPr>
              <w:widowControl/>
              <w:spacing w:before="20" w:after="20"/>
              <w:ind w:firstLine="0"/>
              <w:jc w:val="center"/>
              <w:rPr>
                <w:rFonts w:asciiTheme="majorHAnsi" w:hAnsiTheme="majorHAnsi" w:cstheme="majorHAnsi"/>
                <w:sz w:val="26"/>
                <w:szCs w:val="26"/>
              </w:rPr>
            </w:pPr>
            <w:r w:rsidRPr="00171262">
              <w:rPr>
                <w:sz w:val="26"/>
                <w:szCs w:val="26"/>
              </w:rPr>
              <w:t>Năm đầu, Hạng A hoạt động khoảng 5 tháng (dự kiến từ tháng 8/2027)</w:t>
            </w:r>
          </w:p>
        </w:tc>
      </w:tr>
      <w:tr w:rsidR="007221BB" w:rsidRPr="00171262" w14:paraId="1597E3A4" w14:textId="77777777" w:rsidTr="006B69E3">
        <w:trPr>
          <w:cantSplit/>
          <w:trHeight w:val="170"/>
        </w:trPr>
        <w:tc>
          <w:tcPr>
            <w:tcW w:w="590" w:type="dxa"/>
            <w:vAlign w:val="center"/>
            <w:hideMark/>
          </w:tcPr>
          <w:p w14:paraId="518F5C38" w14:textId="77777777" w:rsidR="0053462B" w:rsidRPr="00171262" w:rsidRDefault="0053462B" w:rsidP="0053462B">
            <w:pPr>
              <w:widowControl/>
              <w:spacing w:before="20" w:after="20"/>
              <w:ind w:firstLine="0"/>
              <w:jc w:val="center"/>
              <w:rPr>
                <w:rFonts w:asciiTheme="majorHAnsi" w:hAnsiTheme="majorHAnsi" w:cstheme="majorHAnsi"/>
                <w:sz w:val="26"/>
                <w:szCs w:val="26"/>
              </w:rPr>
            </w:pPr>
            <w:r w:rsidRPr="00171262">
              <w:rPr>
                <w:rFonts w:asciiTheme="majorHAnsi" w:hAnsiTheme="majorHAnsi" w:cstheme="majorHAnsi"/>
                <w:sz w:val="26"/>
                <w:szCs w:val="26"/>
              </w:rPr>
              <w:t>2</w:t>
            </w:r>
          </w:p>
        </w:tc>
        <w:tc>
          <w:tcPr>
            <w:tcW w:w="1503" w:type="dxa"/>
            <w:vAlign w:val="center"/>
            <w:hideMark/>
          </w:tcPr>
          <w:p w14:paraId="03D1A94A" w14:textId="77777777" w:rsidR="0053462B" w:rsidRPr="00171262" w:rsidRDefault="0053462B" w:rsidP="0053462B">
            <w:pPr>
              <w:widowControl/>
              <w:spacing w:before="20" w:after="20"/>
              <w:ind w:firstLine="0"/>
              <w:jc w:val="center"/>
              <w:rPr>
                <w:rFonts w:asciiTheme="majorHAnsi" w:hAnsiTheme="majorHAnsi" w:cstheme="majorHAnsi"/>
                <w:b/>
                <w:bCs/>
                <w:sz w:val="26"/>
                <w:szCs w:val="26"/>
              </w:rPr>
            </w:pPr>
            <w:r w:rsidRPr="00171262">
              <w:rPr>
                <w:rFonts w:asciiTheme="majorHAnsi" w:hAnsiTheme="majorHAnsi" w:cstheme="majorHAnsi"/>
                <w:b/>
                <w:bCs/>
                <w:sz w:val="26"/>
                <w:szCs w:val="26"/>
              </w:rPr>
              <w:t>2028</w:t>
            </w:r>
          </w:p>
        </w:tc>
        <w:tc>
          <w:tcPr>
            <w:tcW w:w="1550" w:type="dxa"/>
            <w:vAlign w:val="center"/>
          </w:tcPr>
          <w:p w14:paraId="1D58204D" w14:textId="77777777" w:rsidR="0053462B" w:rsidRPr="00171262" w:rsidRDefault="0053462B" w:rsidP="0053462B">
            <w:pPr>
              <w:widowControl/>
              <w:spacing w:before="20" w:after="20"/>
              <w:ind w:firstLine="0"/>
              <w:jc w:val="center"/>
              <w:rPr>
                <w:rFonts w:asciiTheme="majorHAnsi" w:hAnsiTheme="majorHAnsi" w:cstheme="majorHAnsi"/>
                <w:b/>
                <w:bCs/>
                <w:sz w:val="26"/>
                <w:szCs w:val="26"/>
              </w:rPr>
            </w:pPr>
            <w:r w:rsidRPr="00171262">
              <w:rPr>
                <w:sz w:val="26"/>
                <w:szCs w:val="26"/>
              </w:rPr>
              <w:t>5.190</w:t>
            </w:r>
          </w:p>
        </w:tc>
        <w:tc>
          <w:tcPr>
            <w:tcW w:w="937" w:type="dxa"/>
            <w:vAlign w:val="center"/>
          </w:tcPr>
          <w:p w14:paraId="58DBE816" w14:textId="77777777" w:rsidR="0053462B" w:rsidRPr="00171262" w:rsidRDefault="0053462B" w:rsidP="0053462B">
            <w:pPr>
              <w:widowControl/>
              <w:spacing w:before="20" w:after="20"/>
              <w:ind w:firstLine="0"/>
              <w:jc w:val="center"/>
              <w:rPr>
                <w:rFonts w:asciiTheme="majorHAnsi" w:hAnsiTheme="majorHAnsi" w:cstheme="majorHAnsi"/>
                <w:sz w:val="26"/>
                <w:szCs w:val="26"/>
              </w:rPr>
            </w:pPr>
            <w:r w:rsidRPr="00171262">
              <w:rPr>
                <w:sz w:val="26"/>
                <w:szCs w:val="26"/>
              </w:rPr>
              <w:t>4.590</w:t>
            </w:r>
          </w:p>
        </w:tc>
        <w:tc>
          <w:tcPr>
            <w:tcW w:w="855" w:type="dxa"/>
            <w:vAlign w:val="center"/>
          </w:tcPr>
          <w:p w14:paraId="07638417" w14:textId="77777777" w:rsidR="0053462B" w:rsidRPr="00171262" w:rsidRDefault="0053462B" w:rsidP="0053462B">
            <w:pPr>
              <w:widowControl/>
              <w:spacing w:before="20" w:after="20"/>
              <w:ind w:firstLine="0"/>
              <w:jc w:val="center"/>
              <w:rPr>
                <w:rFonts w:asciiTheme="majorHAnsi" w:hAnsiTheme="majorHAnsi" w:cstheme="majorHAnsi"/>
                <w:sz w:val="26"/>
                <w:szCs w:val="26"/>
              </w:rPr>
            </w:pPr>
            <w:r w:rsidRPr="00171262">
              <w:rPr>
                <w:sz w:val="26"/>
                <w:szCs w:val="26"/>
              </w:rPr>
              <w:t>600</w:t>
            </w:r>
          </w:p>
        </w:tc>
        <w:tc>
          <w:tcPr>
            <w:tcW w:w="3632" w:type="dxa"/>
            <w:vAlign w:val="center"/>
          </w:tcPr>
          <w:p w14:paraId="0FCF0FA5" w14:textId="30A0E886" w:rsidR="0053462B" w:rsidRPr="00171262" w:rsidRDefault="0053462B" w:rsidP="0053462B">
            <w:pPr>
              <w:widowControl/>
              <w:spacing w:before="20" w:after="20"/>
              <w:ind w:firstLine="0"/>
              <w:jc w:val="center"/>
              <w:rPr>
                <w:rFonts w:asciiTheme="majorHAnsi" w:hAnsiTheme="majorHAnsi" w:cstheme="majorHAnsi"/>
                <w:sz w:val="26"/>
                <w:szCs w:val="26"/>
              </w:rPr>
            </w:pPr>
            <w:r w:rsidRPr="00171262">
              <w:rPr>
                <w:sz w:val="26"/>
                <w:szCs w:val="26"/>
              </w:rPr>
              <w:t>Tổng tăng 5%; nhu cầu Hạng A quy đổi năm đủ tăng 15%</w:t>
            </w:r>
          </w:p>
        </w:tc>
      </w:tr>
      <w:tr w:rsidR="007221BB" w:rsidRPr="00171262" w14:paraId="635B60F8" w14:textId="77777777" w:rsidTr="006B69E3">
        <w:trPr>
          <w:cantSplit/>
          <w:trHeight w:val="170"/>
        </w:trPr>
        <w:tc>
          <w:tcPr>
            <w:tcW w:w="590" w:type="dxa"/>
            <w:vAlign w:val="center"/>
          </w:tcPr>
          <w:p w14:paraId="7F04D4FA" w14:textId="77777777" w:rsidR="0053462B" w:rsidRPr="00171262" w:rsidRDefault="0053462B" w:rsidP="0053462B">
            <w:pPr>
              <w:widowControl/>
              <w:spacing w:before="20" w:after="20"/>
              <w:ind w:firstLine="0"/>
              <w:jc w:val="center"/>
              <w:rPr>
                <w:rFonts w:asciiTheme="majorHAnsi" w:hAnsiTheme="majorHAnsi" w:cstheme="majorHAnsi"/>
                <w:sz w:val="26"/>
                <w:szCs w:val="26"/>
              </w:rPr>
            </w:pPr>
            <w:r w:rsidRPr="00171262">
              <w:rPr>
                <w:rFonts w:asciiTheme="majorHAnsi" w:hAnsiTheme="majorHAnsi" w:cstheme="majorHAnsi"/>
                <w:sz w:val="26"/>
                <w:szCs w:val="26"/>
              </w:rPr>
              <w:t>3</w:t>
            </w:r>
          </w:p>
        </w:tc>
        <w:tc>
          <w:tcPr>
            <w:tcW w:w="1503" w:type="dxa"/>
            <w:vAlign w:val="center"/>
          </w:tcPr>
          <w:p w14:paraId="776B892E" w14:textId="77777777" w:rsidR="0053462B" w:rsidRPr="00171262" w:rsidRDefault="0053462B" w:rsidP="0053462B">
            <w:pPr>
              <w:widowControl/>
              <w:spacing w:before="20" w:after="20"/>
              <w:ind w:firstLine="0"/>
              <w:jc w:val="center"/>
              <w:rPr>
                <w:rFonts w:asciiTheme="majorHAnsi" w:hAnsiTheme="majorHAnsi" w:cstheme="majorHAnsi"/>
                <w:b/>
                <w:bCs/>
                <w:sz w:val="26"/>
                <w:szCs w:val="26"/>
              </w:rPr>
            </w:pPr>
            <w:r w:rsidRPr="00171262">
              <w:rPr>
                <w:rFonts w:asciiTheme="majorHAnsi" w:hAnsiTheme="majorHAnsi" w:cstheme="majorHAnsi"/>
                <w:b/>
                <w:bCs/>
                <w:sz w:val="26"/>
                <w:szCs w:val="26"/>
              </w:rPr>
              <w:t>2029</w:t>
            </w:r>
          </w:p>
        </w:tc>
        <w:tc>
          <w:tcPr>
            <w:tcW w:w="1550" w:type="dxa"/>
            <w:vAlign w:val="center"/>
          </w:tcPr>
          <w:p w14:paraId="737AAE68" w14:textId="77777777" w:rsidR="0053462B" w:rsidRPr="00171262" w:rsidRDefault="0053462B" w:rsidP="0053462B">
            <w:pPr>
              <w:widowControl/>
              <w:spacing w:before="20" w:after="20"/>
              <w:ind w:firstLine="0"/>
              <w:jc w:val="center"/>
              <w:rPr>
                <w:rFonts w:asciiTheme="majorHAnsi" w:hAnsiTheme="majorHAnsi" w:cstheme="majorHAnsi"/>
                <w:b/>
                <w:bCs/>
                <w:sz w:val="26"/>
                <w:szCs w:val="26"/>
              </w:rPr>
            </w:pPr>
            <w:r w:rsidRPr="00171262">
              <w:rPr>
                <w:sz w:val="26"/>
                <w:szCs w:val="26"/>
              </w:rPr>
              <w:t>5.450</w:t>
            </w:r>
          </w:p>
        </w:tc>
        <w:tc>
          <w:tcPr>
            <w:tcW w:w="937" w:type="dxa"/>
            <w:vAlign w:val="center"/>
          </w:tcPr>
          <w:p w14:paraId="4481BFFF" w14:textId="77777777" w:rsidR="0053462B" w:rsidRPr="00171262" w:rsidRDefault="0053462B" w:rsidP="0053462B">
            <w:pPr>
              <w:widowControl/>
              <w:spacing w:before="20" w:after="20"/>
              <w:ind w:firstLine="0"/>
              <w:jc w:val="center"/>
              <w:rPr>
                <w:rFonts w:asciiTheme="majorHAnsi" w:hAnsiTheme="majorHAnsi" w:cstheme="majorHAnsi"/>
                <w:sz w:val="26"/>
                <w:szCs w:val="26"/>
              </w:rPr>
            </w:pPr>
            <w:r w:rsidRPr="00171262">
              <w:rPr>
                <w:sz w:val="26"/>
                <w:szCs w:val="26"/>
              </w:rPr>
              <w:t>4.760</w:t>
            </w:r>
          </w:p>
        </w:tc>
        <w:tc>
          <w:tcPr>
            <w:tcW w:w="855" w:type="dxa"/>
            <w:vAlign w:val="center"/>
          </w:tcPr>
          <w:p w14:paraId="40AF68FC" w14:textId="77777777" w:rsidR="0053462B" w:rsidRPr="00171262" w:rsidRDefault="0053462B" w:rsidP="0053462B">
            <w:pPr>
              <w:widowControl/>
              <w:spacing w:before="20" w:after="20"/>
              <w:ind w:firstLine="0"/>
              <w:jc w:val="center"/>
              <w:rPr>
                <w:rFonts w:asciiTheme="majorHAnsi" w:hAnsiTheme="majorHAnsi" w:cstheme="majorHAnsi"/>
                <w:sz w:val="26"/>
                <w:szCs w:val="26"/>
              </w:rPr>
            </w:pPr>
            <w:r w:rsidRPr="00171262">
              <w:rPr>
                <w:sz w:val="26"/>
                <w:szCs w:val="26"/>
              </w:rPr>
              <w:t>690</w:t>
            </w:r>
          </w:p>
        </w:tc>
        <w:tc>
          <w:tcPr>
            <w:tcW w:w="3632" w:type="dxa"/>
            <w:vAlign w:val="center"/>
          </w:tcPr>
          <w:p w14:paraId="245B731A" w14:textId="28053B2B" w:rsidR="0053462B" w:rsidRPr="00171262" w:rsidRDefault="0053462B" w:rsidP="0053462B">
            <w:pPr>
              <w:widowControl/>
              <w:spacing w:before="20" w:after="20"/>
              <w:ind w:firstLine="0"/>
              <w:jc w:val="center"/>
              <w:rPr>
                <w:rFonts w:asciiTheme="majorHAnsi" w:hAnsiTheme="majorHAnsi" w:cstheme="majorHAnsi"/>
                <w:sz w:val="26"/>
                <w:szCs w:val="26"/>
              </w:rPr>
            </w:pPr>
            <w:r w:rsidRPr="00171262">
              <w:rPr>
                <w:sz w:val="26"/>
                <w:szCs w:val="26"/>
              </w:rPr>
              <w:t>Tổng tăng 5%; nhu cầu Hạng A quy đổi năm đủ tăng 15%</w:t>
            </w:r>
          </w:p>
        </w:tc>
      </w:tr>
      <w:tr w:rsidR="00B87F8E" w:rsidRPr="00171262" w14:paraId="4E5830FE" w14:textId="77777777" w:rsidTr="006B69E3">
        <w:trPr>
          <w:cantSplit/>
          <w:trHeight w:val="170"/>
        </w:trPr>
        <w:tc>
          <w:tcPr>
            <w:tcW w:w="590" w:type="dxa"/>
            <w:vAlign w:val="center"/>
          </w:tcPr>
          <w:p w14:paraId="43A3F099" w14:textId="77777777" w:rsidR="00B87F8E" w:rsidRPr="00171262" w:rsidRDefault="00B87F8E" w:rsidP="0053462B">
            <w:pPr>
              <w:widowControl/>
              <w:spacing w:before="20" w:after="20"/>
              <w:ind w:firstLine="0"/>
              <w:jc w:val="center"/>
              <w:rPr>
                <w:rFonts w:asciiTheme="majorHAnsi" w:hAnsiTheme="majorHAnsi" w:cstheme="majorHAnsi"/>
                <w:sz w:val="26"/>
                <w:szCs w:val="26"/>
              </w:rPr>
            </w:pPr>
            <w:r w:rsidRPr="00171262">
              <w:rPr>
                <w:rFonts w:asciiTheme="majorHAnsi" w:hAnsiTheme="majorHAnsi" w:cstheme="majorHAnsi"/>
                <w:sz w:val="26"/>
                <w:szCs w:val="26"/>
              </w:rPr>
              <w:t>4</w:t>
            </w:r>
          </w:p>
        </w:tc>
        <w:tc>
          <w:tcPr>
            <w:tcW w:w="1503" w:type="dxa"/>
            <w:vAlign w:val="center"/>
          </w:tcPr>
          <w:p w14:paraId="0351E3A5" w14:textId="77777777" w:rsidR="00B87F8E" w:rsidRPr="00171262" w:rsidRDefault="00B87F8E" w:rsidP="0053462B">
            <w:pPr>
              <w:widowControl/>
              <w:spacing w:before="20" w:after="20"/>
              <w:ind w:firstLine="0"/>
              <w:jc w:val="center"/>
              <w:rPr>
                <w:rFonts w:asciiTheme="majorHAnsi" w:hAnsiTheme="majorHAnsi" w:cstheme="majorHAnsi"/>
                <w:b/>
                <w:bCs/>
                <w:sz w:val="26"/>
                <w:szCs w:val="26"/>
              </w:rPr>
            </w:pPr>
            <w:r w:rsidRPr="00171262">
              <w:rPr>
                <w:rFonts w:asciiTheme="majorHAnsi" w:hAnsiTheme="majorHAnsi" w:cstheme="majorHAnsi"/>
                <w:b/>
                <w:bCs/>
                <w:sz w:val="26"/>
                <w:szCs w:val="26"/>
              </w:rPr>
              <w:t>2030</w:t>
            </w:r>
          </w:p>
        </w:tc>
        <w:tc>
          <w:tcPr>
            <w:tcW w:w="1550" w:type="dxa"/>
            <w:vAlign w:val="center"/>
          </w:tcPr>
          <w:p w14:paraId="7796DE0C" w14:textId="77777777" w:rsidR="00B87F8E" w:rsidRPr="00171262" w:rsidRDefault="00B87F8E" w:rsidP="0053462B">
            <w:pPr>
              <w:widowControl/>
              <w:spacing w:before="20" w:after="20"/>
              <w:ind w:firstLine="0"/>
              <w:jc w:val="center"/>
              <w:rPr>
                <w:rFonts w:asciiTheme="majorHAnsi" w:hAnsiTheme="majorHAnsi" w:cstheme="majorHAnsi"/>
                <w:b/>
                <w:bCs/>
                <w:sz w:val="26"/>
                <w:szCs w:val="26"/>
              </w:rPr>
            </w:pPr>
            <w:r w:rsidRPr="00171262">
              <w:rPr>
                <w:sz w:val="26"/>
                <w:szCs w:val="26"/>
              </w:rPr>
              <w:t>5.720</w:t>
            </w:r>
          </w:p>
        </w:tc>
        <w:tc>
          <w:tcPr>
            <w:tcW w:w="937" w:type="dxa"/>
            <w:vAlign w:val="center"/>
          </w:tcPr>
          <w:p w14:paraId="71D15989" w14:textId="77777777" w:rsidR="00B87F8E" w:rsidRPr="00171262" w:rsidRDefault="00B87F8E" w:rsidP="0053462B">
            <w:pPr>
              <w:widowControl/>
              <w:spacing w:before="20" w:after="20"/>
              <w:ind w:firstLine="0"/>
              <w:jc w:val="center"/>
              <w:rPr>
                <w:rFonts w:asciiTheme="majorHAnsi" w:hAnsiTheme="majorHAnsi" w:cstheme="majorHAnsi"/>
                <w:sz w:val="26"/>
                <w:szCs w:val="26"/>
              </w:rPr>
            </w:pPr>
            <w:r w:rsidRPr="00171262">
              <w:rPr>
                <w:sz w:val="26"/>
                <w:szCs w:val="26"/>
              </w:rPr>
              <w:t>4.920</w:t>
            </w:r>
          </w:p>
        </w:tc>
        <w:tc>
          <w:tcPr>
            <w:tcW w:w="855" w:type="dxa"/>
            <w:vAlign w:val="center"/>
          </w:tcPr>
          <w:p w14:paraId="0764D230" w14:textId="77777777" w:rsidR="00B87F8E" w:rsidRPr="00171262" w:rsidRDefault="00B87F8E" w:rsidP="0053462B">
            <w:pPr>
              <w:widowControl/>
              <w:spacing w:before="20" w:after="20"/>
              <w:ind w:firstLine="0"/>
              <w:jc w:val="center"/>
              <w:rPr>
                <w:rFonts w:asciiTheme="majorHAnsi" w:hAnsiTheme="majorHAnsi" w:cstheme="majorHAnsi"/>
                <w:sz w:val="26"/>
                <w:szCs w:val="26"/>
              </w:rPr>
            </w:pPr>
            <w:r w:rsidRPr="00171262">
              <w:rPr>
                <w:sz w:val="26"/>
                <w:szCs w:val="26"/>
              </w:rPr>
              <w:t>800</w:t>
            </w:r>
          </w:p>
        </w:tc>
        <w:tc>
          <w:tcPr>
            <w:tcW w:w="3632" w:type="dxa"/>
            <w:vAlign w:val="center"/>
          </w:tcPr>
          <w:p w14:paraId="41E020D4" w14:textId="6BBB95F8" w:rsidR="00B87F8E" w:rsidRPr="00171262" w:rsidRDefault="00B87F8E" w:rsidP="0053462B">
            <w:pPr>
              <w:widowControl/>
              <w:spacing w:before="20" w:after="20"/>
              <w:ind w:firstLine="0"/>
              <w:jc w:val="center"/>
              <w:rPr>
                <w:rFonts w:asciiTheme="majorHAnsi" w:hAnsiTheme="majorHAnsi" w:cstheme="majorHAnsi"/>
                <w:sz w:val="26"/>
                <w:szCs w:val="26"/>
              </w:rPr>
            </w:pPr>
            <w:r w:rsidRPr="00171262">
              <w:rPr>
                <w:sz w:val="26"/>
                <w:szCs w:val="26"/>
              </w:rPr>
              <w:t>Tổng tăng 5%; nhu cầu Hạng A quy đổi năm đủ tăng 15%</w:t>
            </w:r>
          </w:p>
        </w:tc>
      </w:tr>
      <w:tr w:rsidR="00B87F8E" w:rsidRPr="00171262" w14:paraId="3651ADB1" w14:textId="77777777" w:rsidTr="006B69E3">
        <w:trPr>
          <w:cantSplit/>
          <w:trHeight w:val="170"/>
        </w:trPr>
        <w:tc>
          <w:tcPr>
            <w:tcW w:w="590" w:type="dxa"/>
            <w:vAlign w:val="center"/>
          </w:tcPr>
          <w:p w14:paraId="285C6128" w14:textId="77777777" w:rsidR="00B87F8E" w:rsidRPr="00171262" w:rsidRDefault="00B87F8E" w:rsidP="0053462B">
            <w:pPr>
              <w:widowControl/>
              <w:spacing w:before="20" w:after="20"/>
              <w:ind w:firstLine="0"/>
              <w:jc w:val="center"/>
              <w:rPr>
                <w:rFonts w:asciiTheme="majorHAnsi" w:hAnsiTheme="majorHAnsi" w:cstheme="majorHAnsi"/>
                <w:sz w:val="26"/>
                <w:szCs w:val="26"/>
              </w:rPr>
            </w:pPr>
            <w:r w:rsidRPr="00171262">
              <w:rPr>
                <w:rFonts w:asciiTheme="majorHAnsi" w:hAnsiTheme="majorHAnsi" w:cstheme="majorHAnsi"/>
                <w:sz w:val="26"/>
                <w:szCs w:val="26"/>
              </w:rPr>
              <w:t>5</w:t>
            </w:r>
          </w:p>
        </w:tc>
        <w:tc>
          <w:tcPr>
            <w:tcW w:w="1503" w:type="dxa"/>
            <w:vAlign w:val="center"/>
          </w:tcPr>
          <w:p w14:paraId="7B08100C" w14:textId="77777777" w:rsidR="00B87F8E" w:rsidRPr="00171262" w:rsidRDefault="00B87F8E" w:rsidP="0053462B">
            <w:pPr>
              <w:widowControl/>
              <w:spacing w:before="20" w:after="20"/>
              <w:ind w:firstLine="0"/>
              <w:jc w:val="center"/>
              <w:rPr>
                <w:rFonts w:asciiTheme="majorHAnsi" w:hAnsiTheme="majorHAnsi" w:cstheme="majorHAnsi"/>
                <w:b/>
                <w:bCs/>
                <w:sz w:val="26"/>
                <w:szCs w:val="26"/>
              </w:rPr>
            </w:pPr>
            <w:r w:rsidRPr="00171262">
              <w:rPr>
                <w:rFonts w:asciiTheme="majorHAnsi" w:hAnsiTheme="majorHAnsi" w:cstheme="majorHAnsi"/>
                <w:b/>
                <w:bCs/>
                <w:sz w:val="26"/>
                <w:szCs w:val="26"/>
              </w:rPr>
              <w:t>2031</w:t>
            </w:r>
          </w:p>
        </w:tc>
        <w:tc>
          <w:tcPr>
            <w:tcW w:w="1550" w:type="dxa"/>
            <w:vAlign w:val="center"/>
          </w:tcPr>
          <w:p w14:paraId="7F5C985D" w14:textId="77777777" w:rsidR="00B87F8E" w:rsidRPr="00171262" w:rsidRDefault="00B87F8E" w:rsidP="0053462B">
            <w:pPr>
              <w:widowControl/>
              <w:spacing w:before="20" w:after="20"/>
              <w:ind w:firstLine="0"/>
              <w:jc w:val="center"/>
              <w:rPr>
                <w:rFonts w:asciiTheme="majorHAnsi" w:hAnsiTheme="majorHAnsi" w:cstheme="majorHAnsi"/>
                <w:b/>
                <w:bCs/>
                <w:sz w:val="26"/>
                <w:szCs w:val="26"/>
              </w:rPr>
            </w:pPr>
            <w:r w:rsidRPr="00171262">
              <w:rPr>
                <w:sz w:val="26"/>
                <w:szCs w:val="26"/>
              </w:rPr>
              <w:t>6.010</w:t>
            </w:r>
          </w:p>
        </w:tc>
        <w:tc>
          <w:tcPr>
            <w:tcW w:w="937" w:type="dxa"/>
            <w:vAlign w:val="center"/>
          </w:tcPr>
          <w:p w14:paraId="1E4E194E" w14:textId="77777777" w:rsidR="00B87F8E" w:rsidRPr="00171262" w:rsidRDefault="00B87F8E" w:rsidP="0053462B">
            <w:pPr>
              <w:widowControl/>
              <w:spacing w:before="20" w:after="20"/>
              <w:ind w:firstLine="0"/>
              <w:jc w:val="center"/>
              <w:rPr>
                <w:rFonts w:asciiTheme="majorHAnsi" w:hAnsiTheme="majorHAnsi" w:cstheme="majorHAnsi"/>
                <w:sz w:val="26"/>
                <w:szCs w:val="26"/>
              </w:rPr>
            </w:pPr>
            <w:r w:rsidRPr="00171262">
              <w:rPr>
                <w:sz w:val="26"/>
                <w:szCs w:val="26"/>
              </w:rPr>
              <w:t>5.090</w:t>
            </w:r>
          </w:p>
        </w:tc>
        <w:tc>
          <w:tcPr>
            <w:tcW w:w="855" w:type="dxa"/>
            <w:vAlign w:val="center"/>
          </w:tcPr>
          <w:p w14:paraId="352D8001" w14:textId="77777777" w:rsidR="00B87F8E" w:rsidRPr="00171262" w:rsidRDefault="00B87F8E" w:rsidP="0053462B">
            <w:pPr>
              <w:widowControl/>
              <w:spacing w:before="20" w:after="20"/>
              <w:ind w:firstLine="0"/>
              <w:jc w:val="center"/>
              <w:rPr>
                <w:rFonts w:asciiTheme="majorHAnsi" w:hAnsiTheme="majorHAnsi" w:cstheme="majorHAnsi"/>
                <w:sz w:val="26"/>
                <w:szCs w:val="26"/>
              </w:rPr>
            </w:pPr>
            <w:r w:rsidRPr="00171262">
              <w:rPr>
                <w:sz w:val="26"/>
                <w:szCs w:val="26"/>
              </w:rPr>
              <w:t>920</w:t>
            </w:r>
          </w:p>
        </w:tc>
        <w:tc>
          <w:tcPr>
            <w:tcW w:w="3632" w:type="dxa"/>
            <w:vAlign w:val="center"/>
          </w:tcPr>
          <w:p w14:paraId="2D9488D2" w14:textId="16753186" w:rsidR="00B87F8E" w:rsidRPr="00171262" w:rsidRDefault="00B87F8E" w:rsidP="0053462B">
            <w:pPr>
              <w:widowControl/>
              <w:spacing w:before="20" w:after="20"/>
              <w:ind w:firstLine="0"/>
              <w:jc w:val="center"/>
              <w:rPr>
                <w:rFonts w:asciiTheme="majorHAnsi" w:hAnsiTheme="majorHAnsi" w:cstheme="majorHAnsi"/>
                <w:sz w:val="26"/>
                <w:szCs w:val="26"/>
              </w:rPr>
            </w:pPr>
            <w:r w:rsidRPr="00171262">
              <w:rPr>
                <w:sz w:val="26"/>
                <w:szCs w:val="26"/>
              </w:rPr>
              <w:t>Tổng tăng 5%; nhu cầu Hạng A quy đổi năm đủ tăng 15%</w:t>
            </w:r>
          </w:p>
        </w:tc>
      </w:tr>
    </w:tbl>
    <w:p w14:paraId="76812B20" w14:textId="77777777" w:rsidR="00D80DBB" w:rsidRPr="00171262" w:rsidRDefault="00D80DBB">
      <w:pPr>
        <w:rPr>
          <w:b/>
          <w:bCs/>
        </w:rPr>
      </w:pPr>
      <w:r w:rsidRPr="00171262">
        <w:t>Cơ sở xác định chỉ tiêu: (1) Tổng quy mô đào tạo mô tô tăng khoảng 5%/năm so với năm 2026 (dự kiến khoảng 4.709 học viên), Hạng A1 bằng tổng quy mô trừ Hạng A; (2) Nhu cầu Hạng A khu vực phía Tây tỉnh theo mức năm 2026 khoảng 650 học viên/năm, tăng khoảng 15%/năm, được xác định từ số học viên Hạng A khu vực phía Đông (946 học viên đến tháng 9/2026) và tỷ lệ quy mô đào tạo mô tô giữa hai khu vực (khoảng 51,5%, số liệu Sở Xây dựng năm 2025); (3) Trường là cơ sở đầu tiên đào tạo Hạng A tại khu vực phía Tây, dự kiến tuyển sinh khoảng 70% nhu cầu này; (4) Khóa Hạng A đầu tiên khai giảng sau khi hoàn thành sân tập, xe tập lái Hạng A và được Sở Xây dựng công bố đủ điều kiện đào tạo Hạng A (dự kiến từ tháng 8/2027, tùy tiến độ đầu tư); học viên dự sát hạch tại Trường sau khi Phòng Cảnh sát giao thông cấp lại giấy phép sát hạch bổ sung Hạng A, trường hợp chưa được cấp lại thì dự sát hạch tại trung tâm sát hạch lái xe có Hạng A theo bố trí của Phòng Cảnh sát giao thông. Với 09 nhà giáo, 09 xe tập lái và 02 xe sát hạch Hạng A (xe sát hạch được sử dụng để đào tạo lái xe theo điểm d khoản 7 Điều 24 Nghị định số 94/2026/NĐ-CP), năng lực đào tạo của Trường đáp ứng chỉ tiêu trên.</w:t>
      </w:r>
    </w:p>
    <w:p w14:paraId="546063EF" w14:textId="77777777" w:rsidR="005C2626" w:rsidRPr="00171262" w:rsidRDefault="00A27C38">
      <w:pPr>
        <w:pStyle w:val="Heading1"/>
        <w:rPr>
          <w:color w:val="auto"/>
        </w:rPr>
      </w:pPr>
      <w:bookmarkStart w:id="32" w:name="_Toc243571143"/>
      <w:r w:rsidRPr="00171262">
        <w:rPr>
          <w:color w:val="auto"/>
        </w:rPr>
        <w:t>II. HOÀN THIỆN CHỨC NĂNG, NHIỆM VỤ, TỔ CHỨC NHÂN SỰ</w:t>
      </w:r>
      <w:bookmarkEnd w:id="32"/>
    </w:p>
    <w:p w14:paraId="10E6A4AA" w14:textId="77777777" w:rsidR="0053462B" w:rsidRPr="00171262" w:rsidRDefault="0053462B" w:rsidP="0053462B">
      <w:pPr>
        <w:pStyle w:val="Heading2"/>
        <w:rPr>
          <w:color w:val="auto"/>
        </w:rPr>
      </w:pPr>
      <w:bookmarkStart w:id="33" w:name="_Toc243571144"/>
      <w:r w:rsidRPr="00171262">
        <w:rPr>
          <w:color w:val="auto"/>
        </w:rPr>
        <w:t>1. Đơn vị chủ trì thực hiện</w:t>
      </w:r>
      <w:bookmarkEnd w:id="33"/>
    </w:p>
    <w:p w14:paraId="7B47C341" w14:textId="77777777" w:rsidR="005C2626" w:rsidRPr="00171262" w:rsidRDefault="00A27C38">
      <w:r w:rsidRPr="00171262">
        <w:t>Hoạt động đào tạo, sát hạch lái xe mô tô Hạng A dự kiến giao bộ môn Đào tạo và Sát hạch lái xe mô tô (thuộc khoa Đào tạo và Sát hạch lái xe) trực tiếp tổ chức thực hiện, trên cơ sở kế thừa chức năng, nhiệm vụ đang thực hiện đối với Hạng A1, bổ sung nội dung, phạm vi Hạng A sau khi được cơ quan có thẩm quyền chấp thuận.</w:t>
      </w:r>
    </w:p>
    <w:p w14:paraId="0B1A88FB" w14:textId="77777777" w:rsidR="0053462B" w:rsidRPr="00171262" w:rsidRDefault="0053462B" w:rsidP="0053462B">
      <w:pPr>
        <w:pStyle w:val="Heading2"/>
        <w:rPr>
          <w:color w:val="auto"/>
        </w:rPr>
      </w:pPr>
      <w:bookmarkStart w:id="34" w:name="_Toc243571145"/>
      <w:r w:rsidRPr="00171262">
        <w:rPr>
          <w:color w:val="auto"/>
        </w:rPr>
        <w:t>2. Về nhân sự</w:t>
      </w:r>
      <w:bookmarkEnd w:id="34"/>
    </w:p>
    <w:p w14:paraId="1405BC1C" w14:textId="77777777" w:rsidR="00FF7275" w:rsidRPr="00171262" w:rsidRDefault="00FF7275">
      <w:r w:rsidRPr="00171262">
        <w:t>a) Về nhu cầu, số lượng:</w:t>
      </w:r>
    </w:p>
    <w:p w14:paraId="3B0E371E" w14:textId="77777777" w:rsidR="005C2626" w:rsidRPr="00171262" w:rsidRDefault="00A27C38" w:rsidP="003A49E2">
      <w:r w:rsidRPr="00171262">
        <w:t>Hiện có 11 nhà giáo dạy lái xe mô tô Hạng A1 (08 biên chế, 03 hợp đồng), trong đó 04 người đã có giấy phép lái xe Hạng A; ngoài ra 06 viên chức khác của Trường đã có giấy phép lái xe Hạng A. Đến tháng 10/2026, 06 người đã có giấy chứng nhận giáo viên dạy thực hành lái xe Hạng A; 03 người hoàn thành tập huấn, kiểm tra trong tháng 10 và tháng 11/2026. Nhà giáo dạy thực hành Hạng A phải có giấy phép lái xe Hạng A hoặc cao hơn (khoản 2 Điều 10 Nghị định số 94/2026/NĐ-CP) và có giấy chứng nhận giáo viên dạy thực hành lái xe do Sở Xây dựng cấp (Điều 11). Giai đoạn đầu bố trí 09 nhà giáo dạy thực hành Hạng A, tương ứng số xe tập lái Hạng A tại Bảng 8; khi lưu lượng tăng, nguồn bổ sung theo thứ tự ưu tiên: (i) nâng hạng giấy phép lái xe lên Hạng A cho nhà giáo Hạng A1 là viên chức biên chế, có thâm niên; (ii) hợp đồng nhà giáo đã có giấy phép lái xe Hạng A và giấy chứng nhận giáo viên dạy thực hành lái xe; (iii) mời thỉnh giảng.</w:t>
      </w:r>
    </w:p>
    <w:p w14:paraId="2B65558A" w14:textId="77777777" w:rsidR="00FF7275" w:rsidRPr="00171262" w:rsidRDefault="00FF7275" w:rsidP="00FF7275">
      <w:r w:rsidRPr="00171262">
        <w:t>b) Về đào tạo, bồi dưỡng: Tiếp tục cử 03 nhà giáo, viên chức đã có giấy phép lái xe Hạng A hoàn thành bồi dưỡng nghiệp vụ dạy thực hành lái xe theo chương trình khung tập huấn (điểm d khoản 2 Điều 10 Nghị định số 94/2026/NĐ-CP) trong tháng 10 và tháng 11/2026; nâng hạng giấy phép lái xe lên Hạng A đối với nhà giáo chưa có giấy phép Hạng A khi lưu lượng đào tạo tăng.</w:t>
      </w:r>
    </w:p>
    <w:p w14:paraId="698F483A" w14:textId="77777777" w:rsidR="005C2626" w:rsidRPr="00171262" w:rsidRDefault="00A27C38" w:rsidP="00FF7275">
      <w:pPr>
        <w:pStyle w:val="Heading1"/>
        <w:rPr>
          <w:color w:val="auto"/>
        </w:rPr>
      </w:pPr>
      <w:bookmarkStart w:id="35" w:name="_Toc243571146"/>
      <w:r w:rsidRPr="00171262">
        <w:rPr>
          <w:color w:val="auto"/>
        </w:rPr>
        <w:t>III. ĐỊA ĐIỂM ĐẦU TƯ</w:t>
      </w:r>
      <w:bookmarkEnd w:id="35"/>
    </w:p>
    <w:p w14:paraId="38D2C2A5" w14:textId="77777777" w:rsidR="005C2626" w:rsidRPr="00171262" w:rsidRDefault="00A27C38">
      <w:r w:rsidRPr="00171262">
        <w:t xml:space="preserve">Địa điểm bố trí sân tập, sân sát hạch Hạng A dự kiến trên quỹ đất hiện có của khoa Đào tạo và Sát hạch lái xe tại Cơ sở 4 (đường Trương Vĩnh Ký, Tổ 5, phường Đăk Bla, tỉnh Quảng Ngãi), gồm: (1) Sân sát hạch Hạng A (bài sát hạch tổng hợp số 1) cải tạo trên nền sân tập thực hành Hạng A1 hiện có (41 m × 17,5 m, mở rộng thêm về hai đầu khi cần), kèm 01 nhà điều hành lắp ghép riêng cho Hạng A; giữ nguyên sân sát hạch, nhà điều hành và nhà chờ Hạng A1; sân tập thực hành Hạng A1 bố trí lại sang vị trí phù hợp khác; (2) Hình bài sát hạch số 2 (áp dụng từ 01/01/2028) bố trí tại khu vực mở rộng Giai đoạn 1 của Phương án 12/PA-CĐKT, tiếp giáp xưởng thực hành sửa chữa ô tô, khoảng 2.000 m², là bãi đất trống, không vướng quy hoạch; sân tập lái hiện hữu khoảng 10.000 m², đưa vào sử dụng từ năm 2009. Đề án không phát sinh nhu cầu sử dụng đất mới. Việc quản lý, sử dụng tài sản công hình thành sau đầu tư và trường hợp huy động xã hội hóa phương tiện, cơ sở vật chất (nếu có) thực hiện theo Luật Quản lý, sử dụng tài sản công, Nghị định số 186/2025/NĐ-CP và quy chế quản lý tài sản của Trường; đối với các khoản thu cho thuê sân, thiết bị phục vụ ôn luyện, sát hạch (Phụ lục IV), Trường lập Đề án sử dụng tài sản công vào mục đích kinh doanh, cho thuê, </w:t>
      </w:r>
      <w:del w:id="36" w:author="Tiếp thu thẩm định độc lập lần 2, 23/10/2026 (Claude)" w:date="2026-10-23T15:16:00Z">
        <w:r w:rsidRPr="00171262">
          <w:delText>trình cấp có thẩm quyền phê duyệt trước khi thực hiện (điểm a khoản 7 Điều 7 Nghị định số 334/2026/NĐ-CP; Điều 14 Quy định ban hành kèm theo Quyết định số 46/2025/QĐ-CTUBND)</w:delText>
        </w:r>
      </w:del>
      <w:ins w:id="37" w:author="Tiếp thu thẩm định độc lập lần 2, 23/10/2026 (Claude)" w:date="2026-10-23T15:16:00Z">
        <w:r w:rsidRPr="00171262">
          <w:t>trình Hiệu trưởng phê duyệt trước khi thực hiện, báo cáo Ủy ban nhân dân tỉnh (điểm a khoản 7 Điều 7 Nghị định số 334/2026/NĐ-CP)</w:t>
        </w:r>
      </w:ins>
      <w:r w:rsidRPr="00171262">
        <w:t>.</w:t>
      </w:r>
    </w:p>
    <w:p w14:paraId="08820B29" w14:textId="77777777" w:rsidR="005C2626" w:rsidRPr="00171262" w:rsidRDefault="00A27C38">
      <w:pPr>
        <w:pStyle w:val="Heading1"/>
        <w:rPr>
          <w:color w:val="auto"/>
        </w:rPr>
      </w:pPr>
      <w:bookmarkStart w:id="38" w:name="_Toc243571147"/>
      <w:r w:rsidRPr="00171262">
        <w:rPr>
          <w:color w:val="auto"/>
        </w:rPr>
        <w:t>IV. NHU CẦU ĐẦU TƯ CƠ SỞ VẬT CHẤT, PHƯƠNG TIỆN, THIẾT BỊ</w:t>
      </w:r>
      <w:bookmarkEnd w:id="38"/>
    </w:p>
    <w:p w14:paraId="7FF2E7DA" w14:textId="77777777" w:rsidR="00FF7275" w:rsidRPr="00171262" w:rsidRDefault="00FF7275" w:rsidP="00616E86">
      <w:pPr>
        <w:pStyle w:val="Heading2"/>
        <w:numPr>
          <w:ilvl w:val="0"/>
          <w:numId w:val="24"/>
        </w:numPr>
        <w:rPr>
          <w:color w:val="auto"/>
        </w:rPr>
      </w:pPr>
      <w:bookmarkStart w:id="39" w:name="_Toc243571148"/>
      <w:r w:rsidRPr="00171262">
        <w:rPr>
          <w:color w:val="auto"/>
        </w:rPr>
        <w:t>1. Sân tập, sân sát hạch</w:t>
      </w:r>
      <w:bookmarkEnd w:id="39"/>
    </w:p>
    <w:p w14:paraId="24B58CBC" w14:textId="77777777" w:rsidR="00FF7275" w:rsidRPr="00171262" w:rsidRDefault="00FF7275">
      <w:r w:rsidRPr="00171262">
        <w:t>Điều kiện bảo đảm sát hạch lái xe mô tô Hạng A được thực hiện theo hướng ưu tiên tận dụng, cải tạo cơ sở vật chất hiện có của Trung tâm sát hạch lái xe, hạn chế phát sinh kinh phí. Hiện nay, Trung tâm có khu vực bố trí hình bài tổng hợp số 1 kích thước 81 m × 17,5 m (khoảng 1.417,5 m²), gồm sân sát hạch Hạng A1 (40 m × 17,5 m) và sân tập thực hành Hạng A1 (41 m × 17,5 m) bố trí liền kề, cùng nhà điều hành và nhà chờ sát hạch Hạng A1. Phương án dự kiến: Giữ nguyên sân sát hạch, nhà điều hành và nhà chờ Hạng A1; cải tạo phần sân tập thực hành Hạng A1 thành sân sát hạch Hạng A, lắp đặt thiết bị chấm điểm theo báo giá của Công ty Cổ phần Kỹ thuật Công nghệ EcoTek; xây dựng 01 nhà điều hành lắp ghép riêng cho Hạng A, bố trí ngoài phạm vi sân, bảo đảm quan sát toàn bộ sân sát hạch Hạng A; di chuyển sân tập thực hành Hạng A1 sang vị trí phù hợp khác. Theo tính toán sơ bộ, sân sát hạch Hạng A cần chiều dài khoảng 42 m (chiều rộng 17,5 m); trường hợp chiều dài 41 m hiện có không đủ thì mở rộng thêm về hai đầu khu đất; kích thước chính thức xác định theo bản vẽ thiết kế.</w:t>
      </w:r>
    </w:p>
    <w:p w14:paraId="63E4C98F" w14:textId="77777777" w:rsidR="005C2626" w:rsidRPr="00171262" w:rsidRDefault="00A27C38" w:rsidP="003A49E2">
      <w:r w:rsidRPr="00171262">
        <w:t>Việc cải tạo sân sát hạch Hạng A được thực hiện trên cơ sở các yêu cầu kỹ thuật tại QCVN 15:2026/BCA, bảo đảm bố trí đầy đủ các hình bài sát hạch tổng hợp số 1 Hạng A, gồm: Hình số 8; vạch đường thẳng; đường có vạch cản; đường gồ ghề và các hạng mục kỹ thuật, thiết bị phục vụ sát hạch theo quy định. Cụ thể, hình số 8 có các thông số R1 = 3,4 m; R0 = 2,5 m; OO' = 6,3 m; OO" = 5,9 m; vạch đường thẳng dài 27 m, rộng 0,6 m; đường có vạch cản dài 27 m, khoảng cách giữa các vạch cản 4,5 m, chiều rộng làn 3,0 m; đường gồ ghề dài 15 m, khoảng cách giữa các dải 1,7 m (mục 2.1.13 QCVN 15:2026/BCA). Từ ngày 01/01/2028, bổ sung hình xử lý tình huống giả định trên đường (bài sát hạch số 2) đối với Hạng A1, A theo mục 2.1.13.5 QCVN 15:2026/BCA; hình này bố trí tại khu vực mở rộng Giai đoạn 1 của Phương án 12/PA-CĐKT, dùng chung cho Hạng A1 và Hạng A; sân bài sát hạch số 2 bố trí 01 nhà điều hành lắp ghép (khoảng 20 m²) dùng chung cho Hạng A1 và Hạng A.</w:t>
      </w:r>
    </w:p>
    <w:p w14:paraId="5B1554CE" w14:textId="77777777" w:rsidR="005C2626" w:rsidRPr="00171262" w:rsidRDefault="00A27C38" w:rsidP="003A49E2">
      <w:r w:rsidRPr="00171262">
        <w:t>Mặt sân được cải tạo, hoàn thiện bằng thảm bê tông nhựa có mô đun đàn hồi không nhỏ hơn 110 MPa hoặc bê tông xi măng có cường độ chịu nén không nhỏ hơn 30 MPa; làn đường rộng tối thiểu 3,5 m; bảo đảm yêu cầu về độ bằng phẳng, độ bền và thoát nước theo quy định (mục 2.1.7 QCVN 15:2026/BCA). Việc thiết kế, bố trí mặt bằng phải bảo đảm đủ diện tích và khoảng không cần thiết để bố trí đầy đủ các hình bài sát hạch Hạng A cùng hành lang an toàn, đường nội bộ, nhà chờ cho học viên và các công trình phụ trợ, bảo đảm yêu cầu kỹ thuật và an toàn trong quá trình sát hạch.</w:t>
      </w:r>
    </w:p>
    <w:p w14:paraId="5C634537" w14:textId="77777777" w:rsidR="005C2626" w:rsidRPr="00171262" w:rsidRDefault="00A27C38" w:rsidP="003A49E2">
      <w:r w:rsidRPr="00171262">
        <w:t>Sau khi hoàn thành việc cải tạo, đầu tư và lắp đặt các hạng mục, thiết bị phục vụ sát hạch theo quy định, Trường thực hiện hồ sơ, thủ tục đề nghị cấp lại Giấy phép sát hạch số 58/CSGT(SHLX) để bổ sung Hạng A theo quy định tại khoản 2 Điều 26 và Điều 29 Nghị định số 94/2026/NĐ-CP.</w:t>
      </w:r>
    </w:p>
    <w:p w14:paraId="67633BC6" w14:textId="77777777" w:rsidR="005C2626" w:rsidRPr="00171262" w:rsidRDefault="00A27C38" w:rsidP="003A49E2">
      <w:r w:rsidRPr="00171262">
        <w:t>Trên cơ sở hồ sơ đề nghị của Trường và hiện trạng công trình đã hoàn thiện, Phòng Cảnh sát giao thông Công an tỉnh thực hiện kiểm tra thực tế các điều kiện của Trung tâm sát hạch, lập biên bản theo quy định; trường hợp kết quả kiểm tra xác định các điều kiện, tiêu chuẩn đáp ứng yêu cầu thì thực hiện việc cấp phép theo thẩm quyền (khoản 1 Điều 29 Nghị định số 94/2026/NĐ-CP).</w:t>
      </w:r>
    </w:p>
    <w:p w14:paraId="64F9113D" w14:textId="28F9A0D9" w:rsidR="005C2626" w:rsidRPr="00171262" w:rsidRDefault="00A27C38" w:rsidP="003A49E2">
      <w:r w:rsidRPr="00171262">
        <w:t>Theo phương án, diện tích sân sát hạch sau đầu tư gồm khoảng 1.000 m² sân sát hạch Hạng A1 hiện có, khoảng 717,5 m² sân tập thực hành Hạng A1 chuyển thành sân sát hạch Hạng A (41 m × 17,5 m) và khoảng 2.000 m² khu mở rộng Giai đoạn 1 bố trí hình bài sát hạch số 2, tổng khoảng 3.717,5 m²; trường hợp diện tích sân hiện có chỉ gồm khu vẽ hình 81 m × 17,5 m (khoảng 1.417,5 m²) thì tổng chỉ khoảng 3.417,5 m². Việc đáp ứng mức tối thiểu 3.600 m² đối với sân sát hạch của trung tâm sát hạch loại 3 (mục 2.1.5.3 QCVN 15:2026/BCA) chỉ được xác định sau khi đo đạc, lập bản vẽ ranh giới sân; nếu thiếu, mở rộng khu Giai đoạn 1 tương ứng trước khi đề nghị kiểm tra, cấp phép; do mức vượt ngưỡng chỉ khoảng 117,5 m², khoa Đào tạo và Sát hạch lái xe đo đạc hiện trạng trước khi lập thiết kế, diện tích chính thức xác định theo bản vẽ thiết kế và kết quả đo thực tế. Khu mở rộng Giai đoạn 1 liền kề khu sân sát hạch hiện có, bảo đảm yêu cầu sân sát hạch bố trí trên một thửa đất hoặc nhiều thửa đất liền kề (khoản 2 Điều 24 Nghị định số 94/2026/NĐ-CP). Trung tâm sát hạch nằm trong khuôn viên Cơ sở 4 của Trường (khoa Kỹ thuật - Công nghệ và Đào tạo - Sát hạch lái xe), sử dụng chung các công trình phòng làm việc, hội trường, phòng máy vi tính, đáp ứng yêu cầu diện tích trung tâm sát hạch loại 3 không nhỏ hơn 4.000 m² (khoản 6 Điều 24). Trường hợp phương án cải tạo, bố trí lại sân hiện hữu không bảo đảm yêu cầu về diện tích, kích thước, khoảng cách an toàn hoặc các điều kiện kỹ thuật khác theo quy định, Trung tâm tiếp tục thực hiện phương án cải tạo, bổ sung hoặc mở rộng diện tích sân sát hạch Hạng A để bảo đảm đủ điều kiện trước khi đề nghị cơ quan có thẩm quyền kiểm tra, cấp phép.</w:t>
      </w:r>
    </w:p>
    <w:p w14:paraId="42174A18" w14:textId="77777777" w:rsidR="005C2626" w:rsidRPr="00171262" w:rsidRDefault="00A27C38" w:rsidP="003A49E2">
      <w:r w:rsidRPr="00171262">
        <w:t>Phương án dự phòng: Trường hợp việc nâng cấp sân sát hạch Hạng A tại cơ sở hiện hữu chưa thể thực hiện hoặc chưa đáp ứng đầy đủ các điều kiện theo quy định, nghiên cứu phương án đăng ký hoạt động sân tập lái để sát hạch lái xe mô tô loại 2 (Hạng A1, Hạng A) theo quy định tại Điều 31, Điều 32 và Điều 33 Nghị định số 94/2026/NĐ-CP; phương án này yêu cầu sân có diện tích đủ bố trí các hình bài sát hạch của hạng tương ứng (khoản 3 Điều 31), không áp dụng mức diện tích tối thiểu của trung tâm sát hạch loại 3.</w:t>
      </w:r>
    </w:p>
    <w:p w14:paraId="12825B01" w14:textId="77777777" w:rsidR="005C2626" w:rsidRPr="00171262" w:rsidRDefault="00A27C38" w:rsidP="003A49E2">
      <w:r w:rsidRPr="00171262">
        <w:t>Hình bài sát hạch tổng hợp số 1, thiết bị chấm điểm trên xe, trên sân và phòng điều hành sát hạch thực hành Hạng A (nhà điều hành lắp ghép riêng) phải bố trí, đầu tư riêng, không dùng chung với Hạng A1; riêng hình bài sát hạch số 2 (xử lý tình huống giả định trên đường, áp dụng từ 01/01/2028) có khả năng dùng chung cho Hạng A1 và Hạng A.</w:t>
      </w:r>
    </w:p>
    <w:p w14:paraId="2DE9F880" w14:textId="77777777" w:rsidR="005C2626" w:rsidRPr="00171262" w:rsidRDefault="00A27C38">
      <w:r w:rsidRPr="00171262">
        <w:t>Giai đoạn 1 của Phương án 12/PA-CĐKT (khoảng 2.000 m², tổng mức đầu tư khái toán khoảng 1,31 tỷ đồng), thực hiện năm 2027, dự kiến hoàn thành trước ngày 30/6/2027; nguồn vốn từ nguồn thu hoạt động đào tạo, sát hạch lái xe và Quỹ phát triển hoạt động sự nghiệp của Trường (Điều 4 Quy chế ban hành kèm theo Quyết định số 1976/QĐ-CĐKT).</w:t>
      </w:r>
    </w:p>
    <w:p w14:paraId="03EF16C1" w14:textId="1F350DAD" w:rsidR="005C2626" w:rsidRPr="00171262" w:rsidRDefault="00A27C38" w:rsidP="003A49E2">
      <w:r w:rsidRPr="00171262">
        <w:t>Mốc quy định cần tính vào lộ trình: Trước ngày 01/01/2027, Trung tâm sát hạch lái xe của Trường phải đáp ứng điều kiện về hệ thống thông tin, đường truyền để kết nối và truyền trực tiếp dữ liệu giám sát sát hạch về Phòng Cảnh sát giao thông và Cục Cảnh sát giao thông, Bộ Công an (khoản 5 Điều 24, khoản 3 Điều 42 Nghị định số 94/2026/NĐ-CP), đồng thời sử dụng hệ thống thiết bị, phần mềm định danh và xác thực điện tử người dự sát hạch (điểm g khoản 12 Điều 24 Nghị định số 94/2026/NĐ-CP); nội dung sát hạch theo Thông tư số 108/2026/TT-BCA áp dụng từ 01/3/2027; hình, thiết bị và phần mềm sát hạch tình huống giả định trên đường Hạng A1, A của sân tập lái dùng để sát hạch lái xe mô tô áp dụng từ 01/01/2028 (khoản 2, khoản 3 Điều 41 Thông tư số 108/2026/TT-BCA; điểm b khoản 2 Điều 2 Thông tư số 107/2026/TT-BCA). Theo Phương án 12/PA-CĐKT, Giai đoạn 1 bố trí hình riêng bài số 2 kích thước 15 m × 60 m (900 m²)); kinh phí tính cho Hạng A phân bổ theo tỷ lệ diện tích hình bài số 2 (900/2.000 m² × 1.310,2 triệu đồng, khoảng 590 triệu đồng), phần còn lại phục vụ đào tạo lái xe ô tô (Phương án 12/PA-CĐKT trong khoảng 2.000 m² mở rộng; thiết bị, phần mềm sát hạch bài số 2 chưa có, giao khoa Đào tạo và Sát hạch lái xe phối hợp phòng TC-KT, phòng TH-HC&amp;QT lập dự toán riêng, hoàn thành trước ngày 30/6/2027 để lắp đặt, vận hành thử trước ngày 01/01/2028.</w:t>
      </w:r>
    </w:p>
    <w:p w14:paraId="06488BD6" w14:textId="77777777" w:rsidR="00FF7275" w:rsidRPr="00171262" w:rsidRDefault="00FF7275" w:rsidP="00FF7275">
      <w:pPr>
        <w:pStyle w:val="Heading2"/>
        <w:rPr>
          <w:color w:val="auto"/>
        </w:rPr>
      </w:pPr>
      <w:bookmarkStart w:id="40" w:name="_Toc243571149"/>
      <w:r w:rsidRPr="00171262">
        <w:rPr>
          <w:color w:val="auto"/>
        </w:rPr>
        <w:t>2. Về phương tiện, thiết bị</w:t>
      </w:r>
      <w:bookmarkEnd w:id="40"/>
      <w:r w:rsidRPr="00171262">
        <w:rPr>
          <w:color w:val="auto"/>
        </w:rPr>
        <w:t xml:space="preserve"> </w:t>
      </w:r>
    </w:p>
    <w:p w14:paraId="28293A2E" w14:textId="0B9C5D08" w:rsidR="005C2626" w:rsidRPr="00171262" w:rsidRDefault="00A27C38" w:rsidP="003A49E2">
      <w:r w:rsidRPr="00171262">
        <w:t>Nhu cầu dưới đây tính theo mức tối thiểu đối với trung tâm sát hạch lái xe loại 3 (Điều 24, Điều 25 Nghị định số 94/2026/NĐ-CP và QCVN 15:2026/BCA); trường hợp thực hiện phương án dự phòng (sân tập lái để sát hạch lái xe mô tô) thì áp dụng Điều 31 Nghị định số 94/2026/NĐ-CP. Số lượng chính thức do Hiệu trưởng quyết định trên cơ sở đề xuất của khoa Đào tạo và Sát hạch lái xe.</w:t>
      </w:r>
    </w:p>
    <w:p w14:paraId="50A9BB58" w14:textId="77777777" w:rsidR="00FF7275" w:rsidRPr="00171262" w:rsidRDefault="00FF7275" w:rsidP="00FF7275">
      <w:pPr>
        <w:spacing w:before="0"/>
        <w:ind w:firstLine="0"/>
        <w:jc w:val="center"/>
        <w:rPr>
          <w:i/>
          <w:lang w:val="nl-BE"/>
        </w:rPr>
      </w:pPr>
      <w:r w:rsidRPr="00171262">
        <w:rPr>
          <w:i/>
          <w:lang w:val="nl-BE"/>
        </w:rPr>
        <w:t>Bảng 8. Nhu cầu đầu tư, xã hội hóa phương tiện, thiết bị đào tạo, sát hạch lái xe mô tô Hạng A</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62"/>
        <w:gridCol w:w="1843"/>
        <w:gridCol w:w="2693"/>
        <w:gridCol w:w="1275"/>
        <w:gridCol w:w="2553"/>
      </w:tblGrid>
      <w:tr w:rsidR="007221BB" w:rsidRPr="00171262" w14:paraId="31F85CD4" w14:textId="77777777" w:rsidTr="00171262">
        <w:trPr>
          <w:trHeight w:val="132"/>
          <w:tblHeader/>
        </w:trPr>
        <w:tc>
          <w:tcPr>
            <w:tcW w:w="562" w:type="dxa"/>
            <w:vAlign w:val="center"/>
          </w:tcPr>
          <w:p w14:paraId="1A85077F" w14:textId="77777777" w:rsidR="00FF7275" w:rsidRPr="00171262" w:rsidRDefault="00FF7275" w:rsidP="00D563C5">
            <w:pPr>
              <w:pStyle w:val="IntenseQuote"/>
              <w:spacing w:before="20" w:after="20"/>
              <w:jc w:val="center"/>
              <w:rPr>
                <w:b/>
                <w:bCs/>
                <w:sz w:val="26"/>
                <w:szCs w:val="26"/>
              </w:rPr>
            </w:pPr>
            <w:r w:rsidRPr="00171262">
              <w:rPr>
                <w:b/>
                <w:bCs/>
                <w:sz w:val="26"/>
                <w:szCs w:val="26"/>
              </w:rPr>
              <w:t>TT</w:t>
            </w:r>
          </w:p>
        </w:tc>
        <w:tc>
          <w:tcPr>
            <w:tcW w:w="1843" w:type="dxa"/>
            <w:vAlign w:val="center"/>
          </w:tcPr>
          <w:p w14:paraId="7C7D5585" w14:textId="77777777" w:rsidR="00FF7275" w:rsidRPr="00171262" w:rsidRDefault="00FF7275" w:rsidP="00D563C5">
            <w:pPr>
              <w:pStyle w:val="IntenseQuote"/>
              <w:spacing w:before="20" w:after="20"/>
              <w:jc w:val="center"/>
              <w:rPr>
                <w:b/>
                <w:bCs/>
                <w:sz w:val="26"/>
                <w:szCs w:val="26"/>
              </w:rPr>
            </w:pPr>
            <w:r w:rsidRPr="00171262">
              <w:rPr>
                <w:b/>
                <w:bCs/>
                <w:sz w:val="26"/>
                <w:szCs w:val="26"/>
              </w:rPr>
              <w:t>Tên, chủng loại thiết bị</w:t>
            </w:r>
          </w:p>
        </w:tc>
        <w:tc>
          <w:tcPr>
            <w:tcW w:w="2693" w:type="dxa"/>
            <w:vAlign w:val="center"/>
          </w:tcPr>
          <w:p w14:paraId="6F46CCF8" w14:textId="77777777" w:rsidR="00FF7275" w:rsidRPr="00171262" w:rsidRDefault="00FF7275" w:rsidP="00D563C5">
            <w:pPr>
              <w:pStyle w:val="IntenseQuote"/>
              <w:spacing w:before="20" w:after="20"/>
              <w:jc w:val="center"/>
              <w:rPr>
                <w:b/>
                <w:bCs/>
                <w:sz w:val="26"/>
                <w:szCs w:val="26"/>
              </w:rPr>
            </w:pPr>
            <w:r w:rsidRPr="00171262">
              <w:rPr>
                <w:b/>
                <w:bCs/>
                <w:sz w:val="26"/>
                <w:szCs w:val="26"/>
              </w:rPr>
              <w:t>Yêu cầu</w:t>
            </w:r>
          </w:p>
        </w:tc>
        <w:tc>
          <w:tcPr>
            <w:tcW w:w="1275" w:type="dxa"/>
            <w:vAlign w:val="center"/>
          </w:tcPr>
          <w:p w14:paraId="0A323777" w14:textId="73FE6EE9" w:rsidR="00FF7275" w:rsidRPr="00171262" w:rsidRDefault="00FF7275" w:rsidP="00D563C5">
            <w:pPr>
              <w:pStyle w:val="IntenseQuote"/>
              <w:spacing w:before="20" w:after="20"/>
              <w:jc w:val="center"/>
              <w:rPr>
                <w:b/>
                <w:bCs/>
                <w:sz w:val="26"/>
                <w:szCs w:val="26"/>
              </w:rPr>
            </w:pPr>
            <w:r w:rsidRPr="00171262">
              <w:rPr>
                <w:b/>
                <w:bCs/>
                <w:sz w:val="26"/>
                <w:szCs w:val="26"/>
              </w:rPr>
              <w:t>Đơn vị</w:t>
            </w:r>
          </w:p>
          <w:p w14:paraId="43867CF6" w14:textId="77777777" w:rsidR="00FF7275" w:rsidRPr="00171262" w:rsidRDefault="0079472C" w:rsidP="00D563C5">
            <w:pPr>
              <w:pStyle w:val="IntenseQuote"/>
              <w:spacing w:before="20" w:after="20"/>
              <w:jc w:val="center"/>
              <w:rPr>
                <w:b/>
                <w:bCs/>
                <w:sz w:val="26"/>
                <w:szCs w:val="26"/>
              </w:rPr>
            </w:pPr>
            <w:r w:rsidRPr="00171262">
              <w:rPr>
                <w:b/>
                <w:bCs/>
                <w:sz w:val="26"/>
                <w:szCs w:val="26"/>
              </w:rPr>
              <w:t>tính</w:t>
            </w:r>
          </w:p>
        </w:tc>
        <w:tc>
          <w:tcPr>
            <w:tcW w:w="2553" w:type="dxa"/>
            <w:vAlign w:val="center"/>
          </w:tcPr>
          <w:p w14:paraId="1974D411" w14:textId="77777777" w:rsidR="00FF7275" w:rsidRPr="00171262" w:rsidRDefault="00FF7275" w:rsidP="00D563C5">
            <w:pPr>
              <w:pStyle w:val="IntenseQuote"/>
              <w:spacing w:before="20" w:after="20"/>
              <w:jc w:val="center"/>
              <w:rPr>
                <w:b/>
                <w:bCs/>
                <w:sz w:val="26"/>
                <w:szCs w:val="26"/>
              </w:rPr>
            </w:pPr>
            <w:r w:rsidRPr="00171262">
              <w:rPr>
                <w:b/>
                <w:bCs/>
                <w:sz w:val="26"/>
                <w:szCs w:val="26"/>
              </w:rPr>
              <w:t>Ghi chú</w:t>
            </w:r>
          </w:p>
        </w:tc>
      </w:tr>
      <w:tr w:rsidR="007221BB" w:rsidRPr="00171262" w14:paraId="0908879B" w14:textId="77777777" w:rsidTr="00171262">
        <w:trPr>
          <w:trHeight w:val="397"/>
        </w:trPr>
        <w:tc>
          <w:tcPr>
            <w:tcW w:w="562" w:type="dxa"/>
            <w:vAlign w:val="center"/>
          </w:tcPr>
          <w:p w14:paraId="200E03E3" w14:textId="77777777" w:rsidR="00FF7275" w:rsidRPr="00171262" w:rsidRDefault="00FF7275" w:rsidP="00D563C5">
            <w:pPr>
              <w:pStyle w:val="IntenseQuote"/>
              <w:spacing w:before="20" w:after="20"/>
              <w:jc w:val="center"/>
              <w:rPr>
                <w:sz w:val="26"/>
                <w:szCs w:val="26"/>
              </w:rPr>
            </w:pPr>
            <w:r w:rsidRPr="00171262">
              <w:rPr>
                <w:sz w:val="26"/>
                <w:szCs w:val="26"/>
              </w:rPr>
              <w:t>1</w:t>
            </w:r>
          </w:p>
        </w:tc>
        <w:tc>
          <w:tcPr>
            <w:tcW w:w="1843" w:type="dxa"/>
            <w:vAlign w:val="center"/>
          </w:tcPr>
          <w:p w14:paraId="54B7F142" w14:textId="77777777" w:rsidR="00FF7275" w:rsidRPr="00171262" w:rsidRDefault="00FF7275" w:rsidP="00D563C5">
            <w:pPr>
              <w:pStyle w:val="IntenseQuote"/>
              <w:spacing w:before="20" w:after="20"/>
              <w:jc w:val="center"/>
              <w:rPr>
                <w:sz w:val="26"/>
                <w:szCs w:val="26"/>
              </w:rPr>
            </w:pPr>
            <w:r w:rsidRPr="00171262">
              <w:rPr>
                <w:sz w:val="26"/>
                <w:szCs w:val="26"/>
              </w:rPr>
              <w:t>Xe mô tô hai bánh sát hạch Hạng A</w:t>
            </w:r>
          </w:p>
        </w:tc>
        <w:tc>
          <w:tcPr>
            <w:tcW w:w="2693" w:type="dxa"/>
            <w:vAlign w:val="center"/>
          </w:tcPr>
          <w:p w14:paraId="2FAF49FE" w14:textId="77777777" w:rsidR="00FF7275" w:rsidRPr="00171262" w:rsidRDefault="00FF7275" w:rsidP="00D563C5">
            <w:pPr>
              <w:pStyle w:val="IntenseQuote"/>
              <w:spacing w:before="20" w:after="20"/>
              <w:jc w:val="center"/>
              <w:rPr>
                <w:sz w:val="26"/>
                <w:szCs w:val="26"/>
              </w:rPr>
            </w:pPr>
            <w:r w:rsidRPr="00171262">
              <w:rPr>
                <w:sz w:val="26"/>
                <w:szCs w:val="26"/>
              </w:rPr>
              <w:t>Dung tích xi-lanh trên 200 cm³ hoặc công suất động cơ điện trên 11 kW (mục 2.2.3 QCVN 15:2026/BCA); thuộc quyền sử dụng hợp pháp; gắn 02 biển "SÁT HẠCH"</w:t>
            </w:r>
          </w:p>
        </w:tc>
        <w:tc>
          <w:tcPr>
            <w:tcW w:w="1275" w:type="dxa"/>
            <w:vAlign w:val="center"/>
          </w:tcPr>
          <w:p w14:paraId="72B66704" w14:textId="77777777" w:rsidR="00FF7275" w:rsidRPr="00171262" w:rsidRDefault="00FF7275" w:rsidP="00D563C5">
            <w:pPr>
              <w:pStyle w:val="IntenseQuote"/>
              <w:spacing w:before="20" w:after="20"/>
              <w:jc w:val="center"/>
              <w:rPr>
                <w:sz w:val="26"/>
                <w:szCs w:val="26"/>
              </w:rPr>
            </w:pPr>
            <w:r w:rsidRPr="00171262">
              <w:rPr>
                <w:sz w:val="26"/>
                <w:szCs w:val="26"/>
              </w:rPr>
              <w:t>02 chiếc (tối thiểu, điểm b khoản 7 Điều 24)</w:t>
            </w:r>
          </w:p>
        </w:tc>
        <w:tc>
          <w:tcPr>
            <w:tcW w:w="2553" w:type="dxa"/>
            <w:vAlign w:val="center"/>
          </w:tcPr>
          <w:p w14:paraId="5A9B0B2C" w14:textId="77777777" w:rsidR="00FF7275" w:rsidRPr="00171262" w:rsidRDefault="00FF7275" w:rsidP="00D563C5">
            <w:pPr>
              <w:pStyle w:val="IntenseQuote"/>
              <w:spacing w:before="20" w:after="20"/>
              <w:jc w:val="center"/>
              <w:rPr>
                <w:sz w:val="26"/>
                <w:szCs w:val="26"/>
              </w:rPr>
            </w:pPr>
            <w:r w:rsidRPr="00171262">
              <w:rPr>
                <w:sz w:val="26"/>
                <w:szCs w:val="26"/>
              </w:rPr>
              <w:t>Hiện chưa có; nhà trường đầu tư; dự kiến xe Honda CB350 H'ness</w:t>
            </w:r>
          </w:p>
        </w:tc>
      </w:tr>
      <w:tr w:rsidR="007221BB" w:rsidRPr="00171262" w14:paraId="5394ABCE" w14:textId="77777777" w:rsidTr="00171262">
        <w:trPr>
          <w:trHeight w:val="397"/>
        </w:trPr>
        <w:tc>
          <w:tcPr>
            <w:tcW w:w="562" w:type="dxa"/>
            <w:vAlign w:val="center"/>
          </w:tcPr>
          <w:p w14:paraId="2746F903" w14:textId="77777777" w:rsidR="00FF7275" w:rsidRPr="00171262" w:rsidRDefault="00FF7275" w:rsidP="00D563C5">
            <w:pPr>
              <w:pStyle w:val="IntenseQuote"/>
              <w:spacing w:before="20" w:after="20"/>
              <w:jc w:val="center"/>
              <w:rPr>
                <w:sz w:val="26"/>
                <w:szCs w:val="26"/>
              </w:rPr>
            </w:pPr>
            <w:r w:rsidRPr="00171262">
              <w:rPr>
                <w:sz w:val="26"/>
                <w:szCs w:val="26"/>
              </w:rPr>
              <w:t>2</w:t>
            </w:r>
          </w:p>
        </w:tc>
        <w:tc>
          <w:tcPr>
            <w:tcW w:w="1843" w:type="dxa"/>
            <w:vAlign w:val="center"/>
          </w:tcPr>
          <w:p w14:paraId="68CBA84D" w14:textId="77777777" w:rsidR="00FF7275" w:rsidRPr="00171262" w:rsidRDefault="00FF7275" w:rsidP="00D563C5">
            <w:pPr>
              <w:pStyle w:val="IntenseQuote"/>
              <w:spacing w:before="20" w:after="20"/>
              <w:jc w:val="center"/>
              <w:rPr>
                <w:sz w:val="26"/>
                <w:szCs w:val="26"/>
              </w:rPr>
            </w:pPr>
            <w:r w:rsidRPr="00171262">
              <w:rPr>
                <w:sz w:val="26"/>
                <w:szCs w:val="26"/>
              </w:rPr>
              <w:t>Thiết bị chấm điểm tự động trên xe sát hạch Hạng A, trên sân và tại phòng điều hành sát hạch thực hành Hạng A (module điều khiển chính, module hiển thị và camera, module tần số radio, phần mềm)</w:t>
            </w:r>
          </w:p>
        </w:tc>
        <w:tc>
          <w:tcPr>
            <w:tcW w:w="2693" w:type="dxa"/>
            <w:vAlign w:val="center"/>
          </w:tcPr>
          <w:p w14:paraId="6804855C" w14:textId="77777777" w:rsidR="00FF7275" w:rsidRPr="00171262" w:rsidRDefault="00FF7275" w:rsidP="00D563C5">
            <w:pPr>
              <w:pStyle w:val="IntenseQuote"/>
              <w:spacing w:before="20" w:after="20"/>
              <w:jc w:val="center"/>
              <w:rPr>
                <w:sz w:val="26"/>
                <w:szCs w:val="26"/>
              </w:rPr>
            </w:pPr>
            <w:r w:rsidRPr="00171262">
              <w:rPr>
                <w:sz w:val="26"/>
                <w:szCs w:val="26"/>
              </w:rPr>
              <w:t>Số lượng thiết bị trên xe tối thiểu tương ứng số xe sát hạch (khoản 9 Điều 24)</w:t>
            </w:r>
          </w:p>
        </w:tc>
        <w:tc>
          <w:tcPr>
            <w:tcW w:w="1275" w:type="dxa"/>
            <w:vAlign w:val="center"/>
          </w:tcPr>
          <w:p w14:paraId="107D1023" w14:textId="77777777" w:rsidR="00FF7275" w:rsidRPr="00171262" w:rsidRDefault="00FF7275" w:rsidP="00D563C5">
            <w:pPr>
              <w:pStyle w:val="IntenseQuote"/>
              <w:spacing w:before="20" w:after="20"/>
              <w:jc w:val="center"/>
              <w:rPr>
                <w:sz w:val="26"/>
                <w:szCs w:val="26"/>
              </w:rPr>
            </w:pPr>
            <w:r w:rsidRPr="00171262">
              <w:rPr>
                <w:sz w:val="26"/>
                <w:szCs w:val="26"/>
              </w:rPr>
              <w:t>02 bộ (tối thiểu)</w:t>
            </w:r>
          </w:p>
        </w:tc>
        <w:tc>
          <w:tcPr>
            <w:tcW w:w="2553" w:type="dxa"/>
            <w:vAlign w:val="center"/>
          </w:tcPr>
          <w:p w14:paraId="28E0CFE7" w14:textId="77777777" w:rsidR="00FF7275" w:rsidRPr="00171262" w:rsidRDefault="00FF7275" w:rsidP="00D563C5">
            <w:pPr>
              <w:pStyle w:val="IntenseQuote"/>
              <w:spacing w:before="20" w:after="20"/>
              <w:jc w:val="center"/>
              <w:rPr>
                <w:sz w:val="26"/>
                <w:szCs w:val="26"/>
              </w:rPr>
            </w:pPr>
            <w:r w:rsidRPr="00171262">
              <w:rPr>
                <w:sz w:val="26"/>
                <w:szCs w:val="26"/>
              </w:rPr>
              <w:t>Thiết bị Hạng A1 hiện có không dùng chung được cho Hạng A; phải đầu tư mới</w:t>
            </w:r>
          </w:p>
        </w:tc>
      </w:tr>
      <w:tr w:rsidR="007221BB" w:rsidRPr="00171262" w14:paraId="068EAB4A" w14:textId="77777777" w:rsidTr="00171262">
        <w:trPr>
          <w:trHeight w:val="397"/>
        </w:trPr>
        <w:tc>
          <w:tcPr>
            <w:tcW w:w="562" w:type="dxa"/>
            <w:vAlign w:val="center"/>
          </w:tcPr>
          <w:p w14:paraId="098FE457" w14:textId="77777777" w:rsidR="00FF7275" w:rsidRPr="00171262" w:rsidRDefault="00FF7275" w:rsidP="00D563C5">
            <w:pPr>
              <w:pStyle w:val="IntenseQuote"/>
              <w:spacing w:before="20" w:after="20"/>
              <w:jc w:val="center"/>
              <w:rPr>
                <w:sz w:val="26"/>
                <w:szCs w:val="26"/>
              </w:rPr>
            </w:pPr>
            <w:r w:rsidRPr="00171262">
              <w:rPr>
                <w:sz w:val="26"/>
                <w:szCs w:val="26"/>
              </w:rPr>
              <w:t>3</w:t>
            </w:r>
          </w:p>
        </w:tc>
        <w:tc>
          <w:tcPr>
            <w:tcW w:w="1843" w:type="dxa"/>
            <w:vAlign w:val="center"/>
          </w:tcPr>
          <w:p w14:paraId="7037A3A9" w14:textId="77777777" w:rsidR="00FF7275" w:rsidRPr="00171262" w:rsidRDefault="00FF7275" w:rsidP="00D563C5">
            <w:pPr>
              <w:pStyle w:val="IntenseQuote"/>
              <w:spacing w:before="20" w:after="20"/>
              <w:jc w:val="center"/>
              <w:rPr>
                <w:sz w:val="26"/>
                <w:szCs w:val="26"/>
              </w:rPr>
            </w:pPr>
            <w:r w:rsidRPr="00171262">
              <w:rPr>
                <w:sz w:val="26"/>
                <w:szCs w:val="26"/>
              </w:rPr>
              <w:t>Thiết bị, phần mềm sát hạch xử lý tình huống giả định trên đường Hạng A1, A</w:t>
            </w:r>
          </w:p>
        </w:tc>
        <w:tc>
          <w:tcPr>
            <w:tcW w:w="2693" w:type="dxa"/>
            <w:vAlign w:val="center"/>
          </w:tcPr>
          <w:p w14:paraId="218E843B" w14:textId="77777777" w:rsidR="00FF7275" w:rsidRPr="00171262" w:rsidRDefault="00FF7275" w:rsidP="00D563C5">
            <w:pPr>
              <w:pStyle w:val="IntenseQuote"/>
              <w:spacing w:before="20" w:after="20"/>
              <w:jc w:val="center"/>
              <w:rPr>
                <w:sz w:val="26"/>
                <w:szCs w:val="26"/>
              </w:rPr>
            </w:pPr>
            <w:r w:rsidRPr="00171262">
              <w:rPr>
                <w:sz w:val="26"/>
                <w:szCs w:val="26"/>
              </w:rPr>
              <w:t>Mục 2.3.3 QCVN 15:2026/BCA; áp dụng từ 01/01/2028</w:t>
            </w:r>
          </w:p>
        </w:tc>
        <w:tc>
          <w:tcPr>
            <w:tcW w:w="1275" w:type="dxa"/>
            <w:vAlign w:val="center"/>
          </w:tcPr>
          <w:p w14:paraId="73738C65" w14:textId="77777777" w:rsidR="00FF7275" w:rsidRPr="00171262" w:rsidRDefault="00FF7275" w:rsidP="00D563C5">
            <w:pPr>
              <w:pStyle w:val="IntenseQuote"/>
              <w:spacing w:before="20" w:after="20"/>
              <w:jc w:val="center"/>
              <w:rPr>
                <w:sz w:val="26"/>
                <w:szCs w:val="26"/>
              </w:rPr>
            </w:pPr>
            <w:r w:rsidRPr="00171262">
              <w:rPr>
                <w:sz w:val="26"/>
                <w:szCs w:val="26"/>
              </w:rPr>
              <w:t>01 hệ thống</w:t>
            </w:r>
          </w:p>
        </w:tc>
        <w:tc>
          <w:tcPr>
            <w:tcW w:w="2553" w:type="dxa"/>
            <w:vAlign w:val="center"/>
          </w:tcPr>
          <w:p w14:paraId="32DDEB0A" w14:textId="77777777" w:rsidR="00FF7275" w:rsidRPr="00171262" w:rsidRDefault="00FF7275" w:rsidP="00D563C5">
            <w:pPr>
              <w:pStyle w:val="IntenseQuote"/>
              <w:spacing w:before="20" w:after="20"/>
              <w:jc w:val="center"/>
              <w:rPr>
                <w:sz w:val="26"/>
                <w:szCs w:val="26"/>
              </w:rPr>
            </w:pPr>
            <w:r w:rsidRPr="00171262">
              <w:rPr>
                <w:sz w:val="26"/>
                <w:szCs w:val="26"/>
              </w:rPr>
              <w:t>Chưa có; giao khoa ĐT&amp;SHLX lập dự toán riêng, hoàn thành trước 30/6/2027 (Phương án 12/PA-CĐKT)</w:t>
            </w:r>
          </w:p>
        </w:tc>
      </w:tr>
      <w:tr w:rsidR="007221BB" w:rsidRPr="00171262" w14:paraId="6A3E4106" w14:textId="77777777" w:rsidTr="00171262">
        <w:trPr>
          <w:trHeight w:val="397"/>
        </w:trPr>
        <w:tc>
          <w:tcPr>
            <w:tcW w:w="562" w:type="dxa"/>
            <w:vAlign w:val="center"/>
          </w:tcPr>
          <w:p w14:paraId="2A4DE264" w14:textId="77777777" w:rsidR="00FF7275" w:rsidRPr="00171262" w:rsidRDefault="00FF7275" w:rsidP="00D563C5">
            <w:pPr>
              <w:pStyle w:val="IntenseQuote"/>
              <w:spacing w:before="20" w:after="20"/>
              <w:jc w:val="center"/>
              <w:rPr>
                <w:sz w:val="26"/>
                <w:szCs w:val="26"/>
              </w:rPr>
            </w:pPr>
            <w:r w:rsidRPr="00171262">
              <w:rPr>
                <w:sz w:val="26"/>
                <w:szCs w:val="26"/>
              </w:rPr>
              <w:t>4</w:t>
            </w:r>
          </w:p>
        </w:tc>
        <w:tc>
          <w:tcPr>
            <w:tcW w:w="1843" w:type="dxa"/>
            <w:vAlign w:val="center"/>
          </w:tcPr>
          <w:p w14:paraId="08F2EC20" w14:textId="77777777" w:rsidR="00FF7275" w:rsidRPr="00171262" w:rsidRDefault="00FF7275" w:rsidP="00D563C5">
            <w:pPr>
              <w:pStyle w:val="IntenseQuote"/>
              <w:spacing w:before="20" w:after="20"/>
              <w:jc w:val="center"/>
              <w:rPr>
                <w:sz w:val="26"/>
                <w:szCs w:val="26"/>
              </w:rPr>
            </w:pPr>
            <w:r w:rsidRPr="00171262">
              <w:rPr>
                <w:sz w:val="26"/>
                <w:szCs w:val="26"/>
              </w:rPr>
              <w:t>Thiết bị sát hạch lý thuyết</w:t>
            </w:r>
          </w:p>
        </w:tc>
        <w:tc>
          <w:tcPr>
            <w:tcW w:w="2693" w:type="dxa"/>
            <w:vAlign w:val="center"/>
          </w:tcPr>
          <w:p w14:paraId="6A593A46" w14:textId="77777777" w:rsidR="00FF7275" w:rsidRPr="00171262" w:rsidRDefault="00FF7275" w:rsidP="00D563C5">
            <w:pPr>
              <w:pStyle w:val="IntenseQuote"/>
              <w:spacing w:before="20" w:after="20"/>
              <w:jc w:val="center"/>
              <w:rPr>
                <w:sz w:val="26"/>
                <w:szCs w:val="26"/>
              </w:rPr>
            </w:pPr>
            <w:r w:rsidRPr="00171262">
              <w:rPr>
                <w:sz w:val="26"/>
                <w:szCs w:val="26"/>
              </w:rPr>
              <w:t>Tối thiểu 02 máy tính chức năng máy chủ, 10 máy trạm (khoản 8 Điều 24)</w:t>
            </w:r>
          </w:p>
        </w:tc>
        <w:tc>
          <w:tcPr>
            <w:tcW w:w="1275" w:type="dxa"/>
            <w:vAlign w:val="center"/>
          </w:tcPr>
          <w:p w14:paraId="7C1D8789" w14:textId="77777777" w:rsidR="00FF7275" w:rsidRPr="00171262" w:rsidRDefault="00FF7275" w:rsidP="00D563C5">
            <w:pPr>
              <w:pStyle w:val="IntenseQuote"/>
              <w:spacing w:before="20" w:after="20"/>
              <w:jc w:val="center"/>
              <w:rPr>
                <w:sz w:val="26"/>
                <w:szCs w:val="26"/>
              </w:rPr>
            </w:pPr>
            <w:r w:rsidRPr="00171262">
              <w:rPr>
                <w:sz w:val="26"/>
                <w:szCs w:val="26"/>
              </w:rPr>
              <w:t>02 máy chủ; 10 máy trạm</w:t>
            </w:r>
          </w:p>
        </w:tc>
        <w:tc>
          <w:tcPr>
            <w:tcW w:w="2553" w:type="dxa"/>
            <w:vAlign w:val="center"/>
          </w:tcPr>
          <w:p w14:paraId="13E5997E" w14:textId="77777777" w:rsidR="00FF7275" w:rsidRPr="00171262" w:rsidRDefault="00FF7275" w:rsidP="00D563C5">
            <w:pPr>
              <w:pStyle w:val="IntenseQuote"/>
              <w:spacing w:before="20" w:after="20"/>
              <w:jc w:val="center"/>
              <w:rPr>
                <w:sz w:val="26"/>
                <w:szCs w:val="26"/>
              </w:rPr>
            </w:pPr>
            <w:r w:rsidRPr="00171262">
              <w:rPr>
                <w:sz w:val="26"/>
                <w:szCs w:val="26"/>
              </w:rPr>
              <w:t>Phòng máy 32 máy tính, gồm 02 máy chủ và 30 máy trạm (Windows 11, Intel Core i3-10100, RAM DDR4 4 GB, SSD 128 GB)</w:t>
            </w:r>
          </w:p>
        </w:tc>
      </w:tr>
      <w:tr w:rsidR="007221BB" w:rsidRPr="00171262" w14:paraId="2D69A7A8" w14:textId="77777777" w:rsidTr="00171262">
        <w:trPr>
          <w:trHeight w:val="397"/>
        </w:trPr>
        <w:tc>
          <w:tcPr>
            <w:tcW w:w="562" w:type="dxa"/>
            <w:vAlign w:val="center"/>
          </w:tcPr>
          <w:p w14:paraId="7151839B" w14:textId="77777777" w:rsidR="00FF7275" w:rsidRPr="00171262" w:rsidRDefault="00FF7275" w:rsidP="00D563C5">
            <w:pPr>
              <w:pStyle w:val="IntenseQuote"/>
              <w:spacing w:before="20" w:after="20"/>
              <w:jc w:val="center"/>
              <w:rPr>
                <w:sz w:val="26"/>
                <w:szCs w:val="26"/>
              </w:rPr>
            </w:pPr>
            <w:r w:rsidRPr="00171262">
              <w:rPr>
                <w:sz w:val="26"/>
                <w:szCs w:val="26"/>
              </w:rPr>
              <w:t>5</w:t>
            </w:r>
          </w:p>
        </w:tc>
        <w:tc>
          <w:tcPr>
            <w:tcW w:w="1843" w:type="dxa"/>
            <w:vAlign w:val="center"/>
          </w:tcPr>
          <w:p w14:paraId="5F32B7E2" w14:textId="77777777" w:rsidR="00FF7275" w:rsidRPr="00171262" w:rsidRDefault="00FF7275" w:rsidP="00D563C5">
            <w:pPr>
              <w:pStyle w:val="IntenseQuote"/>
              <w:spacing w:before="20" w:after="20"/>
              <w:jc w:val="center"/>
              <w:rPr>
                <w:sz w:val="26"/>
                <w:szCs w:val="26"/>
              </w:rPr>
            </w:pPr>
            <w:r w:rsidRPr="00171262">
              <w:rPr>
                <w:sz w:val="26"/>
                <w:szCs w:val="26"/>
              </w:rPr>
              <w:t>Thiết bị hỗ trợ sát hạch: Bộ đàm; hệ thống âm thanh; màn hình hiển thị; camera giám sát; máy phát điện dự phòng; thiết bị lưu điện</w:t>
            </w:r>
          </w:p>
        </w:tc>
        <w:tc>
          <w:tcPr>
            <w:tcW w:w="2693" w:type="dxa"/>
            <w:vAlign w:val="center"/>
          </w:tcPr>
          <w:p w14:paraId="37C54C91" w14:textId="77777777" w:rsidR="00FF7275" w:rsidRPr="00171262" w:rsidRDefault="00FF7275" w:rsidP="00D563C5">
            <w:pPr>
              <w:pStyle w:val="IntenseQuote"/>
              <w:spacing w:before="20" w:after="20"/>
              <w:jc w:val="center"/>
              <w:rPr>
                <w:sz w:val="26"/>
                <w:szCs w:val="26"/>
              </w:rPr>
            </w:pPr>
            <w:r w:rsidRPr="00171262">
              <w:rPr>
                <w:sz w:val="26"/>
                <w:szCs w:val="26"/>
              </w:rPr>
              <w:t>Bộ đàm tối thiểu 02; âm thanh tối thiểu 01; màn hình tối thiểu 03; camera tại phòng sát hạch lý thuyết và sân; máy phát điện dự phòng tối thiểu 01; thiết bị lưu điện tương ứng số máy tính (khoản 12 Điều 24)</w:t>
            </w:r>
          </w:p>
        </w:tc>
        <w:tc>
          <w:tcPr>
            <w:tcW w:w="1275" w:type="dxa"/>
            <w:vAlign w:val="center"/>
          </w:tcPr>
          <w:p w14:paraId="27172CFF" w14:textId="77777777" w:rsidR="00FF7275" w:rsidRPr="00171262" w:rsidRDefault="00FF7275" w:rsidP="00D563C5">
            <w:pPr>
              <w:pStyle w:val="IntenseQuote"/>
              <w:spacing w:before="20" w:after="20"/>
              <w:jc w:val="center"/>
              <w:rPr>
                <w:sz w:val="26"/>
                <w:szCs w:val="26"/>
              </w:rPr>
            </w:pPr>
            <w:r w:rsidRPr="00171262">
              <w:rPr>
                <w:sz w:val="26"/>
                <w:szCs w:val="26"/>
              </w:rPr>
              <w:t>Theo yêu cầu</w:t>
            </w:r>
          </w:p>
        </w:tc>
        <w:tc>
          <w:tcPr>
            <w:tcW w:w="2553" w:type="dxa"/>
            <w:vAlign w:val="center"/>
          </w:tcPr>
          <w:p w14:paraId="3F25EFB4" w14:textId="77777777" w:rsidR="00FF7275" w:rsidRPr="00171262" w:rsidRDefault="00FF7275" w:rsidP="00D563C5">
            <w:pPr>
              <w:pStyle w:val="IntenseQuote"/>
              <w:spacing w:before="20" w:after="20"/>
              <w:jc w:val="center"/>
              <w:rPr>
                <w:sz w:val="26"/>
                <w:szCs w:val="26"/>
              </w:rPr>
            </w:pPr>
            <w:r w:rsidRPr="00171262">
              <w:rPr>
                <w:sz w:val="26"/>
                <w:szCs w:val="26"/>
              </w:rPr>
              <w:t>Hiện có: 04 bộ đàm (Giấy phép số 810/GPTSDR-SKHCN ngày 29/7/2026); 01 bộ thiết bị âm thanh tại phòng điều hành sát hạch thực hành Hạng A1; 01 thiết bị âm thanh phòng sát hạch lý thuyết; 03 màn hình công khai (02 tại khu vực sát hạch lý thuyết, 01 tại khu vực sát hạch thực hành); 02 camera sân thực hành, 02 camera phòng lý thuyết; máy phát điện Kabuto 11.000 W; 23 bộ lưu điện</w:t>
            </w:r>
          </w:p>
        </w:tc>
      </w:tr>
      <w:tr w:rsidR="007221BB" w:rsidRPr="00171262" w14:paraId="756576F0" w14:textId="77777777" w:rsidTr="00171262">
        <w:trPr>
          <w:trHeight w:val="397"/>
        </w:trPr>
        <w:tc>
          <w:tcPr>
            <w:tcW w:w="562" w:type="dxa"/>
            <w:vAlign w:val="center"/>
          </w:tcPr>
          <w:p w14:paraId="495194A6" w14:textId="77777777" w:rsidR="00FF7275" w:rsidRPr="00171262" w:rsidRDefault="00FF7275" w:rsidP="00D563C5">
            <w:pPr>
              <w:pStyle w:val="IntenseQuote"/>
              <w:spacing w:before="20" w:after="20"/>
              <w:jc w:val="center"/>
              <w:rPr>
                <w:sz w:val="26"/>
                <w:szCs w:val="26"/>
              </w:rPr>
            </w:pPr>
            <w:r w:rsidRPr="00171262">
              <w:rPr>
                <w:sz w:val="26"/>
                <w:szCs w:val="26"/>
              </w:rPr>
              <w:t>6</w:t>
            </w:r>
          </w:p>
        </w:tc>
        <w:tc>
          <w:tcPr>
            <w:tcW w:w="1843" w:type="dxa"/>
            <w:vAlign w:val="center"/>
          </w:tcPr>
          <w:p w14:paraId="59C07C1F" w14:textId="77777777" w:rsidR="00FF7275" w:rsidRPr="00171262" w:rsidRDefault="00FF7275" w:rsidP="00D563C5">
            <w:pPr>
              <w:pStyle w:val="IntenseQuote"/>
              <w:spacing w:before="20" w:after="20"/>
              <w:jc w:val="center"/>
              <w:rPr>
                <w:sz w:val="26"/>
                <w:szCs w:val="26"/>
              </w:rPr>
            </w:pPr>
            <w:r w:rsidRPr="00171262">
              <w:rPr>
                <w:sz w:val="26"/>
                <w:szCs w:val="26"/>
              </w:rPr>
              <w:t>Xe mô tô tập lái Hạng A</w:t>
            </w:r>
          </w:p>
        </w:tc>
        <w:tc>
          <w:tcPr>
            <w:tcW w:w="2693" w:type="dxa"/>
            <w:vAlign w:val="center"/>
          </w:tcPr>
          <w:p w14:paraId="4866869B" w14:textId="08A9B83A" w:rsidR="00FF7275" w:rsidRPr="00171262" w:rsidRDefault="00FF7275" w:rsidP="00D563C5">
            <w:pPr>
              <w:pStyle w:val="IntenseQuote"/>
              <w:spacing w:before="20" w:after="20"/>
              <w:jc w:val="center"/>
              <w:rPr>
                <w:sz w:val="26"/>
                <w:szCs w:val="26"/>
              </w:rPr>
            </w:pPr>
            <w:r w:rsidRPr="00171262">
              <w:rPr>
                <w:sz w:val="26"/>
                <w:szCs w:val="26"/>
              </w:rPr>
              <w:t>Dung tích xi-lanh trên 125 cm³; số lượng bố trí theo lịch thực hành (12 giờ/học viên), dự kiến 09 xe</w:t>
            </w:r>
          </w:p>
        </w:tc>
        <w:tc>
          <w:tcPr>
            <w:tcW w:w="1275" w:type="dxa"/>
            <w:vAlign w:val="center"/>
          </w:tcPr>
          <w:p w14:paraId="2046BDE1" w14:textId="77777777" w:rsidR="00FF7275" w:rsidRPr="00171262" w:rsidRDefault="00FF7275" w:rsidP="00D563C5">
            <w:pPr>
              <w:pStyle w:val="IntenseQuote"/>
              <w:spacing w:before="20" w:after="20"/>
              <w:jc w:val="center"/>
              <w:rPr>
                <w:sz w:val="26"/>
                <w:szCs w:val="26"/>
              </w:rPr>
            </w:pPr>
            <w:r w:rsidRPr="00171262">
              <w:rPr>
                <w:sz w:val="26"/>
                <w:szCs w:val="26"/>
              </w:rPr>
              <w:t>09 chiếc (tối thiểu)</w:t>
            </w:r>
          </w:p>
        </w:tc>
        <w:tc>
          <w:tcPr>
            <w:tcW w:w="2553" w:type="dxa"/>
            <w:vAlign w:val="center"/>
          </w:tcPr>
          <w:p w14:paraId="54EF24D9" w14:textId="77777777" w:rsidR="00FF7275" w:rsidRPr="00171262" w:rsidRDefault="00FF7275" w:rsidP="00D563C5">
            <w:pPr>
              <w:pStyle w:val="IntenseQuote"/>
              <w:spacing w:before="20" w:after="20"/>
              <w:jc w:val="center"/>
              <w:rPr>
                <w:sz w:val="26"/>
                <w:szCs w:val="26"/>
              </w:rPr>
            </w:pPr>
            <w:r w:rsidRPr="00171262">
              <w:rPr>
                <w:sz w:val="26"/>
                <w:szCs w:val="26"/>
              </w:rPr>
              <w:t>Xã hội hóa: Các nhà đầu tư hợp đồng với nhà trường cung cấp xe để khai thác, sử dụng trong đào tạo</w:t>
            </w:r>
          </w:p>
        </w:tc>
      </w:tr>
    </w:tbl>
    <w:p w14:paraId="5090DAC9" w14:textId="77777777" w:rsidR="005C2626" w:rsidRPr="00171262" w:rsidRDefault="00A27C38">
      <w:pPr>
        <w:pStyle w:val="Heading1"/>
        <w:rPr>
          <w:color w:val="auto"/>
        </w:rPr>
      </w:pPr>
      <w:bookmarkStart w:id="41" w:name="_Toc243571150"/>
      <w:r w:rsidRPr="00171262">
        <w:rPr>
          <w:color w:val="auto"/>
        </w:rPr>
        <w:t>V. CƠ CHẾ HOẠT ĐỘNG, QUẢN LÝ TÀI CHÍNH</w:t>
      </w:r>
      <w:bookmarkEnd w:id="41"/>
    </w:p>
    <w:p w14:paraId="602625C3" w14:textId="77777777" w:rsidR="005C2626" w:rsidRPr="00171262" w:rsidRDefault="00192465">
      <w:r w:rsidRPr="00171262">
        <w:t>1. Cơ chế hoạt động: Hoạt động đào tạo, sát hạch lái xe mô tô Hạng A do bộ môn Đào tạo và Sát hạch lái xe mô tô (khoa ĐT&amp;SHLX) tổ chức thực hiện theo mô hình hiện có đối với Hạng A1, dưới sự quản lý, điều hành của Lãnh đạo Trường; khoa phối hợp với các phòng chức năng trong tuyển sinh, tổ chức lớp học, quản lý người học; ứng dụng công nghệ thông tin trong quản lý hồ sơ, theo dõi tiến độ đào tạo (phần mềm quản lý thời gian học lý thuyết hiện có; truyền dữ liệu về Hệ thống thông tin quản lý, giám sát đào tạo lái xe theo quy định).</w:t>
      </w:r>
    </w:p>
    <w:p w14:paraId="32839464" w14:textId="77777777" w:rsidR="005C2626" w:rsidRPr="00171262" w:rsidRDefault="00192465">
      <w:r w:rsidRPr="00171262">
        <w:t>2. Cơ chế tài chính:</w:t>
      </w:r>
    </w:p>
    <w:p w14:paraId="7CE07F0A" w14:textId="77777777" w:rsidR="005C2626" w:rsidRPr="00171262" w:rsidRDefault="00A27C38" w:rsidP="003A49E2">
      <w:r w:rsidRPr="00171262">
        <w:t>a) Nguồn thu: Nguồn thu từ hoạt động đào tạo và sát hạch lái xe Hạng A là nguồn thu sự nghiệp của Trường, bao gồm: Học phí đào tạo, giá dịch vụ cho thuê sân, thiết bị ôn luyện và khoản thu từ cung cấp sân, thiết bị phục vụ sát hạch theo thỏa thuận với cơ quan tổ chức sát hạch (phí sát hạch theo Thông tư số 154/2025/TT-BTC là khoản thu của cơ quan tổ chức sát hạch). Mức thu học phí Hạng A được xây dựng theo cơ chế thị trường trên cơ sở cơ cấu chi phí năm 2026, bảo đảm bù đắp chi phí đào tạo, có tích lũy một phần theo quy định.</w:t>
      </w:r>
    </w:p>
    <w:p w14:paraId="4B76A41C" w14:textId="77777777" w:rsidR="003F6848" w:rsidRPr="00171262" w:rsidRDefault="003F6848" w:rsidP="003F6848">
      <w:r w:rsidRPr="00171262">
        <w:t>Bảng 9. Lộ trình mức học phí, thu cho thuê xe tập luyện và xe thiết bị/học viên</w:t>
      </w:r>
    </w:p>
    <w:p w14:paraId="21829B38" w14:textId="77777777" w:rsidR="00AC25ED" w:rsidRPr="00171262" w:rsidRDefault="00AC25ED" w:rsidP="003F6848">
      <w:pPr>
        <w:rPr>
          <w:i/>
        </w:rPr>
      </w:pPr>
      <w:r w:rsidRPr="00171262">
        <w:rPr>
          <w:i/>
        </w:rPr>
        <w:t xml:space="preserve">                                                                                          Đơn vị tính: Đồng</w:t>
      </w:r>
    </w:p>
    <w:tbl>
      <w:tblPr>
        <w:tblStyle w:val="TableGrid"/>
        <w:tblW w:w="9072" w:type="dxa"/>
        <w:tblLook w:val="04A0" w:firstRow="1" w:lastRow="0" w:firstColumn="1" w:lastColumn="0" w:noHBand="0" w:noVBand="1"/>
      </w:tblPr>
      <w:tblGrid>
        <w:gridCol w:w="1764"/>
        <w:gridCol w:w="1536"/>
        <w:gridCol w:w="1443"/>
        <w:gridCol w:w="1443"/>
        <w:gridCol w:w="1443"/>
        <w:gridCol w:w="1443"/>
      </w:tblGrid>
      <w:tr w:rsidR="00AC25ED" w:rsidRPr="00171262" w14:paraId="219CFF93" w14:textId="77777777" w:rsidTr="00917F77">
        <w:trPr>
          <w:tblHeader/>
        </w:trPr>
        <w:tc>
          <w:tcPr>
            <w:tcW w:w="1762" w:type="dxa"/>
            <w:vAlign w:val="center"/>
          </w:tcPr>
          <w:p w14:paraId="2A896D0A" w14:textId="208D9CA7" w:rsidR="00AC25ED" w:rsidRPr="00171262" w:rsidRDefault="00425D63" w:rsidP="00AC25ED">
            <w:pPr>
              <w:spacing w:before="20" w:after="20"/>
              <w:ind w:firstLine="0"/>
              <w:rPr>
                <w:sz w:val="26"/>
                <w:szCs w:val="26"/>
              </w:rPr>
            </w:pPr>
            <w:r>
              <w:rPr>
                <w:b/>
                <w:bCs/>
                <w:sz w:val="26"/>
                <w:szCs w:val="26"/>
              </w:rPr>
              <w:t xml:space="preserve"> </w:t>
            </w:r>
            <w:r w:rsidR="00917F77">
              <w:rPr>
                <w:b/>
                <w:bCs/>
                <w:sz w:val="26"/>
                <w:szCs w:val="26"/>
              </w:rPr>
              <w:t>Hạng mục</w:t>
            </w:r>
          </w:p>
        </w:tc>
        <w:tc>
          <w:tcPr>
            <w:tcW w:w="1535" w:type="dxa"/>
            <w:vAlign w:val="center"/>
          </w:tcPr>
          <w:p w14:paraId="7528ED39" w14:textId="77777777" w:rsidR="00AC25ED" w:rsidRPr="00171262" w:rsidRDefault="00AC25ED" w:rsidP="00AC25ED">
            <w:pPr>
              <w:spacing w:before="20" w:after="20"/>
              <w:ind w:firstLine="0"/>
              <w:rPr>
                <w:sz w:val="26"/>
                <w:szCs w:val="26"/>
              </w:rPr>
            </w:pPr>
            <w:r w:rsidRPr="00171262">
              <w:rPr>
                <w:b/>
                <w:bCs/>
                <w:sz w:val="26"/>
                <w:szCs w:val="26"/>
              </w:rPr>
              <w:t>Năm 2027</w:t>
            </w:r>
          </w:p>
        </w:tc>
        <w:tc>
          <w:tcPr>
            <w:tcW w:w="1443" w:type="dxa"/>
            <w:vAlign w:val="center"/>
          </w:tcPr>
          <w:p w14:paraId="3E21A6AF" w14:textId="77777777" w:rsidR="00AC25ED" w:rsidRPr="00171262" w:rsidRDefault="00AC25ED" w:rsidP="00AC25ED">
            <w:pPr>
              <w:spacing w:before="20" w:after="20"/>
              <w:ind w:firstLine="0"/>
              <w:rPr>
                <w:sz w:val="26"/>
                <w:szCs w:val="26"/>
              </w:rPr>
            </w:pPr>
            <w:r w:rsidRPr="00171262">
              <w:rPr>
                <w:b/>
                <w:bCs/>
                <w:sz w:val="26"/>
                <w:szCs w:val="26"/>
              </w:rPr>
              <w:t>Năm 2028</w:t>
            </w:r>
          </w:p>
        </w:tc>
        <w:tc>
          <w:tcPr>
            <w:tcW w:w="1443" w:type="dxa"/>
            <w:vAlign w:val="center"/>
          </w:tcPr>
          <w:p w14:paraId="2C044E88" w14:textId="77777777" w:rsidR="00AC25ED" w:rsidRPr="00171262" w:rsidRDefault="00AC25ED" w:rsidP="00AC25ED">
            <w:pPr>
              <w:spacing w:before="20" w:after="20"/>
              <w:ind w:firstLine="0"/>
              <w:rPr>
                <w:sz w:val="26"/>
                <w:szCs w:val="26"/>
              </w:rPr>
            </w:pPr>
            <w:r w:rsidRPr="00171262">
              <w:rPr>
                <w:b/>
                <w:bCs/>
                <w:sz w:val="26"/>
                <w:szCs w:val="26"/>
              </w:rPr>
              <w:t>Năm 2029</w:t>
            </w:r>
          </w:p>
        </w:tc>
        <w:tc>
          <w:tcPr>
            <w:tcW w:w="1443" w:type="dxa"/>
            <w:vAlign w:val="center"/>
          </w:tcPr>
          <w:p w14:paraId="3C4591C5" w14:textId="77777777" w:rsidR="00AC25ED" w:rsidRPr="00171262" w:rsidRDefault="00AC25ED" w:rsidP="00AC25ED">
            <w:pPr>
              <w:spacing w:before="20" w:after="20"/>
              <w:ind w:firstLine="0"/>
              <w:rPr>
                <w:sz w:val="26"/>
                <w:szCs w:val="26"/>
              </w:rPr>
            </w:pPr>
            <w:r w:rsidRPr="00171262">
              <w:rPr>
                <w:b/>
                <w:bCs/>
                <w:sz w:val="26"/>
                <w:szCs w:val="26"/>
              </w:rPr>
              <w:t>Năm 2030</w:t>
            </w:r>
          </w:p>
        </w:tc>
        <w:tc>
          <w:tcPr>
            <w:tcW w:w="1443" w:type="dxa"/>
            <w:vAlign w:val="center"/>
          </w:tcPr>
          <w:p w14:paraId="53F60EA7" w14:textId="77777777" w:rsidR="00AC25ED" w:rsidRPr="00171262" w:rsidRDefault="00AC25ED" w:rsidP="00AC25ED">
            <w:pPr>
              <w:spacing w:before="20" w:after="20"/>
              <w:ind w:firstLine="0"/>
              <w:rPr>
                <w:sz w:val="26"/>
                <w:szCs w:val="26"/>
              </w:rPr>
            </w:pPr>
            <w:r w:rsidRPr="00171262">
              <w:rPr>
                <w:b/>
                <w:bCs/>
                <w:sz w:val="26"/>
                <w:szCs w:val="26"/>
              </w:rPr>
              <w:t>Năm 2031</w:t>
            </w:r>
          </w:p>
        </w:tc>
      </w:tr>
      <w:tr w:rsidR="00AC25ED" w:rsidRPr="00171262" w14:paraId="194B3FC5" w14:textId="77777777" w:rsidTr="00917F77">
        <w:tc>
          <w:tcPr>
            <w:tcW w:w="1762" w:type="dxa"/>
            <w:vAlign w:val="center"/>
          </w:tcPr>
          <w:p w14:paraId="1F057B41" w14:textId="77777777" w:rsidR="00AC25ED" w:rsidRPr="00171262" w:rsidRDefault="00AC25ED" w:rsidP="00AC25ED">
            <w:pPr>
              <w:spacing w:before="20" w:after="20"/>
              <w:ind w:firstLine="0"/>
              <w:rPr>
                <w:sz w:val="26"/>
                <w:szCs w:val="26"/>
              </w:rPr>
            </w:pPr>
            <w:r w:rsidRPr="00171262">
              <w:rPr>
                <w:sz w:val="26"/>
                <w:szCs w:val="26"/>
              </w:rPr>
              <w:t>Mức học phí đào tạo/học viên</w:t>
            </w:r>
          </w:p>
        </w:tc>
        <w:tc>
          <w:tcPr>
            <w:tcW w:w="1535" w:type="dxa"/>
            <w:vAlign w:val="center"/>
          </w:tcPr>
          <w:p w14:paraId="30561FB7" w14:textId="77777777" w:rsidR="00AC25ED" w:rsidRPr="00171262" w:rsidRDefault="00AC25ED" w:rsidP="00A6136A">
            <w:pPr>
              <w:spacing w:before="20" w:after="20"/>
              <w:ind w:firstLine="0"/>
              <w:jc w:val="right"/>
              <w:rPr>
                <w:sz w:val="26"/>
                <w:szCs w:val="26"/>
              </w:rPr>
            </w:pPr>
            <w:r w:rsidRPr="00171262">
              <w:rPr>
                <w:sz w:val="26"/>
                <w:szCs w:val="26"/>
              </w:rPr>
              <w:t xml:space="preserve">     2.350.000 </w:t>
            </w:r>
          </w:p>
        </w:tc>
        <w:tc>
          <w:tcPr>
            <w:tcW w:w="1443" w:type="dxa"/>
            <w:vAlign w:val="center"/>
          </w:tcPr>
          <w:p w14:paraId="730B84AC" w14:textId="77777777" w:rsidR="00AC25ED" w:rsidRPr="00171262" w:rsidRDefault="00AC25ED" w:rsidP="00A6136A">
            <w:pPr>
              <w:spacing w:before="20" w:after="20"/>
              <w:ind w:firstLine="0"/>
              <w:jc w:val="right"/>
              <w:rPr>
                <w:sz w:val="26"/>
                <w:szCs w:val="26"/>
              </w:rPr>
            </w:pPr>
            <w:r w:rsidRPr="00171262">
              <w:rPr>
                <w:sz w:val="26"/>
                <w:szCs w:val="26"/>
              </w:rPr>
              <w:t xml:space="preserve">     2.467.500 </w:t>
            </w:r>
          </w:p>
        </w:tc>
        <w:tc>
          <w:tcPr>
            <w:tcW w:w="1443" w:type="dxa"/>
            <w:vAlign w:val="center"/>
          </w:tcPr>
          <w:p w14:paraId="1BEDA87B" w14:textId="77777777" w:rsidR="00AC25ED" w:rsidRPr="00171262" w:rsidRDefault="00AC25ED" w:rsidP="00A6136A">
            <w:pPr>
              <w:spacing w:before="20" w:after="20"/>
              <w:ind w:firstLine="0"/>
              <w:jc w:val="right"/>
              <w:rPr>
                <w:sz w:val="26"/>
                <w:szCs w:val="26"/>
              </w:rPr>
            </w:pPr>
            <w:r w:rsidRPr="00171262">
              <w:rPr>
                <w:sz w:val="26"/>
                <w:szCs w:val="26"/>
              </w:rPr>
              <w:t xml:space="preserve">     2.590.875 </w:t>
            </w:r>
          </w:p>
        </w:tc>
        <w:tc>
          <w:tcPr>
            <w:tcW w:w="1443" w:type="dxa"/>
            <w:vAlign w:val="center"/>
          </w:tcPr>
          <w:p w14:paraId="0765430A" w14:textId="77777777" w:rsidR="00AC25ED" w:rsidRPr="00171262" w:rsidRDefault="00AC25ED" w:rsidP="00A6136A">
            <w:pPr>
              <w:spacing w:before="20" w:after="20"/>
              <w:ind w:firstLine="0"/>
              <w:jc w:val="right"/>
              <w:rPr>
                <w:sz w:val="26"/>
                <w:szCs w:val="26"/>
              </w:rPr>
            </w:pPr>
            <w:r w:rsidRPr="00171262">
              <w:rPr>
                <w:sz w:val="26"/>
                <w:szCs w:val="26"/>
              </w:rPr>
              <w:t xml:space="preserve">     2.720.419 </w:t>
            </w:r>
          </w:p>
        </w:tc>
        <w:tc>
          <w:tcPr>
            <w:tcW w:w="1443" w:type="dxa"/>
            <w:vAlign w:val="center"/>
          </w:tcPr>
          <w:p w14:paraId="52C98DA1" w14:textId="77777777" w:rsidR="00AC25ED" w:rsidRPr="00171262" w:rsidRDefault="00AC25ED" w:rsidP="00A6136A">
            <w:pPr>
              <w:spacing w:before="20" w:after="20"/>
              <w:ind w:firstLine="0"/>
              <w:jc w:val="right"/>
              <w:rPr>
                <w:sz w:val="26"/>
                <w:szCs w:val="26"/>
              </w:rPr>
            </w:pPr>
            <w:r w:rsidRPr="00171262">
              <w:rPr>
                <w:sz w:val="26"/>
                <w:szCs w:val="26"/>
              </w:rPr>
              <w:t xml:space="preserve">     2.856.440 </w:t>
            </w:r>
          </w:p>
        </w:tc>
      </w:tr>
      <w:tr w:rsidR="00AC25ED" w:rsidRPr="00171262" w14:paraId="4F4A1BAE" w14:textId="77777777" w:rsidTr="00917F77">
        <w:tc>
          <w:tcPr>
            <w:tcW w:w="1762" w:type="dxa"/>
            <w:vAlign w:val="center"/>
          </w:tcPr>
          <w:p w14:paraId="76DA19B7" w14:textId="77777777" w:rsidR="00AC25ED" w:rsidRPr="00171262" w:rsidRDefault="00AC25ED" w:rsidP="004F7CBD">
            <w:pPr>
              <w:spacing w:before="20" w:after="20"/>
              <w:ind w:firstLine="0"/>
              <w:rPr>
                <w:sz w:val="26"/>
                <w:szCs w:val="26"/>
              </w:rPr>
            </w:pPr>
            <w:r w:rsidRPr="00171262">
              <w:rPr>
                <w:sz w:val="26"/>
                <w:szCs w:val="26"/>
              </w:rPr>
              <w:t>Mức thu cho thuê xe tập luyện/giờ</w:t>
            </w:r>
          </w:p>
        </w:tc>
        <w:tc>
          <w:tcPr>
            <w:tcW w:w="1535" w:type="dxa"/>
            <w:vAlign w:val="center"/>
          </w:tcPr>
          <w:p w14:paraId="281987AE" w14:textId="77777777" w:rsidR="00AC25ED" w:rsidRPr="00171262" w:rsidRDefault="00AC25ED" w:rsidP="00A6136A">
            <w:pPr>
              <w:spacing w:before="20" w:after="20"/>
              <w:ind w:firstLine="0"/>
              <w:jc w:val="right"/>
              <w:rPr>
                <w:sz w:val="26"/>
                <w:szCs w:val="26"/>
              </w:rPr>
            </w:pPr>
            <w:r w:rsidRPr="00171262">
              <w:rPr>
                <w:sz w:val="26"/>
                <w:szCs w:val="26"/>
              </w:rPr>
              <w:t xml:space="preserve">        300.000 </w:t>
            </w:r>
          </w:p>
        </w:tc>
        <w:tc>
          <w:tcPr>
            <w:tcW w:w="1443" w:type="dxa"/>
            <w:vAlign w:val="center"/>
          </w:tcPr>
          <w:p w14:paraId="7676DDF9" w14:textId="77777777" w:rsidR="00AC25ED" w:rsidRPr="00171262" w:rsidRDefault="00AC25ED" w:rsidP="00A6136A">
            <w:pPr>
              <w:spacing w:before="20" w:after="20"/>
              <w:ind w:firstLine="0"/>
              <w:jc w:val="right"/>
              <w:rPr>
                <w:sz w:val="26"/>
                <w:szCs w:val="26"/>
              </w:rPr>
            </w:pPr>
            <w:r w:rsidRPr="00171262">
              <w:rPr>
                <w:sz w:val="26"/>
                <w:szCs w:val="26"/>
              </w:rPr>
              <w:t xml:space="preserve">        315.000 </w:t>
            </w:r>
          </w:p>
        </w:tc>
        <w:tc>
          <w:tcPr>
            <w:tcW w:w="1443" w:type="dxa"/>
            <w:vAlign w:val="center"/>
          </w:tcPr>
          <w:p w14:paraId="492E8966" w14:textId="77777777" w:rsidR="00AC25ED" w:rsidRPr="00171262" w:rsidRDefault="00AC25ED" w:rsidP="00A6136A">
            <w:pPr>
              <w:spacing w:before="20" w:after="20"/>
              <w:ind w:firstLine="0"/>
              <w:jc w:val="right"/>
              <w:rPr>
                <w:sz w:val="26"/>
                <w:szCs w:val="26"/>
              </w:rPr>
            </w:pPr>
            <w:r w:rsidRPr="00171262">
              <w:rPr>
                <w:sz w:val="26"/>
                <w:szCs w:val="26"/>
              </w:rPr>
              <w:t xml:space="preserve">        330.750 </w:t>
            </w:r>
          </w:p>
        </w:tc>
        <w:tc>
          <w:tcPr>
            <w:tcW w:w="1443" w:type="dxa"/>
            <w:vAlign w:val="center"/>
          </w:tcPr>
          <w:p w14:paraId="1959F648" w14:textId="77777777" w:rsidR="00AC25ED" w:rsidRPr="00171262" w:rsidRDefault="00AC25ED" w:rsidP="00A6136A">
            <w:pPr>
              <w:spacing w:before="20" w:after="20"/>
              <w:ind w:firstLine="0"/>
              <w:jc w:val="right"/>
              <w:rPr>
                <w:sz w:val="26"/>
                <w:szCs w:val="26"/>
              </w:rPr>
            </w:pPr>
            <w:r w:rsidRPr="00171262">
              <w:rPr>
                <w:sz w:val="26"/>
                <w:szCs w:val="26"/>
              </w:rPr>
              <w:t xml:space="preserve">        347.288 </w:t>
            </w:r>
          </w:p>
        </w:tc>
        <w:tc>
          <w:tcPr>
            <w:tcW w:w="1443" w:type="dxa"/>
            <w:vAlign w:val="center"/>
          </w:tcPr>
          <w:p w14:paraId="2B49F509" w14:textId="77777777" w:rsidR="00AC25ED" w:rsidRPr="00171262" w:rsidRDefault="00AC25ED" w:rsidP="00A6136A">
            <w:pPr>
              <w:spacing w:before="20" w:after="20"/>
              <w:ind w:firstLine="0"/>
              <w:jc w:val="right"/>
              <w:rPr>
                <w:sz w:val="26"/>
                <w:szCs w:val="26"/>
              </w:rPr>
            </w:pPr>
            <w:r w:rsidRPr="00171262">
              <w:rPr>
                <w:sz w:val="26"/>
                <w:szCs w:val="26"/>
              </w:rPr>
              <w:t xml:space="preserve">        364.652 </w:t>
            </w:r>
          </w:p>
        </w:tc>
      </w:tr>
      <w:tr w:rsidR="00AC25ED" w:rsidRPr="00171262" w14:paraId="236E2C89" w14:textId="77777777" w:rsidTr="00917F77">
        <w:tc>
          <w:tcPr>
            <w:tcW w:w="1762" w:type="dxa"/>
            <w:vAlign w:val="center"/>
          </w:tcPr>
          <w:p w14:paraId="6914D200" w14:textId="77777777" w:rsidR="00AC25ED" w:rsidRPr="00171262" w:rsidRDefault="00AC25ED" w:rsidP="00AC25ED">
            <w:pPr>
              <w:spacing w:before="20" w:after="20"/>
              <w:ind w:firstLine="0"/>
              <w:rPr>
                <w:sz w:val="26"/>
                <w:szCs w:val="26"/>
              </w:rPr>
            </w:pPr>
            <w:r w:rsidRPr="00171262">
              <w:rPr>
                <w:sz w:val="26"/>
                <w:szCs w:val="26"/>
              </w:rPr>
              <w:t>Mức thu cho thuê xe thiết bị/lượt</w:t>
            </w:r>
          </w:p>
        </w:tc>
        <w:tc>
          <w:tcPr>
            <w:tcW w:w="1535" w:type="dxa"/>
            <w:vAlign w:val="center"/>
          </w:tcPr>
          <w:p w14:paraId="5EC94A80" w14:textId="77777777" w:rsidR="00AC25ED" w:rsidRPr="00171262" w:rsidRDefault="00AC25ED" w:rsidP="00A6136A">
            <w:pPr>
              <w:spacing w:before="20" w:after="20"/>
              <w:ind w:firstLine="0"/>
              <w:jc w:val="right"/>
              <w:rPr>
                <w:sz w:val="26"/>
                <w:szCs w:val="26"/>
              </w:rPr>
            </w:pPr>
            <w:r w:rsidRPr="00171262">
              <w:rPr>
                <w:sz w:val="26"/>
                <w:szCs w:val="26"/>
              </w:rPr>
              <w:t xml:space="preserve">          50.000 </w:t>
            </w:r>
          </w:p>
        </w:tc>
        <w:tc>
          <w:tcPr>
            <w:tcW w:w="1443" w:type="dxa"/>
            <w:vAlign w:val="center"/>
          </w:tcPr>
          <w:p w14:paraId="6B3BFE0B" w14:textId="77777777" w:rsidR="00AC25ED" w:rsidRPr="00171262" w:rsidRDefault="00AC25ED" w:rsidP="00A6136A">
            <w:pPr>
              <w:spacing w:before="20" w:after="20"/>
              <w:ind w:firstLine="0"/>
              <w:jc w:val="right"/>
              <w:rPr>
                <w:sz w:val="26"/>
                <w:szCs w:val="26"/>
              </w:rPr>
            </w:pPr>
            <w:r w:rsidRPr="00171262">
              <w:rPr>
                <w:sz w:val="26"/>
                <w:szCs w:val="26"/>
              </w:rPr>
              <w:t xml:space="preserve">          52.500 </w:t>
            </w:r>
          </w:p>
        </w:tc>
        <w:tc>
          <w:tcPr>
            <w:tcW w:w="1443" w:type="dxa"/>
            <w:vAlign w:val="center"/>
          </w:tcPr>
          <w:p w14:paraId="778DDB43" w14:textId="77777777" w:rsidR="00AC25ED" w:rsidRPr="00171262" w:rsidRDefault="00AC25ED" w:rsidP="00A6136A">
            <w:pPr>
              <w:spacing w:before="20" w:after="20"/>
              <w:ind w:firstLine="0"/>
              <w:jc w:val="right"/>
              <w:rPr>
                <w:sz w:val="26"/>
                <w:szCs w:val="26"/>
              </w:rPr>
            </w:pPr>
            <w:r w:rsidRPr="00171262">
              <w:rPr>
                <w:sz w:val="26"/>
                <w:szCs w:val="26"/>
              </w:rPr>
              <w:t xml:space="preserve">          57.750 </w:t>
            </w:r>
          </w:p>
        </w:tc>
        <w:tc>
          <w:tcPr>
            <w:tcW w:w="1443" w:type="dxa"/>
            <w:vAlign w:val="center"/>
          </w:tcPr>
          <w:p w14:paraId="18218F81" w14:textId="77777777" w:rsidR="00AC25ED" w:rsidRPr="00171262" w:rsidRDefault="00AC25ED" w:rsidP="00A6136A">
            <w:pPr>
              <w:spacing w:before="20" w:after="20"/>
              <w:ind w:firstLine="0"/>
              <w:jc w:val="right"/>
              <w:rPr>
                <w:sz w:val="26"/>
                <w:szCs w:val="26"/>
              </w:rPr>
            </w:pPr>
            <w:r w:rsidRPr="00171262">
              <w:rPr>
                <w:sz w:val="26"/>
                <w:szCs w:val="26"/>
              </w:rPr>
              <w:t xml:space="preserve">          63.525 </w:t>
            </w:r>
          </w:p>
        </w:tc>
        <w:tc>
          <w:tcPr>
            <w:tcW w:w="1443" w:type="dxa"/>
            <w:vAlign w:val="center"/>
          </w:tcPr>
          <w:p w14:paraId="5A8B0C92" w14:textId="77777777" w:rsidR="00AC25ED" w:rsidRPr="00171262" w:rsidRDefault="00AC25ED" w:rsidP="00A6136A">
            <w:pPr>
              <w:spacing w:before="20" w:after="20"/>
              <w:ind w:firstLine="0"/>
              <w:jc w:val="right"/>
              <w:rPr>
                <w:sz w:val="26"/>
                <w:szCs w:val="26"/>
              </w:rPr>
            </w:pPr>
            <w:r w:rsidRPr="00171262">
              <w:rPr>
                <w:sz w:val="26"/>
                <w:szCs w:val="26"/>
              </w:rPr>
              <w:t xml:space="preserve">          69.878 </w:t>
            </w:r>
          </w:p>
        </w:tc>
      </w:tr>
    </w:tbl>
    <w:p w14:paraId="54AF4209" w14:textId="720D4503" w:rsidR="00AC25ED" w:rsidRPr="00171262" w:rsidRDefault="00AC25ED" w:rsidP="003F6848">
      <w:pPr>
        <w:rPr>
          <w:i/>
        </w:rPr>
      </w:pPr>
      <w:r w:rsidRPr="00171262">
        <w:rPr>
          <w:i/>
        </w:rPr>
        <w:t>Ghi chú: Học phí và mức thu cho thuê xe tập luyện tăng 5%/năm; mức thu cho thuê thiết bị ôn luyện tăng 5% năm 2028 và 10%/năm từ năm 2029 (Phụ lục V); khoản thu cho thuê xe tập luyện (300.000 đồng/giờ năm 2027) chưa tính vào phương án tài chính tại Phụ lục IV, V để bảo đảm thận trọng.</w:t>
      </w:r>
    </w:p>
    <w:p w14:paraId="62852AEF" w14:textId="77777777" w:rsidR="003F6848" w:rsidRPr="00171262" w:rsidRDefault="003F6848" w:rsidP="003F6848">
      <w:r w:rsidRPr="00171262">
        <w:t xml:space="preserve">b) Các khoản chi và cơ chế khoán: </w:t>
      </w:r>
    </w:p>
    <w:p w14:paraId="29CD0099" w14:textId="77777777" w:rsidR="003F6848" w:rsidRPr="00171262" w:rsidRDefault="003F6848" w:rsidP="003F6848">
      <w:r w:rsidRPr="00171262">
        <w:t>- Các khoản chi: Thực hiện chi phục vụ cho hoạt động đào tạo và sát hạch lái xe như: Chi tiền lương, tiền công, chi thuê xe, nhiên liệu, văn phòng phẩm, khấu hao tài sản cố định và các khoản chi khác phục vụ cho hoạt động đào tạo.</w:t>
      </w:r>
    </w:p>
    <w:p w14:paraId="389CA508" w14:textId="77777777" w:rsidR="003F6848" w:rsidRPr="00171262" w:rsidRDefault="00A27C38" w:rsidP="004F7CBD">
      <w:r w:rsidRPr="00171262">
        <w:t xml:space="preserve">c) Cơ chế khoán: Tham chiếu Đề án khoán kinh phí đào tạo và sát hạch lái xe mô tô Hạng A1 và kinh nghiệm cơ chế khoán khoảng 55–60% học phí đã khảo sát tại Trung tâm Đào tạo và Sát hạch lái xe, Trường Cao đẳng Cơ điện - Xây dựng và Nông lâm Trung bộ; định mức khoán xác định bằng tỷ lệ phần trăm so với học phí, thấp hơn tỷ lệ trong cơ cấu giá dịch vụ, gắn trách nhiệm cụ thể cho nhà giáo, đơn vị thực hiện, không làm suy giảm chất lượng đào tạo. Các nội dung khoán/ mức thu, bao gồm: </w:t>
      </w:r>
    </w:p>
    <w:p w14:paraId="6C73E744" w14:textId="1305F0DD" w:rsidR="00AC25ED" w:rsidRPr="00171262" w:rsidRDefault="00917F77" w:rsidP="004F7CBD">
      <w:r>
        <w:t>-</w:t>
      </w:r>
      <w:r w:rsidR="00AC25ED" w:rsidRPr="00171262">
        <w:t xml:space="preserve"> Khoán tuyển sinh Hạng A: </w:t>
      </w:r>
      <w:r w:rsidR="00161B82" w:rsidRPr="00171262">
        <w:t>5</w:t>
      </w:r>
      <w:r w:rsidR="00AC25ED" w:rsidRPr="00171262">
        <w:t>%</w:t>
      </w:r>
    </w:p>
    <w:p w14:paraId="357C00DB" w14:textId="2ABC9B5B" w:rsidR="003F6848" w:rsidRPr="00171262" w:rsidRDefault="00917F77" w:rsidP="003F6848">
      <w:r>
        <w:t>-</w:t>
      </w:r>
      <w:r w:rsidR="003F6848" w:rsidRPr="00171262">
        <w:t xml:space="preserve"> Khoán tiền lương dạy lý thuyết: </w:t>
      </w:r>
      <w:r w:rsidR="002F722A" w:rsidRPr="00171262">
        <w:rPr>
          <w:lang w:val="vi-VN"/>
        </w:rPr>
        <w:t>12</w:t>
      </w:r>
      <w:r w:rsidR="003F6848" w:rsidRPr="00171262">
        <w:t xml:space="preserve">% </w:t>
      </w:r>
    </w:p>
    <w:p w14:paraId="7139B3C9" w14:textId="531A0F78" w:rsidR="003F6848" w:rsidRPr="00171262" w:rsidRDefault="00917F77" w:rsidP="003F6848">
      <w:r>
        <w:t>-</w:t>
      </w:r>
      <w:r w:rsidR="003F6848" w:rsidRPr="00171262">
        <w:t xml:space="preserve"> Khoán tiền lương dạy thực hành: </w:t>
      </w:r>
      <w:r w:rsidR="002F722A" w:rsidRPr="00171262">
        <w:rPr>
          <w:lang w:val="vi-VN"/>
        </w:rPr>
        <w:t>12</w:t>
      </w:r>
      <w:r w:rsidR="003F6848" w:rsidRPr="00171262">
        <w:t>%</w:t>
      </w:r>
    </w:p>
    <w:p w14:paraId="4DB32B3E" w14:textId="367D5BBD" w:rsidR="003F6848" w:rsidRPr="00171262" w:rsidRDefault="00917F77" w:rsidP="003F6848">
      <w:r>
        <w:t>-</w:t>
      </w:r>
      <w:r w:rsidR="003F6848" w:rsidRPr="00171262">
        <w:t xml:space="preserve"> Khoán thuê xe phục vụ đào tạo: </w:t>
      </w:r>
      <w:r w:rsidR="00161B82" w:rsidRPr="00171262">
        <w:t>22</w:t>
      </w:r>
      <w:r w:rsidR="003F6848" w:rsidRPr="00171262">
        <w:t>%</w:t>
      </w:r>
    </w:p>
    <w:p w14:paraId="6D8EC1DD" w14:textId="4DEAFE2C" w:rsidR="003F6848" w:rsidRPr="00171262" w:rsidRDefault="00917F77" w:rsidP="003F6848">
      <w:r>
        <w:t>-</w:t>
      </w:r>
      <w:r w:rsidR="003F6848" w:rsidRPr="00171262">
        <w:t xml:space="preserve"> Khoán nhiên liệu phục vụ đào tạo: 10%</w:t>
      </w:r>
    </w:p>
    <w:p w14:paraId="18B01B0C" w14:textId="039F2496" w:rsidR="003F6848" w:rsidRPr="00171262" w:rsidRDefault="00917F77" w:rsidP="003F6848">
      <w:r>
        <w:t>-</w:t>
      </w:r>
      <w:r w:rsidR="003F6848" w:rsidRPr="00171262">
        <w:t xml:space="preserve"> Khoán nhiên liệu phục vụ ôn luyện: 12%</w:t>
      </w:r>
    </w:p>
    <w:p w14:paraId="370A543B" w14:textId="6170B5CA" w:rsidR="00AC25ED" w:rsidRPr="00171262" w:rsidRDefault="00917F77" w:rsidP="003F6848">
      <w:r>
        <w:t>-</w:t>
      </w:r>
      <w:r w:rsidR="00AC25ED" w:rsidRPr="00171262">
        <w:t xml:space="preserve"> Khoán vệ sinh, phục vụ sát hạch: 5%</w:t>
      </w:r>
    </w:p>
    <w:p w14:paraId="224E301B" w14:textId="25727A1C" w:rsidR="003F6848" w:rsidRPr="00171262" w:rsidRDefault="00917F77" w:rsidP="003F6848">
      <w:r>
        <w:t>-</w:t>
      </w:r>
      <w:r w:rsidR="003F6848" w:rsidRPr="00171262">
        <w:t xml:space="preserve"> Khoán văn phòng phẩm phục vụ đào tạo 1% và sát hạch 4%</w:t>
      </w:r>
    </w:p>
    <w:p w14:paraId="2C983907" w14:textId="77777777" w:rsidR="005C2626" w:rsidRPr="00171262" w:rsidRDefault="00A27C38" w:rsidP="003A49E2">
      <w:r w:rsidRPr="00171262">
        <w:t>d) Quản lý dòng tiền: Hạch toán riêng nguồn thu, chi của hoạt động đào tạo, sát hạch Hạng A trong nguồn thu sự nghiệp của Trường theo Nghị định số 60/2021/NĐ-CP, Nghị định số 111/2025/NĐ-CP; bảo đảm công khai, minh bạch.</w:t>
      </w:r>
    </w:p>
    <w:p w14:paraId="66D08461" w14:textId="77777777" w:rsidR="005C2626" w:rsidRPr="00171262" w:rsidRDefault="00A27C38" w:rsidP="003A49E2">
      <w:r w:rsidRPr="00171262">
        <w:t>đ) Đầu tư: Sử dụng nguồn thu hoạt động đào tạo, sát hạch và Quỹ phát triển hoạt động sự nghiệp để đầu tư cơ sở vật chất theo Điều 4 Quy chế ban hành kèm theo Quyết định số 1976/QĐ-CĐKT; đầu tư theo phân kỳ, phù hợp khả năng thu thực tế.</w:t>
      </w:r>
    </w:p>
    <w:p w14:paraId="687357F9" w14:textId="77777777" w:rsidR="005C2626" w:rsidRPr="00171262" w:rsidRDefault="00A27C38" w:rsidP="003A49E2">
      <w:r w:rsidRPr="00171262">
        <w:t>e) Xã hội hóa phương tiện: Xe mô tô tập lái Hạng A do các nhà đầu tư hợp đồng với nhà trường để khai thác, sử dụng trong đào tạo; hình thức, mức chi trả thực hiện theo hợp đồng; tiêu chí lựa chọn nhà đầu tư công khai; không sử dụng tài sản công để bảo đảm nghĩa vụ của bên thuê (nếu có).</w:t>
      </w:r>
    </w:p>
    <w:p w14:paraId="2C02EA63" w14:textId="77777777" w:rsidR="005C2626" w:rsidRPr="00171262" w:rsidRDefault="00A27C38">
      <w:pPr>
        <w:pStyle w:val="Heading4"/>
        <w:pageBreakBefore/>
        <w:rPr>
          <w:rFonts w:ascii="Times New Roman" w:hAnsi="Times New Roman"/>
          <w:color w:val="auto"/>
        </w:rPr>
      </w:pPr>
      <w:bookmarkStart w:id="42" w:name="_Toc243571151"/>
      <w:r w:rsidRPr="00171262">
        <w:rPr>
          <w:rFonts w:ascii="Times New Roman" w:hAnsi="Times New Roman"/>
          <w:color w:val="auto"/>
        </w:rPr>
        <w:t>Phần IV</w:t>
      </w:r>
      <w:bookmarkEnd w:id="42"/>
    </w:p>
    <w:p w14:paraId="06E6A645" w14:textId="77777777" w:rsidR="005C2626" w:rsidRPr="00171262" w:rsidRDefault="00A27C38">
      <w:pPr>
        <w:pStyle w:val="Heading4"/>
        <w:rPr>
          <w:rFonts w:ascii="Times New Roman" w:hAnsi="Times New Roman"/>
          <w:color w:val="auto"/>
        </w:rPr>
      </w:pPr>
      <w:bookmarkStart w:id="43" w:name="_Toc243571152"/>
      <w:r w:rsidRPr="00171262">
        <w:rPr>
          <w:rFonts w:ascii="Times New Roman" w:hAnsi="Times New Roman"/>
          <w:color w:val="auto"/>
        </w:rPr>
        <w:t>LỘ TRÌNH, CÁC BƯỚC THỰC HIỆN VÀ NHU CẦU KINH PHÍ</w:t>
      </w:r>
      <w:bookmarkEnd w:id="43"/>
    </w:p>
    <w:p w14:paraId="5985516C" w14:textId="77777777" w:rsidR="00BE60C7" w:rsidRPr="00171262" w:rsidRDefault="00BE60C7" w:rsidP="00BE60C7">
      <w:pPr>
        <w:pStyle w:val="Heading1"/>
        <w:rPr>
          <w:color w:val="auto"/>
          <w:lang w:val="nl-NL"/>
        </w:rPr>
      </w:pPr>
    </w:p>
    <w:p w14:paraId="6A918A74" w14:textId="77777777" w:rsidR="005C2626" w:rsidRPr="00171262" w:rsidRDefault="00A27C38">
      <w:pPr>
        <w:pStyle w:val="Heading1"/>
        <w:rPr>
          <w:color w:val="auto"/>
        </w:rPr>
      </w:pPr>
      <w:bookmarkStart w:id="44" w:name="_Toc243571153"/>
      <w:r w:rsidRPr="00171262">
        <w:rPr>
          <w:color w:val="auto"/>
        </w:rPr>
        <w:t>I. LỘ TRÌNH, CÁC BƯỚC THỰC HIỆN</w:t>
      </w:r>
      <w:bookmarkEnd w:id="44"/>
    </w:p>
    <w:p w14:paraId="6C796565" w14:textId="7E794606" w:rsidR="005C2626" w:rsidRPr="00171262" w:rsidRDefault="00A27C38">
      <w:r w:rsidRPr="00171262">
        <w:t>Lộ trình gồm 5 nhóm công việc chính, thực hiện theo hướng đào tạo trước, sát hạch sau, thứ tự và thời gian thực hiện tại bảng dưới đây. Thời gian thực hiện từng bước phụ thuộc tiến độ bố trí kinh phí, đầu tư sân tập, sân sát hạch, xe tập lái, xe sát hạch. Trong đó, việc hoàn thiện hệ thống thông tin, đường truyền dữ liệu giám sát sát hạch và hệ thống định danh, xác thực điện tử của Trung tâm sát hạch lái xe là yêu cầu bắt buộc, phải hoàn thành trước ngày 01/01/2027 (khoản 5 Điều 24, điểm g khoản 12 Điều 24 và khoản 3 Điều 42 Nghị định số 94/2026/NĐ-CP), được ưu tiên triển khai ngay, không phụ thuộc tiến độ bổ sung Hạng A.</w:t>
      </w:r>
    </w:p>
    <w:tbl>
      <w:tblPr>
        <w:tblW w:w="0" w:type="auto"/>
        <w:jc w:val="center"/>
        <w:tblLayout w:type="fixed"/>
        <w:tblLook w:val="04A0" w:firstRow="1" w:lastRow="0" w:firstColumn="1" w:lastColumn="0" w:noHBand="0" w:noVBand="1"/>
      </w:tblPr>
      <w:tblGrid>
        <w:gridCol w:w="567"/>
        <w:gridCol w:w="1871"/>
        <w:gridCol w:w="4649"/>
        <w:gridCol w:w="1984"/>
      </w:tblGrid>
      <w:tr w:rsidR="001948EA" w14:paraId="39870507" w14:textId="77777777">
        <w:trPr>
          <w:cantSplit/>
          <w:tblHeader/>
          <w:jc w:val="center"/>
        </w:trPr>
        <w:tc>
          <w:tcPr>
            <w:tcW w:w="567" w:type="dxa"/>
            <w:tcBorders>
              <w:top w:val="single" w:sz="4" w:space="0" w:color="000000"/>
              <w:left w:val="single" w:sz="4" w:space="0" w:color="000000"/>
              <w:bottom w:val="single" w:sz="4" w:space="0" w:color="000000"/>
              <w:right w:val="single" w:sz="4" w:space="0" w:color="000000"/>
            </w:tcBorders>
            <w:vAlign w:val="center"/>
          </w:tcPr>
          <w:p w14:paraId="067ACD03" w14:textId="77777777" w:rsidR="001948EA" w:rsidRDefault="00DC6B0E">
            <w:pPr>
              <w:spacing w:before="20" w:after="20"/>
              <w:ind w:firstLine="0"/>
              <w:jc w:val="center"/>
            </w:pPr>
            <w:r>
              <w:rPr>
                <w:b/>
                <w:sz w:val="26"/>
              </w:rPr>
              <w:t>TT</w:t>
            </w:r>
          </w:p>
        </w:tc>
        <w:tc>
          <w:tcPr>
            <w:tcW w:w="1871" w:type="dxa"/>
            <w:tcBorders>
              <w:top w:val="single" w:sz="4" w:space="0" w:color="000000"/>
              <w:left w:val="single" w:sz="4" w:space="0" w:color="000000"/>
              <w:bottom w:val="single" w:sz="4" w:space="0" w:color="000000"/>
              <w:right w:val="single" w:sz="4" w:space="0" w:color="000000"/>
            </w:tcBorders>
            <w:vAlign w:val="center"/>
          </w:tcPr>
          <w:p w14:paraId="30178F28" w14:textId="77777777" w:rsidR="001948EA" w:rsidRDefault="00DC6B0E">
            <w:pPr>
              <w:spacing w:before="20" w:after="20"/>
              <w:ind w:firstLine="0"/>
              <w:jc w:val="center"/>
            </w:pPr>
            <w:r>
              <w:rPr>
                <w:b/>
                <w:sz w:val="26"/>
              </w:rPr>
              <w:t>Nhóm công việc</w:t>
            </w:r>
          </w:p>
        </w:tc>
        <w:tc>
          <w:tcPr>
            <w:tcW w:w="4649" w:type="dxa"/>
            <w:tcBorders>
              <w:top w:val="single" w:sz="4" w:space="0" w:color="000000"/>
              <w:left w:val="single" w:sz="4" w:space="0" w:color="000000"/>
              <w:bottom w:val="single" w:sz="4" w:space="0" w:color="000000"/>
              <w:right w:val="single" w:sz="4" w:space="0" w:color="000000"/>
            </w:tcBorders>
            <w:vAlign w:val="center"/>
          </w:tcPr>
          <w:p w14:paraId="12DBCBAC" w14:textId="77777777" w:rsidR="001948EA" w:rsidRDefault="00DC6B0E">
            <w:pPr>
              <w:spacing w:before="20" w:after="20"/>
              <w:ind w:firstLine="0"/>
              <w:jc w:val="center"/>
            </w:pPr>
            <w:r>
              <w:rPr>
                <w:b/>
                <w:sz w:val="26"/>
              </w:rPr>
              <w:t>Nội dung chính</w:t>
            </w:r>
          </w:p>
        </w:tc>
        <w:tc>
          <w:tcPr>
            <w:tcW w:w="1984" w:type="dxa"/>
            <w:tcBorders>
              <w:top w:val="single" w:sz="4" w:space="0" w:color="000000"/>
              <w:left w:val="single" w:sz="4" w:space="0" w:color="000000"/>
              <w:bottom w:val="single" w:sz="4" w:space="0" w:color="000000"/>
              <w:right w:val="single" w:sz="4" w:space="0" w:color="000000"/>
            </w:tcBorders>
            <w:vAlign w:val="center"/>
          </w:tcPr>
          <w:p w14:paraId="15214CAB" w14:textId="77777777" w:rsidR="001948EA" w:rsidRDefault="00DC6B0E">
            <w:pPr>
              <w:spacing w:before="20" w:after="20"/>
              <w:ind w:firstLine="0"/>
              <w:jc w:val="center"/>
            </w:pPr>
            <w:r>
              <w:rPr>
                <w:b/>
                <w:sz w:val="26"/>
              </w:rPr>
              <w:t>Thời gian dự kiến</w:t>
            </w:r>
          </w:p>
        </w:tc>
      </w:tr>
      <w:tr w:rsidR="001948EA" w14:paraId="4C78E0E4" w14:textId="77777777">
        <w:trPr>
          <w:cantSplit/>
          <w:jc w:val="center"/>
        </w:trPr>
        <w:tc>
          <w:tcPr>
            <w:tcW w:w="567" w:type="dxa"/>
            <w:tcBorders>
              <w:top w:val="single" w:sz="4" w:space="0" w:color="000000"/>
              <w:left w:val="single" w:sz="4" w:space="0" w:color="000000"/>
              <w:bottom w:val="single" w:sz="4" w:space="0" w:color="000000"/>
              <w:right w:val="single" w:sz="4" w:space="0" w:color="000000"/>
            </w:tcBorders>
            <w:vAlign w:val="center"/>
          </w:tcPr>
          <w:p w14:paraId="0BD8AD45" w14:textId="77777777" w:rsidR="001948EA" w:rsidRDefault="00DC6B0E">
            <w:pPr>
              <w:spacing w:before="20" w:after="20"/>
              <w:ind w:firstLine="0"/>
              <w:jc w:val="center"/>
            </w:pPr>
            <w:r>
              <w:rPr>
                <w:sz w:val="26"/>
              </w:rPr>
              <w:t>1</w:t>
            </w:r>
          </w:p>
        </w:tc>
        <w:tc>
          <w:tcPr>
            <w:tcW w:w="1871" w:type="dxa"/>
            <w:tcBorders>
              <w:top w:val="single" w:sz="4" w:space="0" w:color="000000"/>
              <w:left w:val="single" w:sz="4" w:space="0" w:color="000000"/>
              <w:bottom w:val="single" w:sz="4" w:space="0" w:color="000000"/>
              <w:right w:val="single" w:sz="4" w:space="0" w:color="000000"/>
            </w:tcBorders>
            <w:vAlign w:val="center"/>
          </w:tcPr>
          <w:p w14:paraId="127BEDBC" w14:textId="77777777" w:rsidR="001948EA" w:rsidRDefault="00DC6B0E">
            <w:pPr>
              <w:spacing w:before="20" w:after="20"/>
              <w:ind w:firstLine="0"/>
              <w:jc w:val="left"/>
            </w:pPr>
            <w:r>
              <w:rPr>
                <w:sz w:val="26"/>
              </w:rPr>
              <w:t>Phê duyệt Đề án</w:t>
            </w:r>
          </w:p>
        </w:tc>
        <w:tc>
          <w:tcPr>
            <w:tcW w:w="4649" w:type="dxa"/>
            <w:tcBorders>
              <w:top w:val="single" w:sz="4" w:space="0" w:color="000000"/>
              <w:left w:val="single" w:sz="4" w:space="0" w:color="000000"/>
              <w:bottom w:val="single" w:sz="4" w:space="0" w:color="000000"/>
              <w:right w:val="single" w:sz="4" w:space="0" w:color="000000"/>
            </w:tcBorders>
            <w:vAlign w:val="center"/>
          </w:tcPr>
          <w:p w14:paraId="375C0B95" w14:textId="77777777" w:rsidR="001948EA" w:rsidRDefault="00DC6B0E">
            <w:pPr>
              <w:spacing w:before="20" w:after="20"/>
              <w:ind w:firstLine="0"/>
              <w:jc w:val="left"/>
            </w:pPr>
            <w:r>
              <w:rPr>
                <w:sz w:val="26"/>
              </w:rPr>
              <w:t>Tổ xây dựng Đề án hoàn thiện, trình Hiệu trưởng phê duyệt</w:t>
            </w:r>
          </w:p>
        </w:tc>
        <w:tc>
          <w:tcPr>
            <w:tcW w:w="1984" w:type="dxa"/>
            <w:tcBorders>
              <w:top w:val="single" w:sz="4" w:space="0" w:color="000000"/>
              <w:left w:val="single" w:sz="4" w:space="0" w:color="000000"/>
              <w:bottom w:val="single" w:sz="4" w:space="0" w:color="000000"/>
              <w:right w:val="single" w:sz="4" w:space="0" w:color="000000"/>
            </w:tcBorders>
            <w:vAlign w:val="center"/>
          </w:tcPr>
          <w:p w14:paraId="61351524" w14:textId="77777777" w:rsidR="001948EA" w:rsidRDefault="00DC6B0E">
            <w:pPr>
              <w:spacing w:before="20" w:after="20"/>
              <w:ind w:firstLine="0"/>
              <w:jc w:val="left"/>
            </w:pPr>
            <w:r>
              <w:rPr>
                <w:sz w:val="26"/>
              </w:rPr>
              <w:t>Tháng 10/2026</w:t>
            </w:r>
          </w:p>
        </w:tc>
      </w:tr>
      <w:tr w:rsidR="001948EA" w14:paraId="56F8FDF1" w14:textId="77777777">
        <w:trPr>
          <w:cantSplit/>
          <w:jc w:val="center"/>
        </w:trPr>
        <w:tc>
          <w:tcPr>
            <w:tcW w:w="567" w:type="dxa"/>
            <w:tcBorders>
              <w:top w:val="single" w:sz="4" w:space="0" w:color="000000"/>
              <w:left w:val="single" w:sz="4" w:space="0" w:color="000000"/>
              <w:bottom w:val="single" w:sz="4" w:space="0" w:color="000000"/>
              <w:right w:val="single" w:sz="4" w:space="0" w:color="000000"/>
            </w:tcBorders>
            <w:vAlign w:val="center"/>
          </w:tcPr>
          <w:p w14:paraId="54586A5C" w14:textId="77777777" w:rsidR="001948EA" w:rsidRDefault="00DC6B0E">
            <w:pPr>
              <w:spacing w:before="20" w:after="20"/>
              <w:ind w:firstLine="0"/>
              <w:jc w:val="center"/>
            </w:pPr>
            <w:r>
              <w:rPr>
                <w:sz w:val="26"/>
              </w:rPr>
              <w:t>2</w:t>
            </w:r>
          </w:p>
        </w:tc>
        <w:tc>
          <w:tcPr>
            <w:tcW w:w="1871" w:type="dxa"/>
            <w:tcBorders>
              <w:top w:val="single" w:sz="4" w:space="0" w:color="000000"/>
              <w:left w:val="single" w:sz="4" w:space="0" w:color="000000"/>
              <w:bottom w:val="single" w:sz="4" w:space="0" w:color="000000"/>
              <w:right w:val="single" w:sz="4" w:space="0" w:color="000000"/>
            </w:tcBorders>
            <w:vAlign w:val="center"/>
          </w:tcPr>
          <w:p w14:paraId="5EF53BF6" w14:textId="77777777" w:rsidR="001948EA" w:rsidRDefault="00DC6B0E">
            <w:pPr>
              <w:spacing w:before="20" w:after="20"/>
              <w:ind w:firstLine="0"/>
              <w:jc w:val="left"/>
            </w:pPr>
            <w:r>
              <w:rPr>
                <w:sz w:val="26"/>
              </w:rPr>
              <w:t>Hoàn thiện hồ sơ pháp lý</w:t>
            </w:r>
          </w:p>
        </w:tc>
        <w:tc>
          <w:tcPr>
            <w:tcW w:w="4649" w:type="dxa"/>
            <w:tcBorders>
              <w:top w:val="single" w:sz="4" w:space="0" w:color="000000"/>
              <w:left w:val="single" w:sz="4" w:space="0" w:color="000000"/>
              <w:bottom w:val="single" w:sz="4" w:space="0" w:color="000000"/>
              <w:right w:val="single" w:sz="4" w:space="0" w:color="000000"/>
            </w:tcBorders>
            <w:vAlign w:val="center"/>
          </w:tcPr>
          <w:p w14:paraId="010A45D5" w14:textId="77777777" w:rsidR="001948EA" w:rsidRDefault="00DC6B0E">
            <w:pPr>
              <w:spacing w:before="20" w:after="20"/>
              <w:ind w:firstLine="0"/>
              <w:jc w:val="left"/>
            </w:pPr>
            <w:r>
              <w:rPr>
                <w:sz w:val="26"/>
              </w:rPr>
              <w:t>a) Thông báo phương án hoạt động đào tạo Hạng A với Sở Xây dựng tỉnh Quảng Ngãi;</w:t>
            </w:r>
          </w:p>
          <w:p w14:paraId="02259A5B" w14:textId="77777777" w:rsidR="001948EA" w:rsidRDefault="00DC6B0E">
            <w:pPr>
              <w:spacing w:before="20" w:after="20"/>
              <w:ind w:firstLine="0"/>
              <w:jc w:val="left"/>
            </w:pPr>
            <w:r>
              <w:rPr>
                <w:sz w:val="26"/>
              </w:rPr>
              <w:t>b) Lập hồ sơ đề nghị Phòng Cảnh sát giao thông Công an tỉnh kiểm tra, cấp lại giấy phép sát hạch bổ sung Hạng A</w:t>
            </w:r>
          </w:p>
        </w:tc>
        <w:tc>
          <w:tcPr>
            <w:tcW w:w="1984" w:type="dxa"/>
            <w:tcBorders>
              <w:top w:val="single" w:sz="4" w:space="0" w:color="000000"/>
              <w:left w:val="single" w:sz="4" w:space="0" w:color="000000"/>
              <w:bottom w:val="single" w:sz="4" w:space="0" w:color="000000"/>
              <w:right w:val="single" w:sz="4" w:space="0" w:color="000000"/>
            </w:tcBorders>
            <w:vAlign w:val="center"/>
          </w:tcPr>
          <w:p w14:paraId="779F3B58" w14:textId="77777777" w:rsidR="001948EA" w:rsidRDefault="00DC6B0E">
            <w:pPr>
              <w:spacing w:before="20" w:after="20"/>
              <w:ind w:firstLine="0"/>
              <w:jc w:val="left"/>
            </w:pPr>
            <w:r>
              <w:rPr>
                <w:sz w:val="26"/>
              </w:rPr>
              <w:t>a) Sau khi hoàn thành sân tập, xe tập lái Hạng A;</w:t>
            </w:r>
          </w:p>
          <w:p w14:paraId="32B4A3B4" w14:textId="77777777" w:rsidR="001948EA" w:rsidRDefault="00DC6B0E">
            <w:pPr>
              <w:spacing w:before="20" w:after="20"/>
              <w:ind w:firstLine="0"/>
              <w:jc w:val="left"/>
            </w:pPr>
            <w:r>
              <w:rPr>
                <w:sz w:val="26"/>
              </w:rPr>
              <w:t>b) Sau khi hoàn thành sân, xe, thiết bị sát hạch Hạng A</w:t>
            </w:r>
          </w:p>
        </w:tc>
      </w:tr>
      <w:tr w:rsidR="001948EA" w14:paraId="093939D3" w14:textId="77777777">
        <w:trPr>
          <w:cantSplit/>
          <w:jc w:val="center"/>
        </w:trPr>
        <w:tc>
          <w:tcPr>
            <w:tcW w:w="567" w:type="dxa"/>
            <w:tcBorders>
              <w:top w:val="single" w:sz="4" w:space="0" w:color="000000"/>
              <w:left w:val="single" w:sz="4" w:space="0" w:color="000000"/>
              <w:bottom w:val="single" w:sz="4" w:space="0" w:color="000000"/>
              <w:right w:val="single" w:sz="4" w:space="0" w:color="000000"/>
            </w:tcBorders>
            <w:vAlign w:val="center"/>
          </w:tcPr>
          <w:p w14:paraId="2932E051" w14:textId="77777777" w:rsidR="001948EA" w:rsidRDefault="00DC6B0E">
            <w:pPr>
              <w:spacing w:before="20" w:after="20"/>
              <w:ind w:firstLine="0"/>
              <w:jc w:val="center"/>
            </w:pPr>
            <w:r>
              <w:rPr>
                <w:sz w:val="26"/>
              </w:rPr>
              <w:t>3</w:t>
            </w:r>
          </w:p>
        </w:tc>
        <w:tc>
          <w:tcPr>
            <w:tcW w:w="1871" w:type="dxa"/>
            <w:tcBorders>
              <w:top w:val="single" w:sz="4" w:space="0" w:color="000000"/>
              <w:left w:val="single" w:sz="4" w:space="0" w:color="000000"/>
              <w:bottom w:val="single" w:sz="4" w:space="0" w:color="000000"/>
              <w:right w:val="single" w:sz="4" w:space="0" w:color="000000"/>
            </w:tcBorders>
            <w:vAlign w:val="center"/>
          </w:tcPr>
          <w:p w14:paraId="1FD44E22" w14:textId="77777777" w:rsidR="001948EA" w:rsidRDefault="00DC6B0E">
            <w:pPr>
              <w:spacing w:before="20" w:after="20"/>
              <w:ind w:firstLine="0"/>
              <w:jc w:val="left"/>
            </w:pPr>
            <w:r>
              <w:rPr>
                <w:sz w:val="26"/>
              </w:rPr>
              <w:t>Đầu tư cơ sở vật chất, phương tiện</w:t>
            </w:r>
          </w:p>
        </w:tc>
        <w:tc>
          <w:tcPr>
            <w:tcW w:w="4649" w:type="dxa"/>
            <w:tcBorders>
              <w:top w:val="single" w:sz="4" w:space="0" w:color="000000"/>
              <w:left w:val="single" w:sz="4" w:space="0" w:color="000000"/>
              <w:bottom w:val="single" w:sz="4" w:space="0" w:color="000000"/>
              <w:right w:val="single" w:sz="4" w:space="0" w:color="000000"/>
            </w:tcBorders>
            <w:vAlign w:val="center"/>
          </w:tcPr>
          <w:p w14:paraId="2EC62580" w14:textId="77777777" w:rsidR="001948EA" w:rsidRDefault="00DC6B0E">
            <w:pPr>
              <w:spacing w:before="20" w:after="20"/>
              <w:ind w:firstLine="0"/>
              <w:jc w:val="left"/>
            </w:pPr>
            <w:r>
              <w:rPr>
                <w:sz w:val="26"/>
              </w:rPr>
              <w:t>Theo thứ tự:</w:t>
            </w:r>
          </w:p>
          <w:p w14:paraId="02996D5B" w14:textId="77777777" w:rsidR="001948EA" w:rsidRDefault="00DC6B0E">
            <w:pPr>
              <w:spacing w:before="20" w:after="20"/>
              <w:ind w:firstLine="0"/>
              <w:jc w:val="left"/>
            </w:pPr>
            <w:r>
              <w:rPr>
                <w:sz w:val="26"/>
              </w:rPr>
              <w:t>a) Sân tập, xe tập lái Hạng A;</w:t>
            </w:r>
          </w:p>
          <w:p w14:paraId="5304E4F8" w14:textId="77777777" w:rsidR="001948EA" w:rsidRDefault="00DC6B0E">
            <w:pPr>
              <w:spacing w:before="20" w:after="20"/>
              <w:ind w:firstLine="0"/>
              <w:jc w:val="left"/>
            </w:pPr>
            <w:r>
              <w:rPr>
                <w:sz w:val="26"/>
              </w:rPr>
              <w:t>b) Sân sát hạch Hạng A bài sát hạch tổng hợp số 1 (cải tạo khu sân tập thực hành Hạng A1 thành sân sát hạch Hạng A, bố trí lại sân tập Hạng A1), xe sát hạch, thiết bị chấm điểm;</w:t>
            </w:r>
          </w:p>
          <w:p w14:paraId="7DD0DEAD" w14:textId="77777777" w:rsidR="001948EA" w:rsidRDefault="00DC6B0E">
            <w:pPr>
              <w:spacing w:before="20" w:after="20"/>
              <w:ind w:firstLine="0"/>
              <w:jc w:val="left"/>
            </w:pPr>
            <w:r>
              <w:rPr>
                <w:sz w:val="26"/>
              </w:rPr>
              <w:t>c) Hình, thiết bị, phần mềm bài sát hạch số 2 dùng chung Hạng A1, Hạng A tại khu mở rộng Giai đoạn 1 (Phương án 12/PA-CĐKT), khi có kinh phí và báo giá của Công ty Cổ phần Kỹ thuật Công nghệ EcoTek</w:t>
            </w:r>
          </w:p>
        </w:tc>
        <w:tc>
          <w:tcPr>
            <w:tcW w:w="1984" w:type="dxa"/>
            <w:tcBorders>
              <w:top w:val="single" w:sz="4" w:space="0" w:color="000000"/>
              <w:left w:val="single" w:sz="4" w:space="0" w:color="000000"/>
              <w:bottom w:val="single" w:sz="4" w:space="0" w:color="000000"/>
              <w:right w:val="single" w:sz="4" w:space="0" w:color="000000"/>
            </w:tcBorders>
            <w:vAlign w:val="center"/>
          </w:tcPr>
          <w:p w14:paraId="50FB88DC" w14:textId="77777777" w:rsidR="001948EA" w:rsidRDefault="00DC6B0E">
            <w:pPr>
              <w:spacing w:before="20" w:after="20"/>
              <w:ind w:firstLine="0"/>
              <w:jc w:val="left"/>
            </w:pPr>
            <w:r>
              <w:rPr>
                <w:sz w:val="26"/>
              </w:rPr>
              <w:t>a), b) Theo tiến độ bố trí kinh phí;</w:t>
            </w:r>
          </w:p>
          <w:p w14:paraId="5CBE3D0E" w14:textId="77777777" w:rsidR="001948EA" w:rsidRDefault="00DC6B0E">
            <w:pPr>
              <w:spacing w:before="20" w:after="20"/>
              <w:ind w:firstLine="0"/>
              <w:jc w:val="left"/>
            </w:pPr>
            <w:r>
              <w:rPr>
                <w:sz w:val="26"/>
              </w:rPr>
              <w:t>c) Hoàn thành trước ngày 01/01/2028</w:t>
            </w:r>
          </w:p>
        </w:tc>
      </w:tr>
      <w:tr w:rsidR="001948EA" w14:paraId="242C1F2B" w14:textId="77777777">
        <w:trPr>
          <w:cantSplit/>
          <w:jc w:val="center"/>
        </w:trPr>
        <w:tc>
          <w:tcPr>
            <w:tcW w:w="567" w:type="dxa"/>
            <w:tcBorders>
              <w:top w:val="single" w:sz="4" w:space="0" w:color="000000"/>
              <w:left w:val="single" w:sz="4" w:space="0" w:color="000000"/>
              <w:bottom w:val="single" w:sz="4" w:space="0" w:color="000000"/>
              <w:right w:val="single" w:sz="4" w:space="0" w:color="000000"/>
            </w:tcBorders>
            <w:vAlign w:val="center"/>
          </w:tcPr>
          <w:p w14:paraId="736C112A" w14:textId="77777777" w:rsidR="001948EA" w:rsidRDefault="00DC6B0E">
            <w:pPr>
              <w:spacing w:before="20" w:after="20"/>
              <w:ind w:firstLine="0"/>
              <w:jc w:val="center"/>
            </w:pPr>
            <w:r>
              <w:rPr>
                <w:sz w:val="26"/>
              </w:rPr>
              <w:t>4</w:t>
            </w:r>
          </w:p>
        </w:tc>
        <w:tc>
          <w:tcPr>
            <w:tcW w:w="1871" w:type="dxa"/>
            <w:tcBorders>
              <w:top w:val="single" w:sz="4" w:space="0" w:color="000000"/>
              <w:left w:val="single" w:sz="4" w:space="0" w:color="000000"/>
              <w:bottom w:val="single" w:sz="4" w:space="0" w:color="000000"/>
              <w:right w:val="single" w:sz="4" w:space="0" w:color="000000"/>
            </w:tcBorders>
            <w:vAlign w:val="center"/>
          </w:tcPr>
          <w:p w14:paraId="13DB7D55" w14:textId="77777777" w:rsidR="001948EA" w:rsidRDefault="00DC6B0E">
            <w:pPr>
              <w:spacing w:before="20" w:after="20"/>
              <w:ind w:firstLine="0"/>
              <w:jc w:val="left"/>
            </w:pPr>
            <w:r>
              <w:rPr>
                <w:sz w:val="26"/>
              </w:rPr>
              <w:t>Chuẩn bị đội ngũ, chương trình đào tạo</w:t>
            </w:r>
          </w:p>
        </w:tc>
        <w:tc>
          <w:tcPr>
            <w:tcW w:w="4649" w:type="dxa"/>
            <w:tcBorders>
              <w:top w:val="single" w:sz="4" w:space="0" w:color="000000"/>
              <w:left w:val="single" w:sz="4" w:space="0" w:color="000000"/>
              <w:bottom w:val="single" w:sz="4" w:space="0" w:color="000000"/>
              <w:right w:val="single" w:sz="4" w:space="0" w:color="000000"/>
            </w:tcBorders>
            <w:vAlign w:val="center"/>
          </w:tcPr>
          <w:p w14:paraId="6663F021" w14:textId="77777777" w:rsidR="001948EA" w:rsidRDefault="00DC6B0E">
            <w:pPr>
              <w:spacing w:before="20" w:after="20"/>
              <w:ind w:firstLine="0"/>
              <w:jc w:val="left"/>
            </w:pPr>
            <w:r>
              <w:rPr>
                <w:sz w:val="26"/>
              </w:rPr>
              <w:t>a) Hoàn thành tập huấn, cấp giấy chứng nhận cho 03 nhà giáo còn lại;</w:t>
            </w:r>
          </w:p>
          <w:p w14:paraId="2300226B" w14:textId="77777777" w:rsidR="001948EA" w:rsidRDefault="00DC6B0E">
            <w:pPr>
              <w:spacing w:before="20" w:after="20"/>
              <w:ind w:firstLine="0"/>
              <w:jc w:val="left"/>
            </w:pPr>
            <w:r>
              <w:rPr>
                <w:sz w:val="26"/>
              </w:rPr>
              <w:t>b) Xây dựng, thẩm định chương trình, giáo trình Hạng A</w:t>
            </w:r>
          </w:p>
        </w:tc>
        <w:tc>
          <w:tcPr>
            <w:tcW w:w="1984" w:type="dxa"/>
            <w:tcBorders>
              <w:top w:val="single" w:sz="4" w:space="0" w:color="000000"/>
              <w:left w:val="single" w:sz="4" w:space="0" w:color="000000"/>
              <w:bottom w:val="single" w:sz="4" w:space="0" w:color="000000"/>
              <w:right w:val="single" w:sz="4" w:space="0" w:color="000000"/>
            </w:tcBorders>
            <w:vAlign w:val="center"/>
          </w:tcPr>
          <w:p w14:paraId="57352315" w14:textId="77777777" w:rsidR="001948EA" w:rsidRDefault="00DC6B0E">
            <w:pPr>
              <w:spacing w:before="20" w:after="20"/>
              <w:ind w:firstLine="0"/>
              <w:jc w:val="left"/>
            </w:pPr>
            <w:r>
              <w:rPr>
                <w:sz w:val="26"/>
              </w:rPr>
              <w:t>a) Tháng 10 và tháng 11/2026;</w:t>
            </w:r>
          </w:p>
          <w:p w14:paraId="2C8FD005" w14:textId="77777777" w:rsidR="001948EA" w:rsidRDefault="00DC6B0E">
            <w:pPr>
              <w:spacing w:before="20" w:after="20"/>
              <w:ind w:firstLine="0"/>
              <w:jc w:val="left"/>
            </w:pPr>
            <w:r>
              <w:rPr>
                <w:sz w:val="26"/>
              </w:rPr>
              <w:t>b) Trước khi thông báo phương án đào tạo</w:t>
            </w:r>
          </w:p>
        </w:tc>
      </w:tr>
      <w:tr w:rsidR="001948EA" w14:paraId="101E48D9" w14:textId="77777777">
        <w:trPr>
          <w:cantSplit/>
          <w:jc w:val="center"/>
        </w:trPr>
        <w:tc>
          <w:tcPr>
            <w:tcW w:w="567" w:type="dxa"/>
            <w:tcBorders>
              <w:top w:val="single" w:sz="4" w:space="0" w:color="000000"/>
              <w:left w:val="single" w:sz="4" w:space="0" w:color="000000"/>
              <w:bottom w:val="single" w:sz="4" w:space="0" w:color="000000"/>
              <w:right w:val="single" w:sz="4" w:space="0" w:color="000000"/>
            </w:tcBorders>
            <w:vAlign w:val="center"/>
          </w:tcPr>
          <w:p w14:paraId="4BB475CF" w14:textId="77777777" w:rsidR="001948EA" w:rsidRDefault="00DC6B0E">
            <w:pPr>
              <w:spacing w:before="20" w:after="20"/>
              <w:ind w:firstLine="0"/>
              <w:jc w:val="center"/>
            </w:pPr>
            <w:r>
              <w:rPr>
                <w:sz w:val="26"/>
              </w:rPr>
              <w:t>5</w:t>
            </w:r>
          </w:p>
        </w:tc>
        <w:tc>
          <w:tcPr>
            <w:tcW w:w="1871" w:type="dxa"/>
            <w:tcBorders>
              <w:top w:val="single" w:sz="4" w:space="0" w:color="000000"/>
              <w:left w:val="single" w:sz="4" w:space="0" w:color="000000"/>
              <w:bottom w:val="single" w:sz="4" w:space="0" w:color="000000"/>
              <w:right w:val="single" w:sz="4" w:space="0" w:color="000000"/>
            </w:tcBorders>
            <w:vAlign w:val="center"/>
          </w:tcPr>
          <w:p w14:paraId="65186116" w14:textId="77777777" w:rsidR="001948EA" w:rsidRDefault="00DC6B0E">
            <w:pPr>
              <w:spacing w:before="20" w:after="20"/>
              <w:ind w:firstLine="0"/>
              <w:jc w:val="left"/>
            </w:pPr>
            <w:r>
              <w:rPr>
                <w:sz w:val="26"/>
              </w:rPr>
              <w:t>Tuyển sinh, tổ chức sát hạch</w:t>
            </w:r>
          </w:p>
        </w:tc>
        <w:tc>
          <w:tcPr>
            <w:tcW w:w="4649" w:type="dxa"/>
            <w:tcBorders>
              <w:top w:val="single" w:sz="4" w:space="0" w:color="000000"/>
              <w:left w:val="single" w:sz="4" w:space="0" w:color="000000"/>
              <w:bottom w:val="single" w:sz="4" w:space="0" w:color="000000"/>
              <w:right w:val="single" w:sz="4" w:space="0" w:color="000000"/>
            </w:tcBorders>
            <w:vAlign w:val="center"/>
          </w:tcPr>
          <w:p w14:paraId="73516F7E" w14:textId="77777777" w:rsidR="001948EA" w:rsidRDefault="00DC6B0E">
            <w:pPr>
              <w:spacing w:before="20" w:after="20"/>
              <w:ind w:firstLine="0"/>
              <w:jc w:val="left"/>
            </w:pPr>
            <w:r>
              <w:rPr>
                <w:sz w:val="26"/>
              </w:rPr>
              <w:t>a) Tuyển sinh khóa đào tạo Hạng A đầu tiên sau khi được công bố đủ điều kiện đào tạo;</w:t>
            </w:r>
          </w:p>
          <w:p w14:paraId="162F2133" w14:textId="77777777" w:rsidR="001948EA" w:rsidRDefault="00DC6B0E">
            <w:pPr>
              <w:spacing w:before="20" w:after="20"/>
              <w:ind w:firstLine="0"/>
              <w:jc w:val="left"/>
            </w:pPr>
            <w:r>
              <w:rPr>
                <w:sz w:val="26"/>
              </w:rPr>
              <w:t>b) Khi Trung tâm sát hạch chưa được cấp lại giấy phép bổ sung Hạng A: Học viên dự sát hạch tại trung tâm sát hạch lái xe có Hạng A theo bố trí của Phòng Cảnh sát giao thông;</w:t>
            </w:r>
          </w:p>
          <w:p w14:paraId="29194EB6" w14:textId="77777777" w:rsidR="001948EA" w:rsidRDefault="00DC6B0E">
            <w:pPr>
              <w:spacing w:before="20" w:after="20"/>
              <w:ind w:firstLine="0"/>
              <w:jc w:val="left"/>
            </w:pPr>
            <w:r>
              <w:rPr>
                <w:sz w:val="26"/>
              </w:rPr>
              <w:t>c) Sau khi được cấp lại giấy phép: Tổ chức sát hạch tại Trường</w:t>
            </w:r>
          </w:p>
        </w:tc>
        <w:tc>
          <w:tcPr>
            <w:tcW w:w="1984" w:type="dxa"/>
            <w:tcBorders>
              <w:top w:val="single" w:sz="4" w:space="0" w:color="000000"/>
              <w:left w:val="single" w:sz="4" w:space="0" w:color="000000"/>
              <w:bottom w:val="single" w:sz="4" w:space="0" w:color="000000"/>
              <w:right w:val="single" w:sz="4" w:space="0" w:color="000000"/>
            </w:tcBorders>
            <w:vAlign w:val="center"/>
          </w:tcPr>
          <w:p w14:paraId="4AED63E6" w14:textId="77777777" w:rsidR="001948EA" w:rsidRDefault="00DC6B0E">
            <w:pPr>
              <w:spacing w:before="20" w:after="20"/>
              <w:ind w:firstLine="0"/>
              <w:jc w:val="left"/>
            </w:pPr>
            <w:r>
              <w:rPr>
                <w:sz w:val="26"/>
              </w:rPr>
              <w:t>Dự kiến từ tháng 8/2027</w:t>
            </w:r>
          </w:p>
        </w:tc>
      </w:tr>
    </w:tbl>
    <w:p w14:paraId="0833CB0E" w14:textId="77777777" w:rsidR="005C2626" w:rsidRPr="00171262" w:rsidRDefault="00A27C38">
      <w:r w:rsidRPr="00171262">
        <w:t>Tiến độ triển khai chi tiết sau khi Đề án được phê duyệt được trình bày tại Phụ lục III.</w:t>
      </w:r>
    </w:p>
    <w:p w14:paraId="46019933" w14:textId="77777777" w:rsidR="005C2626" w:rsidRPr="00171262" w:rsidRDefault="00A27C38">
      <w:pPr>
        <w:pStyle w:val="Heading1"/>
        <w:rPr>
          <w:color w:val="auto"/>
        </w:rPr>
      </w:pPr>
      <w:bookmarkStart w:id="45" w:name="_Toc243571154"/>
      <w:r w:rsidRPr="00171262">
        <w:rPr>
          <w:color w:val="auto"/>
        </w:rPr>
        <w:t>II. NHU CẦU KINH PHÍ VÀ NGUỒN VỐN ĐẦU TƯ</w:t>
      </w:r>
      <w:bookmarkEnd w:id="45"/>
    </w:p>
    <w:p w14:paraId="465F0D72" w14:textId="77777777" w:rsidR="00836553" w:rsidRPr="00171262" w:rsidRDefault="00836553" w:rsidP="00836553">
      <w:pPr>
        <w:rPr>
          <w:b/>
          <w:bCs/>
        </w:rPr>
      </w:pPr>
      <w:r w:rsidRPr="00171262">
        <w:rPr>
          <w:b/>
          <w:bCs/>
        </w:rPr>
        <w:t>1. Nhu cầu kinh phí</w:t>
      </w:r>
    </w:p>
    <w:p w14:paraId="4793B909" w14:textId="77777777" w:rsidR="005C2626" w:rsidRPr="00171262" w:rsidRDefault="00A27C38" w:rsidP="003A49E2">
      <w:r w:rsidRPr="00171262">
        <w:t xml:space="preserve">Tổng nhu cầu kinh phí đầu tư trực tiếp phục vụ đào tạo, sát hạch Hạng A được thể hiện tại Bảng 10. </w:t>
      </w:r>
    </w:p>
    <w:p w14:paraId="092E7A52" w14:textId="77777777" w:rsidR="00D748D7" w:rsidRPr="00171262" w:rsidRDefault="00D748D7" w:rsidP="00D748D7">
      <w:pPr>
        <w:pStyle w:val="tnbng"/>
        <w:rPr>
          <w:color w:val="auto"/>
        </w:rPr>
      </w:pPr>
      <w:r w:rsidRPr="00171262">
        <w:rPr>
          <w:color w:val="auto"/>
        </w:rPr>
        <w:t>Bảng 10. Nhu cầu kinh phí đầu tư trực tiếp cho đào tạo, sát hạch Hạng A</w:t>
      </w:r>
    </w:p>
    <w:tbl>
      <w:tblPr>
        <w:tblStyle w:val="TableGrid"/>
        <w:tblW w:w="9067" w:type="dxa"/>
        <w:tblLook w:val="04A0" w:firstRow="1" w:lastRow="0" w:firstColumn="1" w:lastColumn="0" w:noHBand="0" w:noVBand="1"/>
      </w:tblPr>
      <w:tblGrid>
        <w:gridCol w:w="590"/>
        <w:gridCol w:w="2949"/>
        <w:gridCol w:w="1701"/>
        <w:gridCol w:w="3827"/>
      </w:tblGrid>
      <w:tr w:rsidR="007221BB" w:rsidRPr="00171262" w14:paraId="09E06932" w14:textId="77777777" w:rsidTr="00D563C5">
        <w:trPr>
          <w:cantSplit/>
          <w:tblHeader/>
        </w:trPr>
        <w:tc>
          <w:tcPr>
            <w:tcW w:w="590" w:type="dxa"/>
            <w:vAlign w:val="center"/>
          </w:tcPr>
          <w:p w14:paraId="57174C6B" w14:textId="77777777" w:rsidR="005C2626" w:rsidRPr="00171262" w:rsidRDefault="00A27C38" w:rsidP="00CC26A5">
            <w:pPr>
              <w:spacing w:before="20" w:after="20"/>
              <w:ind w:firstLine="0"/>
              <w:jc w:val="center"/>
              <w:rPr>
                <w:b/>
                <w:sz w:val="26"/>
                <w:szCs w:val="26"/>
              </w:rPr>
            </w:pPr>
            <w:r w:rsidRPr="00171262">
              <w:rPr>
                <w:b/>
                <w:sz w:val="26"/>
                <w:szCs w:val="26"/>
              </w:rPr>
              <w:t>TT</w:t>
            </w:r>
          </w:p>
        </w:tc>
        <w:tc>
          <w:tcPr>
            <w:tcW w:w="2949" w:type="dxa"/>
            <w:vAlign w:val="center"/>
          </w:tcPr>
          <w:p w14:paraId="33DB7A4A" w14:textId="77777777" w:rsidR="005C2626" w:rsidRPr="00171262" w:rsidRDefault="005055F0" w:rsidP="00CC26A5">
            <w:pPr>
              <w:spacing w:before="20" w:after="20"/>
              <w:ind w:firstLine="0"/>
              <w:jc w:val="center"/>
              <w:rPr>
                <w:b/>
                <w:sz w:val="26"/>
                <w:szCs w:val="26"/>
              </w:rPr>
            </w:pPr>
            <w:r w:rsidRPr="00171262">
              <w:rPr>
                <w:b/>
                <w:sz w:val="26"/>
                <w:szCs w:val="26"/>
              </w:rPr>
              <w:t>Hạng mục</w:t>
            </w:r>
          </w:p>
        </w:tc>
        <w:tc>
          <w:tcPr>
            <w:tcW w:w="1701" w:type="dxa"/>
            <w:vAlign w:val="center"/>
          </w:tcPr>
          <w:p w14:paraId="05EF456C" w14:textId="77777777" w:rsidR="005C2626" w:rsidRPr="00171262" w:rsidRDefault="00A27C38" w:rsidP="00CC26A5">
            <w:pPr>
              <w:spacing w:before="20" w:after="20"/>
              <w:ind w:firstLine="0"/>
              <w:jc w:val="center"/>
              <w:rPr>
                <w:b/>
                <w:sz w:val="26"/>
                <w:szCs w:val="26"/>
              </w:rPr>
            </w:pPr>
            <w:r w:rsidRPr="00171262">
              <w:rPr>
                <w:b/>
                <w:sz w:val="26"/>
                <w:szCs w:val="26"/>
              </w:rPr>
              <w:t>Kinh phí (triệu đồng)</w:t>
            </w:r>
          </w:p>
        </w:tc>
        <w:tc>
          <w:tcPr>
            <w:tcW w:w="3827" w:type="dxa"/>
            <w:vAlign w:val="center"/>
          </w:tcPr>
          <w:p w14:paraId="47470039" w14:textId="77777777" w:rsidR="005C2626" w:rsidRPr="00171262" w:rsidRDefault="00A27C38" w:rsidP="00CC26A5">
            <w:pPr>
              <w:spacing w:before="20" w:after="20"/>
              <w:ind w:firstLine="0"/>
              <w:jc w:val="center"/>
              <w:rPr>
                <w:b/>
                <w:sz w:val="26"/>
                <w:szCs w:val="26"/>
              </w:rPr>
            </w:pPr>
            <w:r w:rsidRPr="00171262">
              <w:rPr>
                <w:b/>
                <w:sz w:val="26"/>
                <w:szCs w:val="26"/>
              </w:rPr>
              <w:t>Nguồn vốn, ghi chú</w:t>
            </w:r>
          </w:p>
        </w:tc>
      </w:tr>
      <w:tr w:rsidR="007221BB" w:rsidRPr="00171262" w14:paraId="3993DB07" w14:textId="77777777" w:rsidTr="00D563C5">
        <w:trPr>
          <w:cantSplit/>
        </w:trPr>
        <w:tc>
          <w:tcPr>
            <w:tcW w:w="590" w:type="dxa"/>
          </w:tcPr>
          <w:p w14:paraId="01305884" w14:textId="77777777" w:rsidR="005C2626" w:rsidRPr="00171262" w:rsidRDefault="00A27C38" w:rsidP="005055F0">
            <w:pPr>
              <w:spacing w:before="20" w:after="20"/>
              <w:ind w:firstLine="0"/>
              <w:rPr>
                <w:sz w:val="26"/>
                <w:szCs w:val="26"/>
              </w:rPr>
            </w:pPr>
            <w:r w:rsidRPr="00171262">
              <w:rPr>
                <w:sz w:val="26"/>
                <w:szCs w:val="26"/>
              </w:rPr>
              <w:t>1</w:t>
            </w:r>
          </w:p>
        </w:tc>
        <w:tc>
          <w:tcPr>
            <w:tcW w:w="2949" w:type="dxa"/>
          </w:tcPr>
          <w:p w14:paraId="36C08005" w14:textId="77777777" w:rsidR="005C2626" w:rsidRPr="00171262" w:rsidRDefault="00A27C38" w:rsidP="005055F0">
            <w:pPr>
              <w:spacing w:before="20" w:after="20"/>
              <w:ind w:firstLine="0"/>
              <w:rPr>
                <w:sz w:val="26"/>
                <w:szCs w:val="26"/>
              </w:rPr>
            </w:pPr>
            <w:r w:rsidRPr="00171262">
              <w:rPr>
                <w:sz w:val="26"/>
                <w:szCs w:val="26"/>
              </w:rPr>
              <w:t>Giai đoạn 1 — mở rộng sân tập lái về phía xưởng thực hành sửa chữa ô tô (khoảng 2.000 m²), dùng chung cho đào tạo ô tô và bài sát hạch số 2</w:t>
            </w:r>
          </w:p>
        </w:tc>
        <w:tc>
          <w:tcPr>
            <w:tcW w:w="1701" w:type="dxa"/>
          </w:tcPr>
          <w:p w14:paraId="11FBFEE9" w14:textId="77777777" w:rsidR="005C2626" w:rsidRPr="00171262" w:rsidRDefault="00A27C38" w:rsidP="00CC26A5">
            <w:pPr>
              <w:spacing w:before="20" w:after="20"/>
              <w:ind w:firstLine="0"/>
              <w:jc w:val="center"/>
              <w:rPr>
                <w:sz w:val="26"/>
                <w:szCs w:val="26"/>
              </w:rPr>
            </w:pPr>
            <w:r w:rsidRPr="00171262">
              <w:rPr>
                <w:sz w:val="26"/>
                <w:szCs w:val="26"/>
              </w:rPr>
              <w:t>590</w:t>
            </w:r>
          </w:p>
        </w:tc>
        <w:tc>
          <w:tcPr>
            <w:tcW w:w="3827" w:type="dxa"/>
          </w:tcPr>
          <w:p w14:paraId="0B6EED57" w14:textId="77777777" w:rsidR="005C2626" w:rsidRPr="00171262" w:rsidRDefault="005C2626">
            <w:pPr>
              <w:spacing w:before="20" w:after="20"/>
              <w:ind w:firstLine="0"/>
              <w:rPr>
                <w:sz w:val="26"/>
                <w:szCs w:val="26"/>
              </w:rPr>
            </w:pPr>
            <w:r w:rsidRPr="00171262">
              <w:rPr>
                <w:sz w:val="26"/>
                <w:szCs w:val="26"/>
              </w:rPr>
              <w:t>Nguồn thu hoạt động đào tạo, sát hạch và Quỹ phát triển hoạt động sự nghiệp; thực hiện năm 2027; chưa gồm sơn kẻ vạch, thiết bị và phần mềm sát hạch bài số 2 (khái toán 1.310.200.000 đồng cho 2.000m2, bài số 2 kích thước 15 m × 60 m (900 m²)</w:t>
            </w:r>
          </w:p>
        </w:tc>
      </w:tr>
      <w:tr w:rsidR="003B0726" w:rsidRPr="00171262" w14:paraId="2C5A3C2A" w14:textId="77777777" w:rsidTr="00D563C5">
        <w:trPr>
          <w:cantSplit/>
        </w:trPr>
        <w:tc>
          <w:tcPr>
            <w:tcW w:w="590" w:type="dxa"/>
          </w:tcPr>
          <w:p w14:paraId="78466CC3" w14:textId="77777777" w:rsidR="003B0726" w:rsidRPr="00171262" w:rsidRDefault="003B0726" w:rsidP="005055F0">
            <w:pPr>
              <w:spacing w:before="20" w:after="20"/>
              <w:ind w:firstLine="0"/>
              <w:rPr>
                <w:sz w:val="26"/>
                <w:szCs w:val="26"/>
              </w:rPr>
            </w:pPr>
          </w:p>
        </w:tc>
        <w:tc>
          <w:tcPr>
            <w:tcW w:w="2949" w:type="dxa"/>
          </w:tcPr>
          <w:p w14:paraId="40C77125" w14:textId="77777777" w:rsidR="003B0726" w:rsidRPr="00171262" w:rsidRDefault="003B0726" w:rsidP="005055F0">
            <w:pPr>
              <w:spacing w:before="20" w:after="20"/>
              <w:ind w:firstLine="0"/>
              <w:rPr>
                <w:sz w:val="26"/>
                <w:szCs w:val="26"/>
              </w:rPr>
            </w:pPr>
            <w:r w:rsidRPr="00171262">
              <w:rPr>
                <w:sz w:val="26"/>
                <w:szCs w:val="26"/>
              </w:rPr>
              <w:t>Xây dựng Nhà điều hành số 2</w:t>
            </w:r>
          </w:p>
        </w:tc>
        <w:tc>
          <w:tcPr>
            <w:tcW w:w="1701" w:type="dxa"/>
          </w:tcPr>
          <w:p w14:paraId="3E4C7F78" w14:textId="77777777" w:rsidR="003B0726" w:rsidRPr="00171262" w:rsidDel="00703145" w:rsidRDefault="00F510C5" w:rsidP="00CC26A5">
            <w:pPr>
              <w:spacing w:before="20" w:after="20"/>
              <w:ind w:firstLine="0"/>
              <w:jc w:val="center"/>
              <w:rPr>
                <w:sz w:val="26"/>
                <w:szCs w:val="26"/>
                <w:lang w:val="vi-VN"/>
              </w:rPr>
            </w:pPr>
            <w:r w:rsidRPr="00171262">
              <w:rPr>
                <w:sz w:val="26"/>
                <w:szCs w:val="26"/>
                <w:lang w:val="vi-VN"/>
              </w:rPr>
              <w:t>70</w:t>
            </w:r>
          </w:p>
        </w:tc>
        <w:tc>
          <w:tcPr>
            <w:tcW w:w="3827" w:type="dxa"/>
          </w:tcPr>
          <w:p w14:paraId="17C2EF12" w14:textId="021D69EC" w:rsidR="003B0726" w:rsidRPr="00171262" w:rsidRDefault="003B0726">
            <w:pPr>
              <w:spacing w:before="20" w:after="20"/>
              <w:ind w:firstLine="0"/>
              <w:rPr>
                <w:sz w:val="26"/>
                <w:szCs w:val="26"/>
              </w:rPr>
            </w:pPr>
            <w:del w:id="46" w:author="Tiếp thu thẩm định độc lập lần 2, 23/10/2026 (Claude)" w:date="2026-10-23T15:16:00Z">
              <w:r w:rsidRPr="00171262">
                <w:rPr>
                  <w:sz w:val="26"/>
                  <w:szCs w:val="26"/>
                </w:rPr>
                <w:delText>Nhà lắp ghép, máy điều hòa, diện tích 20 m²</w:delText>
              </w:r>
            </w:del>
            <w:ins w:id="47" w:author="Tiếp thu thẩm định độc lập lần 2, 23/10/2026 (Claude)" w:date="2026-10-23T15:16:00Z">
              <w:r w:rsidRPr="00171262">
                <w:rPr>
                  <w:sz w:val="26"/>
                  <w:szCs w:val="26"/>
                </w:rPr>
                <w:t>Nhà lắp ghép, máy điều hòa, diện tích 20 m²; 01 nhà phục vụ sát hạch Hạng A, số lượng, vị trí chính thức xác định theo thiết kế</w:t>
              </w:r>
            </w:ins>
          </w:p>
        </w:tc>
      </w:tr>
      <w:tr w:rsidR="007221BB" w:rsidRPr="00171262" w14:paraId="54466785" w14:textId="77777777" w:rsidTr="00D563C5">
        <w:trPr>
          <w:cantSplit/>
        </w:trPr>
        <w:tc>
          <w:tcPr>
            <w:tcW w:w="590" w:type="dxa"/>
          </w:tcPr>
          <w:p w14:paraId="1CC2DAB2" w14:textId="77777777" w:rsidR="005C2626" w:rsidRPr="00171262" w:rsidRDefault="00A27C38" w:rsidP="005055F0">
            <w:pPr>
              <w:spacing w:before="20" w:after="20"/>
              <w:ind w:firstLine="0"/>
              <w:rPr>
                <w:sz w:val="26"/>
                <w:szCs w:val="26"/>
              </w:rPr>
            </w:pPr>
            <w:r w:rsidRPr="00171262">
              <w:rPr>
                <w:sz w:val="26"/>
                <w:szCs w:val="26"/>
              </w:rPr>
              <w:t>2</w:t>
            </w:r>
          </w:p>
        </w:tc>
        <w:tc>
          <w:tcPr>
            <w:tcW w:w="2949" w:type="dxa"/>
          </w:tcPr>
          <w:p w14:paraId="7A4CA46B" w14:textId="77777777" w:rsidR="005C2626" w:rsidRPr="00171262" w:rsidRDefault="00A27C38" w:rsidP="005055F0">
            <w:pPr>
              <w:spacing w:before="20" w:after="20"/>
              <w:ind w:firstLine="0"/>
              <w:rPr>
                <w:sz w:val="26"/>
                <w:szCs w:val="26"/>
              </w:rPr>
            </w:pPr>
            <w:r w:rsidRPr="00171262">
              <w:rPr>
                <w:sz w:val="26"/>
                <w:szCs w:val="26"/>
              </w:rPr>
              <w:t>Thiết bị, phần mềm sát hạch bài số 2 (xử lý tình huống giả định trên đường)</w:t>
            </w:r>
          </w:p>
        </w:tc>
        <w:tc>
          <w:tcPr>
            <w:tcW w:w="1701" w:type="dxa"/>
          </w:tcPr>
          <w:p w14:paraId="694CA131" w14:textId="77777777" w:rsidR="005C2626" w:rsidRPr="00171262" w:rsidRDefault="005757B6" w:rsidP="00CC26A5">
            <w:pPr>
              <w:spacing w:before="20" w:after="20"/>
              <w:ind w:firstLine="0"/>
              <w:jc w:val="center"/>
              <w:rPr>
                <w:sz w:val="26"/>
                <w:szCs w:val="26"/>
              </w:rPr>
            </w:pPr>
            <w:r w:rsidRPr="00171262">
              <w:rPr>
                <w:sz w:val="26"/>
                <w:szCs w:val="26"/>
              </w:rPr>
              <w:t>469</w:t>
            </w:r>
          </w:p>
        </w:tc>
        <w:tc>
          <w:tcPr>
            <w:tcW w:w="3827" w:type="dxa"/>
          </w:tcPr>
          <w:p w14:paraId="3BD0CC9D" w14:textId="77777777" w:rsidR="005C2626" w:rsidRPr="00171262" w:rsidRDefault="005C2626" w:rsidP="005055F0">
            <w:pPr>
              <w:spacing w:before="20" w:after="20"/>
              <w:ind w:firstLine="0"/>
              <w:rPr>
                <w:sz w:val="26"/>
                <w:szCs w:val="26"/>
              </w:rPr>
            </w:pPr>
            <w:r w:rsidRPr="00171262">
              <w:rPr>
                <w:sz w:val="26"/>
                <w:szCs w:val="26"/>
              </w:rPr>
              <w:t>Khái toán sơ bộ, chưa có báo giá: Thiết bị chấm điểm, phần mềm cho 02 xe Hạng A; vạch sơn, biển báo, đèn tín hiệu, cáp điện; thiết bị phòng điều hành. Công ty Cổ phần Kỹ thuật Công nghệ EcoTek là đơn vị cung cấp thiết bị, thi công sân sát hạch Trường đang sử dụng; khoa ĐT&amp;SHLX phối hợp phòng TC-KT, phòng TH-HC&amp;QT lập dự toán chi tiết, hoàn thành trước 30/6/2027</w:t>
            </w:r>
          </w:p>
        </w:tc>
      </w:tr>
      <w:tr w:rsidR="007221BB" w:rsidRPr="00171262" w14:paraId="06714E2E" w14:textId="77777777" w:rsidTr="00D563C5">
        <w:trPr>
          <w:cantSplit/>
        </w:trPr>
        <w:tc>
          <w:tcPr>
            <w:tcW w:w="590" w:type="dxa"/>
          </w:tcPr>
          <w:p w14:paraId="2BFE33E8" w14:textId="77777777" w:rsidR="005C2626" w:rsidRPr="00171262" w:rsidRDefault="00A27C38" w:rsidP="005055F0">
            <w:pPr>
              <w:spacing w:before="20" w:after="20"/>
              <w:ind w:firstLine="0"/>
              <w:rPr>
                <w:sz w:val="26"/>
                <w:szCs w:val="26"/>
              </w:rPr>
            </w:pPr>
            <w:r w:rsidRPr="00171262">
              <w:rPr>
                <w:sz w:val="26"/>
                <w:szCs w:val="26"/>
              </w:rPr>
              <w:t>3</w:t>
            </w:r>
          </w:p>
        </w:tc>
        <w:tc>
          <w:tcPr>
            <w:tcW w:w="2949" w:type="dxa"/>
          </w:tcPr>
          <w:p w14:paraId="521A15E9" w14:textId="77777777" w:rsidR="005C2626" w:rsidRPr="00171262" w:rsidRDefault="00A27C38" w:rsidP="005055F0">
            <w:pPr>
              <w:spacing w:before="20" w:after="20"/>
              <w:ind w:firstLine="0"/>
              <w:rPr>
                <w:sz w:val="26"/>
                <w:szCs w:val="26"/>
              </w:rPr>
            </w:pPr>
            <w:r w:rsidRPr="00171262">
              <w:rPr>
                <w:sz w:val="26"/>
                <w:szCs w:val="26"/>
              </w:rPr>
              <w:t>Xe mô tô sát hạch Hạng A (02 xe); thiết bị chấm điểm trên xe, trên sân và phòng điều hành sát hạch thực hành Hạng A; cải tạo sân sát hạch Hạng A từ sân tập thực hành Hạng A1, bố trí lại sân tập Hạng A1)</w:t>
            </w:r>
          </w:p>
        </w:tc>
        <w:tc>
          <w:tcPr>
            <w:tcW w:w="1701" w:type="dxa"/>
          </w:tcPr>
          <w:p w14:paraId="4DC76230" w14:textId="77777777" w:rsidR="005C2626" w:rsidRPr="00171262" w:rsidRDefault="00C81373" w:rsidP="00CC26A5">
            <w:pPr>
              <w:pStyle w:val="ListParagraph"/>
              <w:spacing w:before="20" w:after="20"/>
              <w:jc w:val="center"/>
              <w:rPr>
                <w:color w:val="auto"/>
                <w:sz w:val="26"/>
                <w:szCs w:val="26"/>
              </w:rPr>
            </w:pPr>
            <w:r w:rsidRPr="00171262">
              <w:rPr>
                <w:color w:val="auto"/>
                <w:sz w:val="26"/>
                <w:szCs w:val="26"/>
              </w:rPr>
              <w:t>460</w:t>
            </w:r>
          </w:p>
        </w:tc>
        <w:tc>
          <w:tcPr>
            <w:tcW w:w="3827" w:type="dxa"/>
          </w:tcPr>
          <w:p w14:paraId="750E9D68" w14:textId="77777777" w:rsidR="00C81373" w:rsidRPr="00171262" w:rsidRDefault="005C2626" w:rsidP="00171262">
            <w:pPr>
              <w:spacing w:before="20" w:after="20"/>
              <w:ind w:firstLine="0"/>
              <w:rPr>
                <w:sz w:val="26"/>
                <w:szCs w:val="26"/>
              </w:rPr>
            </w:pPr>
            <w:r w:rsidRPr="00171262">
              <w:rPr>
                <w:sz w:val="26"/>
                <w:szCs w:val="26"/>
              </w:rPr>
              <w:t>Nhà trường đầu tư; xe dự kiến Honda CB350 H'ness (giá bán lẻ đề xuất của nhà sản xuất, đã gồm thuế GTGT): 260.000.000 đồng (02 xe × 130.000.000);</w:t>
            </w:r>
          </w:p>
          <w:p w14:paraId="4CB9940B" w14:textId="77777777" w:rsidR="005C2626" w:rsidRPr="00171262" w:rsidRDefault="00C81373" w:rsidP="00171262">
            <w:pPr>
              <w:spacing w:before="20" w:after="20"/>
              <w:ind w:firstLine="0"/>
              <w:rPr>
                <w:sz w:val="26"/>
                <w:szCs w:val="26"/>
              </w:rPr>
            </w:pPr>
            <w:r w:rsidRPr="00171262">
              <w:rPr>
                <w:sz w:val="26"/>
                <w:szCs w:val="26"/>
              </w:rPr>
              <w:t>Thiết bị chấm điểm: 200</w:t>
            </w:r>
            <w:r w:rsidR="006B69E3" w:rsidRPr="00171262">
              <w:rPr>
                <w:sz w:val="26"/>
                <w:szCs w:val="26"/>
              </w:rPr>
              <w:t xml:space="preserve"> triệu</w:t>
            </w:r>
            <w:r w:rsidRPr="00171262">
              <w:rPr>
                <w:sz w:val="26"/>
                <w:szCs w:val="26"/>
              </w:rPr>
              <w:t xml:space="preserve"> đồng</w:t>
            </w:r>
          </w:p>
        </w:tc>
      </w:tr>
      <w:tr w:rsidR="007221BB" w:rsidRPr="00171262" w14:paraId="7A9CFB35" w14:textId="77777777" w:rsidTr="00D563C5">
        <w:trPr>
          <w:cantSplit/>
        </w:trPr>
        <w:tc>
          <w:tcPr>
            <w:tcW w:w="590" w:type="dxa"/>
          </w:tcPr>
          <w:p w14:paraId="43D0E891" w14:textId="77777777" w:rsidR="005C2626" w:rsidRPr="00171262" w:rsidRDefault="00A27C38" w:rsidP="005055F0">
            <w:pPr>
              <w:spacing w:before="20" w:after="20"/>
              <w:ind w:firstLine="0"/>
              <w:rPr>
                <w:sz w:val="26"/>
                <w:szCs w:val="26"/>
              </w:rPr>
            </w:pPr>
            <w:r w:rsidRPr="00171262">
              <w:rPr>
                <w:sz w:val="26"/>
                <w:szCs w:val="26"/>
              </w:rPr>
              <w:t>4</w:t>
            </w:r>
          </w:p>
        </w:tc>
        <w:tc>
          <w:tcPr>
            <w:tcW w:w="2949" w:type="dxa"/>
          </w:tcPr>
          <w:p w14:paraId="4076E2CF" w14:textId="77777777" w:rsidR="005C2626" w:rsidRPr="00171262" w:rsidRDefault="00A27C38" w:rsidP="005055F0">
            <w:pPr>
              <w:spacing w:before="20" w:after="20"/>
              <w:ind w:firstLine="0"/>
              <w:rPr>
                <w:sz w:val="26"/>
                <w:szCs w:val="26"/>
              </w:rPr>
            </w:pPr>
            <w:r w:rsidRPr="00171262">
              <w:rPr>
                <w:sz w:val="26"/>
                <w:szCs w:val="26"/>
              </w:rPr>
              <w:t>Xe mô tô tập lái Hạng A</w:t>
            </w:r>
          </w:p>
        </w:tc>
        <w:tc>
          <w:tcPr>
            <w:tcW w:w="1701" w:type="dxa"/>
          </w:tcPr>
          <w:p w14:paraId="2BE7FAC3" w14:textId="77777777" w:rsidR="005C2626" w:rsidRPr="00171262" w:rsidRDefault="00A27C38" w:rsidP="00CC26A5">
            <w:pPr>
              <w:spacing w:before="20" w:after="20"/>
              <w:ind w:firstLine="0"/>
              <w:jc w:val="center"/>
              <w:rPr>
                <w:sz w:val="26"/>
                <w:szCs w:val="26"/>
              </w:rPr>
            </w:pPr>
            <w:r w:rsidRPr="00171262">
              <w:rPr>
                <w:sz w:val="26"/>
                <w:szCs w:val="26"/>
              </w:rPr>
              <w:t>Không sử dụng kinh phí của Trường</w:t>
            </w:r>
          </w:p>
        </w:tc>
        <w:tc>
          <w:tcPr>
            <w:tcW w:w="3827" w:type="dxa"/>
          </w:tcPr>
          <w:p w14:paraId="7D8BE354" w14:textId="77777777" w:rsidR="005C2626" w:rsidRPr="00171262" w:rsidRDefault="005C2626" w:rsidP="005055F0">
            <w:pPr>
              <w:spacing w:before="20" w:after="20"/>
              <w:ind w:firstLine="0"/>
              <w:rPr>
                <w:sz w:val="26"/>
                <w:szCs w:val="26"/>
              </w:rPr>
            </w:pPr>
            <w:r w:rsidRPr="00171262">
              <w:rPr>
                <w:sz w:val="26"/>
                <w:szCs w:val="26"/>
              </w:rPr>
              <w:t>Xã hội hóa: Các nhà đầu tư hợp đồng với nhà trường cho thuê xe để khai thác, sử dụng (tối thiểu 09 chiếc)</w:t>
            </w:r>
          </w:p>
        </w:tc>
      </w:tr>
      <w:tr w:rsidR="009C06F8" w:rsidRPr="00171262" w14:paraId="58CFD46C" w14:textId="77777777" w:rsidTr="00D563C5">
        <w:trPr>
          <w:cantSplit/>
        </w:trPr>
        <w:tc>
          <w:tcPr>
            <w:tcW w:w="590" w:type="dxa"/>
          </w:tcPr>
          <w:p w14:paraId="735E1D75" w14:textId="77777777" w:rsidR="009C06F8" w:rsidRPr="00171262" w:rsidRDefault="009C06F8" w:rsidP="005055F0">
            <w:pPr>
              <w:spacing w:before="20" w:after="20"/>
              <w:ind w:firstLine="0"/>
              <w:rPr>
                <w:sz w:val="26"/>
                <w:szCs w:val="26"/>
                <w:lang w:val="vi-VN"/>
              </w:rPr>
            </w:pPr>
            <w:r w:rsidRPr="00171262">
              <w:rPr>
                <w:sz w:val="26"/>
                <w:szCs w:val="26"/>
                <w:lang w:val="vi-VN"/>
              </w:rPr>
              <w:t>5</w:t>
            </w:r>
          </w:p>
        </w:tc>
        <w:tc>
          <w:tcPr>
            <w:tcW w:w="2949" w:type="dxa"/>
          </w:tcPr>
          <w:p w14:paraId="7C9CFF6C" w14:textId="77777777" w:rsidR="009C06F8" w:rsidRPr="00171262" w:rsidRDefault="009C06F8" w:rsidP="005055F0">
            <w:pPr>
              <w:spacing w:before="20" w:after="20"/>
              <w:ind w:firstLine="0"/>
              <w:rPr>
                <w:sz w:val="26"/>
                <w:szCs w:val="26"/>
                <w:lang w:val="vi-VN"/>
              </w:rPr>
            </w:pPr>
            <w:r w:rsidRPr="00171262">
              <w:rPr>
                <w:sz w:val="26"/>
                <w:szCs w:val="26"/>
                <w:lang w:val="vi-VN"/>
              </w:rPr>
              <w:t>Sân tổng hợp số 1</w:t>
            </w:r>
          </w:p>
        </w:tc>
        <w:tc>
          <w:tcPr>
            <w:tcW w:w="1701" w:type="dxa"/>
          </w:tcPr>
          <w:p w14:paraId="2DFFBE0F" w14:textId="77777777" w:rsidR="009C06F8" w:rsidRPr="00171262" w:rsidRDefault="009C06F8" w:rsidP="00CC26A5">
            <w:pPr>
              <w:spacing w:before="20" w:after="20"/>
              <w:ind w:firstLine="0"/>
              <w:jc w:val="center"/>
              <w:rPr>
                <w:sz w:val="26"/>
                <w:szCs w:val="26"/>
                <w:lang w:val="vi-VN"/>
              </w:rPr>
            </w:pPr>
            <w:r w:rsidRPr="00171262">
              <w:rPr>
                <w:sz w:val="26"/>
                <w:szCs w:val="26"/>
                <w:lang w:val="vi-VN"/>
              </w:rPr>
              <w:t>80</w:t>
            </w:r>
          </w:p>
        </w:tc>
        <w:tc>
          <w:tcPr>
            <w:tcW w:w="3827" w:type="dxa"/>
          </w:tcPr>
          <w:p w14:paraId="472B079C" w14:textId="77777777" w:rsidR="009C06F8" w:rsidRPr="00171262" w:rsidRDefault="009C06F8" w:rsidP="005055F0">
            <w:pPr>
              <w:spacing w:before="20" w:after="20"/>
              <w:ind w:firstLine="0"/>
              <w:rPr>
                <w:sz w:val="26"/>
                <w:szCs w:val="26"/>
              </w:rPr>
            </w:pPr>
          </w:p>
        </w:tc>
      </w:tr>
      <w:tr w:rsidR="007221BB" w:rsidRPr="00171262" w14:paraId="744A05A9" w14:textId="77777777" w:rsidTr="00D563C5">
        <w:trPr>
          <w:cantSplit/>
        </w:trPr>
        <w:tc>
          <w:tcPr>
            <w:tcW w:w="590" w:type="dxa"/>
          </w:tcPr>
          <w:p w14:paraId="38150A87" w14:textId="77777777" w:rsidR="005C2626" w:rsidRPr="00171262" w:rsidRDefault="009C06F8" w:rsidP="005055F0">
            <w:pPr>
              <w:spacing w:before="20" w:after="20"/>
              <w:ind w:firstLine="0"/>
              <w:rPr>
                <w:sz w:val="26"/>
                <w:szCs w:val="26"/>
                <w:lang w:val="vi-VN"/>
              </w:rPr>
            </w:pPr>
            <w:r w:rsidRPr="00171262">
              <w:rPr>
                <w:sz w:val="26"/>
                <w:szCs w:val="26"/>
                <w:lang w:val="vi-VN"/>
              </w:rPr>
              <w:t>6</w:t>
            </w:r>
          </w:p>
        </w:tc>
        <w:tc>
          <w:tcPr>
            <w:tcW w:w="2949" w:type="dxa"/>
          </w:tcPr>
          <w:p w14:paraId="1A41A7F9" w14:textId="77777777" w:rsidR="005C2626" w:rsidRPr="00171262" w:rsidRDefault="00A27C38" w:rsidP="005055F0">
            <w:pPr>
              <w:spacing w:before="20" w:after="20"/>
              <w:ind w:firstLine="0"/>
              <w:rPr>
                <w:sz w:val="26"/>
                <w:szCs w:val="26"/>
              </w:rPr>
            </w:pPr>
            <w:r w:rsidRPr="00171262">
              <w:rPr>
                <w:sz w:val="26"/>
                <w:szCs w:val="26"/>
              </w:rPr>
              <w:t>Chương trình, giáo trình Hạng A; bồi dưỡng, nâng hạng giấy phép lái xe cho 09 nhà giáo</w:t>
            </w:r>
          </w:p>
        </w:tc>
        <w:tc>
          <w:tcPr>
            <w:tcW w:w="1701" w:type="dxa"/>
          </w:tcPr>
          <w:p w14:paraId="63D5C782" w14:textId="77777777" w:rsidR="00AC25ED" w:rsidRPr="00171262" w:rsidRDefault="00A27C38" w:rsidP="00CC26A5">
            <w:pPr>
              <w:pStyle w:val="ListParagraph"/>
              <w:spacing w:before="20" w:after="20"/>
              <w:jc w:val="center"/>
              <w:rPr>
                <w:color w:val="auto"/>
                <w:sz w:val="26"/>
                <w:szCs w:val="26"/>
              </w:rPr>
            </w:pPr>
            <w:r w:rsidRPr="00171262">
              <w:rPr>
                <w:color w:val="auto"/>
                <w:sz w:val="26"/>
                <w:szCs w:val="26"/>
              </w:rPr>
              <w:t>61,2</w:t>
            </w:r>
          </w:p>
        </w:tc>
        <w:tc>
          <w:tcPr>
            <w:tcW w:w="3827" w:type="dxa"/>
          </w:tcPr>
          <w:p w14:paraId="1B53AE14" w14:textId="77777777" w:rsidR="005C2626" w:rsidRPr="00171262" w:rsidRDefault="005C2626">
            <w:pPr>
              <w:spacing w:before="20" w:after="20"/>
              <w:ind w:firstLine="0"/>
              <w:rPr>
                <w:sz w:val="26"/>
                <w:szCs w:val="26"/>
              </w:rPr>
            </w:pPr>
            <w:r w:rsidRPr="00171262">
              <w:rPr>
                <w:sz w:val="26"/>
                <w:szCs w:val="26"/>
              </w:rPr>
              <w:t xml:space="preserve">Nguồn thu hoạt động đào tạo: Học phí Hạng A: 2.800.000 đồng/người, Tập huấn GVTHLX: 4.000.000 đồng/người, cập nhật hàng năm: </w:t>
            </w:r>
            <w:r w:rsidR="00F510C5" w:rsidRPr="00171262">
              <w:rPr>
                <w:sz w:val="26"/>
                <w:szCs w:val="26"/>
                <w:lang w:val="vi-VN"/>
              </w:rPr>
              <w:t>7</w:t>
            </w:r>
            <w:r w:rsidRPr="00171262">
              <w:rPr>
                <w:sz w:val="26"/>
                <w:szCs w:val="26"/>
              </w:rPr>
              <w:t>.000.000 đồng</w:t>
            </w:r>
          </w:p>
        </w:tc>
      </w:tr>
      <w:tr w:rsidR="00836553" w:rsidRPr="00171262" w14:paraId="6608D6CA" w14:textId="77777777" w:rsidTr="00D563C5">
        <w:trPr>
          <w:cantSplit/>
        </w:trPr>
        <w:tc>
          <w:tcPr>
            <w:tcW w:w="590" w:type="dxa"/>
          </w:tcPr>
          <w:p w14:paraId="56C820C6" w14:textId="77777777" w:rsidR="00836553" w:rsidRPr="00171262" w:rsidRDefault="00836553" w:rsidP="005055F0">
            <w:pPr>
              <w:spacing w:before="20" w:after="20"/>
              <w:ind w:firstLine="0"/>
              <w:rPr>
                <w:sz w:val="26"/>
                <w:szCs w:val="26"/>
              </w:rPr>
            </w:pPr>
          </w:p>
        </w:tc>
        <w:tc>
          <w:tcPr>
            <w:tcW w:w="2949" w:type="dxa"/>
          </w:tcPr>
          <w:p w14:paraId="569E39D9" w14:textId="77777777" w:rsidR="00836553" w:rsidRPr="00171262" w:rsidRDefault="00836553" w:rsidP="005055F0">
            <w:pPr>
              <w:spacing w:before="20" w:after="20"/>
              <w:ind w:firstLine="0"/>
              <w:rPr>
                <w:b/>
                <w:sz w:val="26"/>
                <w:szCs w:val="26"/>
              </w:rPr>
            </w:pPr>
            <w:r w:rsidRPr="00171262">
              <w:rPr>
                <w:b/>
                <w:sz w:val="26"/>
                <w:szCs w:val="26"/>
              </w:rPr>
              <w:t>Tổng cộng</w:t>
            </w:r>
          </w:p>
        </w:tc>
        <w:tc>
          <w:tcPr>
            <w:tcW w:w="1701" w:type="dxa"/>
          </w:tcPr>
          <w:p w14:paraId="0F1E2595" w14:textId="77777777" w:rsidR="00836553" w:rsidRPr="00171262" w:rsidDel="00AC25ED" w:rsidRDefault="00B4060F" w:rsidP="00CC26A5">
            <w:pPr>
              <w:pStyle w:val="ListParagraph"/>
              <w:spacing w:before="20" w:after="20"/>
              <w:jc w:val="center"/>
              <w:rPr>
                <w:b/>
                <w:color w:val="auto"/>
                <w:sz w:val="26"/>
                <w:szCs w:val="26"/>
              </w:rPr>
            </w:pPr>
            <w:r w:rsidRPr="00171262">
              <w:rPr>
                <w:b/>
                <w:color w:val="auto"/>
                <w:sz w:val="26"/>
                <w:szCs w:val="26"/>
              </w:rPr>
              <w:t>1.</w:t>
            </w:r>
            <w:r w:rsidR="009C06F8" w:rsidRPr="00171262">
              <w:rPr>
                <w:b/>
                <w:color w:val="auto"/>
                <w:sz w:val="26"/>
                <w:szCs w:val="26"/>
                <w:lang w:val="vi-VN"/>
              </w:rPr>
              <w:t>73</w:t>
            </w:r>
            <w:r w:rsidRPr="00171262">
              <w:rPr>
                <w:b/>
                <w:color w:val="auto"/>
                <w:sz w:val="26"/>
                <w:szCs w:val="26"/>
              </w:rPr>
              <w:t>0,2</w:t>
            </w:r>
          </w:p>
        </w:tc>
        <w:tc>
          <w:tcPr>
            <w:tcW w:w="3827" w:type="dxa"/>
          </w:tcPr>
          <w:p w14:paraId="12948040" w14:textId="77777777" w:rsidR="00836553" w:rsidRPr="00171262" w:rsidRDefault="00836553" w:rsidP="005055F0">
            <w:pPr>
              <w:spacing w:before="20" w:after="20"/>
              <w:ind w:firstLine="0"/>
              <w:rPr>
                <w:sz w:val="26"/>
                <w:szCs w:val="26"/>
              </w:rPr>
            </w:pPr>
          </w:p>
        </w:tc>
      </w:tr>
    </w:tbl>
    <w:p w14:paraId="7C24DE6B" w14:textId="77777777" w:rsidR="007A2360" w:rsidRPr="00171262" w:rsidRDefault="0049138E">
      <w:r w:rsidRPr="00171262">
        <w:t>Ghi chú: Kinh phí hoàn thiện hệ thống thông tin, đường truyền dữ liệu giám sát sát hạch và hệ thống định danh, xác thực điện tử của Trung tâm sát hạch lái xe (yêu cầu bắt buộc trước ngày 01/01/2027) do khoa Đào tạo và Sát hạch lái xe chủ trì, sử dụng kinh phí chi thường xuyên của Trường, không tính vào kinh phí của Đề án (Bảng 10). Giai đoạn 2, 3, 4 của Phương án 12/PA-CĐKT chủ yếu phục vụ đào tạo lái xe ô tô, nằm ngoài phạm vi kinh phí của Đề án này.</w:t>
      </w:r>
    </w:p>
    <w:p w14:paraId="0DAFC57A" w14:textId="3D753084" w:rsidR="007A2360" w:rsidRPr="00171262" w:rsidRDefault="0049138E">
      <w:r w:rsidRPr="00171262">
        <w:t>Đối chiếu các mức vốn trong hồ sơ: (1) Khoảng 1.730,2 triệu đồng là tổng nhu cầu kinh phí trực tiếp cho Hạng A (Bảng 10), trong đó khoảng 1.669,0 triệu đồng là vốn đầu tư tài sản, dùng để xác định thời gian hoàn vốn, và 61,2 triệu đồng là chi phí bồi dưỡng nhà giáo, chương trình, giáo trình đã hạch toán vào chi phí năm thứ nhất (Phụ lục IV); (2) Khoảng 1.555,2 triệu đồng là giá trị tài sản mới và tài sản hiện có phân bổ cho Hạng A theo tần suất sử dụng, dùng để tính khấu hao tại Phụ lục IV, không phải nhu cầu vốn; (3) Khoảng 2,5–2,8 tỷ đồng là tổng mức đầu tư ước tính của dự án Giai đoạn 1 (toàn bộ khoảng 2.000 m² sân lưỡng dụng, thiết bị, chi phí tư vấn, quản lý dự án, dự phòng), trong đó phần phục vụ đào tạo lái xe ô tô không tính vào kinh phí của Đề án. Tổng mức đầu tư chính thức xác định tại Báo cáo kinh tế - kỹ thuật được phê duyệt.</w:t>
      </w:r>
    </w:p>
    <w:p w14:paraId="2D75A350" w14:textId="77777777" w:rsidR="00836553" w:rsidRPr="00171262" w:rsidRDefault="00836553" w:rsidP="003A49E2">
      <w:r w:rsidRPr="00171262">
        <w:t>2. Nguồn vốn đầu tư</w:t>
      </w:r>
    </w:p>
    <w:p w14:paraId="1506F208" w14:textId="515A768B" w:rsidR="00836553" w:rsidRPr="00171262" w:rsidRDefault="00836553" w:rsidP="003A49E2">
      <w:r w:rsidRPr="00171262">
        <w:t>Nguồn vốn đầu tư là nguồn thu hợp pháp của Trường, gồm Quỹ phát triển hoạt động sự nghiệp và chênh lệch thu – chi hoạt động đào tạo, sát hạch lái xe; không sử dụng ngân sách nhà nước cho vốn đầu tư của Đề án. Việc trích lập, sử dụng Quỹ thực hiện theo Nghị định số 60/2021/NĐ-CP (được sửa đổi, bổ sung bởi Nghị định số 111/2025/NĐ-CP), Thông tư số 56/2022/TT-BTC (được sửa đổi, bổ sung bởi Thông tư số 03/2026/TT-BTC) và điểm a khoản 3 Điều 7 Nghị định số 334/2026/NĐ-CP. Hệ thống truyền dữ liệu giám sát sát hạch, định danh điện tử sử dụng kinh phí chi thường xuyên của Trường, không tính vào kinh phí của Đề án.</w:t>
      </w:r>
    </w:p>
    <w:p w14:paraId="467FD8B3" w14:textId="77777777" w:rsidR="005C2626" w:rsidRPr="00171262" w:rsidRDefault="00A27C38">
      <w:pPr>
        <w:pStyle w:val="Heading4"/>
        <w:pageBreakBefore/>
        <w:rPr>
          <w:rFonts w:ascii="Times New Roman" w:hAnsi="Times New Roman"/>
          <w:color w:val="auto"/>
        </w:rPr>
      </w:pPr>
      <w:bookmarkStart w:id="48" w:name="_Toc243571155"/>
      <w:r w:rsidRPr="00171262">
        <w:rPr>
          <w:rFonts w:ascii="Times New Roman" w:hAnsi="Times New Roman"/>
          <w:color w:val="auto"/>
        </w:rPr>
        <w:t>Phần V</w:t>
      </w:r>
      <w:bookmarkEnd w:id="48"/>
    </w:p>
    <w:p w14:paraId="31A922EB" w14:textId="77777777" w:rsidR="005C2626" w:rsidRPr="00171262" w:rsidRDefault="00A27C38">
      <w:pPr>
        <w:pStyle w:val="Heading4"/>
        <w:rPr>
          <w:rFonts w:ascii="Times New Roman" w:hAnsi="Times New Roman"/>
          <w:color w:val="auto"/>
        </w:rPr>
      </w:pPr>
      <w:bookmarkStart w:id="49" w:name="_Toc243571156"/>
      <w:r w:rsidRPr="00171262">
        <w:rPr>
          <w:rFonts w:ascii="Times New Roman" w:hAnsi="Times New Roman"/>
          <w:color w:val="auto"/>
        </w:rPr>
        <w:t>HIỆU QUẢ, TÍNH BỀN VỮNG, QUẢN TRỊ RỦI RO</w:t>
      </w:r>
      <w:bookmarkEnd w:id="49"/>
    </w:p>
    <w:p w14:paraId="40AD6DAF" w14:textId="77777777" w:rsidR="00BE60C7" w:rsidRPr="00171262" w:rsidRDefault="00BE60C7" w:rsidP="00BE60C7">
      <w:pPr>
        <w:rPr>
          <w:lang w:val="nl-NL"/>
        </w:rPr>
      </w:pPr>
    </w:p>
    <w:p w14:paraId="5855A405" w14:textId="77777777" w:rsidR="005C2626" w:rsidRPr="00171262" w:rsidRDefault="00A27C38">
      <w:pPr>
        <w:pStyle w:val="Heading1"/>
        <w:rPr>
          <w:color w:val="auto"/>
        </w:rPr>
      </w:pPr>
      <w:bookmarkStart w:id="50" w:name="_Toc243571157"/>
      <w:r w:rsidRPr="00171262">
        <w:rPr>
          <w:color w:val="auto"/>
        </w:rPr>
        <w:t>I. HIỆU QUẢ KINH TẾ</w:t>
      </w:r>
      <w:bookmarkEnd w:id="50"/>
    </w:p>
    <w:p w14:paraId="68823EA9" w14:textId="77777777" w:rsidR="005C2626" w:rsidRPr="00171262" w:rsidRDefault="00A27C38">
      <w:r w:rsidRPr="00171262">
        <w:rPr>
          <w:b/>
          <w:bCs/>
        </w:rPr>
        <w:t>1. Về kinh tế:</w:t>
      </w:r>
      <w:r w:rsidRPr="00171262">
        <w:t xml:space="preserve"> Đề án được phê duyệt và triển khai sẽ mang lại hiệu quả kinh tế, thể hiện qua những điểm sau đây:</w:t>
      </w:r>
    </w:p>
    <w:p w14:paraId="67AADA58" w14:textId="77777777" w:rsidR="005C2626" w:rsidRPr="00171262" w:rsidRDefault="00A27C38" w:rsidP="003A49E2">
      <w:r w:rsidRPr="00171262">
        <w:t>- Khai thác có hiệu quả đội ngũ nhà giáo, xe, sân, Trung tâm sát hạch hiện có, hạn chế đầu tư trùng lặp;</w:t>
      </w:r>
    </w:p>
    <w:p w14:paraId="208752F6" w14:textId="77777777" w:rsidR="005C2626" w:rsidRPr="00171262" w:rsidRDefault="00A27C38" w:rsidP="003A49E2">
      <w:r w:rsidRPr="00171262">
        <w:t>- Tạo nguồn thu sự nghiệp cho nhà trường từ dịch vụ đào tạo, sát hạch Hạng A, bổ sung nguồn tái đầu tư cơ sở vật chất; cải thiện thu nhập cho nhà giáo, người lao động thông qua cơ chế khoán;</w:t>
      </w:r>
    </w:p>
    <w:p w14:paraId="02867DEA" w14:textId="77777777" w:rsidR="005C2626" w:rsidRPr="00171262" w:rsidRDefault="00A27C38" w:rsidP="003A49E2">
      <w:r w:rsidRPr="00171262">
        <w:t>- Hạn chế người học phải di chuyển đến khu vực phía Đông tỉnh hoặc địa phương khác để học, sát hạch Hạng A, giữ nguồn thu dịch vụ trên địa bàn;</w:t>
      </w:r>
    </w:p>
    <w:p w14:paraId="7C99259D" w14:textId="77777777" w:rsidR="005C2626" w:rsidRPr="00171262" w:rsidRDefault="00A27C38" w:rsidP="003A49E2">
      <w:r w:rsidRPr="00171262">
        <w:t>- "Một lần đầu tư, hai công năng": Sân mở rộng Giai đoạn 1 phục vụ đồng thời đào tạo lái xe ô tô và bài sát hạch số 2, không phải đầu tư riêng sau năm 2028 (Phương án 12/PA-CĐKT).</w:t>
      </w:r>
    </w:p>
    <w:p w14:paraId="1A44ED4E" w14:textId="77777777" w:rsidR="009B61EC" w:rsidRPr="00171262" w:rsidRDefault="009B61EC" w:rsidP="009B61EC">
      <w:pPr>
        <w:rPr>
          <w:bCs/>
          <w:i/>
          <w:iCs/>
        </w:rPr>
      </w:pPr>
      <w:r w:rsidRPr="00171262">
        <w:rPr>
          <w:bCs/>
          <w:i/>
          <w:iCs/>
        </w:rPr>
        <w:t>Bảng 11. Dự toán doanh thu đào tạo, cho thuê sân, thiết bị ôn luyện và sát hạch Hạng A</w:t>
      </w:r>
    </w:p>
    <w:p w14:paraId="615077B7" w14:textId="77777777" w:rsidR="006105B2" w:rsidRPr="00171262" w:rsidRDefault="00CC26A5" w:rsidP="00CC26A5">
      <w:pPr>
        <w:tabs>
          <w:tab w:val="left" w:pos="720"/>
          <w:tab w:val="left" w:pos="1440"/>
          <w:tab w:val="left" w:pos="2160"/>
          <w:tab w:val="left" w:pos="2880"/>
          <w:tab w:val="left" w:pos="3600"/>
          <w:tab w:val="left" w:pos="4320"/>
          <w:tab w:val="left" w:pos="5040"/>
          <w:tab w:val="left" w:pos="5760"/>
          <w:tab w:val="left" w:pos="6480"/>
          <w:tab w:val="left" w:pos="9800"/>
        </w:tabs>
        <w:jc w:val="right"/>
        <w:rPr>
          <w:i/>
          <w:lang w:val="vi-VN"/>
        </w:rPr>
      </w:pPr>
      <w:r w:rsidRPr="00171262">
        <w:rPr>
          <w:i/>
          <w:lang w:val="vi-VN"/>
        </w:rPr>
        <w:t>Đ</w:t>
      </w:r>
      <w:r w:rsidR="00F510C5" w:rsidRPr="00171262">
        <w:rPr>
          <w:i/>
          <w:lang w:val="vi-VN"/>
        </w:rPr>
        <w:t>ơn vị tính: Triệu đồng</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1"/>
        <w:gridCol w:w="1826"/>
        <w:gridCol w:w="1386"/>
        <w:gridCol w:w="1386"/>
        <w:gridCol w:w="1256"/>
        <w:gridCol w:w="1256"/>
        <w:gridCol w:w="1321"/>
      </w:tblGrid>
      <w:tr w:rsidR="00AA7B83" w:rsidRPr="00171262" w14:paraId="269E98EF" w14:textId="77777777" w:rsidTr="00CC26A5">
        <w:trPr>
          <w:cantSplit/>
          <w:trHeight w:val="1065"/>
          <w:tblHeader/>
        </w:trPr>
        <w:tc>
          <w:tcPr>
            <w:tcW w:w="686" w:type="dxa"/>
            <w:vAlign w:val="center"/>
          </w:tcPr>
          <w:p w14:paraId="670D9207" w14:textId="77777777" w:rsidR="00AA7B83" w:rsidRPr="00171262" w:rsidRDefault="00AA7B83" w:rsidP="00D563C5">
            <w:pPr>
              <w:widowControl/>
              <w:spacing w:before="0" w:after="0"/>
              <w:ind w:firstLine="0"/>
              <w:jc w:val="center"/>
              <w:rPr>
                <w:b/>
                <w:bCs/>
                <w:sz w:val="26"/>
                <w:szCs w:val="26"/>
              </w:rPr>
            </w:pPr>
            <w:r w:rsidRPr="00171262">
              <w:rPr>
                <w:b/>
                <w:bCs/>
                <w:sz w:val="26"/>
                <w:szCs w:val="26"/>
              </w:rPr>
              <w:t>TT</w:t>
            </w:r>
          </w:p>
        </w:tc>
        <w:tc>
          <w:tcPr>
            <w:tcW w:w="2577" w:type="dxa"/>
            <w:vAlign w:val="center"/>
            <w:hideMark/>
          </w:tcPr>
          <w:p w14:paraId="0EA7FBA0" w14:textId="77777777" w:rsidR="00AA7B83" w:rsidRPr="00171262" w:rsidRDefault="00AA7B83" w:rsidP="00D563C5">
            <w:pPr>
              <w:widowControl/>
              <w:spacing w:before="0" w:after="0"/>
              <w:ind w:firstLine="0"/>
              <w:jc w:val="center"/>
              <w:rPr>
                <w:b/>
                <w:bCs/>
                <w:sz w:val="26"/>
                <w:szCs w:val="26"/>
              </w:rPr>
            </w:pPr>
            <w:r w:rsidRPr="00171262">
              <w:rPr>
                <w:b/>
                <w:bCs/>
                <w:sz w:val="26"/>
                <w:szCs w:val="26"/>
              </w:rPr>
              <w:t>Chỉ tiêu</w:t>
            </w:r>
          </w:p>
        </w:tc>
        <w:tc>
          <w:tcPr>
            <w:tcW w:w="1161" w:type="dxa"/>
            <w:vAlign w:val="center"/>
            <w:hideMark/>
          </w:tcPr>
          <w:p w14:paraId="5D6CDDE0" w14:textId="77777777" w:rsidR="00AA7B83" w:rsidRPr="00171262" w:rsidRDefault="00AA7B83" w:rsidP="00D563C5">
            <w:pPr>
              <w:widowControl/>
              <w:spacing w:before="0" w:after="0"/>
              <w:ind w:firstLine="0"/>
              <w:jc w:val="center"/>
              <w:rPr>
                <w:b/>
                <w:bCs/>
                <w:sz w:val="26"/>
                <w:szCs w:val="26"/>
              </w:rPr>
            </w:pPr>
            <w:r w:rsidRPr="00171262">
              <w:rPr>
                <w:b/>
                <w:bCs/>
                <w:sz w:val="26"/>
                <w:szCs w:val="26"/>
              </w:rPr>
              <w:t>Năm 2027</w:t>
            </w:r>
          </w:p>
        </w:tc>
        <w:tc>
          <w:tcPr>
            <w:tcW w:w="1161" w:type="dxa"/>
            <w:vAlign w:val="center"/>
            <w:hideMark/>
          </w:tcPr>
          <w:p w14:paraId="3488AF6B" w14:textId="77777777" w:rsidR="00AA7B83" w:rsidRPr="00171262" w:rsidRDefault="00AA7B83" w:rsidP="00D563C5">
            <w:pPr>
              <w:widowControl/>
              <w:spacing w:before="0" w:after="0"/>
              <w:ind w:firstLine="0"/>
              <w:jc w:val="center"/>
              <w:rPr>
                <w:b/>
                <w:bCs/>
                <w:sz w:val="26"/>
                <w:szCs w:val="26"/>
              </w:rPr>
            </w:pPr>
            <w:r w:rsidRPr="00171262">
              <w:rPr>
                <w:b/>
                <w:bCs/>
                <w:sz w:val="26"/>
                <w:szCs w:val="26"/>
              </w:rPr>
              <w:t>Năm 2028</w:t>
            </w:r>
          </w:p>
        </w:tc>
        <w:tc>
          <w:tcPr>
            <w:tcW w:w="1161" w:type="dxa"/>
            <w:vAlign w:val="center"/>
            <w:hideMark/>
          </w:tcPr>
          <w:p w14:paraId="7ABE7BED" w14:textId="77777777" w:rsidR="00AA7B83" w:rsidRPr="00171262" w:rsidRDefault="00AA7B83" w:rsidP="00D563C5">
            <w:pPr>
              <w:widowControl/>
              <w:spacing w:before="0" w:after="0"/>
              <w:ind w:firstLine="0"/>
              <w:jc w:val="center"/>
              <w:rPr>
                <w:b/>
                <w:bCs/>
                <w:sz w:val="26"/>
                <w:szCs w:val="26"/>
              </w:rPr>
            </w:pPr>
            <w:r w:rsidRPr="00171262">
              <w:rPr>
                <w:b/>
                <w:bCs/>
                <w:sz w:val="26"/>
                <w:szCs w:val="26"/>
              </w:rPr>
              <w:t>Năm 2029</w:t>
            </w:r>
          </w:p>
        </w:tc>
        <w:tc>
          <w:tcPr>
            <w:tcW w:w="1161" w:type="dxa"/>
            <w:vAlign w:val="center"/>
            <w:hideMark/>
          </w:tcPr>
          <w:p w14:paraId="78A52E0D" w14:textId="77777777" w:rsidR="00AA7B83" w:rsidRPr="00171262" w:rsidRDefault="00AA7B83" w:rsidP="00D563C5">
            <w:pPr>
              <w:widowControl/>
              <w:spacing w:before="0" w:after="0"/>
              <w:ind w:firstLine="0"/>
              <w:jc w:val="center"/>
              <w:rPr>
                <w:b/>
                <w:bCs/>
                <w:sz w:val="26"/>
                <w:szCs w:val="26"/>
              </w:rPr>
            </w:pPr>
            <w:r w:rsidRPr="00171262">
              <w:rPr>
                <w:b/>
                <w:bCs/>
                <w:sz w:val="26"/>
                <w:szCs w:val="26"/>
              </w:rPr>
              <w:t>Năm 2030</w:t>
            </w:r>
          </w:p>
        </w:tc>
        <w:tc>
          <w:tcPr>
            <w:tcW w:w="1161" w:type="dxa"/>
            <w:vAlign w:val="center"/>
            <w:hideMark/>
          </w:tcPr>
          <w:p w14:paraId="73E4ABC5" w14:textId="77777777" w:rsidR="00AA7B83" w:rsidRPr="00171262" w:rsidRDefault="00AA7B83" w:rsidP="00D563C5">
            <w:pPr>
              <w:widowControl/>
              <w:spacing w:before="0" w:after="0"/>
              <w:ind w:firstLine="0"/>
              <w:jc w:val="center"/>
              <w:rPr>
                <w:b/>
                <w:bCs/>
                <w:sz w:val="26"/>
                <w:szCs w:val="26"/>
              </w:rPr>
            </w:pPr>
            <w:r w:rsidRPr="00171262">
              <w:rPr>
                <w:b/>
                <w:bCs/>
                <w:sz w:val="26"/>
                <w:szCs w:val="26"/>
              </w:rPr>
              <w:t>Năm 2031</w:t>
            </w:r>
          </w:p>
        </w:tc>
      </w:tr>
      <w:tr w:rsidR="00AA7B83" w:rsidRPr="00171262" w14:paraId="73FB7426" w14:textId="77777777" w:rsidTr="00CC26A5">
        <w:trPr>
          <w:cantSplit/>
          <w:trHeight w:val="1065"/>
        </w:trPr>
        <w:tc>
          <w:tcPr>
            <w:tcW w:w="686" w:type="dxa"/>
            <w:vAlign w:val="center"/>
          </w:tcPr>
          <w:p w14:paraId="2D5DBFC0" w14:textId="77777777" w:rsidR="00AA7B83" w:rsidRPr="00171262" w:rsidRDefault="00AA7B83" w:rsidP="00D563C5">
            <w:pPr>
              <w:widowControl/>
              <w:spacing w:before="0" w:after="0"/>
              <w:ind w:firstLine="0"/>
              <w:jc w:val="center"/>
              <w:rPr>
                <w:b/>
                <w:sz w:val="26"/>
                <w:szCs w:val="26"/>
              </w:rPr>
            </w:pPr>
            <w:r w:rsidRPr="00171262">
              <w:rPr>
                <w:b/>
                <w:sz w:val="26"/>
                <w:szCs w:val="26"/>
              </w:rPr>
              <w:t>I</w:t>
            </w:r>
          </w:p>
        </w:tc>
        <w:tc>
          <w:tcPr>
            <w:tcW w:w="2577" w:type="dxa"/>
            <w:vAlign w:val="center"/>
          </w:tcPr>
          <w:p w14:paraId="0091E1B3" w14:textId="77777777" w:rsidR="00AA7B83" w:rsidRPr="00171262" w:rsidRDefault="00AA7B83" w:rsidP="00D563C5">
            <w:pPr>
              <w:widowControl/>
              <w:spacing w:before="0" w:after="0"/>
              <w:ind w:firstLine="0"/>
              <w:rPr>
                <w:b/>
                <w:sz w:val="26"/>
                <w:szCs w:val="26"/>
              </w:rPr>
            </w:pPr>
            <w:r w:rsidRPr="00171262">
              <w:rPr>
                <w:b/>
                <w:sz w:val="26"/>
                <w:szCs w:val="26"/>
              </w:rPr>
              <w:t>Hoạt động đào tạo lái xe mô tô Hạng A</w:t>
            </w:r>
          </w:p>
        </w:tc>
        <w:tc>
          <w:tcPr>
            <w:tcW w:w="1161" w:type="dxa"/>
            <w:vAlign w:val="center"/>
          </w:tcPr>
          <w:p w14:paraId="778C454C" w14:textId="77777777" w:rsidR="00AA7B83" w:rsidRPr="00171262" w:rsidRDefault="00AA7B83" w:rsidP="00D563C5">
            <w:pPr>
              <w:widowControl/>
              <w:spacing w:before="0" w:after="0"/>
              <w:ind w:firstLine="0"/>
              <w:jc w:val="center"/>
              <w:rPr>
                <w:b/>
                <w:sz w:val="26"/>
                <w:szCs w:val="26"/>
              </w:rPr>
            </w:pPr>
          </w:p>
        </w:tc>
        <w:tc>
          <w:tcPr>
            <w:tcW w:w="1161" w:type="dxa"/>
            <w:vAlign w:val="center"/>
          </w:tcPr>
          <w:p w14:paraId="5B4B7A6E" w14:textId="77777777" w:rsidR="00AA7B83" w:rsidRPr="00171262" w:rsidRDefault="00AA7B83" w:rsidP="00D563C5">
            <w:pPr>
              <w:widowControl/>
              <w:spacing w:before="0" w:after="0"/>
              <w:ind w:firstLine="0"/>
              <w:jc w:val="center"/>
              <w:rPr>
                <w:sz w:val="26"/>
                <w:szCs w:val="26"/>
              </w:rPr>
            </w:pPr>
          </w:p>
        </w:tc>
        <w:tc>
          <w:tcPr>
            <w:tcW w:w="1161" w:type="dxa"/>
            <w:vAlign w:val="center"/>
          </w:tcPr>
          <w:p w14:paraId="79A4C312" w14:textId="77777777" w:rsidR="00AA7B83" w:rsidRPr="00171262" w:rsidRDefault="00AA7B83" w:rsidP="00D563C5">
            <w:pPr>
              <w:widowControl/>
              <w:spacing w:before="0" w:after="0"/>
              <w:ind w:firstLine="0"/>
              <w:jc w:val="center"/>
              <w:rPr>
                <w:sz w:val="26"/>
                <w:szCs w:val="26"/>
              </w:rPr>
            </w:pPr>
          </w:p>
        </w:tc>
        <w:tc>
          <w:tcPr>
            <w:tcW w:w="1161" w:type="dxa"/>
            <w:vAlign w:val="center"/>
          </w:tcPr>
          <w:p w14:paraId="40DC8612" w14:textId="77777777" w:rsidR="00AA7B83" w:rsidRPr="00171262" w:rsidRDefault="00AA7B83" w:rsidP="00D563C5">
            <w:pPr>
              <w:widowControl/>
              <w:spacing w:before="0" w:after="0"/>
              <w:ind w:firstLine="0"/>
              <w:jc w:val="center"/>
              <w:rPr>
                <w:sz w:val="26"/>
                <w:szCs w:val="26"/>
              </w:rPr>
            </w:pPr>
          </w:p>
        </w:tc>
        <w:tc>
          <w:tcPr>
            <w:tcW w:w="1161" w:type="dxa"/>
            <w:vAlign w:val="center"/>
          </w:tcPr>
          <w:p w14:paraId="6710362E" w14:textId="77777777" w:rsidR="00AA7B83" w:rsidRPr="00171262" w:rsidRDefault="00AA7B83" w:rsidP="00D563C5">
            <w:pPr>
              <w:widowControl/>
              <w:spacing w:before="0" w:after="0"/>
              <w:ind w:firstLine="0"/>
              <w:jc w:val="center"/>
              <w:rPr>
                <w:sz w:val="26"/>
                <w:szCs w:val="26"/>
              </w:rPr>
            </w:pPr>
          </w:p>
        </w:tc>
      </w:tr>
      <w:tr w:rsidR="00F510C5" w:rsidRPr="00171262" w14:paraId="2DEBC3C6" w14:textId="77777777" w:rsidTr="00CC26A5">
        <w:trPr>
          <w:cantSplit/>
          <w:trHeight w:val="1065"/>
        </w:trPr>
        <w:tc>
          <w:tcPr>
            <w:tcW w:w="686" w:type="dxa"/>
            <w:vAlign w:val="center"/>
          </w:tcPr>
          <w:p w14:paraId="10A3D629" w14:textId="77777777" w:rsidR="00F510C5" w:rsidRPr="00171262" w:rsidRDefault="00CC26A5" w:rsidP="00D563C5">
            <w:pPr>
              <w:widowControl/>
              <w:spacing w:before="0" w:after="0"/>
              <w:ind w:firstLine="0"/>
              <w:jc w:val="center"/>
              <w:rPr>
                <w:sz w:val="26"/>
                <w:szCs w:val="26"/>
              </w:rPr>
            </w:pPr>
            <w:r w:rsidRPr="00171262">
              <w:rPr>
                <w:sz w:val="26"/>
                <w:szCs w:val="26"/>
              </w:rPr>
              <w:t>1</w:t>
            </w:r>
          </w:p>
        </w:tc>
        <w:tc>
          <w:tcPr>
            <w:tcW w:w="2577" w:type="dxa"/>
            <w:vAlign w:val="center"/>
            <w:hideMark/>
          </w:tcPr>
          <w:p w14:paraId="785B9C36" w14:textId="77777777" w:rsidR="00F510C5" w:rsidRPr="00171262" w:rsidRDefault="00F510C5" w:rsidP="00D563C5">
            <w:pPr>
              <w:widowControl/>
              <w:spacing w:before="0" w:after="0"/>
              <w:ind w:firstLine="0"/>
              <w:rPr>
                <w:sz w:val="26"/>
                <w:szCs w:val="26"/>
              </w:rPr>
            </w:pPr>
            <w:r w:rsidRPr="00171262">
              <w:rPr>
                <w:sz w:val="26"/>
                <w:szCs w:val="26"/>
              </w:rPr>
              <w:t>Số học viên đào tạo (dự kiến bình quân 45 HV/khoá)</w:t>
            </w:r>
          </w:p>
        </w:tc>
        <w:tc>
          <w:tcPr>
            <w:tcW w:w="1161" w:type="dxa"/>
            <w:vAlign w:val="center"/>
            <w:hideMark/>
          </w:tcPr>
          <w:p w14:paraId="6D84C218" w14:textId="77777777" w:rsidR="00F510C5" w:rsidRPr="00171262" w:rsidRDefault="00F510C5" w:rsidP="00D563C5">
            <w:pPr>
              <w:widowControl/>
              <w:spacing w:before="0" w:after="0"/>
              <w:ind w:firstLine="0"/>
              <w:jc w:val="center"/>
              <w:rPr>
                <w:sz w:val="26"/>
                <w:szCs w:val="26"/>
              </w:rPr>
            </w:pPr>
            <w:r w:rsidRPr="00171262">
              <w:rPr>
                <w:sz w:val="26"/>
                <w:szCs w:val="26"/>
              </w:rPr>
              <w:t>220</w:t>
            </w:r>
          </w:p>
        </w:tc>
        <w:tc>
          <w:tcPr>
            <w:tcW w:w="1161" w:type="dxa"/>
            <w:vAlign w:val="center"/>
            <w:hideMark/>
          </w:tcPr>
          <w:p w14:paraId="191703F0" w14:textId="77777777" w:rsidR="00F510C5" w:rsidRPr="00171262" w:rsidRDefault="00F510C5" w:rsidP="00D563C5">
            <w:pPr>
              <w:widowControl/>
              <w:spacing w:before="0" w:after="0"/>
              <w:ind w:firstLine="0"/>
              <w:jc w:val="center"/>
              <w:rPr>
                <w:sz w:val="26"/>
                <w:szCs w:val="26"/>
              </w:rPr>
            </w:pPr>
            <w:r w:rsidRPr="00171262">
              <w:rPr>
                <w:sz w:val="26"/>
                <w:szCs w:val="26"/>
              </w:rPr>
              <w:t>600</w:t>
            </w:r>
          </w:p>
        </w:tc>
        <w:tc>
          <w:tcPr>
            <w:tcW w:w="1161" w:type="dxa"/>
            <w:vAlign w:val="center"/>
            <w:hideMark/>
          </w:tcPr>
          <w:p w14:paraId="22FED359" w14:textId="77777777" w:rsidR="00F510C5" w:rsidRPr="00171262" w:rsidRDefault="00F510C5" w:rsidP="00D563C5">
            <w:pPr>
              <w:widowControl/>
              <w:spacing w:before="0" w:after="0"/>
              <w:ind w:firstLine="0"/>
              <w:jc w:val="center"/>
              <w:rPr>
                <w:sz w:val="26"/>
                <w:szCs w:val="26"/>
              </w:rPr>
            </w:pPr>
            <w:r w:rsidRPr="00171262">
              <w:rPr>
                <w:sz w:val="26"/>
                <w:szCs w:val="26"/>
              </w:rPr>
              <w:t>690</w:t>
            </w:r>
          </w:p>
        </w:tc>
        <w:tc>
          <w:tcPr>
            <w:tcW w:w="1161" w:type="dxa"/>
            <w:vAlign w:val="center"/>
            <w:hideMark/>
          </w:tcPr>
          <w:p w14:paraId="24FEC9E9" w14:textId="77777777" w:rsidR="00F510C5" w:rsidRPr="00171262" w:rsidRDefault="00F510C5" w:rsidP="00D563C5">
            <w:pPr>
              <w:widowControl/>
              <w:spacing w:before="0" w:after="0"/>
              <w:ind w:firstLine="0"/>
              <w:jc w:val="center"/>
              <w:rPr>
                <w:sz w:val="26"/>
                <w:szCs w:val="26"/>
              </w:rPr>
            </w:pPr>
            <w:r w:rsidRPr="00171262">
              <w:rPr>
                <w:sz w:val="26"/>
                <w:szCs w:val="26"/>
              </w:rPr>
              <w:t>800</w:t>
            </w:r>
          </w:p>
        </w:tc>
        <w:tc>
          <w:tcPr>
            <w:tcW w:w="1161" w:type="dxa"/>
            <w:vAlign w:val="center"/>
            <w:hideMark/>
          </w:tcPr>
          <w:p w14:paraId="5D94BB8C" w14:textId="77777777" w:rsidR="00F510C5" w:rsidRPr="00171262" w:rsidRDefault="00F510C5" w:rsidP="00D563C5">
            <w:pPr>
              <w:widowControl/>
              <w:spacing w:before="0" w:after="0"/>
              <w:ind w:firstLine="0"/>
              <w:jc w:val="center"/>
              <w:rPr>
                <w:sz w:val="26"/>
                <w:szCs w:val="26"/>
              </w:rPr>
            </w:pPr>
            <w:r w:rsidRPr="00171262">
              <w:rPr>
                <w:sz w:val="26"/>
                <w:szCs w:val="26"/>
              </w:rPr>
              <w:t>920</w:t>
            </w:r>
          </w:p>
        </w:tc>
      </w:tr>
      <w:tr w:rsidR="00F510C5" w:rsidRPr="00171262" w14:paraId="0B07C5CD" w14:textId="77777777" w:rsidTr="00CC26A5">
        <w:trPr>
          <w:cantSplit/>
          <w:trHeight w:val="1065"/>
        </w:trPr>
        <w:tc>
          <w:tcPr>
            <w:tcW w:w="686" w:type="dxa"/>
            <w:vAlign w:val="center"/>
          </w:tcPr>
          <w:p w14:paraId="48C25B92" w14:textId="77777777" w:rsidR="00F510C5" w:rsidRPr="00171262" w:rsidRDefault="00CC26A5" w:rsidP="00D563C5">
            <w:pPr>
              <w:widowControl/>
              <w:spacing w:before="0" w:after="0"/>
              <w:ind w:firstLine="0"/>
              <w:jc w:val="center"/>
              <w:rPr>
                <w:sz w:val="26"/>
                <w:szCs w:val="26"/>
              </w:rPr>
            </w:pPr>
            <w:r w:rsidRPr="00171262">
              <w:rPr>
                <w:sz w:val="26"/>
                <w:szCs w:val="26"/>
              </w:rPr>
              <w:t>2</w:t>
            </w:r>
          </w:p>
        </w:tc>
        <w:tc>
          <w:tcPr>
            <w:tcW w:w="2577" w:type="dxa"/>
            <w:vAlign w:val="center"/>
            <w:hideMark/>
          </w:tcPr>
          <w:p w14:paraId="633FC54E" w14:textId="77777777" w:rsidR="00F510C5" w:rsidRPr="00171262" w:rsidRDefault="00F510C5" w:rsidP="00D563C5">
            <w:pPr>
              <w:widowControl/>
              <w:spacing w:before="0" w:after="0"/>
              <w:ind w:firstLine="0"/>
              <w:rPr>
                <w:sz w:val="26"/>
                <w:szCs w:val="26"/>
              </w:rPr>
            </w:pPr>
            <w:r w:rsidRPr="00171262">
              <w:rPr>
                <w:sz w:val="26"/>
                <w:szCs w:val="26"/>
              </w:rPr>
              <w:t>Học phí/học viên (dự kiến)</w:t>
            </w:r>
          </w:p>
        </w:tc>
        <w:tc>
          <w:tcPr>
            <w:tcW w:w="1161" w:type="dxa"/>
            <w:vAlign w:val="center"/>
            <w:hideMark/>
          </w:tcPr>
          <w:p w14:paraId="2081364D" w14:textId="77777777" w:rsidR="00F510C5" w:rsidRPr="00171262" w:rsidRDefault="00F510C5" w:rsidP="00D563C5">
            <w:pPr>
              <w:widowControl/>
              <w:spacing w:before="0" w:after="0"/>
              <w:ind w:firstLine="0"/>
              <w:jc w:val="center"/>
              <w:rPr>
                <w:sz w:val="26"/>
                <w:szCs w:val="26"/>
              </w:rPr>
            </w:pPr>
            <w:r w:rsidRPr="00171262">
              <w:rPr>
                <w:sz w:val="26"/>
                <w:szCs w:val="26"/>
              </w:rPr>
              <w:t>2,350</w:t>
            </w:r>
          </w:p>
        </w:tc>
        <w:tc>
          <w:tcPr>
            <w:tcW w:w="1161" w:type="dxa"/>
            <w:vAlign w:val="center"/>
            <w:hideMark/>
          </w:tcPr>
          <w:p w14:paraId="180CF035" w14:textId="77777777" w:rsidR="00F510C5" w:rsidRPr="00171262" w:rsidRDefault="00F510C5" w:rsidP="00D563C5">
            <w:pPr>
              <w:widowControl/>
              <w:spacing w:before="0" w:after="0"/>
              <w:ind w:firstLine="0"/>
              <w:jc w:val="center"/>
              <w:rPr>
                <w:sz w:val="26"/>
                <w:szCs w:val="26"/>
              </w:rPr>
            </w:pPr>
            <w:r w:rsidRPr="00171262">
              <w:rPr>
                <w:sz w:val="26"/>
                <w:szCs w:val="26"/>
              </w:rPr>
              <w:t>2,468</w:t>
            </w:r>
          </w:p>
        </w:tc>
        <w:tc>
          <w:tcPr>
            <w:tcW w:w="1161" w:type="dxa"/>
            <w:vAlign w:val="center"/>
            <w:hideMark/>
          </w:tcPr>
          <w:p w14:paraId="4367D8A0" w14:textId="77777777" w:rsidR="00F510C5" w:rsidRPr="00171262" w:rsidRDefault="00F510C5" w:rsidP="00D563C5">
            <w:pPr>
              <w:widowControl/>
              <w:spacing w:before="0" w:after="0"/>
              <w:ind w:firstLine="0"/>
              <w:jc w:val="center"/>
              <w:rPr>
                <w:sz w:val="26"/>
                <w:szCs w:val="26"/>
              </w:rPr>
            </w:pPr>
            <w:r w:rsidRPr="00171262">
              <w:rPr>
                <w:sz w:val="26"/>
                <w:szCs w:val="26"/>
              </w:rPr>
              <w:t>2,591</w:t>
            </w:r>
          </w:p>
        </w:tc>
        <w:tc>
          <w:tcPr>
            <w:tcW w:w="1161" w:type="dxa"/>
            <w:vAlign w:val="center"/>
            <w:hideMark/>
          </w:tcPr>
          <w:p w14:paraId="01EE54E2" w14:textId="77777777" w:rsidR="00F510C5" w:rsidRPr="00171262" w:rsidRDefault="00F510C5" w:rsidP="00D563C5">
            <w:pPr>
              <w:widowControl/>
              <w:spacing w:before="0" w:after="0"/>
              <w:ind w:firstLine="0"/>
              <w:jc w:val="center"/>
              <w:rPr>
                <w:sz w:val="26"/>
                <w:szCs w:val="26"/>
              </w:rPr>
            </w:pPr>
            <w:r w:rsidRPr="00171262">
              <w:rPr>
                <w:sz w:val="26"/>
                <w:szCs w:val="26"/>
              </w:rPr>
              <w:t>2,720</w:t>
            </w:r>
          </w:p>
        </w:tc>
        <w:tc>
          <w:tcPr>
            <w:tcW w:w="1161" w:type="dxa"/>
            <w:vAlign w:val="center"/>
            <w:hideMark/>
          </w:tcPr>
          <w:p w14:paraId="2F3B2504" w14:textId="77777777" w:rsidR="00F510C5" w:rsidRPr="00171262" w:rsidRDefault="00F510C5" w:rsidP="00D563C5">
            <w:pPr>
              <w:widowControl/>
              <w:spacing w:before="0" w:after="0"/>
              <w:ind w:firstLine="0"/>
              <w:jc w:val="center"/>
              <w:rPr>
                <w:sz w:val="26"/>
                <w:szCs w:val="26"/>
              </w:rPr>
            </w:pPr>
            <w:r w:rsidRPr="00171262">
              <w:rPr>
                <w:sz w:val="26"/>
                <w:szCs w:val="26"/>
              </w:rPr>
              <w:t>2,856</w:t>
            </w:r>
          </w:p>
        </w:tc>
      </w:tr>
      <w:tr w:rsidR="00F510C5" w:rsidRPr="00171262" w14:paraId="1E5E5AEC" w14:textId="77777777" w:rsidTr="00CC26A5">
        <w:trPr>
          <w:cantSplit/>
          <w:trHeight w:val="1065"/>
        </w:trPr>
        <w:tc>
          <w:tcPr>
            <w:tcW w:w="686" w:type="dxa"/>
            <w:vAlign w:val="center"/>
          </w:tcPr>
          <w:p w14:paraId="443C0E8E" w14:textId="77777777" w:rsidR="00F510C5" w:rsidRPr="00171262" w:rsidRDefault="00CC26A5" w:rsidP="00D563C5">
            <w:pPr>
              <w:widowControl/>
              <w:spacing w:before="0" w:after="0"/>
              <w:ind w:firstLine="0"/>
              <w:jc w:val="center"/>
              <w:rPr>
                <w:sz w:val="26"/>
                <w:szCs w:val="26"/>
              </w:rPr>
            </w:pPr>
            <w:r w:rsidRPr="00171262">
              <w:rPr>
                <w:sz w:val="26"/>
                <w:szCs w:val="26"/>
              </w:rPr>
              <w:t>3</w:t>
            </w:r>
          </w:p>
        </w:tc>
        <w:tc>
          <w:tcPr>
            <w:tcW w:w="2577" w:type="dxa"/>
            <w:vAlign w:val="center"/>
            <w:hideMark/>
          </w:tcPr>
          <w:p w14:paraId="4F07498F" w14:textId="77777777" w:rsidR="00F510C5" w:rsidRPr="00171262" w:rsidRDefault="00F510C5" w:rsidP="00D563C5">
            <w:pPr>
              <w:widowControl/>
              <w:spacing w:before="0" w:after="0"/>
              <w:ind w:firstLine="0"/>
              <w:rPr>
                <w:sz w:val="26"/>
                <w:szCs w:val="26"/>
              </w:rPr>
            </w:pPr>
            <w:r w:rsidRPr="00171262">
              <w:rPr>
                <w:sz w:val="26"/>
                <w:szCs w:val="26"/>
              </w:rPr>
              <w:t>Tổng doanh thu dự kiến/năm</w:t>
            </w:r>
          </w:p>
        </w:tc>
        <w:tc>
          <w:tcPr>
            <w:tcW w:w="1161" w:type="dxa"/>
            <w:vAlign w:val="center"/>
            <w:hideMark/>
          </w:tcPr>
          <w:p w14:paraId="659DC2F8" w14:textId="77777777" w:rsidR="00F510C5" w:rsidRPr="00171262" w:rsidRDefault="00F510C5" w:rsidP="00D563C5">
            <w:pPr>
              <w:widowControl/>
              <w:spacing w:before="0" w:after="0"/>
              <w:ind w:firstLine="0"/>
              <w:jc w:val="center"/>
              <w:rPr>
                <w:sz w:val="26"/>
                <w:szCs w:val="26"/>
              </w:rPr>
            </w:pPr>
            <w:r w:rsidRPr="00171262">
              <w:rPr>
                <w:sz w:val="26"/>
                <w:szCs w:val="26"/>
              </w:rPr>
              <w:t>517,000</w:t>
            </w:r>
          </w:p>
        </w:tc>
        <w:tc>
          <w:tcPr>
            <w:tcW w:w="1161" w:type="dxa"/>
            <w:vAlign w:val="center"/>
            <w:hideMark/>
          </w:tcPr>
          <w:p w14:paraId="704DA3FE" w14:textId="77777777" w:rsidR="00F510C5" w:rsidRPr="00171262" w:rsidRDefault="00F510C5" w:rsidP="00D563C5">
            <w:pPr>
              <w:widowControl/>
              <w:spacing w:before="0" w:after="0"/>
              <w:ind w:firstLine="0"/>
              <w:jc w:val="center"/>
              <w:rPr>
                <w:sz w:val="26"/>
                <w:szCs w:val="26"/>
              </w:rPr>
            </w:pPr>
            <w:r w:rsidRPr="00171262">
              <w:rPr>
                <w:sz w:val="26"/>
                <w:szCs w:val="26"/>
              </w:rPr>
              <w:t>1.480,500</w:t>
            </w:r>
          </w:p>
        </w:tc>
        <w:tc>
          <w:tcPr>
            <w:tcW w:w="1161" w:type="dxa"/>
            <w:vAlign w:val="center"/>
            <w:hideMark/>
          </w:tcPr>
          <w:p w14:paraId="6D9949CC" w14:textId="77777777" w:rsidR="00F510C5" w:rsidRPr="00171262" w:rsidRDefault="00F510C5" w:rsidP="00D563C5">
            <w:pPr>
              <w:widowControl/>
              <w:spacing w:before="0" w:after="0"/>
              <w:ind w:firstLine="0"/>
              <w:jc w:val="center"/>
              <w:rPr>
                <w:sz w:val="26"/>
                <w:szCs w:val="26"/>
              </w:rPr>
            </w:pPr>
            <w:r w:rsidRPr="00171262">
              <w:rPr>
                <w:sz w:val="26"/>
                <w:szCs w:val="26"/>
              </w:rPr>
              <w:t>1.787,704</w:t>
            </w:r>
          </w:p>
        </w:tc>
        <w:tc>
          <w:tcPr>
            <w:tcW w:w="1161" w:type="dxa"/>
            <w:vAlign w:val="center"/>
            <w:hideMark/>
          </w:tcPr>
          <w:p w14:paraId="2CB10122" w14:textId="77777777" w:rsidR="00F510C5" w:rsidRPr="00171262" w:rsidRDefault="00F510C5" w:rsidP="00D563C5">
            <w:pPr>
              <w:widowControl/>
              <w:spacing w:before="0" w:after="0"/>
              <w:ind w:firstLine="0"/>
              <w:jc w:val="center"/>
              <w:rPr>
                <w:sz w:val="26"/>
                <w:szCs w:val="26"/>
              </w:rPr>
            </w:pPr>
            <w:r w:rsidRPr="00171262">
              <w:rPr>
                <w:sz w:val="26"/>
                <w:szCs w:val="26"/>
              </w:rPr>
              <w:t>2.176,335</w:t>
            </w:r>
          </w:p>
        </w:tc>
        <w:tc>
          <w:tcPr>
            <w:tcW w:w="1161" w:type="dxa"/>
            <w:vAlign w:val="center"/>
            <w:hideMark/>
          </w:tcPr>
          <w:p w14:paraId="1D855018" w14:textId="77777777" w:rsidR="00F510C5" w:rsidRPr="00171262" w:rsidRDefault="00F510C5" w:rsidP="00D563C5">
            <w:pPr>
              <w:widowControl/>
              <w:spacing w:before="0" w:after="0"/>
              <w:ind w:firstLine="0"/>
              <w:jc w:val="center"/>
              <w:rPr>
                <w:sz w:val="26"/>
                <w:szCs w:val="26"/>
              </w:rPr>
            </w:pPr>
            <w:r w:rsidRPr="00171262">
              <w:rPr>
                <w:sz w:val="26"/>
                <w:szCs w:val="26"/>
              </w:rPr>
              <w:t>2.627,925</w:t>
            </w:r>
          </w:p>
        </w:tc>
      </w:tr>
      <w:tr w:rsidR="00AA7B83" w:rsidRPr="00171262" w14:paraId="2263AD4F" w14:textId="77777777" w:rsidTr="00CC26A5">
        <w:trPr>
          <w:cantSplit/>
          <w:trHeight w:val="1065"/>
        </w:trPr>
        <w:tc>
          <w:tcPr>
            <w:tcW w:w="686" w:type="dxa"/>
            <w:vAlign w:val="center"/>
          </w:tcPr>
          <w:p w14:paraId="24D2DE09" w14:textId="77777777" w:rsidR="00AA7B83" w:rsidRPr="00171262" w:rsidRDefault="00AA7B83" w:rsidP="00D563C5">
            <w:pPr>
              <w:widowControl/>
              <w:spacing w:before="0" w:after="0"/>
              <w:ind w:firstLine="0"/>
              <w:jc w:val="center"/>
              <w:rPr>
                <w:b/>
                <w:sz w:val="26"/>
                <w:szCs w:val="26"/>
              </w:rPr>
            </w:pPr>
            <w:r w:rsidRPr="00171262">
              <w:rPr>
                <w:b/>
                <w:sz w:val="26"/>
                <w:szCs w:val="26"/>
              </w:rPr>
              <w:t>II</w:t>
            </w:r>
          </w:p>
        </w:tc>
        <w:tc>
          <w:tcPr>
            <w:tcW w:w="2577" w:type="dxa"/>
            <w:vAlign w:val="center"/>
          </w:tcPr>
          <w:p w14:paraId="489CD1FD" w14:textId="77777777" w:rsidR="00AA7B83" w:rsidRPr="00171262" w:rsidRDefault="00AA7B83" w:rsidP="00D563C5">
            <w:pPr>
              <w:widowControl/>
              <w:spacing w:before="0" w:after="0"/>
              <w:ind w:firstLine="0"/>
              <w:rPr>
                <w:b/>
                <w:sz w:val="26"/>
                <w:szCs w:val="26"/>
              </w:rPr>
            </w:pPr>
            <w:r w:rsidRPr="00171262">
              <w:rPr>
                <w:b/>
                <w:sz w:val="26"/>
                <w:szCs w:val="26"/>
              </w:rPr>
              <w:t>Hoạt động cho thuê sân, thiết bị phục vụ ôn luyện mô tô Hạng A</w:t>
            </w:r>
          </w:p>
        </w:tc>
        <w:tc>
          <w:tcPr>
            <w:tcW w:w="1161" w:type="dxa"/>
            <w:vAlign w:val="center"/>
          </w:tcPr>
          <w:p w14:paraId="4330C521" w14:textId="77777777" w:rsidR="00AA7B83" w:rsidRPr="00171262" w:rsidRDefault="00AA7B83" w:rsidP="00D563C5">
            <w:pPr>
              <w:widowControl/>
              <w:spacing w:before="0" w:after="0"/>
              <w:ind w:firstLine="0"/>
              <w:jc w:val="center"/>
              <w:rPr>
                <w:b/>
                <w:sz w:val="26"/>
                <w:szCs w:val="26"/>
              </w:rPr>
            </w:pPr>
          </w:p>
        </w:tc>
        <w:tc>
          <w:tcPr>
            <w:tcW w:w="1161" w:type="dxa"/>
            <w:vAlign w:val="center"/>
          </w:tcPr>
          <w:p w14:paraId="4107643F" w14:textId="77777777" w:rsidR="00AA7B83" w:rsidRPr="00171262" w:rsidRDefault="00AA7B83" w:rsidP="00D563C5">
            <w:pPr>
              <w:widowControl/>
              <w:spacing w:before="0" w:after="0"/>
              <w:ind w:firstLine="0"/>
              <w:jc w:val="center"/>
              <w:rPr>
                <w:b/>
                <w:sz w:val="26"/>
                <w:szCs w:val="26"/>
              </w:rPr>
            </w:pPr>
          </w:p>
        </w:tc>
        <w:tc>
          <w:tcPr>
            <w:tcW w:w="1161" w:type="dxa"/>
            <w:vAlign w:val="center"/>
          </w:tcPr>
          <w:p w14:paraId="539D95E2" w14:textId="77777777" w:rsidR="00AA7B83" w:rsidRPr="00171262" w:rsidRDefault="00AA7B83" w:rsidP="00D563C5">
            <w:pPr>
              <w:widowControl/>
              <w:spacing w:before="0" w:after="0"/>
              <w:ind w:firstLine="0"/>
              <w:jc w:val="center"/>
              <w:rPr>
                <w:b/>
                <w:sz w:val="26"/>
                <w:szCs w:val="26"/>
              </w:rPr>
            </w:pPr>
          </w:p>
        </w:tc>
        <w:tc>
          <w:tcPr>
            <w:tcW w:w="1161" w:type="dxa"/>
            <w:vAlign w:val="center"/>
          </w:tcPr>
          <w:p w14:paraId="5F8BE680" w14:textId="77777777" w:rsidR="00AA7B83" w:rsidRPr="00171262" w:rsidRDefault="00AA7B83" w:rsidP="00D563C5">
            <w:pPr>
              <w:widowControl/>
              <w:spacing w:before="0" w:after="0"/>
              <w:ind w:firstLine="0"/>
              <w:jc w:val="center"/>
              <w:rPr>
                <w:b/>
                <w:sz w:val="26"/>
                <w:szCs w:val="26"/>
              </w:rPr>
            </w:pPr>
          </w:p>
        </w:tc>
        <w:tc>
          <w:tcPr>
            <w:tcW w:w="1161" w:type="dxa"/>
            <w:vAlign w:val="center"/>
          </w:tcPr>
          <w:p w14:paraId="1516AFD1" w14:textId="77777777" w:rsidR="00AA7B83" w:rsidRPr="00171262" w:rsidRDefault="00AA7B83" w:rsidP="00D563C5">
            <w:pPr>
              <w:widowControl/>
              <w:spacing w:before="0" w:after="0"/>
              <w:ind w:firstLine="0"/>
              <w:jc w:val="center"/>
              <w:rPr>
                <w:b/>
                <w:sz w:val="26"/>
                <w:szCs w:val="26"/>
              </w:rPr>
            </w:pPr>
          </w:p>
        </w:tc>
      </w:tr>
      <w:tr w:rsidR="00F510C5" w:rsidRPr="00171262" w14:paraId="1951F6CC" w14:textId="77777777" w:rsidTr="00CC26A5">
        <w:trPr>
          <w:cantSplit/>
          <w:trHeight w:val="1065"/>
        </w:trPr>
        <w:tc>
          <w:tcPr>
            <w:tcW w:w="686" w:type="dxa"/>
            <w:vAlign w:val="center"/>
          </w:tcPr>
          <w:p w14:paraId="64FC7502" w14:textId="77777777" w:rsidR="00F510C5" w:rsidRPr="00171262" w:rsidRDefault="00CC26A5" w:rsidP="00D563C5">
            <w:pPr>
              <w:widowControl/>
              <w:spacing w:before="0" w:after="0"/>
              <w:ind w:firstLine="0"/>
              <w:jc w:val="center"/>
              <w:rPr>
                <w:sz w:val="26"/>
                <w:szCs w:val="26"/>
              </w:rPr>
            </w:pPr>
            <w:r w:rsidRPr="00171262">
              <w:rPr>
                <w:sz w:val="26"/>
                <w:szCs w:val="26"/>
              </w:rPr>
              <w:t>1</w:t>
            </w:r>
          </w:p>
        </w:tc>
        <w:tc>
          <w:tcPr>
            <w:tcW w:w="2577" w:type="dxa"/>
            <w:vAlign w:val="center"/>
          </w:tcPr>
          <w:p w14:paraId="4421A83D" w14:textId="77777777" w:rsidR="00F510C5" w:rsidRPr="00171262" w:rsidRDefault="00F510C5" w:rsidP="00D563C5">
            <w:pPr>
              <w:widowControl/>
              <w:spacing w:before="0" w:after="0"/>
              <w:ind w:firstLine="0"/>
              <w:rPr>
                <w:sz w:val="26"/>
                <w:szCs w:val="26"/>
              </w:rPr>
            </w:pPr>
            <w:r w:rsidRPr="00171262">
              <w:rPr>
                <w:sz w:val="26"/>
                <w:szCs w:val="26"/>
              </w:rPr>
              <w:t>Số lượt cho thuê thiết bị ôn luyện</w:t>
            </w:r>
          </w:p>
        </w:tc>
        <w:tc>
          <w:tcPr>
            <w:tcW w:w="1161" w:type="dxa"/>
            <w:vAlign w:val="center"/>
          </w:tcPr>
          <w:p w14:paraId="5A40162F" w14:textId="77777777" w:rsidR="00F510C5" w:rsidRPr="00171262" w:rsidRDefault="00F510C5" w:rsidP="00D563C5">
            <w:pPr>
              <w:widowControl/>
              <w:spacing w:before="0" w:after="0"/>
              <w:ind w:firstLine="0"/>
              <w:jc w:val="center"/>
              <w:rPr>
                <w:sz w:val="26"/>
                <w:szCs w:val="26"/>
              </w:rPr>
            </w:pPr>
            <w:r w:rsidRPr="00171262">
              <w:rPr>
                <w:sz w:val="26"/>
                <w:szCs w:val="26"/>
              </w:rPr>
              <w:t>220</w:t>
            </w:r>
          </w:p>
        </w:tc>
        <w:tc>
          <w:tcPr>
            <w:tcW w:w="1161" w:type="dxa"/>
            <w:vAlign w:val="center"/>
          </w:tcPr>
          <w:p w14:paraId="679FE3BC" w14:textId="77777777" w:rsidR="00F510C5" w:rsidRPr="00171262" w:rsidRDefault="00F510C5" w:rsidP="00D563C5">
            <w:pPr>
              <w:widowControl/>
              <w:spacing w:before="0" w:after="0"/>
              <w:ind w:firstLine="0"/>
              <w:jc w:val="center"/>
              <w:rPr>
                <w:sz w:val="26"/>
                <w:szCs w:val="26"/>
              </w:rPr>
            </w:pPr>
            <w:r w:rsidRPr="00171262">
              <w:rPr>
                <w:sz w:val="26"/>
                <w:szCs w:val="26"/>
              </w:rPr>
              <w:t>600</w:t>
            </w:r>
          </w:p>
        </w:tc>
        <w:tc>
          <w:tcPr>
            <w:tcW w:w="1161" w:type="dxa"/>
            <w:vAlign w:val="center"/>
          </w:tcPr>
          <w:p w14:paraId="7BF09B41" w14:textId="77777777" w:rsidR="00F510C5" w:rsidRPr="00171262" w:rsidRDefault="00F510C5" w:rsidP="00D563C5">
            <w:pPr>
              <w:widowControl/>
              <w:spacing w:before="0" w:after="0"/>
              <w:ind w:firstLine="0"/>
              <w:jc w:val="center"/>
              <w:rPr>
                <w:sz w:val="26"/>
                <w:szCs w:val="26"/>
              </w:rPr>
            </w:pPr>
            <w:r w:rsidRPr="00171262">
              <w:rPr>
                <w:sz w:val="26"/>
                <w:szCs w:val="26"/>
              </w:rPr>
              <w:t>690</w:t>
            </w:r>
          </w:p>
        </w:tc>
        <w:tc>
          <w:tcPr>
            <w:tcW w:w="1161" w:type="dxa"/>
            <w:vAlign w:val="center"/>
          </w:tcPr>
          <w:p w14:paraId="58810566" w14:textId="77777777" w:rsidR="00F510C5" w:rsidRPr="00171262" w:rsidRDefault="00F510C5" w:rsidP="00D563C5">
            <w:pPr>
              <w:widowControl/>
              <w:spacing w:before="0" w:after="0"/>
              <w:ind w:firstLine="0"/>
              <w:jc w:val="center"/>
              <w:rPr>
                <w:sz w:val="26"/>
                <w:szCs w:val="26"/>
              </w:rPr>
            </w:pPr>
            <w:r w:rsidRPr="00171262">
              <w:rPr>
                <w:sz w:val="26"/>
                <w:szCs w:val="26"/>
              </w:rPr>
              <w:t>800</w:t>
            </w:r>
          </w:p>
        </w:tc>
        <w:tc>
          <w:tcPr>
            <w:tcW w:w="1161" w:type="dxa"/>
            <w:vAlign w:val="center"/>
          </w:tcPr>
          <w:p w14:paraId="68B8EC66" w14:textId="77777777" w:rsidR="00F510C5" w:rsidRPr="00171262" w:rsidRDefault="00F510C5" w:rsidP="00D563C5">
            <w:pPr>
              <w:widowControl/>
              <w:spacing w:before="0" w:after="0"/>
              <w:ind w:firstLine="0"/>
              <w:jc w:val="center"/>
              <w:rPr>
                <w:sz w:val="26"/>
                <w:szCs w:val="26"/>
              </w:rPr>
            </w:pPr>
            <w:r w:rsidRPr="00171262">
              <w:rPr>
                <w:sz w:val="26"/>
                <w:szCs w:val="26"/>
              </w:rPr>
              <w:t>920</w:t>
            </w:r>
          </w:p>
        </w:tc>
      </w:tr>
      <w:tr w:rsidR="00F510C5" w:rsidRPr="00171262" w14:paraId="02F883F5" w14:textId="77777777" w:rsidTr="00CC26A5">
        <w:trPr>
          <w:cantSplit/>
          <w:trHeight w:val="1065"/>
        </w:trPr>
        <w:tc>
          <w:tcPr>
            <w:tcW w:w="686" w:type="dxa"/>
            <w:vAlign w:val="center"/>
          </w:tcPr>
          <w:p w14:paraId="7875BF9B" w14:textId="77777777" w:rsidR="00F510C5" w:rsidRPr="00171262" w:rsidRDefault="00CC26A5" w:rsidP="00D563C5">
            <w:pPr>
              <w:widowControl/>
              <w:spacing w:before="0" w:after="0"/>
              <w:ind w:firstLine="0"/>
              <w:jc w:val="center"/>
              <w:rPr>
                <w:sz w:val="26"/>
                <w:szCs w:val="26"/>
              </w:rPr>
            </w:pPr>
            <w:r w:rsidRPr="00171262">
              <w:rPr>
                <w:sz w:val="26"/>
                <w:szCs w:val="26"/>
              </w:rPr>
              <w:t>2</w:t>
            </w:r>
          </w:p>
        </w:tc>
        <w:tc>
          <w:tcPr>
            <w:tcW w:w="2577" w:type="dxa"/>
            <w:vAlign w:val="center"/>
          </w:tcPr>
          <w:p w14:paraId="584492CC" w14:textId="77777777" w:rsidR="00F510C5" w:rsidRPr="00171262" w:rsidRDefault="00F510C5" w:rsidP="00D563C5">
            <w:pPr>
              <w:widowControl/>
              <w:spacing w:before="0" w:after="0"/>
              <w:ind w:firstLine="0"/>
              <w:rPr>
                <w:sz w:val="26"/>
                <w:szCs w:val="26"/>
              </w:rPr>
            </w:pPr>
            <w:r w:rsidRPr="00171262">
              <w:rPr>
                <w:sz w:val="26"/>
                <w:szCs w:val="26"/>
              </w:rPr>
              <w:t>Đơn giá cho thuê</w:t>
            </w:r>
          </w:p>
        </w:tc>
        <w:tc>
          <w:tcPr>
            <w:tcW w:w="1161" w:type="dxa"/>
            <w:vAlign w:val="center"/>
          </w:tcPr>
          <w:p w14:paraId="59C06EC1" w14:textId="77777777" w:rsidR="00F510C5" w:rsidRPr="00171262" w:rsidRDefault="00F510C5" w:rsidP="00D563C5">
            <w:pPr>
              <w:widowControl/>
              <w:spacing w:before="0" w:after="0"/>
              <w:ind w:firstLine="0"/>
              <w:jc w:val="center"/>
              <w:rPr>
                <w:sz w:val="26"/>
                <w:szCs w:val="26"/>
              </w:rPr>
            </w:pPr>
            <w:r w:rsidRPr="00171262">
              <w:rPr>
                <w:sz w:val="26"/>
                <w:szCs w:val="26"/>
              </w:rPr>
              <w:t>0,05</w:t>
            </w:r>
          </w:p>
        </w:tc>
        <w:tc>
          <w:tcPr>
            <w:tcW w:w="1161" w:type="dxa"/>
            <w:vAlign w:val="center"/>
          </w:tcPr>
          <w:p w14:paraId="4665C95D" w14:textId="77777777" w:rsidR="00F510C5" w:rsidRPr="00171262" w:rsidRDefault="00F510C5" w:rsidP="00D563C5">
            <w:pPr>
              <w:widowControl/>
              <w:spacing w:before="0" w:after="0"/>
              <w:ind w:firstLine="0"/>
              <w:jc w:val="center"/>
              <w:rPr>
                <w:sz w:val="26"/>
                <w:szCs w:val="26"/>
              </w:rPr>
            </w:pPr>
            <w:r w:rsidRPr="00171262">
              <w:rPr>
                <w:sz w:val="26"/>
                <w:szCs w:val="26"/>
              </w:rPr>
              <w:t>0,05</w:t>
            </w:r>
          </w:p>
        </w:tc>
        <w:tc>
          <w:tcPr>
            <w:tcW w:w="1161" w:type="dxa"/>
            <w:vAlign w:val="center"/>
          </w:tcPr>
          <w:p w14:paraId="49EADA2A" w14:textId="77777777" w:rsidR="00F510C5" w:rsidRPr="00171262" w:rsidRDefault="00F510C5" w:rsidP="00D563C5">
            <w:pPr>
              <w:widowControl/>
              <w:spacing w:before="0" w:after="0"/>
              <w:ind w:firstLine="0"/>
              <w:jc w:val="center"/>
              <w:rPr>
                <w:sz w:val="26"/>
                <w:szCs w:val="26"/>
              </w:rPr>
            </w:pPr>
            <w:r w:rsidRPr="00171262">
              <w:rPr>
                <w:sz w:val="26"/>
                <w:szCs w:val="26"/>
              </w:rPr>
              <w:t>0,06</w:t>
            </w:r>
          </w:p>
        </w:tc>
        <w:tc>
          <w:tcPr>
            <w:tcW w:w="1161" w:type="dxa"/>
            <w:vAlign w:val="center"/>
          </w:tcPr>
          <w:p w14:paraId="51C04DE1" w14:textId="77777777" w:rsidR="00F510C5" w:rsidRPr="00171262" w:rsidRDefault="00F510C5" w:rsidP="00D563C5">
            <w:pPr>
              <w:widowControl/>
              <w:spacing w:before="0" w:after="0"/>
              <w:ind w:firstLine="0"/>
              <w:jc w:val="center"/>
              <w:rPr>
                <w:sz w:val="26"/>
                <w:szCs w:val="26"/>
              </w:rPr>
            </w:pPr>
            <w:r w:rsidRPr="00171262">
              <w:rPr>
                <w:sz w:val="26"/>
                <w:szCs w:val="26"/>
              </w:rPr>
              <w:t>0,06</w:t>
            </w:r>
          </w:p>
        </w:tc>
        <w:tc>
          <w:tcPr>
            <w:tcW w:w="1161" w:type="dxa"/>
            <w:vAlign w:val="center"/>
          </w:tcPr>
          <w:p w14:paraId="59789BA9" w14:textId="77777777" w:rsidR="00F510C5" w:rsidRPr="00171262" w:rsidRDefault="00F510C5" w:rsidP="00D563C5">
            <w:pPr>
              <w:widowControl/>
              <w:spacing w:before="0" w:after="0"/>
              <w:ind w:firstLine="0"/>
              <w:jc w:val="center"/>
              <w:rPr>
                <w:sz w:val="26"/>
                <w:szCs w:val="26"/>
              </w:rPr>
            </w:pPr>
            <w:r w:rsidRPr="00171262">
              <w:rPr>
                <w:sz w:val="26"/>
                <w:szCs w:val="26"/>
              </w:rPr>
              <w:t>0,07</w:t>
            </w:r>
          </w:p>
        </w:tc>
      </w:tr>
      <w:tr w:rsidR="00F510C5" w:rsidRPr="00171262" w14:paraId="0A02379E" w14:textId="77777777" w:rsidTr="00CC26A5">
        <w:trPr>
          <w:cantSplit/>
          <w:trHeight w:val="1065"/>
        </w:trPr>
        <w:tc>
          <w:tcPr>
            <w:tcW w:w="686" w:type="dxa"/>
            <w:vAlign w:val="center"/>
          </w:tcPr>
          <w:p w14:paraId="12EAEE27" w14:textId="77777777" w:rsidR="00F510C5" w:rsidRPr="00171262" w:rsidRDefault="00CC26A5" w:rsidP="00D563C5">
            <w:pPr>
              <w:widowControl/>
              <w:spacing w:before="0" w:after="0"/>
              <w:ind w:firstLine="0"/>
              <w:jc w:val="center"/>
              <w:rPr>
                <w:sz w:val="26"/>
                <w:szCs w:val="26"/>
              </w:rPr>
            </w:pPr>
            <w:del w:id="51" w:author="Tiếp thu thẩm định độc lập lần 2, 23/10/2026 (Claude)" w:date="2026-10-23T15:16:00Z">
              <w:r w:rsidRPr="00171262">
                <w:rPr>
                  <w:sz w:val="26"/>
                  <w:szCs w:val="26"/>
                </w:rPr>
                <w:delText>31</w:delText>
              </w:r>
            </w:del>
            <w:ins w:id="52" w:author="Tiếp thu thẩm định độc lập lần 2, 23/10/2026 (Claude)" w:date="2026-10-23T15:16:00Z">
              <w:r w:rsidRPr="00171262">
                <w:rPr>
                  <w:sz w:val="26"/>
                  <w:szCs w:val="26"/>
                </w:rPr>
                <w:t>3</w:t>
              </w:r>
            </w:ins>
          </w:p>
        </w:tc>
        <w:tc>
          <w:tcPr>
            <w:tcW w:w="2577" w:type="dxa"/>
            <w:vAlign w:val="center"/>
          </w:tcPr>
          <w:p w14:paraId="59BEFEB9" w14:textId="77777777" w:rsidR="00F510C5" w:rsidRPr="00171262" w:rsidRDefault="00F510C5" w:rsidP="00D563C5">
            <w:pPr>
              <w:widowControl/>
              <w:spacing w:before="0" w:after="0"/>
              <w:ind w:firstLine="0"/>
              <w:rPr>
                <w:sz w:val="26"/>
                <w:szCs w:val="26"/>
              </w:rPr>
            </w:pPr>
            <w:r w:rsidRPr="00171262">
              <w:rPr>
                <w:sz w:val="26"/>
                <w:szCs w:val="26"/>
              </w:rPr>
              <w:t>Tổng doanh thu</w:t>
            </w:r>
          </w:p>
        </w:tc>
        <w:tc>
          <w:tcPr>
            <w:tcW w:w="1161" w:type="dxa"/>
            <w:vAlign w:val="center"/>
          </w:tcPr>
          <w:p w14:paraId="0F3EE4AA" w14:textId="77777777" w:rsidR="00F510C5" w:rsidRPr="00171262" w:rsidRDefault="00F510C5" w:rsidP="00D563C5">
            <w:pPr>
              <w:widowControl/>
              <w:spacing w:before="0" w:after="0"/>
              <w:ind w:firstLine="0"/>
              <w:jc w:val="center"/>
              <w:rPr>
                <w:sz w:val="26"/>
                <w:szCs w:val="26"/>
              </w:rPr>
            </w:pPr>
            <w:r w:rsidRPr="00171262">
              <w:rPr>
                <w:sz w:val="26"/>
                <w:szCs w:val="26"/>
              </w:rPr>
              <w:t>11,00</w:t>
            </w:r>
          </w:p>
        </w:tc>
        <w:tc>
          <w:tcPr>
            <w:tcW w:w="1161" w:type="dxa"/>
            <w:vAlign w:val="center"/>
          </w:tcPr>
          <w:p w14:paraId="7AD6FEFC" w14:textId="77777777" w:rsidR="00F510C5" w:rsidRPr="00171262" w:rsidRDefault="00F510C5" w:rsidP="00D563C5">
            <w:pPr>
              <w:widowControl/>
              <w:spacing w:before="0" w:after="0"/>
              <w:ind w:firstLine="0"/>
              <w:jc w:val="center"/>
              <w:rPr>
                <w:sz w:val="26"/>
                <w:szCs w:val="26"/>
              </w:rPr>
            </w:pPr>
            <w:r w:rsidRPr="00171262">
              <w:rPr>
                <w:sz w:val="26"/>
                <w:szCs w:val="26"/>
              </w:rPr>
              <w:t>31,50</w:t>
            </w:r>
          </w:p>
        </w:tc>
        <w:tc>
          <w:tcPr>
            <w:tcW w:w="1161" w:type="dxa"/>
            <w:vAlign w:val="center"/>
          </w:tcPr>
          <w:p w14:paraId="2500F05A" w14:textId="77777777" w:rsidR="00F510C5" w:rsidRPr="00171262" w:rsidRDefault="00F510C5" w:rsidP="00D563C5">
            <w:pPr>
              <w:widowControl/>
              <w:spacing w:before="0" w:after="0"/>
              <w:ind w:firstLine="0"/>
              <w:jc w:val="center"/>
              <w:rPr>
                <w:sz w:val="26"/>
                <w:szCs w:val="26"/>
              </w:rPr>
            </w:pPr>
            <w:r w:rsidRPr="00171262">
              <w:rPr>
                <w:sz w:val="26"/>
                <w:szCs w:val="26"/>
              </w:rPr>
              <w:t>39,85</w:t>
            </w:r>
          </w:p>
        </w:tc>
        <w:tc>
          <w:tcPr>
            <w:tcW w:w="1161" w:type="dxa"/>
            <w:vAlign w:val="center"/>
          </w:tcPr>
          <w:p w14:paraId="30116844" w14:textId="77777777" w:rsidR="00F510C5" w:rsidRPr="00171262" w:rsidRDefault="00F510C5" w:rsidP="00D563C5">
            <w:pPr>
              <w:widowControl/>
              <w:spacing w:before="0" w:after="0"/>
              <w:ind w:firstLine="0"/>
              <w:jc w:val="center"/>
              <w:rPr>
                <w:sz w:val="26"/>
                <w:szCs w:val="26"/>
              </w:rPr>
            </w:pPr>
            <w:r w:rsidRPr="00171262">
              <w:rPr>
                <w:sz w:val="26"/>
                <w:szCs w:val="26"/>
              </w:rPr>
              <w:t>50,82</w:t>
            </w:r>
          </w:p>
        </w:tc>
        <w:tc>
          <w:tcPr>
            <w:tcW w:w="1161" w:type="dxa"/>
            <w:vAlign w:val="center"/>
          </w:tcPr>
          <w:p w14:paraId="26D9BBB1" w14:textId="77777777" w:rsidR="00F510C5" w:rsidRPr="00171262" w:rsidRDefault="00F510C5" w:rsidP="00D563C5">
            <w:pPr>
              <w:widowControl/>
              <w:spacing w:before="0" w:after="0"/>
              <w:ind w:firstLine="0"/>
              <w:jc w:val="center"/>
              <w:rPr>
                <w:sz w:val="26"/>
                <w:szCs w:val="26"/>
              </w:rPr>
            </w:pPr>
            <w:r w:rsidRPr="00171262">
              <w:rPr>
                <w:sz w:val="26"/>
                <w:szCs w:val="26"/>
              </w:rPr>
              <w:t>64,29</w:t>
            </w:r>
          </w:p>
        </w:tc>
      </w:tr>
      <w:tr w:rsidR="00AA7B83" w:rsidRPr="00171262" w14:paraId="29D9ED6B" w14:textId="77777777" w:rsidTr="00CC26A5">
        <w:trPr>
          <w:cantSplit/>
          <w:trHeight w:val="1065"/>
        </w:trPr>
        <w:tc>
          <w:tcPr>
            <w:tcW w:w="686" w:type="dxa"/>
            <w:vAlign w:val="center"/>
          </w:tcPr>
          <w:p w14:paraId="121C525D" w14:textId="77777777" w:rsidR="00AA7B83" w:rsidRPr="00171262" w:rsidRDefault="00AA7B83" w:rsidP="00D563C5">
            <w:pPr>
              <w:widowControl/>
              <w:spacing w:before="0" w:after="0"/>
              <w:ind w:firstLine="0"/>
              <w:jc w:val="center"/>
              <w:rPr>
                <w:b/>
                <w:sz w:val="26"/>
                <w:szCs w:val="26"/>
              </w:rPr>
            </w:pPr>
            <w:r w:rsidRPr="00171262">
              <w:rPr>
                <w:b/>
                <w:sz w:val="26"/>
                <w:szCs w:val="26"/>
              </w:rPr>
              <w:t>III</w:t>
            </w:r>
          </w:p>
        </w:tc>
        <w:tc>
          <w:tcPr>
            <w:tcW w:w="2577" w:type="dxa"/>
            <w:vAlign w:val="center"/>
          </w:tcPr>
          <w:p w14:paraId="63906278" w14:textId="77777777" w:rsidR="00AA7B83" w:rsidRPr="00171262" w:rsidRDefault="00AA7B83" w:rsidP="00D563C5">
            <w:pPr>
              <w:widowControl/>
              <w:spacing w:before="0" w:after="0"/>
              <w:ind w:firstLine="0"/>
              <w:rPr>
                <w:b/>
                <w:sz w:val="26"/>
                <w:szCs w:val="26"/>
              </w:rPr>
            </w:pPr>
            <w:r w:rsidRPr="00171262">
              <w:rPr>
                <w:b/>
                <w:sz w:val="26"/>
                <w:szCs w:val="26"/>
              </w:rPr>
              <w:t>Hoạt động cho thuê sân, thiết bị phục vụ sát hạch lái xe mô tô Hạng A</w:t>
            </w:r>
          </w:p>
        </w:tc>
        <w:tc>
          <w:tcPr>
            <w:tcW w:w="1161" w:type="dxa"/>
            <w:vAlign w:val="center"/>
          </w:tcPr>
          <w:p w14:paraId="351E87A3" w14:textId="77777777" w:rsidR="00AA7B83" w:rsidRPr="00171262" w:rsidRDefault="00AA7B83" w:rsidP="00D563C5">
            <w:pPr>
              <w:widowControl/>
              <w:spacing w:before="0" w:after="0"/>
              <w:ind w:firstLine="0"/>
              <w:jc w:val="center"/>
              <w:rPr>
                <w:sz w:val="26"/>
                <w:szCs w:val="26"/>
              </w:rPr>
            </w:pPr>
          </w:p>
        </w:tc>
        <w:tc>
          <w:tcPr>
            <w:tcW w:w="1161" w:type="dxa"/>
            <w:vAlign w:val="center"/>
          </w:tcPr>
          <w:p w14:paraId="6F463D39" w14:textId="77777777" w:rsidR="00AA7B83" w:rsidRPr="00171262" w:rsidRDefault="00AA7B83" w:rsidP="00D563C5">
            <w:pPr>
              <w:widowControl/>
              <w:spacing w:before="0" w:after="0"/>
              <w:ind w:firstLine="0"/>
              <w:jc w:val="center"/>
              <w:rPr>
                <w:sz w:val="26"/>
                <w:szCs w:val="26"/>
              </w:rPr>
            </w:pPr>
          </w:p>
        </w:tc>
        <w:tc>
          <w:tcPr>
            <w:tcW w:w="1161" w:type="dxa"/>
            <w:vAlign w:val="center"/>
          </w:tcPr>
          <w:p w14:paraId="74A798B5" w14:textId="77777777" w:rsidR="00AA7B83" w:rsidRPr="00171262" w:rsidRDefault="00AA7B83" w:rsidP="00D563C5">
            <w:pPr>
              <w:widowControl/>
              <w:spacing w:before="0" w:after="0"/>
              <w:ind w:firstLine="0"/>
              <w:jc w:val="center"/>
              <w:rPr>
                <w:sz w:val="26"/>
                <w:szCs w:val="26"/>
              </w:rPr>
            </w:pPr>
          </w:p>
        </w:tc>
        <w:tc>
          <w:tcPr>
            <w:tcW w:w="1161" w:type="dxa"/>
            <w:vAlign w:val="center"/>
          </w:tcPr>
          <w:p w14:paraId="5C9A5243" w14:textId="77777777" w:rsidR="00AA7B83" w:rsidRPr="00171262" w:rsidRDefault="00AA7B83" w:rsidP="00D563C5">
            <w:pPr>
              <w:widowControl/>
              <w:spacing w:before="0" w:after="0"/>
              <w:ind w:firstLine="0"/>
              <w:jc w:val="center"/>
              <w:rPr>
                <w:sz w:val="26"/>
                <w:szCs w:val="26"/>
              </w:rPr>
            </w:pPr>
          </w:p>
        </w:tc>
        <w:tc>
          <w:tcPr>
            <w:tcW w:w="1161" w:type="dxa"/>
            <w:vAlign w:val="center"/>
          </w:tcPr>
          <w:p w14:paraId="2752AD95" w14:textId="77777777" w:rsidR="00AA7B83" w:rsidRPr="00171262" w:rsidRDefault="00AA7B83" w:rsidP="00D563C5">
            <w:pPr>
              <w:widowControl/>
              <w:spacing w:before="0" w:after="0"/>
              <w:ind w:firstLine="0"/>
              <w:jc w:val="center"/>
              <w:rPr>
                <w:sz w:val="26"/>
                <w:szCs w:val="26"/>
              </w:rPr>
            </w:pPr>
          </w:p>
        </w:tc>
      </w:tr>
      <w:tr w:rsidR="009C06F8" w:rsidRPr="00171262" w14:paraId="3D22AD7B" w14:textId="77777777" w:rsidTr="00CC26A5">
        <w:trPr>
          <w:cantSplit/>
          <w:trHeight w:val="1065"/>
        </w:trPr>
        <w:tc>
          <w:tcPr>
            <w:tcW w:w="686" w:type="dxa"/>
            <w:vAlign w:val="center"/>
          </w:tcPr>
          <w:p w14:paraId="2875F5DE" w14:textId="77777777" w:rsidR="009C06F8" w:rsidRPr="00171262" w:rsidRDefault="001D0753" w:rsidP="00D563C5">
            <w:pPr>
              <w:widowControl/>
              <w:spacing w:before="0" w:after="0"/>
              <w:ind w:firstLine="0"/>
              <w:jc w:val="center"/>
              <w:rPr>
                <w:sz w:val="26"/>
                <w:szCs w:val="26"/>
              </w:rPr>
            </w:pPr>
            <w:r w:rsidRPr="00171262">
              <w:rPr>
                <w:sz w:val="26"/>
                <w:szCs w:val="26"/>
              </w:rPr>
              <w:t>1</w:t>
            </w:r>
          </w:p>
        </w:tc>
        <w:tc>
          <w:tcPr>
            <w:tcW w:w="2577" w:type="dxa"/>
            <w:vAlign w:val="center"/>
          </w:tcPr>
          <w:p w14:paraId="506610E0" w14:textId="77777777" w:rsidR="009C06F8" w:rsidRPr="00171262" w:rsidRDefault="009C06F8" w:rsidP="00D563C5">
            <w:pPr>
              <w:widowControl/>
              <w:spacing w:before="0" w:after="0"/>
              <w:ind w:firstLine="0"/>
              <w:rPr>
                <w:sz w:val="26"/>
                <w:szCs w:val="26"/>
              </w:rPr>
            </w:pPr>
            <w:r w:rsidRPr="00171262">
              <w:rPr>
                <w:sz w:val="26"/>
                <w:szCs w:val="26"/>
              </w:rPr>
              <w:t>Số lượt cho thuê thiết bị sát hạch</w:t>
            </w:r>
          </w:p>
        </w:tc>
        <w:tc>
          <w:tcPr>
            <w:tcW w:w="1161" w:type="dxa"/>
            <w:vAlign w:val="center"/>
          </w:tcPr>
          <w:p w14:paraId="76A2494C" w14:textId="77777777" w:rsidR="009C06F8" w:rsidRPr="00171262" w:rsidRDefault="009C06F8" w:rsidP="00D563C5">
            <w:pPr>
              <w:widowControl/>
              <w:spacing w:before="0" w:after="0"/>
              <w:ind w:firstLine="0"/>
              <w:jc w:val="center"/>
              <w:rPr>
                <w:sz w:val="26"/>
                <w:szCs w:val="26"/>
              </w:rPr>
            </w:pPr>
            <w:del w:id="53" w:author="Tiếp thu thẩm định độc lập lần 2, 23/10/2026 (Claude)" w:date="2026-10-23T15:16:00Z">
              <w:r w:rsidRPr="00171262">
                <w:rPr>
                  <w:sz w:val="26"/>
                  <w:szCs w:val="26"/>
                </w:rPr>
                <w:delText>500</w:delText>
              </w:r>
            </w:del>
            <w:ins w:id="54" w:author="Tiếp thu thẩm định độc lập lần 2, 23/10/2026 (Claude)" w:date="2026-10-23T15:16:00Z">
              <w:r w:rsidRPr="00171262">
                <w:rPr>
                  <w:sz w:val="26"/>
                  <w:szCs w:val="26"/>
                </w:rPr>
                <w:t>264</w:t>
              </w:r>
            </w:ins>
          </w:p>
        </w:tc>
        <w:tc>
          <w:tcPr>
            <w:tcW w:w="1161" w:type="dxa"/>
            <w:vAlign w:val="center"/>
          </w:tcPr>
          <w:p w14:paraId="4AE2E657" w14:textId="77777777" w:rsidR="009C06F8" w:rsidRPr="00171262" w:rsidRDefault="009C06F8" w:rsidP="00D563C5">
            <w:pPr>
              <w:widowControl/>
              <w:spacing w:before="0" w:after="0"/>
              <w:ind w:firstLine="0"/>
              <w:jc w:val="center"/>
              <w:rPr>
                <w:sz w:val="26"/>
                <w:szCs w:val="26"/>
              </w:rPr>
            </w:pPr>
            <w:del w:id="55" w:author="Tiếp thu thẩm định độc lập lần 2, 23/10/2026 (Claude)" w:date="2026-10-23T15:16:00Z">
              <w:r w:rsidRPr="00171262">
                <w:rPr>
                  <w:sz w:val="26"/>
                  <w:szCs w:val="26"/>
                </w:rPr>
                <w:delText>525</w:delText>
              </w:r>
            </w:del>
            <w:ins w:id="56" w:author="Tiếp thu thẩm định độc lập lần 2, 23/10/2026 (Claude)" w:date="2026-10-23T15:16:00Z">
              <w:r w:rsidRPr="00171262">
                <w:rPr>
                  <w:sz w:val="26"/>
                  <w:szCs w:val="26"/>
                </w:rPr>
                <w:t>720</w:t>
              </w:r>
            </w:ins>
          </w:p>
        </w:tc>
        <w:tc>
          <w:tcPr>
            <w:tcW w:w="1161" w:type="dxa"/>
            <w:vAlign w:val="center"/>
          </w:tcPr>
          <w:p w14:paraId="7DAB69A6" w14:textId="77777777" w:rsidR="009C06F8" w:rsidRPr="00171262" w:rsidRDefault="009C06F8" w:rsidP="00D563C5">
            <w:pPr>
              <w:widowControl/>
              <w:spacing w:before="0" w:after="0"/>
              <w:ind w:firstLine="0"/>
              <w:jc w:val="center"/>
              <w:rPr>
                <w:sz w:val="26"/>
                <w:szCs w:val="26"/>
              </w:rPr>
            </w:pPr>
            <w:r w:rsidRPr="00171262">
              <w:rPr>
                <w:sz w:val="26"/>
                <w:szCs w:val="26"/>
              </w:rPr>
              <w:t>828</w:t>
            </w:r>
          </w:p>
        </w:tc>
        <w:tc>
          <w:tcPr>
            <w:tcW w:w="1161" w:type="dxa"/>
            <w:vAlign w:val="center"/>
          </w:tcPr>
          <w:p w14:paraId="34010189" w14:textId="77777777" w:rsidR="009C06F8" w:rsidRPr="00171262" w:rsidRDefault="009C06F8" w:rsidP="00D563C5">
            <w:pPr>
              <w:widowControl/>
              <w:spacing w:before="0" w:after="0"/>
              <w:ind w:firstLine="0"/>
              <w:jc w:val="center"/>
              <w:rPr>
                <w:sz w:val="26"/>
                <w:szCs w:val="26"/>
              </w:rPr>
            </w:pPr>
            <w:r w:rsidRPr="00171262">
              <w:rPr>
                <w:sz w:val="26"/>
                <w:szCs w:val="26"/>
              </w:rPr>
              <w:t>960</w:t>
            </w:r>
          </w:p>
        </w:tc>
        <w:tc>
          <w:tcPr>
            <w:tcW w:w="1161" w:type="dxa"/>
            <w:vAlign w:val="center"/>
          </w:tcPr>
          <w:p w14:paraId="25A4C4E8" w14:textId="77777777" w:rsidR="009C06F8" w:rsidRPr="00171262" w:rsidRDefault="009C06F8" w:rsidP="00D563C5">
            <w:pPr>
              <w:widowControl/>
              <w:spacing w:before="0" w:after="0"/>
              <w:ind w:firstLine="0"/>
              <w:jc w:val="center"/>
              <w:rPr>
                <w:sz w:val="26"/>
                <w:szCs w:val="26"/>
              </w:rPr>
            </w:pPr>
            <w:del w:id="57" w:author="Tiếp thu thẩm định độc lập lần 2, 23/10/2026 (Claude)" w:date="2026-10-23T15:16:00Z">
              <w:r w:rsidRPr="00171262">
                <w:rPr>
                  <w:sz w:val="26"/>
                  <w:szCs w:val="26"/>
                </w:rPr>
                <w:delText>1104</w:delText>
              </w:r>
            </w:del>
            <w:ins w:id="58" w:author="Tiếp thu thẩm định độc lập lần 2, 23/10/2026 (Claude)" w:date="2026-10-23T15:16:00Z">
              <w:r w:rsidRPr="00171262">
                <w:rPr>
                  <w:sz w:val="26"/>
                  <w:szCs w:val="26"/>
                </w:rPr>
                <w:t>1.104</w:t>
              </w:r>
            </w:ins>
          </w:p>
        </w:tc>
      </w:tr>
      <w:tr w:rsidR="009C06F8" w:rsidRPr="00171262" w14:paraId="068F1EC9" w14:textId="77777777" w:rsidTr="00CC26A5">
        <w:trPr>
          <w:cantSplit/>
          <w:trHeight w:val="1065"/>
        </w:trPr>
        <w:tc>
          <w:tcPr>
            <w:tcW w:w="686" w:type="dxa"/>
            <w:vAlign w:val="center"/>
          </w:tcPr>
          <w:p w14:paraId="7666202C" w14:textId="77777777" w:rsidR="009C06F8" w:rsidRPr="00171262" w:rsidRDefault="00CC26A5" w:rsidP="00D563C5">
            <w:pPr>
              <w:widowControl/>
              <w:spacing w:before="0" w:after="0"/>
              <w:ind w:firstLine="0"/>
              <w:jc w:val="center"/>
              <w:rPr>
                <w:sz w:val="26"/>
                <w:szCs w:val="26"/>
              </w:rPr>
            </w:pPr>
            <w:r w:rsidRPr="00171262">
              <w:rPr>
                <w:sz w:val="26"/>
                <w:szCs w:val="26"/>
              </w:rPr>
              <w:t>2</w:t>
            </w:r>
          </w:p>
        </w:tc>
        <w:tc>
          <w:tcPr>
            <w:tcW w:w="2577" w:type="dxa"/>
            <w:vAlign w:val="center"/>
          </w:tcPr>
          <w:p w14:paraId="46ED25AE" w14:textId="77777777" w:rsidR="009C06F8" w:rsidRPr="00171262" w:rsidRDefault="009C06F8" w:rsidP="00D563C5">
            <w:pPr>
              <w:widowControl/>
              <w:spacing w:before="0" w:after="0"/>
              <w:ind w:firstLine="0"/>
              <w:rPr>
                <w:sz w:val="26"/>
                <w:szCs w:val="26"/>
              </w:rPr>
            </w:pPr>
            <w:r w:rsidRPr="00171262">
              <w:rPr>
                <w:sz w:val="26"/>
                <w:szCs w:val="26"/>
              </w:rPr>
              <w:t>Đơn giá cho thuê</w:t>
            </w:r>
          </w:p>
        </w:tc>
        <w:tc>
          <w:tcPr>
            <w:tcW w:w="1161" w:type="dxa"/>
            <w:vAlign w:val="center"/>
          </w:tcPr>
          <w:p w14:paraId="12CB5B0E" w14:textId="77777777" w:rsidR="009C06F8" w:rsidRPr="00171262" w:rsidRDefault="009C06F8" w:rsidP="00D563C5">
            <w:pPr>
              <w:widowControl/>
              <w:spacing w:before="0" w:after="0"/>
              <w:ind w:firstLine="0"/>
              <w:jc w:val="center"/>
              <w:rPr>
                <w:sz w:val="26"/>
                <w:szCs w:val="26"/>
              </w:rPr>
            </w:pPr>
            <w:r w:rsidRPr="00171262">
              <w:rPr>
                <w:sz w:val="26"/>
                <w:szCs w:val="26"/>
              </w:rPr>
              <w:t>0,06</w:t>
            </w:r>
            <w:r w:rsidR="002F722A" w:rsidRPr="00171262">
              <w:rPr>
                <w:sz w:val="26"/>
                <w:szCs w:val="26"/>
                <w:lang w:val="vi-VN"/>
              </w:rPr>
              <w:t>8</w:t>
            </w:r>
            <w:r w:rsidRPr="00171262">
              <w:rPr>
                <w:sz w:val="26"/>
                <w:szCs w:val="26"/>
              </w:rPr>
              <w:t>9</w:t>
            </w:r>
          </w:p>
        </w:tc>
        <w:tc>
          <w:tcPr>
            <w:tcW w:w="1161" w:type="dxa"/>
            <w:vAlign w:val="center"/>
          </w:tcPr>
          <w:p w14:paraId="1E70EF92" w14:textId="77777777" w:rsidR="009C06F8" w:rsidRPr="00171262" w:rsidRDefault="009C06F8" w:rsidP="00D563C5">
            <w:pPr>
              <w:widowControl/>
              <w:spacing w:before="0" w:after="0"/>
              <w:ind w:firstLine="0"/>
              <w:jc w:val="center"/>
              <w:rPr>
                <w:sz w:val="26"/>
                <w:szCs w:val="26"/>
              </w:rPr>
            </w:pPr>
            <w:r w:rsidRPr="00171262">
              <w:rPr>
                <w:sz w:val="26"/>
                <w:szCs w:val="26"/>
              </w:rPr>
              <w:t>0,069</w:t>
            </w:r>
          </w:p>
        </w:tc>
        <w:tc>
          <w:tcPr>
            <w:tcW w:w="1161" w:type="dxa"/>
            <w:vAlign w:val="center"/>
          </w:tcPr>
          <w:p w14:paraId="6DA37274" w14:textId="77777777" w:rsidR="009C06F8" w:rsidRPr="00171262" w:rsidRDefault="009C06F8" w:rsidP="00D563C5">
            <w:pPr>
              <w:widowControl/>
              <w:spacing w:before="0" w:after="0"/>
              <w:ind w:firstLine="0"/>
              <w:jc w:val="center"/>
              <w:rPr>
                <w:sz w:val="26"/>
                <w:szCs w:val="26"/>
              </w:rPr>
            </w:pPr>
            <w:r w:rsidRPr="00171262">
              <w:rPr>
                <w:sz w:val="26"/>
                <w:szCs w:val="26"/>
              </w:rPr>
              <w:t>0,069</w:t>
            </w:r>
          </w:p>
        </w:tc>
        <w:tc>
          <w:tcPr>
            <w:tcW w:w="1161" w:type="dxa"/>
            <w:vAlign w:val="center"/>
          </w:tcPr>
          <w:p w14:paraId="326AB1BF" w14:textId="77777777" w:rsidR="009C06F8" w:rsidRPr="00171262" w:rsidRDefault="009C06F8" w:rsidP="00D563C5">
            <w:pPr>
              <w:widowControl/>
              <w:spacing w:before="0" w:after="0"/>
              <w:ind w:firstLine="0"/>
              <w:jc w:val="center"/>
              <w:rPr>
                <w:sz w:val="26"/>
                <w:szCs w:val="26"/>
              </w:rPr>
            </w:pPr>
            <w:r w:rsidRPr="00171262">
              <w:rPr>
                <w:sz w:val="26"/>
                <w:szCs w:val="26"/>
              </w:rPr>
              <w:t>0,069</w:t>
            </w:r>
          </w:p>
        </w:tc>
        <w:tc>
          <w:tcPr>
            <w:tcW w:w="1161" w:type="dxa"/>
            <w:vAlign w:val="center"/>
          </w:tcPr>
          <w:p w14:paraId="4231AB8D" w14:textId="77777777" w:rsidR="009C06F8" w:rsidRPr="00171262" w:rsidRDefault="009C06F8" w:rsidP="00D563C5">
            <w:pPr>
              <w:widowControl/>
              <w:spacing w:before="0" w:after="0"/>
              <w:ind w:firstLine="0"/>
              <w:jc w:val="center"/>
              <w:rPr>
                <w:sz w:val="26"/>
                <w:szCs w:val="26"/>
              </w:rPr>
            </w:pPr>
            <w:r w:rsidRPr="00171262">
              <w:rPr>
                <w:sz w:val="26"/>
                <w:szCs w:val="26"/>
              </w:rPr>
              <w:t>0,069</w:t>
            </w:r>
          </w:p>
        </w:tc>
      </w:tr>
      <w:tr w:rsidR="009C06F8" w:rsidRPr="00171262" w14:paraId="38BA9FA4" w14:textId="77777777" w:rsidTr="00CC26A5">
        <w:trPr>
          <w:cantSplit/>
          <w:trHeight w:val="1065"/>
        </w:trPr>
        <w:tc>
          <w:tcPr>
            <w:tcW w:w="686" w:type="dxa"/>
            <w:vAlign w:val="center"/>
          </w:tcPr>
          <w:p w14:paraId="3B9CC156" w14:textId="77777777" w:rsidR="009C06F8" w:rsidRPr="00171262" w:rsidRDefault="00CC26A5" w:rsidP="00D563C5">
            <w:pPr>
              <w:widowControl/>
              <w:spacing w:before="0" w:after="0"/>
              <w:ind w:firstLine="0"/>
              <w:jc w:val="center"/>
              <w:rPr>
                <w:sz w:val="26"/>
                <w:szCs w:val="26"/>
              </w:rPr>
            </w:pPr>
            <w:r w:rsidRPr="00171262">
              <w:rPr>
                <w:sz w:val="26"/>
                <w:szCs w:val="26"/>
              </w:rPr>
              <w:t>3</w:t>
            </w:r>
          </w:p>
        </w:tc>
        <w:tc>
          <w:tcPr>
            <w:tcW w:w="2577" w:type="dxa"/>
            <w:vAlign w:val="center"/>
          </w:tcPr>
          <w:p w14:paraId="07B1E28D" w14:textId="77777777" w:rsidR="009C06F8" w:rsidRPr="00171262" w:rsidRDefault="009C06F8" w:rsidP="00D563C5">
            <w:pPr>
              <w:widowControl/>
              <w:spacing w:before="0" w:after="0"/>
              <w:ind w:firstLine="0"/>
              <w:rPr>
                <w:sz w:val="26"/>
                <w:szCs w:val="26"/>
              </w:rPr>
            </w:pPr>
            <w:r w:rsidRPr="00171262">
              <w:rPr>
                <w:sz w:val="26"/>
                <w:szCs w:val="26"/>
              </w:rPr>
              <w:t>Tổng doanh thu</w:t>
            </w:r>
          </w:p>
        </w:tc>
        <w:tc>
          <w:tcPr>
            <w:tcW w:w="1161" w:type="dxa"/>
            <w:vAlign w:val="center"/>
          </w:tcPr>
          <w:p w14:paraId="4E4CFAB0" w14:textId="77777777" w:rsidR="009C06F8" w:rsidRPr="00171262" w:rsidRDefault="009C06F8" w:rsidP="00D563C5">
            <w:pPr>
              <w:widowControl/>
              <w:spacing w:before="0" w:after="0"/>
              <w:ind w:firstLine="0"/>
              <w:jc w:val="center"/>
              <w:rPr>
                <w:sz w:val="26"/>
                <w:szCs w:val="26"/>
              </w:rPr>
            </w:pPr>
            <w:del w:id="59" w:author="Tiếp thu thẩm định độc lập lần 2, 23/10/2026 (Claude)" w:date="2026-10-23T15:16:00Z">
              <w:r w:rsidRPr="00171262">
                <w:rPr>
                  <w:sz w:val="26"/>
                  <w:szCs w:val="26"/>
                </w:rPr>
                <w:delText>34,45</w:delText>
              </w:r>
            </w:del>
            <w:ins w:id="60" w:author="Tiếp thu thẩm định độc lập lần 2, 23/10/2026 (Claude)" w:date="2026-10-23T15:16:00Z">
              <w:r w:rsidRPr="00171262">
                <w:rPr>
                  <w:sz w:val="26"/>
                  <w:szCs w:val="26"/>
                </w:rPr>
                <w:t>18,19</w:t>
              </w:r>
            </w:ins>
          </w:p>
        </w:tc>
        <w:tc>
          <w:tcPr>
            <w:tcW w:w="1161" w:type="dxa"/>
            <w:vAlign w:val="center"/>
          </w:tcPr>
          <w:p w14:paraId="7A3A0601" w14:textId="77777777" w:rsidR="009C06F8" w:rsidRPr="00171262" w:rsidRDefault="009C06F8" w:rsidP="00D563C5">
            <w:pPr>
              <w:widowControl/>
              <w:spacing w:before="0" w:after="0"/>
              <w:ind w:firstLine="0"/>
              <w:jc w:val="center"/>
              <w:rPr>
                <w:sz w:val="26"/>
                <w:szCs w:val="26"/>
              </w:rPr>
            </w:pPr>
            <w:del w:id="61" w:author="Tiếp thu thẩm định độc lập lần 2, 23/10/2026 (Claude)" w:date="2026-10-23T15:16:00Z">
              <w:r w:rsidRPr="00171262">
                <w:rPr>
                  <w:sz w:val="26"/>
                  <w:szCs w:val="26"/>
                </w:rPr>
                <w:delText>36,17</w:delText>
              </w:r>
            </w:del>
            <w:ins w:id="62" w:author="Tiếp thu thẩm định độc lập lần 2, 23/10/2026 (Claude)" w:date="2026-10-23T15:16:00Z">
              <w:r w:rsidRPr="00171262">
                <w:rPr>
                  <w:sz w:val="26"/>
                  <w:szCs w:val="26"/>
                </w:rPr>
                <w:t>49,61</w:t>
              </w:r>
            </w:ins>
          </w:p>
        </w:tc>
        <w:tc>
          <w:tcPr>
            <w:tcW w:w="1161" w:type="dxa"/>
            <w:vAlign w:val="center"/>
          </w:tcPr>
          <w:p w14:paraId="1F054CED" w14:textId="77777777" w:rsidR="009C06F8" w:rsidRPr="00171262" w:rsidRDefault="009C06F8" w:rsidP="00D563C5">
            <w:pPr>
              <w:widowControl/>
              <w:spacing w:before="0" w:after="0"/>
              <w:ind w:firstLine="0"/>
              <w:jc w:val="center"/>
              <w:rPr>
                <w:sz w:val="26"/>
                <w:szCs w:val="26"/>
              </w:rPr>
            </w:pPr>
            <w:r w:rsidRPr="00171262">
              <w:rPr>
                <w:sz w:val="26"/>
                <w:szCs w:val="26"/>
              </w:rPr>
              <w:t>57,05</w:t>
            </w:r>
          </w:p>
        </w:tc>
        <w:tc>
          <w:tcPr>
            <w:tcW w:w="1161" w:type="dxa"/>
            <w:vAlign w:val="center"/>
          </w:tcPr>
          <w:p w14:paraId="2964DD9E" w14:textId="77777777" w:rsidR="009C06F8" w:rsidRPr="00171262" w:rsidRDefault="009C06F8" w:rsidP="00D563C5">
            <w:pPr>
              <w:widowControl/>
              <w:spacing w:before="0" w:after="0"/>
              <w:ind w:firstLine="0"/>
              <w:jc w:val="center"/>
              <w:rPr>
                <w:sz w:val="26"/>
                <w:szCs w:val="26"/>
              </w:rPr>
            </w:pPr>
            <w:r w:rsidRPr="00171262">
              <w:rPr>
                <w:sz w:val="26"/>
                <w:szCs w:val="26"/>
              </w:rPr>
              <w:t>66,14</w:t>
            </w:r>
          </w:p>
        </w:tc>
        <w:tc>
          <w:tcPr>
            <w:tcW w:w="1161" w:type="dxa"/>
            <w:vAlign w:val="center"/>
          </w:tcPr>
          <w:p w14:paraId="1D96AEBF" w14:textId="77777777" w:rsidR="009C06F8" w:rsidRPr="00171262" w:rsidRDefault="009C06F8" w:rsidP="00D563C5">
            <w:pPr>
              <w:widowControl/>
              <w:spacing w:before="0" w:after="0"/>
              <w:ind w:firstLine="0"/>
              <w:jc w:val="center"/>
              <w:rPr>
                <w:sz w:val="26"/>
                <w:szCs w:val="26"/>
              </w:rPr>
            </w:pPr>
            <w:r w:rsidRPr="00171262">
              <w:rPr>
                <w:sz w:val="26"/>
                <w:szCs w:val="26"/>
              </w:rPr>
              <w:t>76,07</w:t>
            </w:r>
          </w:p>
        </w:tc>
      </w:tr>
    </w:tbl>
    <w:p w14:paraId="6A8B30A4" w14:textId="77777777" w:rsidR="005C2626" w:rsidRPr="00171262" w:rsidRDefault="001D0753">
      <w:r w:rsidRPr="00171262">
        <w:rPr>
          <w:b/>
        </w:rPr>
        <w:t xml:space="preserve">2. </w:t>
      </w:r>
      <w:r w:rsidR="00A27C38" w:rsidRPr="00171262">
        <w:rPr>
          <w:b/>
        </w:rPr>
        <w:t>Hiệu quả về tài chính (ước tính)</w:t>
      </w:r>
    </w:p>
    <w:p w14:paraId="78D5EA27" w14:textId="77777777" w:rsidR="00BB773A" w:rsidRPr="00171262" w:rsidRDefault="00A27C38" w:rsidP="003A49E2">
      <w:r w:rsidRPr="00171262">
        <w:t>Dự toán thu – chi theo năm được xây dựng trên cơ sở mức học phí Hạng A dự kiến, các khoản chi phí đào tạo và cơ chế khoán kinh phí; chỉ tính các khoản thu, chi trực tiếp của hoạt động đào tạo, sát hạch Hạng A</w:t>
      </w:r>
    </w:p>
    <w:p w14:paraId="4184CD8F" w14:textId="2E46572D" w:rsidR="005C2626" w:rsidRPr="00171262" w:rsidRDefault="00BB773A" w:rsidP="003A49E2">
      <w:r w:rsidRPr="00171262">
        <w:t xml:space="preserve">Kết quả tính toán chi tiết tại Phụ lục IV: Doanh thu tăng từ khoảng 546 triệu đồng (năm thứ nhất, Hạng A hoạt động khoảng 05 tháng) lên khoảng 2.768 triệu đồng (năm thứ năm); năm thứ nhất lợi nhuận sau thuế âm khoảng 61 triệu đồng do chi phí bồi dưỡng nhà giáo và khấu hao ban đầu; từ năm thứ hai có lãi khoảng 170–448 triệu đồng/năm. Tính trên vốn đầu tư tài sản khoảng 1.669,0 triệu đồng (Bảng 10, không gồm 61,2 triệu đồng chi phí bồi dưỡng đã tính vào chi phí năm thứ nhất), dòng tiền lũy kế 05 năm khoảng 2.001 triệu đồng; thời gian hoàn vốn giản đơn khoảng 4,5 năm, tính theo các năm của mô hình (năm thứ nhất hoạt động khoảng 05 tháng). Số lượt sát hạch Hạng A tại Trường tính bằng số học viên × 1,2 (gồm thi lại); khoản thu từ sân, thiết bị phục vụ sát hạch là giá dịch vụ theo thỏa thuận với cơ quan tổ chức sát hạch, </w:t>
      </w:r>
      <w:del w:id="63" w:author="Tiếp thu thẩm định độc lập lần 2, 23/10/2026 (Claude)" w:date="2026-10-23T15:16:00Z">
        <w:r w:rsidRPr="00171262">
          <w:delText>tạm tính 68.900 đồng/lượt.</w:delText>
        </w:r>
      </w:del>
      <w:ins w:id="64" w:author="Tiếp thu thẩm định độc lập lần 2, 23/10/2026 (Claude)" w:date="2026-10-23T15:16:00Z">
        <w:r w:rsidRPr="00171262">
          <w:t>tạm tính 68.900 đồng/lượt. Năm thứ nhất, số lượt sát hạch tại Trường phụ thuộc thời điểm được cấp lại giấy phép sát hạch bổ sung Hạng A, có thể thấp hơn mô hình. Các khoản bảo dưỡng thiết bị, sân bãi, vệ sinh phục vụ sát hạch tại bảng phân khai của Phụ lục V chưa tách riêng trong dự toán tổng hợp; nếu phải chi riêng, ngoài chi phí quản lý chung, thời gian hoàn vốn khoảng 4,7 năm.</w:t>
        </w:r>
      </w:ins>
      <w:r w:rsidRPr="00171262">
        <w:t xml:space="preserve"> Thuế thu nhập doanh nghiệp tính theo tỷ lệ trên doanh thu (Trường nộp thuế theo phương pháp trực tiếp) nên vẫn phát sinh trong năm có chênh lệch thu – chi âm. Bảng tính chi tiết tại Phụ lục V (tệp Excel kèm theo Đề án).</w:t>
      </w:r>
    </w:p>
    <w:p w14:paraId="1ECEB64D" w14:textId="5B432FF5" w:rsidR="005C2626" w:rsidRPr="00171262" w:rsidRDefault="00BB773A" w:rsidP="003A49E2">
      <w:r w:rsidRPr="00171262">
        <w:t xml:space="preserve">Phân tích độ nhạy theo số học viên Hạng A (Phụ lục V, sheet Độ nhạy): Đạt 100% kế hoạch tại Bảng 7 thì thời gian hoàn vốn khoảng 4,5 năm (vốn đầu tư tài sản tại Bảng 10); đạt 70% thì dòng tiền 05 năm khoảng 1.374 triệu đồng, chưa thu hồi đủ vốn trong 05 năm; đạt 50% thì lợi nhuận sau thuế âm trong 02 năm đầu, </w:t>
      </w:r>
      <w:del w:id="65" w:author="Tiếp thu thẩm định độc lập lần 2, 23/10/2026 (Claude)" w:date="2026-10-23T15:16:00Z">
        <w:r w:rsidRPr="00171262">
          <w:delText>dòng tiền 05 năm khoảng 956 triệu đồng.</w:delText>
        </w:r>
      </w:del>
      <w:ins w:id="66" w:author="Tiếp thu thẩm định độc lập lần 2, 23/10/2026 (Claude)" w:date="2026-10-23T15:16:00Z">
        <w:r w:rsidRPr="00171262">
          <w:t>dòng tiền 05 năm khoảng 956 triệu đồng. Để thu hồi đủ vốn đầu tư tài sản trong 05 năm, số học viên phải đạt tối thiểu khoảng 84% kế hoạch (khoảng 90% nếu các khoản bảo dưỡng nêu trên phải chi riêng); nếu vốn đầu tư thực tế tăng 20% thì chưa hoàn vốn trong 05 năm.</w:t>
        </w:r>
      </w:ins>
    </w:p>
    <w:p w14:paraId="7B346928" w14:textId="77777777" w:rsidR="005C2626" w:rsidRPr="00171262" w:rsidRDefault="00A27C38">
      <w:pPr>
        <w:pStyle w:val="Heading1"/>
        <w:rPr>
          <w:color w:val="auto"/>
        </w:rPr>
      </w:pPr>
      <w:bookmarkStart w:id="67" w:name="_Toc243571158"/>
      <w:r w:rsidRPr="00171262">
        <w:rPr>
          <w:color w:val="auto"/>
        </w:rPr>
        <w:t>II. HIỆU QUẢ XÃ HỘI, MÔI TRƯỜNG, TÍNH BỀN VỮNG</w:t>
      </w:r>
      <w:bookmarkEnd w:id="67"/>
    </w:p>
    <w:p w14:paraId="24B324C9" w14:textId="77777777" w:rsidR="005C2626" w:rsidRPr="00171262" w:rsidRDefault="00A27C38">
      <w:r w:rsidRPr="00171262">
        <w:t>1. Hiệu quả xã hội: Đề án thực hiện thành công sẽ mang lại hiệu quả xã hội, thể hiện qua những điểm sau đây:</w:t>
      </w:r>
    </w:p>
    <w:p w14:paraId="0796F33D" w14:textId="77777777" w:rsidR="005C2626" w:rsidRPr="00171262" w:rsidRDefault="00A27C38" w:rsidP="003A49E2">
      <w:r w:rsidRPr="00171262">
        <w:t>a) Đáp ứng nhu cầu học và sát hạch Hạng A của người dân khu vực phía Tây tỉnh Quảng Ngãi (hiện chưa có cơ sở đào tạo Hạng A được cấp phép và chưa tổ chức sát hạch Hạng A), giảm chi phí, thời gian đi lại đến các cơ sở đào tạo, sát hạch ở khu vực phía Đông tỉnh và các địa phương khác;</w:t>
      </w:r>
    </w:p>
    <w:p w14:paraId="44FE11D3" w14:textId="77777777" w:rsidR="005C2626" w:rsidRPr="00171262" w:rsidRDefault="00A27C38" w:rsidP="003A49E2">
      <w:r w:rsidRPr="00171262">
        <w:t>b) Góp phần bảo đảm an toàn giao thông đường bộ thông qua đào tạo bài bản, sát hạch đúng quy chuẩn;</w:t>
      </w:r>
    </w:p>
    <w:p w14:paraId="61FE9B00" w14:textId="77777777" w:rsidR="005C2626" w:rsidRPr="00171262" w:rsidRDefault="00A27C38" w:rsidP="003A49E2">
      <w:r w:rsidRPr="00171262">
        <w:t>c) Phát huy hiệu quả sử dụng cơ sở vật chất, đội ngũ hiện có của Trường theo hướng bền vững;</w:t>
      </w:r>
    </w:p>
    <w:p w14:paraId="7F8D368C" w14:textId="77777777" w:rsidR="005C2626" w:rsidRPr="00171262" w:rsidRDefault="00A27C38" w:rsidP="003A49E2">
      <w:r w:rsidRPr="00171262">
        <w:t>d) Nâng cao vị thế, thương hiệu của Trường trong lĩnh vực đào tạo, sát hạch lái xe.</w:t>
      </w:r>
    </w:p>
    <w:p w14:paraId="67729A1C" w14:textId="77777777" w:rsidR="005C2626" w:rsidRPr="00171262" w:rsidRDefault="00A27C38" w:rsidP="003A49E2">
      <w:r w:rsidRPr="00171262">
        <w:t>2. Tính bền vững của Đề án: Đề án có lộ trình theo từng giai đoạn; đầu tư phân kỳ theo khả năng thu; kế thừa nhân lực, cơ sở vật chất, kinh nghiệm đào tạo lái xe mô tô các hạng của Trường từ năm 2004 đến nay.</w:t>
      </w:r>
    </w:p>
    <w:p w14:paraId="328F0AC0" w14:textId="77777777" w:rsidR="005C2626" w:rsidRPr="00171262" w:rsidRDefault="00A27C38" w:rsidP="003A49E2">
      <w:r w:rsidRPr="00171262">
        <w:t>3. Đánh giá sơ bộ tác động môi trường: Hoạt động đào tạo, sát hạch lái xe mô tô không thuộc loại hình có nguy cơ gây ô nhiễm cao; tác động chủ yếu là bụi, tiếng ồn, chất thải rắn trong giai đoạn thi công sân, mang tính cục bộ, kiểm soát được bằng các biện pháp che chắn, tưới nước giảm bụi, thu gom chất thải và hệ thống thoát nước (Phương án 12/PA-CĐKT).</w:t>
      </w:r>
    </w:p>
    <w:p w14:paraId="349C34C7" w14:textId="77777777" w:rsidR="005C2626" w:rsidRPr="00171262" w:rsidRDefault="00A27C38">
      <w:pPr>
        <w:pStyle w:val="Heading1"/>
        <w:rPr>
          <w:color w:val="auto"/>
        </w:rPr>
      </w:pPr>
      <w:bookmarkStart w:id="68" w:name="_Toc243571159"/>
      <w:r w:rsidRPr="00171262">
        <w:rPr>
          <w:color w:val="auto"/>
        </w:rPr>
        <w:t>III. QUẢN TRỊ RỦI RO</w:t>
      </w:r>
      <w:bookmarkEnd w:id="68"/>
    </w:p>
    <w:p w14:paraId="67A185A4" w14:textId="77777777" w:rsidR="007A160C" w:rsidRPr="00171262" w:rsidRDefault="007A160C" w:rsidP="007A160C">
      <w:pPr>
        <w:pStyle w:val="Heading2"/>
        <w:rPr>
          <w:color w:val="auto"/>
        </w:rPr>
      </w:pPr>
      <w:bookmarkStart w:id="69" w:name="_Toc243571160"/>
      <w:r w:rsidRPr="00171262">
        <w:rPr>
          <w:color w:val="auto"/>
        </w:rPr>
        <w:t>1. Cấp độ rủi ro</w:t>
      </w:r>
      <w:bookmarkEnd w:id="69"/>
    </w:p>
    <w:p w14:paraId="3A90CC21" w14:textId="77777777" w:rsidR="005C2626" w:rsidRPr="00171262" w:rsidRDefault="00A27C38" w:rsidP="003A49E2">
      <w:r w:rsidRPr="00171262">
        <w:t>Đề án nhận dạng rủi ro theo ba mức độ chấp nhận như sau:</w:t>
      </w:r>
    </w:p>
    <w:p w14:paraId="5FF3E8E0" w14:textId="77777777" w:rsidR="00D748D7" w:rsidRPr="00171262" w:rsidRDefault="00D748D7" w:rsidP="00D748D7">
      <w:pPr>
        <w:pStyle w:val="tnbng"/>
        <w:rPr>
          <w:color w:val="auto"/>
        </w:rPr>
      </w:pPr>
      <w:r w:rsidRPr="00171262">
        <w:rPr>
          <w:color w:val="auto"/>
        </w:rPr>
        <w:t>Bảng 12. Nhận dạng rủi ro</w:t>
      </w:r>
    </w:p>
    <w:tbl>
      <w:tblPr>
        <w:tblStyle w:val="TableGrid"/>
        <w:tblW w:w="9068" w:type="dxa"/>
        <w:tblLook w:val="04A0" w:firstRow="1" w:lastRow="0" w:firstColumn="1" w:lastColumn="0" w:noHBand="0" w:noVBand="1"/>
      </w:tblPr>
      <w:tblGrid>
        <w:gridCol w:w="7083"/>
        <w:gridCol w:w="1985"/>
      </w:tblGrid>
      <w:tr w:rsidR="007221BB" w:rsidRPr="00171262" w14:paraId="74F6C594" w14:textId="77777777" w:rsidTr="00B0238A">
        <w:trPr>
          <w:cantSplit/>
          <w:tblHeader/>
        </w:trPr>
        <w:tc>
          <w:tcPr>
            <w:tcW w:w="7083" w:type="dxa"/>
            <w:vAlign w:val="center"/>
          </w:tcPr>
          <w:p w14:paraId="2B39BFE1" w14:textId="77777777" w:rsidR="005C2626" w:rsidRPr="00171262" w:rsidRDefault="00A27C38" w:rsidP="00B0238A">
            <w:pPr>
              <w:spacing w:before="20" w:after="20"/>
              <w:ind w:firstLine="0"/>
              <w:jc w:val="center"/>
              <w:rPr>
                <w:sz w:val="26"/>
                <w:szCs w:val="26"/>
              </w:rPr>
            </w:pPr>
            <w:r w:rsidRPr="00171262">
              <w:rPr>
                <w:b/>
                <w:sz w:val="26"/>
                <w:szCs w:val="26"/>
              </w:rPr>
              <w:t>Phạm vi rủi ro</w:t>
            </w:r>
          </w:p>
        </w:tc>
        <w:tc>
          <w:tcPr>
            <w:tcW w:w="1985" w:type="dxa"/>
            <w:vAlign w:val="center"/>
          </w:tcPr>
          <w:p w14:paraId="6182E0CB" w14:textId="77777777" w:rsidR="005C2626" w:rsidRPr="00171262" w:rsidRDefault="00A27C38" w:rsidP="00B0238A">
            <w:pPr>
              <w:spacing w:before="20" w:after="20"/>
              <w:ind w:firstLine="0"/>
              <w:jc w:val="center"/>
              <w:rPr>
                <w:sz w:val="26"/>
                <w:szCs w:val="26"/>
              </w:rPr>
            </w:pPr>
            <w:r w:rsidRPr="00171262">
              <w:rPr>
                <w:b/>
                <w:sz w:val="26"/>
                <w:szCs w:val="26"/>
              </w:rPr>
              <w:t>Mức độ chấp nhận</w:t>
            </w:r>
          </w:p>
        </w:tc>
      </w:tr>
      <w:tr w:rsidR="007221BB" w:rsidRPr="00171262" w14:paraId="534A4DFB" w14:textId="77777777" w:rsidTr="00B0238A">
        <w:trPr>
          <w:cantSplit/>
        </w:trPr>
        <w:tc>
          <w:tcPr>
            <w:tcW w:w="7083" w:type="dxa"/>
            <w:vAlign w:val="center"/>
          </w:tcPr>
          <w:p w14:paraId="3A06A5F1" w14:textId="77777777" w:rsidR="005C2626" w:rsidRPr="00171262" w:rsidRDefault="00A27C38" w:rsidP="00B0238A">
            <w:pPr>
              <w:spacing w:before="20" w:after="20"/>
              <w:ind w:firstLine="0"/>
              <w:rPr>
                <w:sz w:val="26"/>
                <w:szCs w:val="26"/>
              </w:rPr>
            </w:pPr>
            <w:r w:rsidRPr="00171262">
              <w:rPr>
                <w:sz w:val="26"/>
                <w:szCs w:val="26"/>
              </w:rPr>
              <w:t>Vi phạm pháp luật; đào tạo, sát hạch vượt phạm vi được công bố, cấp phép; gian lận trong đào tạo, sát hạch; thất thoát, lãng phí tài sản công; xung đột lợi ích</w:t>
            </w:r>
          </w:p>
        </w:tc>
        <w:tc>
          <w:tcPr>
            <w:tcW w:w="1985" w:type="dxa"/>
            <w:vAlign w:val="center"/>
          </w:tcPr>
          <w:p w14:paraId="2C18ED09" w14:textId="77777777" w:rsidR="005C2626" w:rsidRPr="00171262" w:rsidRDefault="005C2626" w:rsidP="00B0238A">
            <w:pPr>
              <w:spacing w:before="20" w:after="20"/>
              <w:ind w:firstLine="0"/>
              <w:jc w:val="center"/>
              <w:rPr>
                <w:sz w:val="26"/>
                <w:szCs w:val="26"/>
              </w:rPr>
            </w:pPr>
            <w:r w:rsidRPr="00171262">
              <w:rPr>
                <w:sz w:val="26"/>
                <w:szCs w:val="26"/>
              </w:rPr>
              <w:t>Không chấp nhận</w:t>
            </w:r>
          </w:p>
        </w:tc>
      </w:tr>
      <w:tr w:rsidR="007221BB" w:rsidRPr="00171262" w14:paraId="5F9E6D37" w14:textId="77777777" w:rsidTr="00B0238A">
        <w:trPr>
          <w:cantSplit/>
        </w:trPr>
        <w:tc>
          <w:tcPr>
            <w:tcW w:w="7083" w:type="dxa"/>
            <w:vAlign w:val="center"/>
          </w:tcPr>
          <w:p w14:paraId="649E7C9C" w14:textId="77777777" w:rsidR="005C2626" w:rsidRPr="00171262" w:rsidRDefault="00A27C38" w:rsidP="00B0238A">
            <w:pPr>
              <w:spacing w:before="20" w:after="20"/>
              <w:ind w:firstLine="0"/>
              <w:rPr>
                <w:sz w:val="26"/>
                <w:szCs w:val="26"/>
              </w:rPr>
            </w:pPr>
            <w:r w:rsidRPr="00171262">
              <w:rPr>
                <w:sz w:val="26"/>
                <w:szCs w:val="26"/>
              </w:rPr>
              <w:t>Đầu tư theo giai đoạn; xã hội hóa phương tiện; điều chỉnh cơ chế khoán; điều chỉnh tiến độ theo quy định mới</w:t>
            </w:r>
          </w:p>
        </w:tc>
        <w:tc>
          <w:tcPr>
            <w:tcW w:w="1985" w:type="dxa"/>
            <w:vAlign w:val="center"/>
          </w:tcPr>
          <w:p w14:paraId="2F1F5220" w14:textId="77777777" w:rsidR="005C2626" w:rsidRPr="00171262" w:rsidRDefault="005C2626" w:rsidP="00B0238A">
            <w:pPr>
              <w:spacing w:before="20" w:after="20"/>
              <w:ind w:firstLine="0"/>
              <w:jc w:val="center"/>
              <w:rPr>
                <w:sz w:val="26"/>
                <w:szCs w:val="26"/>
              </w:rPr>
            </w:pPr>
            <w:r w:rsidRPr="00171262">
              <w:rPr>
                <w:sz w:val="26"/>
                <w:szCs w:val="26"/>
              </w:rPr>
              <w:t>Chấp nhận có kiểm soát</w:t>
            </w:r>
          </w:p>
        </w:tc>
      </w:tr>
      <w:tr w:rsidR="007221BB" w:rsidRPr="00171262" w14:paraId="0B7DFAD8" w14:textId="77777777" w:rsidTr="00B0238A">
        <w:trPr>
          <w:cantSplit/>
        </w:trPr>
        <w:tc>
          <w:tcPr>
            <w:tcW w:w="7083" w:type="dxa"/>
            <w:vAlign w:val="center"/>
          </w:tcPr>
          <w:p w14:paraId="5BD0BDC8" w14:textId="77777777" w:rsidR="005C2626" w:rsidRPr="00171262" w:rsidRDefault="00A27C38" w:rsidP="00B0238A">
            <w:pPr>
              <w:spacing w:before="20" w:after="20"/>
              <w:ind w:firstLine="0"/>
              <w:rPr>
                <w:sz w:val="26"/>
                <w:szCs w:val="26"/>
              </w:rPr>
            </w:pPr>
            <w:r w:rsidRPr="00171262">
              <w:rPr>
                <w:sz w:val="26"/>
                <w:szCs w:val="26"/>
              </w:rPr>
              <w:t>Ứng dụng công nghệ thông tin trong quản lý, giám sát đào tạo; cải tiến chương trình, nâng cao chất lượng đào tạo thực hành</w:t>
            </w:r>
          </w:p>
        </w:tc>
        <w:tc>
          <w:tcPr>
            <w:tcW w:w="1985" w:type="dxa"/>
            <w:vAlign w:val="center"/>
          </w:tcPr>
          <w:p w14:paraId="720D8396" w14:textId="77777777" w:rsidR="005C2626" w:rsidRPr="00171262" w:rsidRDefault="005C2626" w:rsidP="00B0238A">
            <w:pPr>
              <w:spacing w:before="20" w:after="20"/>
              <w:ind w:firstLine="0"/>
              <w:jc w:val="center"/>
              <w:rPr>
                <w:sz w:val="26"/>
                <w:szCs w:val="26"/>
              </w:rPr>
            </w:pPr>
            <w:r w:rsidRPr="00171262">
              <w:rPr>
                <w:sz w:val="26"/>
                <w:szCs w:val="26"/>
              </w:rPr>
              <w:t>Khuyến khích</w:t>
            </w:r>
          </w:p>
        </w:tc>
      </w:tr>
    </w:tbl>
    <w:p w14:paraId="7B0CF2ED" w14:textId="77777777" w:rsidR="007A160C" w:rsidRPr="00171262" w:rsidRDefault="007A160C" w:rsidP="007A160C">
      <w:pPr>
        <w:pStyle w:val="Heading2"/>
        <w:rPr>
          <w:color w:val="auto"/>
        </w:rPr>
      </w:pPr>
      <w:bookmarkStart w:id="70" w:name="_Toc243571161"/>
      <w:r w:rsidRPr="00171262">
        <w:rPr>
          <w:color w:val="auto"/>
        </w:rPr>
        <w:t>2. Cơ chế kiểm soát rủi ro</w:t>
      </w:r>
      <w:bookmarkEnd w:id="70"/>
    </w:p>
    <w:p w14:paraId="3AD072B9" w14:textId="77777777" w:rsidR="00D748D7" w:rsidRPr="00171262" w:rsidRDefault="00D748D7" w:rsidP="00D748D7">
      <w:pPr>
        <w:pStyle w:val="tnbng"/>
        <w:rPr>
          <w:color w:val="auto"/>
        </w:rPr>
      </w:pPr>
      <w:r w:rsidRPr="00171262">
        <w:rPr>
          <w:color w:val="auto"/>
        </w:rPr>
        <w:t>Bảng 13. Cơ chế kiểm soát rủi ro</w:t>
      </w:r>
    </w:p>
    <w:tbl>
      <w:tblPr>
        <w:tblStyle w:val="TableGrid"/>
        <w:tblW w:w="8784" w:type="dxa"/>
        <w:tblLook w:val="04A0" w:firstRow="1" w:lastRow="0" w:firstColumn="1" w:lastColumn="0" w:noHBand="0" w:noVBand="1"/>
      </w:tblPr>
      <w:tblGrid>
        <w:gridCol w:w="704"/>
        <w:gridCol w:w="1257"/>
        <w:gridCol w:w="2003"/>
        <w:gridCol w:w="1112"/>
        <w:gridCol w:w="1638"/>
        <w:gridCol w:w="2070"/>
      </w:tblGrid>
      <w:tr w:rsidR="007221BB" w:rsidRPr="00171262" w14:paraId="3D59577F" w14:textId="77777777" w:rsidTr="00D563C5">
        <w:trPr>
          <w:cantSplit/>
          <w:tblHeader/>
        </w:trPr>
        <w:tc>
          <w:tcPr>
            <w:tcW w:w="704" w:type="dxa"/>
            <w:vAlign w:val="center"/>
          </w:tcPr>
          <w:p w14:paraId="69CDEA29" w14:textId="77777777" w:rsidR="005C2626" w:rsidRPr="00171262" w:rsidRDefault="00A27C38" w:rsidP="00BE60C7">
            <w:pPr>
              <w:spacing w:before="20" w:after="20"/>
              <w:ind w:firstLine="0"/>
              <w:jc w:val="center"/>
              <w:rPr>
                <w:sz w:val="26"/>
                <w:szCs w:val="26"/>
              </w:rPr>
            </w:pPr>
            <w:r w:rsidRPr="00171262">
              <w:rPr>
                <w:b/>
                <w:sz w:val="26"/>
                <w:szCs w:val="26"/>
              </w:rPr>
              <w:t>TT</w:t>
            </w:r>
          </w:p>
        </w:tc>
        <w:tc>
          <w:tcPr>
            <w:tcW w:w="1257" w:type="dxa"/>
            <w:vAlign w:val="center"/>
          </w:tcPr>
          <w:p w14:paraId="1B9D27A0" w14:textId="77777777" w:rsidR="005C2626" w:rsidRPr="00171262" w:rsidRDefault="00A27C38" w:rsidP="00BE60C7">
            <w:pPr>
              <w:spacing w:before="20" w:after="20"/>
              <w:ind w:firstLine="0"/>
              <w:jc w:val="center"/>
              <w:rPr>
                <w:sz w:val="26"/>
                <w:szCs w:val="26"/>
              </w:rPr>
            </w:pPr>
            <w:r w:rsidRPr="00171262">
              <w:rPr>
                <w:b/>
                <w:sz w:val="26"/>
                <w:szCs w:val="26"/>
              </w:rPr>
              <w:t>Nhóm rủi ro</w:t>
            </w:r>
          </w:p>
        </w:tc>
        <w:tc>
          <w:tcPr>
            <w:tcW w:w="2003" w:type="dxa"/>
            <w:vAlign w:val="center"/>
          </w:tcPr>
          <w:p w14:paraId="7705DAD8" w14:textId="77777777" w:rsidR="005C2626" w:rsidRPr="00171262" w:rsidRDefault="00A27C38" w:rsidP="00BE60C7">
            <w:pPr>
              <w:spacing w:before="20" w:after="20"/>
              <w:ind w:firstLine="0"/>
              <w:jc w:val="center"/>
              <w:rPr>
                <w:sz w:val="26"/>
                <w:szCs w:val="26"/>
              </w:rPr>
            </w:pPr>
            <w:r w:rsidRPr="00171262">
              <w:rPr>
                <w:b/>
                <w:sz w:val="26"/>
                <w:szCs w:val="26"/>
              </w:rPr>
              <w:t>Mô tả</w:t>
            </w:r>
          </w:p>
        </w:tc>
        <w:tc>
          <w:tcPr>
            <w:tcW w:w="1112" w:type="dxa"/>
            <w:vAlign w:val="center"/>
          </w:tcPr>
          <w:p w14:paraId="36A999BD" w14:textId="77777777" w:rsidR="005C2626" w:rsidRPr="00171262" w:rsidRDefault="00A27C38" w:rsidP="00BE60C7">
            <w:pPr>
              <w:spacing w:before="20" w:after="20"/>
              <w:ind w:firstLine="0"/>
              <w:jc w:val="center"/>
              <w:rPr>
                <w:sz w:val="26"/>
                <w:szCs w:val="26"/>
              </w:rPr>
            </w:pPr>
            <w:r w:rsidRPr="00171262">
              <w:rPr>
                <w:b/>
                <w:sz w:val="26"/>
                <w:szCs w:val="26"/>
              </w:rPr>
              <w:t>Mức độ</w:t>
            </w:r>
          </w:p>
        </w:tc>
        <w:tc>
          <w:tcPr>
            <w:tcW w:w="1638" w:type="dxa"/>
            <w:vAlign w:val="center"/>
          </w:tcPr>
          <w:p w14:paraId="237BB883" w14:textId="77777777" w:rsidR="005C2626" w:rsidRPr="00171262" w:rsidRDefault="00A27C38" w:rsidP="00BE60C7">
            <w:pPr>
              <w:spacing w:before="20" w:after="20"/>
              <w:ind w:firstLine="0"/>
              <w:jc w:val="center"/>
              <w:rPr>
                <w:sz w:val="26"/>
                <w:szCs w:val="26"/>
              </w:rPr>
            </w:pPr>
            <w:r w:rsidRPr="00171262">
              <w:rPr>
                <w:b/>
                <w:sz w:val="26"/>
                <w:szCs w:val="26"/>
              </w:rPr>
              <w:t>Dấu hiệu, cảnh báo</w:t>
            </w:r>
          </w:p>
        </w:tc>
        <w:tc>
          <w:tcPr>
            <w:tcW w:w="2070" w:type="dxa"/>
            <w:vAlign w:val="center"/>
          </w:tcPr>
          <w:p w14:paraId="5C622CB1" w14:textId="77777777" w:rsidR="005C2626" w:rsidRPr="00171262" w:rsidRDefault="00A27C38" w:rsidP="00BE60C7">
            <w:pPr>
              <w:spacing w:before="20" w:after="20"/>
              <w:ind w:firstLine="0"/>
              <w:jc w:val="center"/>
              <w:rPr>
                <w:sz w:val="26"/>
                <w:szCs w:val="26"/>
              </w:rPr>
            </w:pPr>
            <w:r w:rsidRPr="00171262">
              <w:rPr>
                <w:b/>
                <w:sz w:val="26"/>
                <w:szCs w:val="26"/>
              </w:rPr>
              <w:t>Biện pháp kiểm soát</w:t>
            </w:r>
          </w:p>
        </w:tc>
      </w:tr>
      <w:tr w:rsidR="007221BB" w:rsidRPr="00171262" w14:paraId="1DE7F721" w14:textId="77777777" w:rsidTr="00D563C5">
        <w:trPr>
          <w:cantSplit/>
        </w:trPr>
        <w:tc>
          <w:tcPr>
            <w:tcW w:w="704" w:type="dxa"/>
            <w:vAlign w:val="center"/>
          </w:tcPr>
          <w:p w14:paraId="277E6AC5" w14:textId="77777777" w:rsidR="005C2626" w:rsidRPr="00171262" w:rsidRDefault="00A27C38" w:rsidP="00BE60C7">
            <w:pPr>
              <w:spacing w:before="20" w:after="20"/>
              <w:ind w:firstLine="0"/>
              <w:jc w:val="center"/>
              <w:rPr>
                <w:sz w:val="26"/>
                <w:szCs w:val="26"/>
              </w:rPr>
            </w:pPr>
            <w:r w:rsidRPr="00171262">
              <w:rPr>
                <w:sz w:val="26"/>
                <w:szCs w:val="26"/>
              </w:rPr>
              <w:t>1</w:t>
            </w:r>
          </w:p>
        </w:tc>
        <w:tc>
          <w:tcPr>
            <w:tcW w:w="1257" w:type="dxa"/>
            <w:vAlign w:val="center"/>
          </w:tcPr>
          <w:p w14:paraId="37D2D3EB" w14:textId="77777777" w:rsidR="005C2626" w:rsidRPr="00171262" w:rsidRDefault="00A27C38" w:rsidP="00BE60C7">
            <w:pPr>
              <w:spacing w:before="20" w:after="20"/>
              <w:ind w:firstLine="0"/>
              <w:jc w:val="center"/>
              <w:rPr>
                <w:sz w:val="26"/>
                <w:szCs w:val="26"/>
              </w:rPr>
            </w:pPr>
            <w:r w:rsidRPr="00171262">
              <w:rPr>
                <w:sz w:val="26"/>
                <w:szCs w:val="26"/>
              </w:rPr>
              <w:t>Pháp lý và tuân thủ</w:t>
            </w:r>
          </w:p>
        </w:tc>
        <w:tc>
          <w:tcPr>
            <w:tcW w:w="2003" w:type="dxa"/>
            <w:vAlign w:val="center"/>
          </w:tcPr>
          <w:p w14:paraId="2E18BBBC" w14:textId="77777777" w:rsidR="005C2626" w:rsidRPr="00171262" w:rsidRDefault="005C2626" w:rsidP="00BE60C7">
            <w:pPr>
              <w:spacing w:before="20" w:after="20"/>
              <w:ind w:firstLine="0"/>
              <w:jc w:val="center"/>
              <w:rPr>
                <w:sz w:val="26"/>
                <w:szCs w:val="26"/>
              </w:rPr>
            </w:pPr>
            <w:r w:rsidRPr="00171262">
              <w:rPr>
                <w:sz w:val="26"/>
                <w:szCs w:val="26"/>
              </w:rPr>
              <w:t>Chưa được công bố đủ điều kiện đào tạo Hạng A; chưa được cấp lại giấy phép sát hạch bổ sung Hạng A; áp dụng khác nhau về loại trung tâm, ngưỡng diện tích; chưa hoàn thiện hệ thống truyền dữ liệu giám sát sát hạch, định danh điện tử trước 01/01/2027</w:t>
            </w:r>
          </w:p>
        </w:tc>
        <w:tc>
          <w:tcPr>
            <w:tcW w:w="1112" w:type="dxa"/>
            <w:vAlign w:val="center"/>
          </w:tcPr>
          <w:p w14:paraId="05E6DB37" w14:textId="77777777" w:rsidR="005C2626" w:rsidRPr="00171262" w:rsidRDefault="00A27C38" w:rsidP="00BE60C7">
            <w:pPr>
              <w:spacing w:before="20" w:after="20"/>
              <w:ind w:firstLine="0"/>
              <w:jc w:val="center"/>
              <w:rPr>
                <w:sz w:val="26"/>
                <w:szCs w:val="26"/>
              </w:rPr>
            </w:pPr>
            <w:r w:rsidRPr="00171262">
              <w:rPr>
                <w:sz w:val="26"/>
                <w:szCs w:val="26"/>
              </w:rPr>
              <w:t>Cao</w:t>
            </w:r>
          </w:p>
        </w:tc>
        <w:tc>
          <w:tcPr>
            <w:tcW w:w="1638" w:type="dxa"/>
            <w:vAlign w:val="center"/>
          </w:tcPr>
          <w:p w14:paraId="04747E23" w14:textId="77777777" w:rsidR="005C2626" w:rsidRPr="00171262" w:rsidRDefault="005C2626" w:rsidP="00BE60C7">
            <w:pPr>
              <w:spacing w:before="20" w:after="20"/>
              <w:ind w:firstLine="0"/>
              <w:jc w:val="center"/>
              <w:rPr>
                <w:sz w:val="26"/>
                <w:szCs w:val="26"/>
              </w:rPr>
            </w:pPr>
            <w:r w:rsidRPr="00171262">
              <w:rPr>
                <w:sz w:val="26"/>
                <w:szCs w:val="26"/>
              </w:rPr>
              <w:t>Kết quả kiểm tra của Sở Xây dựng, Phòng Cảnh sát giao thông; mốc 01/01/2027, 01/3/2027, 01/01/2028</w:t>
            </w:r>
          </w:p>
        </w:tc>
        <w:tc>
          <w:tcPr>
            <w:tcW w:w="2070" w:type="dxa"/>
            <w:vAlign w:val="center"/>
          </w:tcPr>
          <w:p w14:paraId="0417BE30" w14:textId="77777777" w:rsidR="005C2626" w:rsidRPr="00171262" w:rsidRDefault="00A27C38" w:rsidP="00BE60C7">
            <w:pPr>
              <w:spacing w:before="20" w:after="20"/>
              <w:ind w:firstLine="0"/>
              <w:jc w:val="center"/>
              <w:rPr>
                <w:sz w:val="26"/>
                <w:szCs w:val="26"/>
              </w:rPr>
            </w:pPr>
            <w:r w:rsidRPr="00171262">
              <w:rPr>
                <w:sz w:val="26"/>
                <w:szCs w:val="26"/>
              </w:rPr>
              <w:t>Tự rà soát, hoàn thiện đủ điều kiện theo Nghị định số 94/2026/NĐ-CP, QCVN 15:2026/BCA trước khi nộp hồ sơ; chỉ đào tạo, sát hạch trong phạm vi được công bố, cấp phép; theo dõi văn bản mới hằng quý</w:t>
            </w:r>
          </w:p>
        </w:tc>
      </w:tr>
      <w:tr w:rsidR="007221BB" w:rsidRPr="00171262" w14:paraId="196FC312" w14:textId="77777777" w:rsidTr="00D563C5">
        <w:trPr>
          <w:cantSplit/>
        </w:trPr>
        <w:tc>
          <w:tcPr>
            <w:tcW w:w="704" w:type="dxa"/>
            <w:vAlign w:val="center"/>
          </w:tcPr>
          <w:p w14:paraId="67006F99" w14:textId="77777777" w:rsidR="005C2626" w:rsidRPr="00171262" w:rsidRDefault="00A27C38" w:rsidP="00BE60C7">
            <w:pPr>
              <w:spacing w:before="20" w:after="20"/>
              <w:ind w:firstLine="0"/>
              <w:jc w:val="center"/>
              <w:rPr>
                <w:sz w:val="26"/>
                <w:szCs w:val="26"/>
              </w:rPr>
            </w:pPr>
            <w:r w:rsidRPr="00171262">
              <w:rPr>
                <w:sz w:val="26"/>
                <w:szCs w:val="26"/>
              </w:rPr>
              <w:t>2</w:t>
            </w:r>
          </w:p>
        </w:tc>
        <w:tc>
          <w:tcPr>
            <w:tcW w:w="1257" w:type="dxa"/>
            <w:vAlign w:val="center"/>
          </w:tcPr>
          <w:p w14:paraId="16C62CC8" w14:textId="77777777" w:rsidR="005C2626" w:rsidRPr="00171262" w:rsidRDefault="00A27C38" w:rsidP="00BE60C7">
            <w:pPr>
              <w:spacing w:before="20" w:after="20"/>
              <w:ind w:firstLine="0"/>
              <w:jc w:val="center"/>
              <w:rPr>
                <w:sz w:val="26"/>
                <w:szCs w:val="26"/>
              </w:rPr>
            </w:pPr>
            <w:r w:rsidRPr="00171262">
              <w:rPr>
                <w:sz w:val="26"/>
                <w:szCs w:val="26"/>
              </w:rPr>
              <w:t>Nhân lực</w:t>
            </w:r>
          </w:p>
        </w:tc>
        <w:tc>
          <w:tcPr>
            <w:tcW w:w="2003" w:type="dxa"/>
            <w:vAlign w:val="center"/>
          </w:tcPr>
          <w:p w14:paraId="4BB0B339" w14:textId="77777777" w:rsidR="005C2626" w:rsidRPr="00171262" w:rsidRDefault="005C2626" w:rsidP="00BE60C7">
            <w:pPr>
              <w:spacing w:before="20" w:after="20"/>
              <w:ind w:firstLine="0"/>
              <w:jc w:val="center"/>
              <w:rPr>
                <w:sz w:val="26"/>
                <w:szCs w:val="26"/>
              </w:rPr>
            </w:pPr>
            <w:r w:rsidRPr="00171262">
              <w:rPr>
                <w:sz w:val="26"/>
                <w:szCs w:val="26"/>
              </w:rPr>
              <w:t>Thiếu nhà giáo có giấy chứng nhận giáo viên dạy thực hành Hạng A (hiện 06 người; 03 người hoàn thành tập huấn tháng 10–11/2026)</w:t>
            </w:r>
          </w:p>
        </w:tc>
        <w:tc>
          <w:tcPr>
            <w:tcW w:w="1112" w:type="dxa"/>
            <w:vAlign w:val="center"/>
          </w:tcPr>
          <w:p w14:paraId="54D85EE2" w14:textId="77777777" w:rsidR="005C2626" w:rsidRPr="00171262" w:rsidRDefault="00A27C38" w:rsidP="00BE60C7">
            <w:pPr>
              <w:spacing w:before="20" w:after="20"/>
              <w:ind w:firstLine="0"/>
              <w:jc w:val="center"/>
              <w:rPr>
                <w:sz w:val="26"/>
                <w:szCs w:val="26"/>
              </w:rPr>
            </w:pPr>
            <w:r w:rsidRPr="00171262">
              <w:rPr>
                <w:sz w:val="26"/>
                <w:szCs w:val="26"/>
              </w:rPr>
              <w:t>Cao</w:t>
            </w:r>
          </w:p>
        </w:tc>
        <w:tc>
          <w:tcPr>
            <w:tcW w:w="1638" w:type="dxa"/>
            <w:vAlign w:val="center"/>
          </w:tcPr>
          <w:p w14:paraId="0BBCE164" w14:textId="77777777" w:rsidR="005C2626" w:rsidRPr="00171262" w:rsidRDefault="005C2626" w:rsidP="00BE60C7">
            <w:pPr>
              <w:spacing w:before="20" w:after="20"/>
              <w:ind w:firstLine="0"/>
              <w:jc w:val="center"/>
              <w:rPr>
                <w:sz w:val="26"/>
                <w:szCs w:val="26"/>
              </w:rPr>
            </w:pPr>
            <w:r w:rsidRPr="00171262">
              <w:rPr>
                <w:sz w:val="26"/>
                <w:szCs w:val="26"/>
              </w:rPr>
              <w:t>Số nhà giáo đạt tiêu chuẩn so với nhu cầu</w:t>
            </w:r>
          </w:p>
        </w:tc>
        <w:tc>
          <w:tcPr>
            <w:tcW w:w="2070" w:type="dxa"/>
            <w:vAlign w:val="center"/>
          </w:tcPr>
          <w:p w14:paraId="681F7246" w14:textId="77777777" w:rsidR="005C2626" w:rsidRPr="00171262" w:rsidRDefault="00A27C38" w:rsidP="00BE60C7">
            <w:pPr>
              <w:spacing w:before="20" w:after="20"/>
              <w:ind w:firstLine="0"/>
              <w:jc w:val="center"/>
              <w:rPr>
                <w:sz w:val="26"/>
                <w:szCs w:val="26"/>
              </w:rPr>
            </w:pPr>
            <w:r w:rsidRPr="00171262">
              <w:rPr>
                <w:sz w:val="26"/>
                <w:szCs w:val="26"/>
              </w:rPr>
              <w:t>Kế hoạch nâng hạng, bồi dưỡng; hợp đồng, thỉnh giảng bổ sung; rà soát hồ sơ từng người theo Điều 10 Nghị định số 94/2026/NĐ-CP</w:t>
            </w:r>
          </w:p>
        </w:tc>
      </w:tr>
      <w:tr w:rsidR="007221BB" w:rsidRPr="00171262" w14:paraId="2C586097" w14:textId="77777777" w:rsidTr="00D563C5">
        <w:trPr>
          <w:cantSplit/>
        </w:trPr>
        <w:tc>
          <w:tcPr>
            <w:tcW w:w="704" w:type="dxa"/>
            <w:vAlign w:val="center"/>
          </w:tcPr>
          <w:p w14:paraId="6F9B42A2" w14:textId="77777777" w:rsidR="005C2626" w:rsidRPr="00171262" w:rsidRDefault="00A27C38" w:rsidP="00BE60C7">
            <w:pPr>
              <w:spacing w:before="20" w:after="20"/>
              <w:ind w:firstLine="0"/>
              <w:jc w:val="center"/>
              <w:rPr>
                <w:sz w:val="26"/>
                <w:szCs w:val="26"/>
              </w:rPr>
            </w:pPr>
            <w:r w:rsidRPr="00171262">
              <w:rPr>
                <w:sz w:val="26"/>
                <w:szCs w:val="26"/>
              </w:rPr>
              <w:t>3</w:t>
            </w:r>
          </w:p>
        </w:tc>
        <w:tc>
          <w:tcPr>
            <w:tcW w:w="1257" w:type="dxa"/>
            <w:vAlign w:val="center"/>
          </w:tcPr>
          <w:p w14:paraId="32582A6D" w14:textId="77777777" w:rsidR="005C2626" w:rsidRPr="00171262" w:rsidRDefault="00A27C38" w:rsidP="00BE60C7">
            <w:pPr>
              <w:spacing w:before="20" w:after="20"/>
              <w:ind w:firstLine="0"/>
              <w:jc w:val="center"/>
              <w:rPr>
                <w:sz w:val="26"/>
                <w:szCs w:val="26"/>
              </w:rPr>
            </w:pPr>
            <w:r w:rsidRPr="00171262">
              <w:rPr>
                <w:sz w:val="26"/>
                <w:szCs w:val="26"/>
              </w:rPr>
              <w:t>Đầu tư, tiến độ</w:t>
            </w:r>
          </w:p>
        </w:tc>
        <w:tc>
          <w:tcPr>
            <w:tcW w:w="2003" w:type="dxa"/>
            <w:vAlign w:val="center"/>
          </w:tcPr>
          <w:p w14:paraId="7B606EE3" w14:textId="77777777" w:rsidR="005C2626" w:rsidRPr="00171262" w:rsidRDefault="005C2626" w:rsidP="00BE60C7">
            <w:pPr>
              <w:spacing w:before="20" w:after="20"/>
              <w:ind w:firstLine="0"/>
              <w:jc w:val="center"/>
              <w:rPr>
                <w:sz w:val="26"/>
                <w:szCs w:val="26"/>
              </w:rPr>
            </w:pPr>
            <w:r w:rsidRPr="00171262">
              <w:rPr>
                <w:sz w:val="26"/>
                <w:szCs w:val="26"/>
              </w:rPr>
              <w:t>Chậm hoàn thành Giai đoạn 1 và hạng mục bài số 2 trước 01/01/2028; khái toán chưa gồm thoát nước, chiếu sáng, thiết bị bài số 2</w:t>
            </w:r>
          </w:p>
        </w:tc>
        <w:tc>
          <w:tcPr>
            <w:tcW w:w="1112" w:type="dxa"/>
            <w:vAlign w:val="center"/>
          </w:tcPr>
          <w:p w14:paraId="3D8AEBC2" w14:textId="77777777" w:rsidR="005C2626" w:rsidRPr="00171262" w:rsidRDefault="00A27C38" w:rsidP="00BE60C7">
            <w:pPr>
              <w:spacing w:before="20" w:after="20"/>
              <w:ind w:firstLine="0"/>
              <w:jc w:val="center"/>
              <w:rPr>
                <w:sz w:val="26"/>
                <w:szCs w:val="26"/>
              </w:rPr>
            </w:pPr>
            <w:r w:rsidRPr="00171262">
              <w:rPr>
                <w:sz w:val="26"/>
                <w:szCs w:val="26"/>
              </w:rPr>
              <w:t>Trung bình - Cao</w:t>
            </w:r>
          </w:p>
        </w:tc>
        <w:tc>
          <w:tcPr>
            <w:tcW w:w="1638" w:type="dxa"/>
            <w:vAlign w:val="center"/>
          </w:tcPr>
          <w:p w14:paraId="15833D88" w14:textId="77777777" w:rsidR="005C2626" w:rsidRPr="00171262" w:rsidRDefault="005C2626" w:rsidP="00BE60C7">
            <w:pPr>
              <w:spacing w:before="20" w:after="20"/>
              <w:ind w:firstLine="0"/>
              <w:jc w:val="center"/>
              <w:rPr>
                <w:sz w:val="26"/>
                <w:szCs w:val="26"/>
              </w:rPr>
            </w:pPr>
            <w:r w:rsidRPr="00171262">
              <w:rPr>
                <w:sz w:val="26"/>
                <w:szCs w:val="26"/>
              </w:rPr>
              <w:t>Tiến độ theo Phương án 12/PA-CĐKT; mốc 30/6/2027</w:t>
            </w:r>
          </w:p>
        </w:tc>
        <w:tc>
          <w:tcPr>
            <w:tcW w:w="2070" w:type="dxa"/>
            <w:vAlign w:val="center"/>
          </w:tcPr>
          <w:p w14:paraId="66DC4BE4" w14:textId="77777777" w:rsidR="005C2626" w:rsidRPr="00171262" w:rsidRDefault="00A27C38" w:rsidP="00BE60C7">
            <w:pPr>
              <w:spacing w:before="20" w:after="20"/>
              <w:ind w:firstLine="0"/>
              <w:jc w:val="center"/>
              <w:rPr>
                <w:sz w:val="26"/>
                <w:szCs w:val="26"/>
              </w:rPr>
            </w:pPr>
            <w:r w:rsidRPr="00171262">
              <w:rPr>
                <w:sz w:val="26"/>
                <w:szCs w:val="26"/>
              </w:rPr>
              <w:t>Lập một Báo cáo kinh tế - kỹ thuật tổng thể, phân kỳ giải ngân; lập dự toán bổ sung; chuẩn bị đầu tư từ đầu năm 2027</w:t>
            </w:r>
          </w:p>
        </w:tc>
      </w:tr>
      <w:tr w:rsidR="007221BB" w:rsidRPr="00171262" w14:paraId="1511460D" w14:textId="77777777" w:rsidTr="00D563C5">
        <w:trPr>
          <w:cantSplit/>
        </w:trPr>
        <w:tc>
          <w:tcPr>
            <w:tcW w:w="704" w:type="dxa"/>
            <w:vAlign w:val="center"/>
          </w:tcPr>
          <w:p w14:paraId="557E56DF" w14:textId="77777777" w:rsidR="005C2626" w:rsidRPr="00171262" w:rsidRDefault="00A27C38" w:rsidP="00BE60C7">
            <w:pPr>
              <w:spacing w:before="20" w:after="20"/>
              <w:ind w:firstLine="0"/>
              <w:jc w:val="center"/>
              <w:rPr>
                <w:sz w:val="26"/>
                <w:szCs w:val="26"/>
              </w:rPr>
            </w:pPr>
            <w:r w:rsidRPr="00171262">
              <w:rPr>
                <w:sz w:val="26"/>
                <w:szCs w:val="26"/>
              </w:rPr>
              <w:t>4</w:t>
            </w:r>
          </w:p>
        </w:tc>
        <w:tc>
          <w:tcPr>
            <w:tcW w:w="1257" w:type="dxa"/>
            <w:vAlign w:val="center"/>
          </w:tcPr>
          <w:p w14:paraId="6AD796EE" w14:textId="77777777" w:rsidR="005C2626" w:rsidRPr="00171262" w:rsidRDefault="00A27C38" w:rsidP="00BE60C7">
            <w:pPr>
              <w:spacing w:before="20" w:after="20"/>
              <w:ind w:firstLine="0"/>
              <w:jc w:val="center"/>
              <w:rPr>
                <w:sz w:val="26"/>
                <w:szCs w:val="26"/>
              </w:rPr>
            </w:pPr>
            <w:r w:rsidRPr="00171262">
              <w:rPr>
                <w:sz w:val="26"/>
                <w:szCs w:val="26"/>
              </w:rPr>
              <w:t>Tài chính</w:t>
            </w:r>
          </w:p>
        </w:tc>
        <w:tc>
          <w:tcPr>
            <w:tcW w:w="2003" w:type="dxa"/>
            <w:vAlign w:val="center"/>
          </w:tcPr>
          <w:p w14:paraId="6BC61435" w14:textId="77777777" w:rsidR="005C2626" w:rsidRPr="00171262" w:rsidRDefault="005C2626" w:rsidP="00BE60C7">
            <w:pPr>
              <w:spacing w:before="20" w:after="20"/>
              <w:ind w:firstLine="0"/>
              <w:jc w:val="center"/>
              <w:rPr>
                <w:sz w:val="26"/>
                <w:szCs w:val="26"/>
              </w:rPr>
            </w:pPr>
            <w:r w:rsidRPr="00171262">
              <w:rPr>
                <w:sz w:val="26"/>
                <w:szCs w:val="26"/>
              </w:rPr>
              <w:t>Nhu cầu Hạng A thấp hơn dự báo; chi phí đầu tư tăng; nguồn thu không đủ tái đầu tư</w:t>
            </w:r>
          </w:p>
        </w:tc>
        <w:tc>
          <w:tcPr>
            <w:tcW w:w="1112" w:type="dxa"/>
            <w:vAlign w:val="center"/>
          </w:tcPr>
          <w:p w14:paraId="290216E3" w14:textId="77777777" w:rsidR="005C2626" w:rsidRPr="00171262" w:rsidRDefault="00A27C38" w:rsidP="00BE60C7">
            <w:pPr>
              <w:spacing w:before="20" w:after="20"/>
              <w:ind w:firstLine="0"/>
              <w:jc w:val="center"/>
              <w:rPr>
                <w:sz w:val="26"/>
                <w:szCs w:val="26"/>
              </w:rPr>
            </w:pPr>
            <w:r w:rsidRPr="00171262">
              <w:rPr>
                <w:sz w:val="26"/>
                <w:szCs w:val="26"/>
              </w:rPr>
              <w:t>Trung bình</w:t>
            </w:r>
          </w:p>
        </w:tc>
        <w:tc>
          <w:tcPr>
            <w:tcW w:w="1638" w:type="dxa"/>
            <w:vAlign w:val="center"/>
          </w:tcPr>
          <w:p w14:paraId="5034D004" w14:textId="77777777" w:rsidR="005C2626" w:rsidRPr="00171262" w:rsidRDefault="005C2626" w:rsidP="00BE60C7">
            <w:pPr>
              <w:spacing w:before="20" w:after="20"/>
              <w:ind w:firstLine="0"/>
              <w:jc w:val="center"/>
              <w:rPr>
                <w:sz w:val="26"/>
                <w:szCs w:val="26"/>
              </w:rPr>
            </w:pPr>
            <w:r w:rsidRPr="00171262">
              <w:rPr>
                <w:sz w:val="26"/>
                <w:szCs w:val="26"/>
              </w:rPr>
              <w:t>Số học viên đăng ký mỗi khóa; doanh thu so với kế hoạch</w:t>
            </w:r>
          </w:p>
        </w:tc>
        <w:tc>
          <w:tcPr>
            <w:tcW w:w="2070" w:type="dxa"/>
            <w:vAlign w:val="center"/>
          </w:tcPr>
          <w:p w14:paraId="151D0338" w14:textId="77777777" w:rsidR="005C2626" w:rsidRPr="00171262" w:rsidRDefault="00A27C38" w:rsidP="00BE60C7">
            <w:pPr>
              <w:spacing w:before="20" w:after="20"/>
              <w:ind w:firstLine="0"/>
              <w:jc w:val="center"/>
              <w:rPr>
                <w:sz w:val="26"/>
                <w:szCs w:val="26"/>
              </w:rPr>
            </w:pPr>
            <w:r w:rsidRPr="00171262">
              <w:rPr>
                <w:sz w:val="26"/>
                <w:szCs w:val="26"/>
              </w:rPr>
              <w:t>Đầu tư phân kỳ theo khả năng thu; khoán gắn với doanh thu; điều chỉnh học phí theo cơ cấu chi phí</w:t>
            </w:r>
          </w:p>
        </w:tc>
      </w:tr>
      <w:tr w:rsidR="007221BB" w:rsidRPr="00171262" w14:paraId="51C738CB" w14:textId="77777777" w:rsidTr="00D563C5">
        <w:trPr>
          <w:cantSplit/>
        </w:trPr>
        <w:tc>
          <w:tcPr>
            <w:tcW w:w="704" w:type="dxa"/>
            <w:vAlign w:val="center"/>
          </w:tcPr>
          <w:p w14:paraId="52B917DE" w14:textId="77777777" w:rsidR="005C2626" w:rsidRPr="00171262" w:rsidRDefault="00A27C38" w:rsidP="00BE60C7">
            <w:pPr>
              <w:spacing w:before="20" w:after="20"/>
              <w:ind w:firstLine="0"/>
              <w:jc w:val="center"/>
              <w:rPr>
                <w:sz w:val="26"/>
                <w:szCs w:val="26"/>
              </w:rPr>
            </w:pPr>
            <w:r w:rsidRPr="00171262">
              <w:rPr>
                <w:sz w:val="26"/>
                <w:szCs w:val="26"/>
              </w:rPr>
              <w:t>5</w:t>
            </w:r>
          </w:p>
        </w:tc>
        <w:tc>
          <w:tcPr>
            <w:tcW w:w="1257" w:type="dxa"/>
            <w:vAlign w:val="center"/>
          </w:tcPr>
          <w:p w14:paraId="21D593DD" w14:textId="77777777" w:rsidR="005C2626" w:rsidRPr="00171262" w:rsidRDefault="00A27C38" w:rsidP="00BE60C7">
            <w:pPr>
              <w:spacing w:before="20" w:after="20"/>
              <w:ind w:firstLine="0"/>
              <w:jc w:val="center"/>
              <w:rPr>
                <w:sz w:val="26"/>
                <w:szCs w:val="26"/>
              </w:rPr>
            </w:pPr>
            <w:r w:rsidRPr="00171262">
              <w:rPr>
                <w:sz w:val="26"/>
                <w:szCs w:val="26"/>
              </w:rPr>
              <w:t>Phương tiện, an toàn</w:t>
            </w:r>
          </w:p>
        </w:tc>
        <w:tc>
          <w:tcPr>
            <w:tcW w:w="2003" w:type="dxa"/>
            <w:vAlign w:val="center"/>
          </w:tcPr>
          <w:p w14:paraId="19965490" w14:textId="77777777" w:rsidR="005C2626" w:rsidRPr="00171262" w:rsidRDefault="005C2626" w:rsidP="00BE60C7">
            <w:pPr>
              <w:spacing w:before="20" w:after="20"/>
              <w:ind w:firstLine="0"/>
              <w:jc w:val="center"/>
              <w:rPr>
                <w:sz w:val="26"/>
                <w:szCs w:val="26"/>
              </w:rPr>
            </w:pPr>
            <w:r w:rsidRPr="00171262">
              <w:rPr>
                <w:sz w:val="26"/>
                <w:szCs w:val="26"/>
              </w:rPr>
              <w:t>Xe tập lái, xe sát hạch Hạng A không bảo đảm kỹ thuật; tai nạn trong luyện tập</w:t>
            </w:r>
          </w:p>
        </w:tc>
        <w:tc>
          <w:tcPr>
            <w:tcW w:w="1112" w:type="dxa"/>
            <w:vAlign w:val="center"/>
          </w:tcPr>
          <w:p w14:paraId="3736D288" w14:textId="77777777" w:rsidR="005C2626" w:rsidRPr="00171262" w:rsidRDefault="00A27C38" w:rsidP="00BE60C7">
            <w:pPr>
              <w:spacing w:before="20" w:after="20"/>
              <w:ind w:firstLine="0"/>
              <w:jc w:val="center"/>
              <w:rPr>
                <w:sz w:val="26"/>
                <w:szCs w:val="26"/>
              </w:rPr>
            </w:pPr>
            <w:r w:rsidRPr="00171262">
              <w:rPr>
                <w:sz w:val="26"/>
                <w:szCs w:val="26"/>
              </w:rPr>
              <w:t>Trung bình</w:t>
            </w:r>
          </w:p>
        </w:tc>
        <w:tc>
          <w:tcPr>
            <w:tcW w:w="1638" w:type="dxa"/>
            <w:vAlign w:val="center"/>
          </w:tcPr>
          <w:p w14:paraId="4D378A6A" w14:textId="77777777" w:rsidR="005C2626" w:rsidRPr="00171262" w:rsidRDefault="005C2626" w:rsidP="00BE60C7">
            <w:pPr>
              <w:spacing w:before="20" w:after="20"/>
              <w:ind w:firstLine="0"/>
              <w:jc w:val="center"/>
              <w:rPr>
                <w:sz w:val="26"/>
                <w:szCs w:val="26"/>
              </w:rPr>
            </w:pPr>
            <w:r w:rsidRPr="00171262">
              <w:rPr>
                <w:sz w:val="26"/>
                <w:szCs w:val="26"/>
              </w:rPr>
              <w:t>Kết quả kiểm tra kỹ thuật; sự cố trong luyện tập</w:t>
            </w:r>
          </w:p>
        </w:tc>
        <w:tc>
          <w:tcPr>
            <w:tcW w:w="2070" w:type="dxa"/>
            <w:vAlign w:val="center"/>
          </w:tcPr>
          <w:p w14:paraId="66C5EAA2" w14:textId="77777777" w:rsidR="005C2626" w:rsidRPr="00171262" w:rsidRDefault="00A27C38" w:rsidP="00BE60C7">
            <w:pPr>
              <w:spacing w:before="20" w:after="20"/>
              <w:ind w:firstLine="0"/>
              <w:jc w:val="center"/>
              <w:rPr>
                <w:sz w:val="26"/>
                <w:szCs w:val="26"/>
              </w:rPr>
            </w:pPr>
            <w:r w:rsidRPr="00171262">
              <w:rPr>
                <w:sz w:val="26"/>
                <w:szCs w:val="26"/>
              </w:rPr>
              <w:t>Kiểm tra định kỳ; hợp đồng bảo dưỡng; trang bị bảo hộ; giám sát luyện tập</w:t>
            </w:r>
          </w:p>
        </w:tc>
      </w:tr>
      <w:tr w:rsidR="007221BB" w:rsidRPr="00171262" w14:paraId="36DCF930" w14:textId="77777777" w:rsidTr="00D563C5">
        <w:trPr>
          <w:cantSplit/>
        </w:trPr>
        <w:tc>
          <w:tcPr>
            <w:tcW w:w="704" w:type="dxa"/>
            <w:vAlign w:val="center"/>
          </w:tcPr>
          <w:p w14:paraId="62DAABD2" w14:textId="77777777" w:rsidR="005C2626" w:rsidRPr="00171262" w:rsidRDefault="00A27C38" w:rsidP="00BE60C7">
            <w:pPr>
              <w:spacing w:before="20" w:after="20"/>
              <w:ind w:firstLine="0"/>
              <w:jc w:val="center"/>
              <w:rPr>
                <w:sz w:val="26"/>
                <w:szCs w:val="26"/>
              </w:rPr>
            </w:pPr>
            <w:r w:rsidRPr="00171262">
              <w:rPr>
                <w:sz w:val="26"/>
                <w:szCs w:val="26"/>
              </w:rPr>
              <w:t>6</w:t>
            </w:r>
          </w:p>
        </w:tc>
        <w:tc>
          <w:tcPr>
            <w:tcW w:w="1257" w:type="dxa"/>
            <w:vAlign w:val="center"/>
          </w:tcPr>
          <w:p w14:paraId="79FE7C97" w14:textId="77777777" w:rsidR="005C2626" w:rsidRPr="00171262" w:rsidRDefault="00A27C38" w:rsidP="00BE60C7">
            <w:pPr>
              <w:spacing w:before="20" w:after="20"/>
              <w:ind w:firstLine="0"/>
              <w:jc w:val="center"/>
              <w:rPr>
                <w:sz w:val="26"/>
                <w:szCs w:val="26"/>
              </w:rPr>
            </w:pPr>
            <w:r w:rsidRPr="00171262">
              <w:rPr>
                <w:sz w:val="26"/>
                <w:szCs w:val="26"/>
              </w:rPr>
              <w:t>Xã hội hóa</w:t>
            </w:r>
          </w:p>
        </w:tc>
        <w:tc>
          <w:tcPr>
            <w:tcW w:w="2003" w:type="dxa"/>
            <w:vAlign w:val="center"/>
          </w:tcPr>
          <w:p w14:paraId="32FE9CE0" w14:textId="77777777" w:rsidR="005C2626" w:rsidRPr="00171262" w:rsidRDefault="005C2626" w:rsidP="00BE60C7">
            <w:pPr>
              <w:spacing w:before="20" w:after="20"/>
              <w:ind w:firstLine="0"/>
              <w:jc w:val="center"/>
              <w:rPr>
                <w:sz w:val="26"/>
                <w:szCs w:val="26"/>
              </w:rPr>
            </w:pPr>
            <w:r w:rsidRPr="00171262">
              <w:rPr>
                <w:sz w:val="26"/>
                <w:szCs w:val="26"/>
              </w:rPr>
              <w:t>Nhà đầu tư không thực hiện cam kết cung cấp xe; vướng mắc về tài sản công khi cho thuê sân, thiết bị</w:t>
            </w:r>
          </w:p>
        </w:tc>
        <w:tc>
          <w:tcPr>
            <w:tcW w:w="1112" w:type="dxa"/>
            <w:vAlign w:val="center"/>
          </w:tcPr>
          <w:p w14:paraId="6CD50621" w14:textId="77777777" w:rsidR="005C2626" w:rsidRPr="00171262" w:rsidRDefault="00A27C38" w:rsidP="00BE60C7">
            <w:pPr>
              <w:spacing w:before="20" w:after="20"/>
              <w:ind w:firstLine="0"/>
              <w:jc w:val="center"/>
              <w:rPr>
                <w:sz w:val="26"/>
                <w:szCs w:val="26"/>
              </w:rPr>
            </w:pPr>
            <w:r w:rsidRPr="00171262">
              <w:rPr>
                <w:sz w:val="26"/>
                <w:szCs w:val="26"/>
              </w:rPr>
              <w:t>Trung bình</w:t>
            </w:r>
          </w:p>
        </w:tc>
        <w:tc>
          <w:tcPr>
            <w:tcW w:w="1638" w:type="dxa"/>
            <w:vAlign w:val="center"/>
          </w:tcPr>
          <w:p w14:paraId="43590824" w14:textId="77777777" w:rsidR="005C2626" w:rsidRPr="00171262" w:rsidRDefault="005C2626" w:rsidP="00BE60C7">
            <w:pPr>
              <w:spacing w:before="20" w:after="20"/>
              <w:ind w:firstLine="0"/>
              <w:jc w:val="center"/>
              <w:rPr>
                <w:sz w:val="26"/>
                <w:szCs w:val="26"/>
              </w:rPr>
            </w:pPr>
            <w:r w:rsidRPr="00171262">
              <w:rPr>
                <w:sz w:val="26"/>
                <w:szCs w:val="26"/>
              </w:rPr>
              <w:t>Tiến độ ký hợp đồng; ý kiến cơ quan quản lý tài sản công</w:t>
            </w:r>
          </w:p>
        </w:tc>
        <w:tc>
          <w:tcPr>
            <w:tcW w:w="2070" w:type="dxa"/>
            <w:vAlign w:val="center"/>
          </w:tcPr>
          <w:p w14:paraId="499A1323" w14:textId="77777777" w:rsidR="005C2626" w:rsidRPr="00171262" w:rsidRDefault="00A27C38" w:rsidP="00BE60C7">
            <w:pPr>
              <w:spacing w:before="20" w:after="20"/>
              <w:ind w:firstLine="0"/>
              <w:jc w:val="center"/>
              <w:rPr>
                <w:sz w:val="26"/>
                <w:szCs w:val="26"/>
              </w:rPr>
            </w:pPr>
            <w:r w:rsidRPr="00171262">
              <w:rPr>
                <w:sz w:val="26"/>
                <w:szCs w:val="26"/>
              </w:rPr>
              <w:t>Hợp đồng theo giá thị trường; tiêu chí lựa chọn công khai; đối chiếu Luật Quản lý, sử dụng tài sản công</w:t>
            </w:r>
          </w:p>
        </w:tc>
      </w:tr>
      <w:tr w:rsidR="007221BB" w:rsidRPr="00171262" w14:paraId="25B98B98" w14:textId="77777777" w:rsidTr="00D563C5">
        <w:trPr>
          <w:cantSplit/>
        </w:trPr>
        <w:tc>
          <w:tcPr>
            <w:tcW w:w="704" w:type="dxa"/>
            <w:vAlign w:val="center"/>
          </w:tcPr>
          <w:p w14:paraId="56506740" w14:textId="77777777" w:rsidR="005C2626" w:rsidRPr="00171262" w:rsidRDefault="00A27C38" w:rsidP="00BE60C7">
            <w:pPr>
              <w:spacing w:before="20" w:after="20"/>
              <w:ind w:firstLine="0"/>
              <w:jc w:val="center"/>
              <w:rPr>
                <w:sz w:val="26"/>
                <w:szCs w:val="26"/>
              </w:rPr>
            </w:pPr>
            <w:r w:rsidRPr="00171262">
              <w:rPr>
                <w:sz w:val="26"/>
                <w:szCs w:val="26"/>
              </w:rPr>
              <w:t>7</w:t>
            </w:r>
          </w:p>
        </w:tc>
        <w:tc>
          <w:tcPr>
            <w:tcW w:w="1257" w:type="dxa"/>
            <w:vAlign w:val="center"/>
          </w:tcPr>
          <w:p w14:paraId="6595E0A8" w14:textId="77777777" w:rsidR="005C2626" w:rsidRPr="00171262" w:rsidRDefault="00A27C38" w:rsidP="00BE60C7">
            <w:pPr>
              <w:spacing w:before="20" w:after="20"/>
              <w:ind w:firstLine="0"/>
              <w:jc w:val="center"/>
              <w:rPr>
                <w:sz w:val="26"/>
                <w:szCs w:val="26"/>
              </w:rPr>
            </w:pPr>
            <w:r w:rsidRPr="00171262">
              <w:rPr>
                <w:sz w:val="26"/>
                <w:szCs w:val="26"/>
              </w:rPr>
              <w:t>Thay đổi chính sách</w:t>
            </w:r>
          </w:p>
        </w:tc>
        <w:tc>
          <w:tcPr>
            <w:tcW w:w="2003" w:type="dxa"/>
            <w:vAlign w:val="center"/>
          </w:tcPr>
          <w:p w14:paraId="41D88823" w14:textId="77777777" w:rsidR="005C2626" w:rsidRPr="00171262" w:rsidRDefault="005C2626" w:rsidP="00BE60C7">
            <w:pPr>
              <w:spacing w:before="20" w:after="20"/>
              <w:ind w:firstLine="0"/>
              <w:jc w:val="center"/>
              <w:rPr>
                <w:sz w:val="26"/>
                <w:szCs w:val="26"/>
              </w:rPr>
            </w:pPr>
            <w:r w:rsidRPr="00171262">
              <w:rPr>
                <w:sz w:val="26"/>
                <w:szCs w:val="26"/>
              </w:rPr>
              <w:t>Thay đổi quy định về phí sát hạch, quy chuẩn kỹ thuật</w:t>
            </w:r>
          </w:p>
        </w:tc>
        <w:tc>
          <w:tcPr>
            <w:tcW w:w="1112" w:type="dxa"/>
            <w:vAlign w:val="center"/>
          </w:tcPr>
          <w:p w14:paraId="2AEB9144" w14:textId="77777777" w:rsidR="005C2626" w:rsidRPr="00171262" w:rsidRDefault="00A27C38" w:rsidP="00BE60C7">
            <w:pPr>
              <w:spacing w:before="20" w:after="20"/>
              <w:ind w:firstLine="0"/>
              <w:jc w:val="center"/>
              <w:rPr>
                <w:sz w:val="26"/>
                <w:szCs w:val="26"/>
              </w:rPr>
            </w:pPr>
            <w:r w:rsidRPr="00171262">
              <w:rPr>
                <w:sz w:val="26"/>
                <w:szCs w:val="26"/>
              </w:rPr>
              <w:t>Thấp - Trung bình</w:t>
            </w:r>
          </w:p>
        </w:tc>
        <w:tc>
          <w:tcPr>
            <w:tcW w:w="1638" w:type="dxa"/>
            <w:vAlign w:val="center"/>
          </w:tcPr>
          <w:p w14:paraId="2A309C6B" w14:textId="77777777" w:rsidR="005C2626" w:rsidRPr="00171262" w:rsidRDefault="005C2626" w:rsidP="00BE60C7">
            <w:pPr>
              <w:spacing w:before="20" w:after="20"/>
              <w:ind w:firstLine="0"/>
              <w:jc w:val="center"/>
              <w:rPr>
                <w:sz w:val="26"/>
                <w:szCs w:val="26"/>
              </w:rPr>
            </w:pPr>
            <w:r w:rsidRPr="00171262">
              <w:rPr>
                <w:sz w:val="26"/>
                <w:szCs w:val="26"/>
              </w:rPr>
              <w:t>Văn bản mới ban hành</w:t>
            </w:r>
          </w:p>
        </w:tc>
        <w:tc>
          <w:tcPr>
            <w:tcW w:w="2070" w:type="dxa"/>
            <w:vAlign w:val="center"/>
          </w:tcPr>
          <w:p w14:paraId="25ED8FFC" w14:textId="77777777" w:rsidR="005C2626" w:rsidRPr="00171262" w:rsidRDefault="00A27C38" w:rsidP="00BE60C7">
            <w:pPr>
              <w:spacing w:before="20" w:after="20"/>
              <w:ind w:firstLine="0"/>
              <w:jc w:val="center"/>
              <w:rPr>
                <w:sz w:val="26"/>
                <w:szCs w:val="26"/>
              </w:rPr>
            </w:pPr>
            <w:r w:rsidRPr="00171262">
              <w:rPr>
                <w:sz w:val="26"/>
                <w:szCs w:val="26"/>
              </w:rPr>
              <w:t>Dự phòng trong kế hoạch tài chính; cập nhật phương án khi có văn bản mới</w:t>
            </w:r>
          </w:p>
        </w:tc>
      </w:tr>
    </w:tbl>
    <w:p w14:paraId="5A2CFFEA" w14:textId="77777777" w:rsidR="005C2626" w:rsidRPr="00171262" w:rsidRDefault="00A27C38">
      <w:pPr>
        <w:pStyle w:val="Heading4"/>
        <w:pageBreakBefore/>
        <w:rPr>
          <w:rFonts w:ascii="Times New Roman" w:hAnsi="Times New Roman"/>
          <w:color w:val="auto"/>
        </w:rPr>
      </w:pPr>
      <w:bookmarkStart w:id="71" w:name="_Toc243571162"/>
      <w:r w:rsidRPr="00171262">
        <w:rPr>
          <w:rFonts w:ascii="Times New Roman" w:hAnsi="Times New Roman"/>
          <w:color w:val="auto"/>
        </w:rPr>
        <w:t>Phần VI</w:t>
      </w:r>
      <w:bookmarkEnd w:id="71"/>
    </w:p>
    <w:p w14:paraId="0B62889B" w14:textId="77777777" w:rsidR="005C2626" w:rsidRPr="00171262" w:rsidRDefault="00A27C38">
      <w:pPr>
        <w:pStyle w:val="Heading4"/>
        <w:rPr>
          <w:rFonts w:ascii="Times New Roman" w:hAnsi="Times New Roman"/>
          <w:color w:val="auto"/>
        </w:rPr>
      </w:pPr>
      <w:bookmarkStart w:id="72" w:name="_Toc243571163"/>
      <w:r w:rsidRPr="00171262">
        <w:rPr>
          <w:rFonts w:ascii="Times New Roman" w:hAnsi="Times New Roman"/>
          <w:color w:val="auto"/>
        </w:rPr>
        <w:t>TỔ CHỨC THỰC HIỆN, KẾT LUẬN VÀ KIẾN NGHỊ</w:t>
      </w:r>
      <w:bookmarkEnd w:id="72"/>
    </w:p>
    <w:p w14:paraId="5E1F588E" w14:textId="77777777" w:rsidR="00BE60C7" w:rsidRPr="00171262" w:rsidRDefault="00BE60C7" w:rsidP="00BE60C7">
      <w:pPr>
        <w:pStyle w:val="Heading1"/>
        <w:rPr>
          <w:color w:val="auto"/>
          <w:lang w:val="nl-NL"/>
        </w:rPr>
      </w:pPr>
    </w:p>
    <w:p w14:paraId="73952CE7" w14:textId="77777777" w:rsidR="005C2626" w:rsidRPr="00171262" w:rsidRDefault="00A27C38">
      <w:pPr>
        <w:pStyle w:val="Heading1"/>
        <w:rPr>
          <w:color w:val="auto"/>
        </w:rPr>
      </w:pPr>
      <w:bookmarkStart w:id="73" w:name="_Toc243571164"/>
      <w:r w:rsidRPr="00171262">
        <w:rPr>
          <w:color w:val="auto"/>
        </w:rPr>
        <w:t>I. TỔ CHỨC THỰC HIỆN</w:t>
      </w:r>
      <w:bookmarkEnd w:id="73"/>
    </w:p>
    <w:p w14:paraId="3CE89AA5" w14:textId="77777777" w:rsidR="007A160C" w:rsidRPr="00171262" w:rsidRDefault="007A160C" w:rsidP="007A160C">
      <w:pPr>
        <w:pStyle w:val="Heading2"/>
        <w:rPr>
          <w:color w:val="auto"/>
        </w:rPr>
      </w:pPr>
      <w:bookmarkStart w:id="74" w:name="_Toc243571165"/>
      <w:r w:rsidRPr="00171262">
        <w:rPr>
          <w:color w:val="auto"/>
        </w:rPr>
        <w:t>1. Trường Cao đẳng Kon Tum</w:t>
      </w:r>
      <w:bookmarkEnd w:id="74"/>
    </w:p>
    <w:p w14:paraId="4281882E" w14:textId="77777777" w:rsidR="005C2626" w:rsidRPr="00171262" w:rsidRDefault="00A27C38" w:rsidP="003A49E2">
      <w:pPr>
        <w:rPr>
          <w:b/>
          <w:bCs/>
          <w:i/>
          <w:iCs/>
        </w:rPr>
      </w:pPr>
      <w:r w:rsidRPr="00171262">
        <w:rPr>
          <w:b/>
          <w:bCs/>
          <w:i/>
          <w:iCs/>
        </w:rPr>
        <w:t>1.1. Khoa Đào tạo và Sát hạch lái xe</w:t>
      </w:r>
    </w:p>
    <w:p w14:paraId="7E521730" w14:textId="77777777" w:rsidR="005C2626" w:rsidRPr="00171262" w:rsidRDefault="00A27C38" w:rsidP="003A49E2">
      <w:r w:rsidRPr="00171262">
        <w:t>a) Chủ trì xây dựng Đề án; tổ chức đào tạo, sát hạch Hạng A khi được phê duyệt;</w:t>
      </w:r>
    </w:p>
    <w:p w14:paraId="2E507B68" w14:textId="77777777" w:rsidR="005C2626" w:rsidRPr="00171262" w:rsidRDefault="00A27C38" w:rsidP="003A49E2">
      <w:r w:rsidRPr="00171262">
        <w:t>b) Chủ trì lập hồ sơ thông báo phương án hoạt động đào tạo Hạng A đề nghị Sở Xây dựng kiểm tra, công bố; lập hồ sơ đề nghị Phòng Cảnh sát giao thông Công an tỉnh cấp lại giấy phép sát hạch bổ sung Hạng A;</w:t>
      </w:r>
    </w:p>
    <w:p w14:paraId="609B1F11" w14:textId="77777777" w:rsidR="005C2626" w:rsidRPr="00171262" w:rsidRDefault="00A27C38" w:rsidP="003A49E2">
      <w:r w:rsidRPr="00171262">
        <w:t>c) Xây dựng chương trình, giáo trình Hạng A; kế hoạch bồi dưỡng, nâng hạng giấy phép lái xe cho nhà giáo;</w:t>
      </w:r>
    </w:p>
    <w:p w14:paraId="3A03CAA9" w14:textId="77777777" w:rsidR="005C2626" w:rsidRPr="00171262" w:rsidRDefault="00A27C38" w:rsidP="003A49E2">
      <w:r w:rsidRPr="00171262">
        <w:t>d) Cung cấp số liệu, sơ đồ sân, thông số hình sát hạch Hạng A cho đơn vị tư vấn; phối hợp lập dự toán thiết bị, phần mềm sát hạch; đề xuất phương án xã hội hóa xe;</w:t>
      </w:r>
    </w:p>
    <w:p w14:paraId="3E82760F" w14:textId="77777777" w:rsidR="005C2626" w:rsidRPr="00171262" w:rsidRDefault="00A27C38" w:rsidP="003A49E2">
      <w:r w:rsidRPr="00171262">
        <w:t>đ) Chuẩn hóa công tác thống kê, lưu trữ số liệu tuyển sinh, đào tạo, sát hạch theo từng khóa; ứng dụng công nghệ thông tin trong quản lý hồ sơ học viên, theo dõi tiến độ đào tạo và kết quả sát hạch;</w:t>
      </w:r>
    </w:p>
    <w:p w14:paraId="2DF7EDEC" w14:textId="3B93A32C" w:rsidR="005C2626" w:rsidRPr="00171262" w:rsidRDefault="00A27C38" w:rsidP="003A49E2">
      <w:r w:rsidRPr="00171262">
        <w:t xml:space="preserve">e) Chủ trì, phối hợp phòng TH-HC&amp;QT, phòng TC-KT đầu tư, lắp đặt hệ thống thông tin, đường truyền dữ liệu giám sát sát hạch và hệ thống định danh, xác thực điện tử của Trung tâm sát hạch lái xe bằng kinh phí chi thường xuyên của Trường; làm việc với Phòng Cảnh sát giao thông Công an tỉnh về yêu cầu kết nối, truyền dữ liệu, bảo đảm hoàn thành trước ngày 01/01/2027; lập bảng kiểm toàn bộ điều kiện Trung tâm sát hạch phải đáp ứng từ ngày 01/01/2027 (khoản 12 Điều 24, khoản 3 Điều 42 Nghị định số 94/2026/NĐ-CP), </w:t>
      </w:r>
      <w:del w:id="75" w:author="Tiếp thu thẩm định độc lập lần 2, 23/10/2026 (Claude)" w:date="2026-10-23T15:16:00Z">
        <w:r w:rsidRPr="00171262">
          <w:delText>báo cáo Hiệu trưởng trước khi nghiệm thu.</w:delText>
        </w:r>
      </w:del>
      <w:ins w:id="76" w:author="Tiếp thu thẩm định độc lập lần 2, 23/10/2026 (Claude)" w:date="2026-10-23T15:16:00Z">
        <w:r w:rsidRPr="00171262">
          <w:t>báo cáo Hiệu trưởng trong tháng 11/2026 để kịp xử lý các điều kiện đến hạn ngày 01/01/2027.</w:t>
        </w:r>
      </w:ins>
    </w:p>
    <w:p w14:paraId="1B6F53B9" w14:textId="77777777" w:rsidR="005C2626" w:rsidRPr="00171262" w:rsidRDefault="00A27C38" w:rsidP="003A49E2">
      <w:pPr>
        <w:rPr>
          <w:b/>
          <w:bCs/>
          <w:i/>
          <w:iCs/>
        </w:rPr>
      </w:pPr>
      <w:r w:rsidRPr="00171262">
        <w:rPr>
          <w:b/>
          <w:bCs/>
          <w:i/>
          <w:iCs/>
        </w:rPr>
        <w:t>1.2. Phòng Tổng hợp – Hành chính và Quản trị</w:t>
      </w:r>
    </w:p>
    <w:p w14:paraId="18EBA3A5" w14:textId="77777777" w:rsidR="005C2626" w:rsidRPr="00171262" w:rsidRDefault="00A27C38" w:rsidP="003A49E2">
      <w:r w:rsidRPr="00171262">
        <w:t>a) Tổng hợp, biên tập Đề án; theo dõi, đôn đốc tiến độ;</w:t>
      </w:r>
    </w:p>
    <w:p w14:paraId="22F1B6B4" w14:textId="77777777" w:rsidR="005C2626" w:rsidRPr="00171262" w:rsidRDefault="00A27C38" w:rsidP="003A49E2">
      <w:r w:rsidRPr="00171262">
        <w:t>b) Chủ trì lập Báo cáo kinh tế - kỹ thuật, thiết kế, dự toán, tổ chức thi công và nghiệm thu Phương án 12/PA-CĐKT; rà soát hiện trạng đất, tài sản.</w:t>
      </w:r>
    </w:p>
    <w:p w14:paraId="2DFACEFD" w14:textId="77777777" w:rsidR="005C2626" w:rsidRPr="00171262" w:rsidRDefault="00A27C38" w:rsidP="003A49E2">
      <w:pPr>
        <w:rPr>
          <w:b/>
          <w:bCs/>
          <w:i/>
          <w:iCs/>
        </w:rPr>
      </w:pPr>
      <w:r w:rsidRPr="00171262">
        <w:rPr>
          <w:b/>
          <w:bCs/>
          <w:i/>
          <w:iCs/>
        </w:rPr>
        <w:t>1.3. Phòng Tài chính – Kế toán</w:t>
      </w:r>
    </w:p>
    <w:p w14:paraId="09E39136" w14:textId="77777777" w:rsidR="005C2626" w:rsidRPr="00171262" w:rsidRDefault="00A27C38" w:rsidP="003A49E2">
      <w:r w:rsidRPr="00171262">
        <w:t>a) Tham mưu nguồn vốn, cân đối theo tiến độ đầu tư; phối hợp lập dự toán thu chi và hướng dẫn thủ tục thanh quyết toán theo quy định;</w:t>
      </w:r>
    </w:p>
    <w:p w14:paraId="7A467B29" w14:textId="77777777" w:rsidR="005C2626" w:rsidRPr="00171262" w:rsidRDefault="00A27C38" w:rsidP="003A49E2">
      <w:r w:rsidRPr="00171262">
        <w:t>b) Xây dựng cơ chế khoán kinh phí, mức học phí Hạng A, phương án tài chính và hiệu quả đầu tư;</w:t>
      </w:r>
    </w:p>
    <w:p w14:paraId="7CEFDD16" w14:textId="77777777" w:rsidR="00DF31B7" w:rsidRPr="00171262" w:rsidRDefault="00DF31B7" w:rsidP="003A49E2">
      <w:r w:rsidRPr="00171262">
        <w:t>c) Chủ trì tham mưu quản lý thu, chi tài chính theo quy định.</w:t>
      </w:r>
    </w:p>
    <w:p w14:paraId="19018550" w14:textId="77777777" w:rsidR="005C2626" w:rsidRPr="00171262" w:rsidRDefault="00A27C38" w:rsidP="003A49E2">
      <w:pPr>
        <w:rPr>
          <w:b/>
          <w:bCs/>
          <w:i/>
          <w:iCs/>
        </w:rPr>
      </w:pPr>
      <w:r w:rsidRPr="00171262">
        <w:rPr>
          <w:b/>
          <w:bCs/>
          <w:i/>
          <w:iCs/>
        </w:rPr>
        <w:t>1.4. Phòng Tổ chức cán bộ và Công tác học sinh sinh viên</w:t>
      </w:r>
    </w:p>
    <w:p w14:paraId="6A640C53" w14:textId="77777777" w:rsidR="005C2626" w:rsidRPr="00171262" w:rsidRDefault="00A27C38" w:rsidP="003A49E2">
      <w:r w:rsidRPr="00171262">
        <w:t>Rà soát, đề xuất bổ sung, tuyển dụng, hợp đồng, đào tạo, bồi dưỡng nhà giáo đủ điều kiện giảng dạy Hạng A; phối hợp công tác tuyển sinh, quản lý người học.</w:t>
      </w:r>
    </w:p>
    <w:p w14:paraId="1B39CA2F" w14:textId="77777777" w:rsidR="005C2626" w:rsidRPr="00171262" w:rsidRDefault="00A27C38" w:rsidP="003A49E2">
      <w:pPr>
        <w:rPr>
          <w:b/>
          <w:bCs/>
          <w:i/>
          <w:iCs/>
        </w:rPr>
      </w:pPr>
      <w:r w:rsidRPr="00171262">
        <w:rPr>
          <w:b/>
          <w:bCs/>
          <w:i/>
          <w:iCs/>
        </w:rPr>
        <w:t>1.5. Phòng Quản lý Đào tạo và Bảo đảm chất lượng</w:t>
      </w:r>
    </w:p>
    <w:p w14:paraId="130E347C" w14:textId="77777777" w:rsidR="005C2626" w:rsidRPr="00171262" w:rsidRDefault="00A27C38" w:rsidP="003A49E2">
      <w:r w:rsidRPr="00171262">
        <w:t>Thẩm định chương trình, giáo trình Hạng A; điều chỉnh kế hoạch đào tạo, lịch thi, kiểm tra trong thời gian cải tạo, mở rộng sân tập lái.</w:t>
      </w:r>
    </w:p>
    <w:p w14:paraId="2300307F" w14:textId="77777777" w:rsidR="007A160C" w:rsidRPr="00171262" w:rsidRDefault="007A160C" w:rsidP="007A160C">
      <w:pPr>
        <w:pStyle w:val="Heading2"/>
        <w:rPr>
          <w:color w:val="auto"/>
        </w:rPr>
      </w:pPr>
      <w:bookmarkStart w:id="77" w:name="_Toc243571166"/>
      <w:r w:rsidRPr="00171262">
        <w:rPr>
          <w:color w:val="auto"/>
        </w:rPr>
        <w:t>2. Đề nghị các cơ quan phối hợp thực hiện</w:t>
      </w:r>
      <w:bookmarkEnd w:id="77"/>
    </w:p>
    <w:p w14:paraId="59513B7F" w14:textId="77777777" w:rsidR="005C2626" w:rsidRPr="00171262" w:rsidRDefault="00A27C38" w:rsidP="003A49E2">
      <w:r w:rsidRPr="00171262">
        <w:t>Để triển khai Đề án bảo đảm tính khả thi, hiệu quả, nhà trường kính đề nghị các cơ quan sau hướng dẫn, phối hợp thực hiện:</w:t>
      </w:r>
    </w:p>
    <w:p w14:paraId="1C645C4B" w14:textId="77777777" w:rsidR="005C2626" w:rsidRPr="00171262" w:rsidRDefault="00A27C38" w:rsidP="003A49E2">
      <w:r w:rsidRPr="00171262">
        <w:rPr>
          <w:b/>
          <w:bCs/>
        </w:rPr>
        <w:t>2.1. Sở Xây dựng:</w:t>
      </w:r>
      <w:r w:rsidRPr="00171262">
        <w:t xml:space="preserve"> Hướng dẫn thủ tục thông báo phương án hoạt động, kiểm tra điều kiện, công bố Trường đủ điều kiện đào tạo Hạng A; hướng dẫn thủ tục giấy chứng nhận giáo viên dạy thực hành lái xe.</w:t>
      </w:r>
    </w:p>
    <w:p w14:paraId="513564F7" w14:textId="77777777" w:rsidR="00BE60C7" w:rsidRPr="00171262" w:rsidRDefault="00A27C38" w:rsidP="00E63A48">
      <w:r w:rsidRPr="00171262">
        <w:rPr>
          <w:b/>
          <w:bCs/>
        </w:rPr>
        <w:t xml:space="preserve">2.2. Phòng Cảnh sát giao thông Công an tỉnh Quảng Ngãi: </w:t>
      </w:r>
      <w:r w:rsidRPr="00171262">
        <w:t>Tiếp nhận hồ sơ, kiểm tra thực tế, lập biên bản và cấp lại giấy phép sát hạch bổ sung Hạng A khi Trung tâm sát hạch lái xe của Trường đáp ứng đủ điều kiện; tổ chức sát hạch Hạng A theo quy định.</w:t>
      </w:r>
    </w:p>
    <w:p w14:paraId="086F28A8" w14:textId="77777777" w:rsidR="005C2626" w:rsidRPr="00171262" w:rsidRDefault="00A27C38">
      <w:pPr>
        <w:pStyle w:val="Heading1"/>
        <w:rPr>
          <w:color w:val="auto"/>
        </w:rPr>
      </w:pPr>
      <w:bookmarkStart w:id="78" w:name="_Toc243571167"/>
      <w:r w:rsidRPr="00171262">
        <w:rPr>
          <w:color w:val="auto"/>
        </w:rPr>
        <w:t>II. KẾT LUẬN VÀ KIẾN NGHỊ</w:t>
      </w:r>
      <w:bookmarkEnd w:id="78"/>
    </w:p>
    <w:p w14:paraId="2B776F1A" w14:textId="77777777" w:rsidR="005C2626" w:rsidRPr="00171262" w:rsidRDefault="00A27C38" w:rsidP="003A49E2">
      <w:r w:rsidRPr="00171262">
        <w:t>Đề án triển khai đào tạo và sát hạch lái xe mô tô Hạng A được nhà trường xây dựng trên cơ sở chỉ đạo của Bí thư Đảng ủy - Hiệu trưởng nhà trường tại Thông báo số 950/TB-CĐKT, nhằm chủ động chuẩn bị điều kiện đáp ứng nhu cầu học và sát hạch Hạng A của người dân, trong bối cảnh Luật Trật tự, an toàn giao thông đường bộ (hiệu lực từ ngày 01/01/2025) và các văn bản hướng dẫn (Nghị định số 94/2026/NĐ-CP, Thông tư số 107/2026/TT-BCA, Thông tư số 108/2026/TT-BCA, hiệu lực từ ngày 01/7/2026) đã có hiệu lực thi hành, trong khi khu vực phía Tây tỉnh Quảng Ngãi chưa có cơ sở đào tạo, trung tâm sát hạch lái xe Hạng A.</w:t>
      </w:r>
    </w:p>
    <w:p w14:paraId="1FEE0985" w14:textId="77777777" w:rsidR="005C2626" w:rsidRPr="00171262" w:rsidRDefault="00A27C38" w:rsidP="003A49E2">
      <w:r w:rsidRPr="00171262">
        <w:t>Đề án được xây dựng trên cơ sở hệ thống văn bản pháp luật về đào tạo, sát hạch lái xe, cơ chế tự chủ tài chính của đơn vị sự nghiệp công lập, quản lý tài sản công; kết quả kiểm tra của Sở Xây dựng ngày 10/7/2026; số liệu đào tạo, sát hạch do Sở Xây dựng, Phòng Cảnh sát giao thông Công an tỉnh cung cấp; kết quả khảo sát của Đoàn công tác và các điều kiện năng lực hiện có của khoa Đào tạo và Sát hạch lái xe.</w:t>
      </w:r>
    </w:p>
    <w:p w14:paraId="09EFFB53" w14:textId="29E79F4F" w:rsidR="005C2626" w:rsidRPr="00171262" w:rsidRDefault="00A27C38" w:rsidP="003A49E2">
      <w:r w:rsidRPr="00171262">
        <w:t>Qua phân tích cho thấy Đề án có tính khả thi nếu hoàn thành đúng lộ trình: Hệ thống thông tin, đường truyền dữ liệu giám sát sát hạch và hệ thống định danh, xác thực điện tử của Trung tâm sát hạch lái xe trước ngày 01/01/2027; các điều kiện về pháp lý (thủ tục với Sở Xây dựng, Phòng Cảnh sát giao thông), nhà giáo có giấy phép lái xe Hạng A, sân, xe và thiết bị sát hạch Hạng A, hình bài sát hạch số 2 trước ngày 01/01/2028; hiệu quả kinh tế, tài chính theo phương án ước tính tại Phụ lục IV có chênh lệch thu – chi dương từ năm thứ hai, thời gian hoàn vốn khoảng 4,5 năm (vốn đầu tư tài sản tại Bảng 10); kết quả này phụ thuộc lớn vào số học viên Hạng A tuyển sinh thực tế.</w:t>
      </w:r>
    </w:p>
    <w:p w14:paraId="568967FB" w14:textId="77777777" w:rsidR="005C2626" w:rsidRPr="00171262" w:rsidRDefault="00A27C38" w:rsidP="003A49E2">
      <w:r w:rsidRPr="00171262">
        <w:t>Từ những yêu cầu và điều kiện nêu trên, Tổ xây dựng Đề án kính trình Hiệu trưởng xem xét, phê duyệt Đề án; đồng thời cho ý kiến chỉ đạo đối với: (1) Phạm vi, mục tiêu đào tạo và sát hạch Hạng A; (2) Hướng thủ tục bổ sung Hạng A vào Giấy phép sát hạch số 58/CSGT(SHLX), giao khoa Đào tạo và Sát hạch lái xe chủ trì hoàn thiện điều kiện, lập hồ sơ đề nghị Phòng Cảnh sát giao thông Công an tỉnh kiểm tra, cấp lại giấy phép sát hạch; (3) Nguồn vốn, phân kỳ đầu tư; (4) Cơ chế khoán kinh phí đào tạo, sát hạch Hạng A./.</w:t>
      </w:r>
    </w:p>
    <w:p w14:paraId="7066F74D" w14:textId="77777777" w:rsidR="00560A53" w:rsidRPr="00171262" w:rsidRDefault="00560A53">
      <w:pPr>
        <w:sectPr w:rsidR="00560A53" w:rsidRPr="00171262" w:rsidSect="00A6136A">
          <w:pgSz w:w="11906" w:h="16838" w:code="9"/>
          <w:pgMar w:top="1134" w:right="1134" w:bottom="1134" w:left="1701" w:header="720" w:footer="720" w:gutter="0"/>
          <w:pgNumType w:start="1"/>
          <w:cols w:space="720"/>
          <w:docGrid w:linePitch="381"/>
        </w:sectPr>
      </w:pPr>
    </w:p>
    <w:p w14:paraId="2211EAAF" w14:textId="77777777" w:rsidR="00616E86" w:rsidRPr="00171262" w:rsidRDefault="00A27C38" w:rsidP="00616E86">
      <w:pPr>
        <w:spacing w:before="0" w:after="0"/>
        <w:ind w:firstLine="0"/>
        <w:jc w:val="center"/>
        <w:rPr>
          <w:b/>
          <w:bCs/>
        </w:rPr>
      </w:pPr>
      <w:r w:rsidRPr="00171262">
        <w:rPr>
          <w:b/>
          <w:szCs w:val="28"/>
        </w:rPr>
        <w:t>Phụ lục I</w:t>
      </w:r>
    </w:p>
    <w:p w14:paraId="24650F0C" w14:textId="77777777" w:rsidR="005C2626" w:rsidRPr="00171262" w:rsidRDefault="00A27C38">
      <w:pPr>
        <w:spacing w:before="0" w:after="0"/>
        <w:ind w:firstLine="0"/>
        <w:jc w:val="center"/>
      </w:pPr>
      <w:r w:rsidRPr="00171262">
        <w:rPr>
          <w:b/>
          <w:szCs w:val="28"/>
        </w:rPr>
        <w:t>BẢNG ĐỐI CHIẾU ĐIỀU KIỆN CƠ SỞ VẬT CHẤT SÂN SÁT HẠCH HẠNG A THEO QCVN 15:2026/BCA</w:t>
      </w:r>
    </w:p>
    <w:p w14:paraId="53FF002C" w14:textId="77777777" w:rsidR="00BB5318" w:rsidRPr="00171262" w:rsidRDefault="00BB5318">
      <w:pPr>
        <w:pBdr>
          <w:bottom w:val="single" w:sz="6" w:space="1" w:color="auto"/>
        </w:pBdr>
        <w:spacing w:before="0" w:after="0" w:line="120" w:lineRule="exact"/>
        <w:ind w:left="5868" w:right="5868" w:firstLine="0"/>
      </w:pPr>
    </w:p>
    <w:p w14:paraId="78B67664" w14:textId="77777777" w:rsidR="00BB5318" w:rsidRPr="00171262" w:rsidRDefault="00BB5318">
      <w:pPr>
        <w:spacing w:before="0"/>
      </w:pPr>
    </w:p>
    <w:tbl>
      <w:tblPr>
        <w:tblStyle w:val="TableGrid"/>
        <w:tblW w:w="14570" w:type="dxa"/>
        <w:tblLook w:val="04A0" w:firstRow="1" w:lastRow="0" w:firstColumn="1" w:lastColumn="0" w:noHBand="0" w:noVBand="1"/>
      </w:tblPr>
      <w:tblGrid>
        <w:gridCol w:w="1198"/>
        <w:gridCol w:w="5400"/>
        <w:gridCol w:w="3190"/>
        <w:gridCol w:w="2909"/>
        <w:gridCol w:w="1873"/>
      </w:tblGrid>
      <w:tr w:rsidR="007221BB" w:rsidRPr="00171262" w14:paraId="6DAA17ED" w14:textId="77777777" w:rsidTr="00171262">
        <w:trPr>
          <w:cantSplit/>
          <w:tblHeader/>
        </w:trPr>
        <w:tc>
          <w:tcPr>
            <w:tcW w:w="1198" w:type="dxa"/>
            <w:vAlign w:val="center"/>
          </w:tcPr>
          <w:p w14:paraId="2150EDF3" w14:textId="77777777" w:rsidR="005C2626" w:rsidRPr="00171262" w:rsidRDefault="00A27C38" w:rsidP="00BE60C7">
            <w:pPr>
              <w:tabs>
                <w:tab w:val="left" w:pos="679"/>
              </w:tabs>
              <w:spacing w:before="20" w:after="20"/>
              <w:ind w:firstLine="0"/>
              <w:jc w:val="center"/>
              <w:rPr>
                <w:sz w:val="24"/>
              </w:rPr>
            </w:pPr>
            <w:r w:rsidRPr="00171262">
              <w:rPr>
                <w:b/>
                <w:sz w:val="24"/>
              </w:rPr>
              <w:t>STT</w:t>
            </w:r>
          </w:p>
        </w:tc>
        <w:tc>
          <w:tcPr>
            <w:tcW w:w="5400" w:type="dxa"/>
            <w:vAlign w:val="center"/>
          </w:tcPr>
          <w:p w14:paraId="38C548F6" w14:textId="77777777" w:rsidR="005C2626" w:rsidRPr="00171262" w:rsidRDefault="00A27C38" w:rsidP="00BE60C7">
            <w:pPr>
              <w:spacing w:before="20" w:after="20"/>
              <w:ind w:firstLine="0"/>
              <w:jc w:val="center"/>
              <w:rPr>
                <w:sz w:val="24"/>
              </w:rPr>
            </w:pPr>
            <w:r w:rsidRPr="00171262">
              <w:rPr>
                <w:b/>
                <w:sz w:val="24"/>
              </w:rPr>
              <w:t>Yêu cầu theo QCVN 15:2026/BCA (sân sát hạch Hạng A)</w:t>
            </w:r>
          </w:p>
        </w:tc>
        <w:tc>
          <w:tcPr>
            <w:tcW w:w="3190" w:type="dxa"/>
            <w:vAlign w:val="center"/>
          </w:tcPr>
          <w:p w14:paraId="038CDC5D" w14:textId="77777777" w:rsidR="005C2626" w:rsidRPr="00171262" w:rsidRDefault="00A27C38" w:rsidP="00BE60C7">
            <w:pPr>
              <w:spacing w:before="20" w:after="20"/>
              <w:ind w:firstLine="0"/>
              <w:jc w:val="center"/>
              <w:rPr>
                <w:sz w:val="24"/>
              </w:rPr>
            </w:pPr>
            <w:r w:rsidRPr="00171262">
              <w:rPr>
                <w:b/>
                <w:sz w:val="24"/>
              </w:rPr>
              <w:t>Hiện trạng tại khoa ĐT&amp;SHLX</w:t>
            </w:r>
          </w:p>
        </w:tc>
        <w:tc>
          <w:tcPr>
            <w:tcW w:w="2909" w:type="dxa"/>
            <w:vAlign w:val="center"/>
          </w:tcPr>
          <w:p w14:paraId="4DEE8AD7" w14:textId="77777777" w:rsidR="005C2626" w:rsidRPr="00171262" w:rsidRDefault="00A27C38" w:rsidP="00BE60C7">
            <w:pPr>
              <w:spacing w:before="20" w:after="20"/>
              <w:ind w:firstLine="0"/>
              <w:jc w:val="center"/>
              <w:rPr>
                <w:sz w:val="24"/>
              </w:rPr>
            </w:pPr>
            <w:r w:rsidRPr="00171262">
              <w:rPr>
                <w:b/>
                <w:sz w:val="24"/>
              </w:rPr>
              <w:t>Mức đáp ứng</w:t>
            </w:r>
          </w:p>
        </w:tc>
        <w:tc>
          <w:tcPr>
            <w:tcW w:w="1873" w:type="dxa"/>
            <w:vAlign w:val="center"/>
          </w:tcPr>
          <w:p w14:paraId="535136A4" w14:textId="77777777" w:rsidR="005C2626" w:rsidRPr="00171262" w:rsidRDefault="00A27C38" w:rsidP="00BE60C7">
            <w:pPr>
              <w:spacing w:before="20" w:after="20"/>
              <w:ind w:firstLine="0"/>
              <w:jc w:val="center"/>
              <w:rPr>
                <w:sz w:val="24"/>
              </w:rPr>
            </w:pPr>
            <w:r w:rsidRPr="00171262">
              <w:rPr>
                <w:b/>
                <w:sz w:val="24"/>
              </w:rPr>
              <w:t>Việc cần làm</w:t>
            </w:r>
          </w:p>
        </w:tc>
      </w:tr>
      <w:tr w:rsidR="007221BB" w:rsidRPr="00171262" w14:paraId="0E764703" w14:textId="77777777" w:rsidTr="00171262">
        <w:trPr>
          <w:cantSplit/>
        </w:trPr>
        <w:tc>
          <w:tcPr>
            <w:tcW w:w="1198" w:type="dxa"/>
            <w:vAlign w:val="center"/>
          </w:tcPr>
          <w:p w14:paraId="3164E3F2" w14:textId="77777777" w:rsidR="005C2626" w:rsidRPr="00171262" w:rsidRDefault="00A27C38" w:rsidP="00BE60C7">
            <w:pPr>
              <w:spacing w:before="20" w:after="20"/>
              <w:ind w:firstLine="0"/>
              <w:jc w:val="center"/>
              <w:rPr>
                <w:sz w:val="24"/>
              </w:rPr>
            </w:pPr>
            <w:r w:rsidRPr="00171262">
              <w:rPr>
                <w:sz w:val="24"/>
              </w:rPr>
              <w:t>1</w:t>
            </w:r>
          </w:p>
        </w:tc>
        <w:tc>
          <w:tcPr>
            <w:tcW w:w="5400" w:type="dxa"/>
            <w:vAlign w:val="center"/>
          </w:tcPr>
          <w:p w14:paraId="068996B4" w14:textId="77777777" w:rsidR="005C2626" w:rsidRPr="00171262" w:rsidRDefault="00A27C38" w:rsidP="00BE60C7">
            <w:pPr>
              <w:spacing w:before="20" w:after="20"/>
              <w:ind w:firstLine="0"/>
              <w:rPr>
                <w:sz w:val="24"/>
              </w:rPr>
            </w:pPr>
            <w:r w:rsidRPr="00171262">
              <w:rPr>
                <w:sz w:val="24"/>
              </w:rPr>
              <w:t>Diện tích sân đủ bố trí hình các bài sát hạch Hạng A (mục 2.1.1 QCVN 15:2026/BCA). Đối với trung tâm sát hạch loại 3: diện tích trung tâm không nhỏ hơn 4.000 m² (khoản 6 Điều 24 Nghị định số 94/2026/NĐ-CP), sân sát hạch không nhỏ hơn 3.600 m² (mục 2.1.5.3); đối với sân tập lái để sát hạch lái xe mô tô (phương án dự phòng): Đủ diện tích bố trí hình (khoản 3 Điều 31)</w:t>
            </w:r>
          </w:p>
        </w:tc>
        <w:tc>
          <w:tcPr>
            <w:tcW w:w="3190" w:type="dxa"/>
            <w:vAlign w:val="center"/>
          </w:tcPr>
          <w:p w14:paraId="67673E6C" w14:textId="77777777" w:rsidR="005C2626" w:rsidRPr="00171262" w:rsidRDefault="005C2626" w:rsidP="00BE60C7">
            <w:pPr>
              <w:spacing w:before="20" w:after="20"/>
              <w:ind w:firstLine="0"/>
              <w:jc w:val="center"/>
              <w:rPr>
                <w:sz w:val="24"/>
              </w:rPr>
            </w:pPr>
            <w:r w:rsidRPr="00171262">
              <w:rPr>
                <w:sz w:val="24"/>
              </w:rPr>
              <w:t>Khu vực vẽ hình 81 m × 17,5 m (khoảng 1.417,5 m²): Sân sát hạch Hạng A1 40 m × 17,5 m; sân tập thực hành Hạng A1 41 m × 17,5 m; Giấy phép sát hạch số 58/CSGT(SHLX) (trung tâm loại 3) còn giá trị sử dụng (khoản 6 Điều 42 Nghị định số 94/2026/NĐ-CP)</w:t>
            </w:r>
          </w:p>
        </w:tc>
        <w:tc>
          <w:tcPr>
            <w:tcW w:w="2909" w:type="dxa"/>
            <w:vAlign w:val="center"/>
          </w:tcPr>
          <w:p w14:paraId="7ED29690" w14:textId="23DA596E" w:rsidR="005C2626" w:rsidRPr="00171262" w:rsidRDefault="005C2626" w:rsidP="00BE60C7">
            <w:pPr>
              <w:spacing w:before="20" w:after="20"/>
              <w:ind w:firstLine="0"/>
              <w:jc w:val="center"/>
              <w:rPr>
                <w:sz w:val="24"/>
              </w:rPr>
            </w:pPr>
            <w:r w:rsidRPr="00171262">
              <w:rPr>
                <w:sz w:val="24"/>
              </w:rPr>
              <w:t>Đủ bố trí hình 02 sân Hạng A (dài khoảng 42 m) và Hạng A1 (dài khoảng 32 m) theo ước tính sơ bộ; diện tích sân sát hạch sau đầu tư dự kiến khoảng 3.417,5–3.717,5 m² (gồm khu Giai đoạn 1 liền kề), phải đo đạc xác định; nếu dưới 3.600 m² thì mở rộng khu Giai đoạn 1; diện tích Trung tâm trong khuôn viên Cơ sở 4 trên 4.000 m²</w:t>
            </w:r>
          </w:p>
        </w:tc>
        <w:tc>
          <w:tcPr>
            <w:tcW w:w="1873" w:type="dxa"/>
            <w:vAlign w:val="center"/>
          </w:tcPr>
          <w:p w14:paraId="6FE710A4" w14:textId="77777777" w:rsidR="005C2626" w:rsidRPr="00171262" w:rsidRDefault="005C2626" w:rsidP="00BE60C7">
            <w:pPr>
              <w:spacing w:before="20" w:after="20"/>
              <w:ind w:firstLine="0"/>
              <w:jc w:val="center"/>
              <w:rPr>
                <w:sz w:val="24"/>
              </w:rPr>
            </w:pPr>
            <w:r w:rsidRPr="00171262">
              <w:rPr>
                <w:sz w:val="24"/>
              </w:rPr>
              <w:t>Giữ nguyên sân sát hạch, nhà điều hành, nhà chờ Hạng A1; cải tạo sân tập thực hành Hạng A1 (41 m × 17,5 m, mở rộng hai đầu khi cần) thành sân sát hạch Hạng A; xây dựng nhà điều hành lắp ghép riêng cho Hạng A; di chuyển sân tập Hạng A1 sang vị trí khác</w:t>
            </w:r>
          </w:p>
        </w:tc>
      </w:tr>
      <w:tr w:rsidR="007221BB" w:rsidRPr="00171262" w14:paraId="26A34E60" w14:textId="77777777" w:rsidTr="00171262">
        <w:trPr>
          <w:cantSplit/>
        </w:trPr>
        <w:tc>
          <w:tcPr>
            <w:tcW w:w="1198" w:type="dxa"/>
            <w:vAlign w:val="center"/>
          </w:tcPr>
          <w:p w14:paraId="6A8EF310" w14:textId="77777777" w:rsidR="005C2626" w:rsidRPr="00171262" w:rsidRDefault="00A27C38" w:rsidP="00BE60C7">
            <w:pPr>
              <w:spacing w:before="20" w:after="20"/>
              <w:ind w:firstLine="0"/>
              <w:jc w:val="center"/>
              <w:rPr>
                <w:sz w:val="24"/>
              </w:rPr>
            </w:pPr>
            <w:r w:rsidRPr="00171262">
              <w:rPr>
                <w:sz w:val="24"/>
              </w:rPr>
              <w:t>2</w:t>
            </w:r>
          </w:p>
        </w:tc>
        <w:tc>
          <w:tcPr>
            <w:tcW w:w="5400" w:type="dxa"/>
            <w:vAlign w:val="center"/>
          </w:tcPr>
          <w:p w14:paraId="090F96C4" w14:textId="77777777" w:rsidR="005C2626" w:rsidRPr="00171262" w:rsidRDefault="00A27C38" w:rsidP="00BE60C7">
            <w:pPr>
              <w:spacing w:before="20" w:after="20"/>
              <w:ind w:firstLine="0"/>
              <w:rPr>
                <w:sz w:val="24"/>
              </w:rPr>
            </w:pPr>
            <w:r w:rsidRPr="00171262">
              <w:rPr>
                <w:sz w:val="24"/>
              </w:rPr>
              <w:t>Quãng đường xe chạy tối thiểu 0,8 km (chỉ áp dụng trung tâm sát hạch loại 2, mục 2.1.6.2)</w:t>
            </w:r>
          </w:p>
        </w:tc>
        <w:tc>
          <w:tcPr>
            <w:tcW w:w="3190" w:type="dxa"/>
            <w:vAlign w:val="center"/>
          </w:tcPr>
          <w:p w14:paraId="36178A89" w14:textId="77777777" w:rsidR="005C2626" w:rsidRPr="00171262" w:rsidRDefault="005C2626" w:rsidP="00BE60C7">
            <w:pPr>
              <w:spacing w:before="20" w:after="20"/>
              <w:ind w:firstLine="0"/>
              <w:jc w:val="center"/>
              <w:rPr>
                <w:sz w:val="24"/>
              </w:rPr>
            </w:pPr>
            <w:r w:rsidRPr="00171262">
              <w:rPr>
                <w:sz w:val="24"/>
              </w:rPr>
              <w:t>Không áp dụng đối với trung tâm sát hạch loại 3</w:t>
            </w:r>
          </w:p>
        </w:tc>
        <w:tc>
          <w:tcPr>
            <w:tcW w:w="2909" w:type="dxa"/>
            <w:vAlign w:val="center"/>
          </w:tcPr>
          <w:p w14:paraId="402A7F7D" w14:textId="77777777" w:rsidR="005C2626" w:rsidRPr="00171262" w:rsidRDefault="005C2626" w:rsidP="00BE60C7">
            <w:pPr>
              <w:spacing w:before="20" w:after="20"/>
              <w:ind w:firstLine="0"/>
              <w:jc w:val="center"/>
              <w:rPr>
                <w:sz w:val="24"/>
              </w:rPr>
            </w:pPr>
            <w:r w:rsidRPr="00171262">
              <w:rPr>
                <w:sz w:val="24"/>
              </w:rPr>
              <w:t>—</w:t>
            </w:r>
          </w:p>
        </w:tc>
        <w:tc>
          <w:tcPr>
            <w:tcW w:w="1873" w:type="dxa"/>
            <w:vAlign w:val="center"/>
          </w:tcPr>
          <w:p w14:paraId="3969B075" w14:textId="77777777" w:rsidR="005C2626" w:rsidRPr="00171262" w:rsidRDefault="005C2626" w:rsidP="00BE60C7">
            <w:pPr>
              <w:spacing w:before="20" w:after="20"/>
              <w:ind w:firstLine="0"/>
              <w:jc w:val="center"/>
              <w:rPr>
                <w:sz w:val="24"/>
              </w:rPr>
            </w:pPr>
            <w:r w:rsidRPr="00171262">
              <w:rPr>
                <w:sz w:val="24"/>
              </w:rPr>
              <w:t>—</w:t>
            </w:r>
          </w:p>
        </w:tc>
      </w:tr>
      <w:tr w:rsidR="007221BB" w:rsidRPr="00171262" w14:paraId="111F8A66" w14:textId="77777777" w:rsidTr="00171262">
        <w:trPr>
          <w:cantSplit/>
        </w:trPr>
        <w:tc>
          <w:tcPr>
            <w:tcW w:w="1198" w:type="dxa"/>
            <w:vAlign w:val="center"/>
          </w:tcPr>
          <w:p w14:paraId="6202727E" w14:textId="77777777" w:rsidR="005C2626" w:rsidRPr="00171262" w:rsidRDefault="00A27C38" w:rsidP="00BE60C7">
            <w:pPr>
              <w:spacing w:before="20" w:after="20"/>
              <w:ind w:firstLine="0"/>
              <w:jc w:val="center"/>
              <w:rPr>
                <w:sz w:val="24"/>
              </w:rPr>
            </w:pPr>
            <w:r w:rsidRPr="00171262">
              <w:rPr>
                <w:sz w:val="24"/>
              </w:rPr>
              <w:t>3</w:t>
            </w:r>
          </w:p>
        </w:tc>
        <w:tc>
          <w:tcPr>
            <w:tcW w:w="5400" w:type="dxa"/>
            <w:vAlign w:val="center"/>
          </w:tcPr>
          <w:p w14:paraId="12EF3FC4" w14:textId="77777777" w:rsidR="005C2626" w:rsidRPr="00171262" w:rsidRDefault="00A27C38" w:rsidP="00BE60C7">
            <w:pPr>
              <w:spacing w:before="20" w:after="20"/>
              <w:ind w:firstLine="0"/>
              <w:rPr>
                <w:sz w:val="24"/>
              </w:rPr>
            </w:pPr>
            <w:r w:rsidRPr="00171262">
              <w:rPr>
                <w:sz w:val="24"/>
              </w:rPr>
              <w:t>Bài sát hạch tổng hợp số 1 Hạng A (04 hình): Hình số 8; vạch đường thẳng; đường có vạch cản; đường gồ ghề (mục 2.1.13.1 – 2.1.13.4 QCVN 15:2026/BCA); làn đường rộng tối thiểu 3,5 m (mục 2.1.7)</w:t>
            </w:r>
          </w:p>
        </w:tc>
        <w:tc>
          <w:tcPr>
            <w:tcW w:w="3190" w:type="dxa"/>
            <w:vAlign w:val="center"/>
          </w:tcPr>
          <w:p w14:paraId="7F6DFC92" w14:textId="77777777" w:rsidR="005C2626" w:rsidRPr="00171262" w:rsidRDefault="005C2626" w:rsidP="00BE60C7">
            <w:pPr>
              <w:spacing w:before="20" w:after="20"/>
              <w:ind w:firstLine="0"/>
              <w:jc w:val="center"/>
              <w:rPr>
                <w:sz w:val="24"/>
              </w:rPr>
            </w:pPr>
            <w:r w:rsidRPr="00171262">
              <w:rPr>
                <w:sz w:val="24"/>
              </w:rPr>
              <w:t>Hình hiện có là hình Hạng A1 (hình số 8: 3,0; 2,3; 5,7; 5,3 m; vạch đường thẳng, đường có vạch cản dài 18 m; đường gồ ghề, khoảng cách dải 1,5 m), không dùng được cho Hạng A</w:t>
            </w:r>
          </w:p>
        </w:tc>
        <w:tc>
          <w:tcPr>
            <w:tcW w:w="2909" w:type="dxa"/>
            <w:vAlign w:val="center"/>
          </w:tcPr>
          <w:p w14:paraId="397F59FC" w14:textId="77777777" w:rsidR="005C2626" w:rsidRPr="00171262" w:rsidRDefault="005C2626" w:rsidP="00BE60C7">
            <w:pPr>
              <w:spacing w:before="20" w:after="20"/>
              <w:ind w:firstLine="0"/>
              <w:jc w:val="center"/>
              <w:rPr>
                <w:sz w:val="24"/>
              </w:rPr>
            </w:pPr>
            <w:r w:rsidRPr="00171262">
              <w:rPr>
                <w:sz w:val="24"/>
              </w:rPr>
              <w:t>Chưa đáp ứng</w:t>
            </w:r>
          </w:p>
        </w:tc>
        <w:tc>
          <w:tcPr>
            <w:tcW w:w="1873" w:type="dxa"/>
            <w:vAlign w:val="center"/>
          </w:tcPr>
          <w:p w14:paraId="65ABF694" w14:textId="77777777" w:rsidR="005C2626" w:rsidRPr="00171262" w:rsidRDefault="005C2626" w:rsidP="00BE60C7">
            <w:pPr>
              <w:spacing w:before="20" w:after="20"/>
              <w:ind w:firstLine="0"/>
              <w:jc w:val="center"/>
              <w:rPr>
                <w:sz w:val="24"/>
              </w:rPr>
            </w:pPr>
            <w:r w:rsidRPr="00171262">
              <w:rPr>
                <w:sz w:val="24"/>
              </w:rPr>
              <w:t>Thi công hình Hạng A theo mục 2.1.13 (thông số tại mục IV.1 Phần III). Sân Hạng A dài khoảng 42 m × 17,5 m (khoảng 735 m²), mặt hình khoảng 320 m²</w:t>
            </w:r>
          </w:p>
        </w:tc>
      </w:tr>
      <w:tr w:rsidR="007221BB" w:rsidRPr="00171262" w14:paraId="77366CA7" w14:textId="77777777" w:rsidTr="00171262">
        <w:trPr>
          <w:cantSplit/>
        </w:trPr>
        <w:tc>
          <w:tcPr>
            <w:tcW w:w="1198" w:type="dxa"/>
            <w:vAlign w:val="center"/>
          </w:tcPr>
          <w:p w14:paraId="020D1D7C" w14:textId="77777777" w:rsidR="005C2626" w:rsidRPr="00171262" w:rsidRDefault="00A27C38" w:rsidP="00BE60C7">
            <w:pPr>
              <w:spacing w:before="20" w:after="20"/>
              <w:ind w:firstLine="0"/>
              <w:jc w:val="center"/>
              <w:rPr>
                <w:sz w:val="24"/>
              </w:rPr>
            </w:pPr>
            <w:r w:rsidRPr="00171262">
              <w:rPr>
                <w:sz w:val="24"/>
              </w:rPr>
              <w:t>4</w:t>
            </w:r>
          </w:p>
        </w:tc>
        <w:tc>
          <w:tcPr>
            <w:tcW w:w="5400" w:type="dxa"/>
            <w:vAlign w:val="center"/>
          </w:tcPr>
          <w:p w14:paraId="4C30DAE3" w14:textId="77777777" w:rsidR="005C2626" w:rsidRPr="00171262" w:rsidRDefault="00A27C38" w:rsidP="00BE60C7">
            <w:pPr>
              <w:spacing w:before="20" w:after="20"/>
              <w:ind w:firstLine="0"/>
              <w:rPr>
                <w:sz w:val="24"/>
              </w:rPr>
            </w:pPr>
            <w:r w:rsidRPr="00171262">
              <w:rPr>
                <w:sz w:val="24"/>
              </w:rPr>
              <w:t>Bài sát hạch bổ sung áp dụng từ 01/01/2028 (xử lý tình huống giả định trên đường Hạng A1, A — mục 2.1.13.5 QCVN 15:2026/BCA; điểm b khoản 2 Điều 2 Thông tư số 107/2026/TT-BCA)</w:t>
            </w:r>
          </w:p>
        </w:tc>
        <w:tc>
          <w:tcPr>
            <w:tcW w:w="3190" w:type="dxa"/>
            <w:vAlign w:val="center"/>
          </w:tcPr>
          <w:p w14:paraId="094A2331" w14:textId="77777777" w:rsidR="005C2626" w:rsidRPr="00171262" w:rsidRDefault="005C2626" w:rsidP="00BE60C7">
            <w:pPr>
              <w:spacing w:before="20" w:after="20"/>
              <w:ind w:firstLine="0"/>
              <w:jc w:val="center"/>
              <w:rPr>
                <w:sz w:val="24"/>
              </w:rPr>
            </w:pPr>
            <w:r w:rsidRPr="00171262">
              <w:rPr>
                <w:sz w:val="24"/>
              </w:rPr>
              <w:t>Chưa có</w:t>
            </w:r>
          </w:p>
        </w:tc>
        <w:tc>
          <w:tcPr>
            <w:tcW w:w="2909" w:type="dxa"/>
            <w:vAlign w:val="center"/>
          </w:tcPr>
          <w:p w14:paraId="7C34C86B" w14:textId="77777777" w:rsidR="005C2626" w:rsidRPr="00171262" w:rsidRDefault="005C2626" w:rsidP="00BE60C7">
            <w:pPr>
              <w:spacing w:before="20" w:after="20"/>
              <w:ind w:firstLine="0"/>
              <w:jc w:val="center"/>
              <w:rPr>
                <w:sz w:val="24"/>
              </w:rPr>
            </w:pPr>
            <w:r w:rsidRPr="00171262">
              <w:rPr>
                <w:sz w:val="24"/>
              </w:rPr>
              <w:t>Chưa đáp ứng</w:t>
            </w:r>
          </w:p>
        </w:tc>
        <w:tc>
          <w:tcPr>
            <w:tcW w:w="1873" w:type="dxa"/>
            <w:vAlign w:val="center"/>
          </w:tcPr>
          <w:p w14:paraId="0FF9A4DD" w14:textId="77777777" w:rsidR="005C2626" w:rsidRPr="00171262" w:rsidRDefault="005C2626" w:rsidP="00BE60C7">
            <w:pPr>
              <w:spacing w:before="20" w:after="20"/>
              <w:ind w:firstLine="0"/>
              <w:jc w:val="center"/>
              <w:rPr>
                <w:sz w:val="24"/>
              </w:rPr>
            </w:pPr>
            <w:r w:rsidRPr="00171262">
              <w:rPr>
                <w:sz w:val="24"/>
              </w:rPr>
              <w:t>Bố trí tại khu mở rộng Giai đoạn 1 (hình 15 m × 60 m), dùng chung Hạng A1, A; dự toán thiết bị, phần mềm (khái toán khoảng 469 triệu đồng, chờ báo giá EcoTek) trước 30/6/2027</w:t>
            </w:r>
          </w:p>
        </w:tc>
      </w:tr>
      <w:tr w:rsidR="007221BB" w:rsidRPr="00171262" w14:paraId="7F69DF7A" w14:textId="77777777" w:rsidTr="00171262">
        <w:trPr>
          <w:cantSplit/>
        </w:trPr>
        <w:tc>
          <w:tcPr>
            <w:tcW w:w="1198" w:type="dxa"/>
            <w:vAlign w:val="center"/>
          </w:tcPr>
          <w:p w14:paraId="7DF32F9C" w14:textId="77777777" w:rsidR="005C2626" w:rsidRPr="00171262" w:rsidRDefault="00A27C38" w:rsidP="00BE60C7">
            <w:pPr>
              <w:spacing w:before="20" w:after="20"/>
              <w:ind w:firstLine="0"/>
              <w:jc w:val="center"/>
              <w:rPr>
                <w:sz w:val="24"/>
              </w:rPr>
            </w:pPr>
            <w:r w:rsidRPr="00171262">
              <w:rPr>
                <w:sz w:val="24"/>
              </w:rPr>
              <w:t>5</w:t>
            </w:r>
          </w:p>
        </w:tc>
        <w:tc>
          <w:tcPr>
            <w:tcW w:w="5400" w:type="dxa"/>
            <w:vAlign w:val="center"/>
          </w:tcPr>
          <w:p w14:paraId="75767811" w14:textId="77777777" w:rsidR="005C2626" w:rsidRPr="00171262" w:rsidRDefault="00A27C38" w:rsidP="00BE60C7">
            <w:pPr>
              <w:spacing w:before="20" w:after="20"/>
              <w:ind w:firstLine="0"/>
              <w:rPr>
                <w:sz w:val="24"/>
              </w:rPr>
            </w:pPr>
            <w:r w:rsidRPr="00171262">
              <w:rPr>
                <w:sz w:val="24"/>
              </w:rPr>
              <w:t>Xe sát hạch Hạng A: Tối thiểu 02 xe, dung tích trên 200 cm³ (điểm b khoản 7 Điều 24 Nghị định số 94/2026/NĐ-CP; mục 2.2.3 QCVN 15:2026/BCA)</w:t>
            </w:r>
          </w:p>
        </w:tc>
        <w:tc>
          <w:tcPr>
            <w:tcW w:w="3190" w:type="dxa"/>
            <w:vAlign w:val="center"/>
          </w:tcPr>
          <w:p w14:paraId="5CE922E1" w14:textId="77777777" w:rsidR="005C2626" w:rsidRPr="00171262" w:rsidRDefault="005C2626" w:rsidP="00BE60C7">
            <w:pPr>
              <w:spacing w:before="20" w:after="20"/>
              <w:ind w:firstLine="0"/>
              <w:jc w:val="center"/>
              <w:rPr>
                <w:sz w:val="24"/>
              </w:rPr>
            </w:pPr>
            <w:r w:rsidRPr="00171262">
              <w:rPr>
                <w:sz w:val="24"/>
              </w:rPr>
              <w:t>Có 05 xe sát hạch A1, dùng chung cho đào tạo và sát hạch (Giấy phép sát hạch số 58/CSGT(SHLX)); chưa có xe Hạng A</w:t>
            </w:r>
          </w:p>
        </w:tc>
        <w:tc>
          <w:tcPr>
            <w:tcW w:w="2909" w:type="dxa"/>
            <w:vAlign w:val="center"/>
          </w:tcPr>
          <w:p w14:paraId="76EBF192" w14:textId="77777777" w:rsidR="005C2626" w:rsidRPr="00171262" w:rsidRDefault="005C2626" w:rsidP="00BE60C7">
            <w:pPr>
              <w:spacing w:before="20" w:after="20"/>
              <w:ind w:firstLine="0"/>
              <w:jc w:val="center"/>
              <w:rPr>
                <w:sz w:val="24"/>
              </w:rPr>
            </w:pPr>
            <w:r w:rsidRPr="00171262">
              <w:rPr>
                <w:sz w:val="24"/>
              </w:rPr>
              <w:t>Chưa đáp ứng</w:t>
            </w:r>
          </w:p>
        </w:tc>
        <w:tc>
          <w:tcPr>
            <w:tcW w:w="1873" w:type="dxa"/>
            <w:vAlign w:val="center"/>
          </w:tcPr>
          <w:p w14:paraId="549F5417" w14:textId="77777777" w:rsidR="005C2626" w:rsidRPr="00171262" w:rsidRDefault="005C2626" w:rsidP="00BE60C7">
            <w:pPr>
              <w:spacing w:before="20" w:after="20"/>
              <w:ind w:firstLine="0"/>
              <w:jc w:val="center"/>
              <w:rPr>
                <w:sz w:val="24"/>
              </w:rPr>
            </w:pPr>
            <w:r w:rsidRPr="00171262">
              <w:rPr>
                <w:sz w:val="24"/>
              </w:rPr>
              <w:t>Nhà trường đầu tư 02 xe sát hạch Hạng A (dự kiến Honda CB350 H'ness)</w:t>
            </w:r>
          </w:p>
        </w:tc>
      </w:tr>
      <w:tr w:rsidR="007221BB" w:rsidRPr="00171262" w14:paraId="3A15CB60" w14:textId="77777777" w:rsidTr="00171262">
        <w:trPr>
          <w:cantSplit/>
        </w:trPr>
        <w:tc>
          <w:tcPr>
            <w:tcW w:w="1198" w:type="dxa"/>
            <w:vAlign w:val="center"/>
          </w:tcPr>
          <w:p w14:paraId="1BAF4575" w14:textId="77777777" w:rsidR="005C2626" w:rsidRPr="00171262" w:rsidRDefault="00A27C38" w:rsidP="00BE60C7">
            <w:pPr>
              <w:spacing w:before="20" w:after="20"/>
              <w:ind w:firstLine="0"/>
              <w:jc w:val="center"/>
              <w:rPr>
                <w:sz w:val="24"/>
              </w:rPr>
            </w:pPr>
            <w:r w:rsidRPr="00171262">
              <w:rPr>
                <w:sz w:val="24"/>
              </w:rPr>
              <w:t>6</w:t>
            </w:r>
          </w:p>
        </w:tc>
        <w:tc>
          <w:tcPr>
            <w:tcW w:w="5400" w:type="dxa"/>
            <w:vAlign w:val="center"/>
          </w:tcPr>
          <w:p w14:paraId="2E084FFA" w14:textId="77777777" w:rsidR="005C2626" w:rsidRPr="00171262" w:rsidRDefault="00A27C38" w:rsidP="00BE60C7">
            <w:pPr>
              <w:spacing w:before="20" w:after="20"/>
              <w:ind w:firstLine="0"/>
              <w:rPr>
                <w:sz w:val="24"/>
              </w:rPr>
            </w:pPr>
            <w:r w:rsidRPr="00171262">
              <w:rPr>
                <w:sz w:val="24"/>
              </w:rPr>
              <w:t>Thiết bị sát hạch lý thuyết: 02 máy chủ, 10 máy trạm (khoản 8 Điều 24)</w:t>
            </w:r>
          </w:p>
        </w:tc>
        <w:tc>
          <w:tcPr>
            <w:tcW w:w="3190" w:type="dxa"/>
            <w:vAlign w:val="center"/>
          </w:tcPr>
          <w:p w14:paraId="0FF105B0" w14:textId="77777777" w:rsidR="005C2626" w:rsidRPr="00171262" w:rsidRDefault="005C2626" w:rsidP="00BE60C7">
            <w:pPr>
              <w:spacing w:before="20" w:after="20"/>
              <w:ind w:firstLine="0"/>
              <w:jc w:val="center"/>
              <w:rPr>
                <w:sz w:val="24"/>
              </w:rPr>
            </w:pPr>
            <w:r w:rsidRPr="00171262">
              <w:rPr>
                <w:sz w:val="24"/>
              </w:rPr>
              <w:t>Phòng máy 32 máy tính, gồm 02 máy chủ và 30 máy trạm (Windows 11, Intel Core i3-10100, RAM DDR4 4 GB, SSD 128 GB)</w:t>
            </w:r>
          </w:p>
        </w:tc>
        <w:tc>
          <w:tcPr>
            <w:tcW w:w="2909" w:type="dxa"/>
            <w:vAlign w:val="center"/>
          </w:tcPr>
          <w:p w14:paraId="2C73D893" w14:textId="77777777" w:rsidR="005C2626" w:rsidRPr="00171262" w:rsidRDefault="005C2626" w:rsidP="00BE60C7">
            <w:pPr>
              <w:spacing w:before="20" w:after="20"/>
              <w:ind w:firstLine="0"/>
              <w:jc w:val="center"/>
              <w:rPr>
                <w:sz w:val="24"/>
              </w:rPr>
            </w:pPr>
            <w:r w:rsidRPr="00171262">
              <w:rPr>
                <w:sz w:val="24"/>
              </w:rPr>
              <w:t>Đáp ứng (02 máy chủ; 30 máy trạm)</w:t>
            </w:r>
          </w:p>
        </w:tc>
        <w:tc>
          <w:tcPr>
            <w:tcW w:w="1873" w:type="dxa"/>
            <w:vAlign w:val="center"/>
          </w:tcPr>
          <w:p w14:paraId="73485C9C" w14:textId="77777777" w:rsidR="005C2626" w:rsidRPr="00171262" w:rsidRDefault="005C2626" w:rsidP="00BE60C7">
            <w:pPr>
              <w:spacing w:before="20" w:after="20"/>
              <w:ind w:firstLine="0"/>
              <w:jc w:val="center"/>
              <w:rPr>
                <w:sz w:val="24"/>
              </w:rPr>
            </w:pPr>
            <w:r w:rsidRPr="00171262">
              <w:rPr>
                <w:sz w:val="24"/>
              </w:rPr>
              <w:t>Cập nhật phần mềm sát hạch lý thuyết khi có hướng dẫn</w:t>
            </w:r>
          </w:p>
        </w:tc>
      </w:tr>
      <w:tr w:rsidR="007221BB" w:rsidRPr="00171262" w14:paraId="3029EA58" w14:textId="77777777" w:rsidTr="00171262">
        <w:trPr>
          <w:cantSplit/>
        </w:trPr>
        <w:tc>
          <w:tcPr>
            <w:tcW w:w="1198" w:type="dxa"/>
            <w:vAlign w:val="center"/>
          </w:tcPr>
          <w:p w14:paraId="712801B5" w14:textId="77777777" w:rsidR="005C2626" w:rsidRPr="00171262" w:rsidRDefault="00A27C38" w:rsidP="00BE60C7">
            <w:pPr>
              <w:spacing w:before="20" w:after="20"/>
              <w:ind w:firstLine="0"/>
              <w:jc w:val="center"/>
              <w:rPr>
                <w:sz w:val="24"/>
              </w:rPr>
            </w:pPr>
            <w:r w:rsidRPr="00171262">
              <w:rPr>
                <w:sz w:val="24"/>
              </w:rPr>
              <w:t>7</w:t>
            </w:r>
          </w:p>
        </w:tc>
        <w:tc>
          <w:tcPr>
            <w:tcW w:w="5400" w:type="dxa"/>
            <w:vAlign w:val="center"/>
          </w:tcPr>
          <w:p w14:paraId="26D662CF" w14:textId="77777777" w:rsidR="005C2626" w:rsidRPr="00171262" w:rsidRDefault="00A27C38" w:rsidP="00BE60C7">
            <w:pPr>
              <w:spacing w:before="20" w:after="20"/>
              <w:ind w:firstLine="0"/>
              <w:rPr>
                <w:sz w:val="24"/>
              </w:rPr>
            </w:pPr>
            <w:r w:rsidRPr="00171262">
              <w:rPr>
                <w:sz w:val="24"/>
              </w:rPr>
              <w:t>Thiết bị chấm điểm tự động trong hình (khoản 9 Điều 24)</w:t>
            </w:r>
          </w:p>
        </w:tc>
        <w:tc>
          <w:tcPr>
            <w:tcW w:w="3190" w:type="dxa"/>
            <w:vAlign w:val="center"/>
          </w:tcPr>
          <w:p w14:paraId="099961F7" w14:textId="77777777" w:rsidR="005C2626" w:rsidRPr="00171262" w:rsidRDefault="005C2626" w:rsidP="00BE60C7">
            <w:pPr>
              <w:spacing w:before="20" w:after="20"/>
              <w:ind w:firstLine="0"/>
              <w:jc w:val="center"/>
              <w:rPr>
                <w:sz w:val="24"/>
              </w:rPr>
            </w:pPr>
            <w:r w:rsidRPr="00171262">
              <w:rPr>
                <w:sz w:val="24"/>
              </w:rPr>
              <w:t>Có thiết bị, phần mềm, phòng điều hành cho Hạng A1; không dùng chung được cho Hạng A</w:t>
            </w:r>
          </w:p>
        </w:tc>
        <w:tc>
          <w:tcPr>
            <w:tcW w:w="2909" w:type="dxa"/>
            <w:vAlign w:val="center"/>
          </w:tcPr>
          <w:p w14:paraId="5C4FEE23" w14:textId="77777777" w:rsidR="005C2626" w:rsidRPr="00171262" w:rsidRDefault="005C2626" w:rsidP="00BE60C7">
            <w:pPr>
              <w:spacing w:before="20" w:after="20"/>
              <w:ind w:firstLine="0"/>
              <w:jc w:val="center"/>
              <w:rPr>
                <w:sz w:val="24"/>
              </w:rPr>
            </w:pPr>
            <w:r w:rsidRPr="00171262">
              <w:rPr>
                <w:sz w:val="24"/>
              </w:rPr>
              <w:t>Chưa đáp ứng cho Hạng A</w:t>
            </w:r>
          </w:p>
        </w:tc>
        <w:tc>
          <w:tcPr>
            <w:tcW w:w="1873" w:type="dxa"/>
            <w:vAlign w:val="center"/>
          </w:tcPr>
          <w:p w14:paraId="016F9168" w14:textId="77777777" w:rsidR="005C2626" w:rsidRPr="00171262" w:rsidRDefault="005C2626" w:rsidP="00BE60C7">
            <w:pPr>
              <w:spacing w:before="20" w:after="20"/>
              <w:ind w:firstLine="0"/>
              <w:jc w:val="center"/>
              <w:rPr>
                <w:sz w:val="24"/>
              </w:rPr>
            </w:pPr>
            <w:r w:rsidRPr="00171262">
              <w:rPr>
                <w:sz w:val="24"/>
              </w:rPr>
              <w:t>Đầu tư mới thiết bị trên xe, trên sân, phần mềm; lắp đặt tại nhà điều hành lắp ghép riêng cho Hạng A; theo báo giá của Công ty Cổ phần Kỹ thuật Công nghệ EcoTek khoảng 198,7 triệu đồng (02 xe)</w:t>
            </w:r>
          </w:p>
        </w:tc>
      </w:tr>
      <w:tr w:rsidR="007221BB" w:rsidRPr="00171262" w14:paraId="46335752" w14:textId="77777777" w:rsidTr="00171262">
        <w:trPr>
          <w:cantSplit/>
        </w:trPr>
        <w:tc>
          <w:tcPr>
            <w:tcW w:w="1198" w:type="dxa"/>
            <w:vAlign w:val="center"/>
          </w:tcPr>
          <w:p w14:paraId="53100836" w14:textId="77777777" w:rsidR="005C2626" w:rsidRPr="00171262" w:rsidRDefault="00A27C38" w:rsidP="00BE60C7">
            <w:pPr>
              <w:spacing w:before="20" w:after="20"/>
              <w:ind w:firstLine="0"/>
              <w:jc w:val="center"/>
              <w:rPr>
                <w:sz w:val="24"/>
              </w:rPr>
            </w:pPr>
            <w:r w:rsidRPr="00171262">
              <w:rPr>
                <w:sz w:val="24"/>
              </w:rPr>
              <w:t>8</w:t>
            </w:r>
          </w:p>
        </w:tc>
        <w:tc>
          <w:tcPr>
            <w:tcW w:w="5400" w:type="dxa"/>
            <w:vAlign w:val="center"/>
          </w:tcPr>
          <w:p w14:paraId="2917E795" w14:textId="77777777" w:rsidR="005C2626" w:rsidRPr="00171262" w:rsidRDefault="00A27C38" w:rsidP="00BE60C7">
            <w:pPr>
              <w:spacing w:before="20" w:after="20"/>
              <w:ind w:firstLine="0"/>
              <w:rPr>
                <w:sz w:val="24"/>
              </w:rPr>
            </w:pPr>
            <w:r w:rsidRPr="00171262">
              <w:rPr>
                <w:sz w:val="24"/>
              </w:rPr>
              <w:t>Thiết bị hỗ trợ: Bộ đàm 02; âm thanh 01; màn hình 03; camera; máy phát điện dự phòng 01; thiết bị lưu điện (khoản 12 Điều 24)</w:t>
            </w:r>
          </w:p>
        </w:tc>
        <w:tc>
          <w:tcPr>
            <w:tcW w:w="3190" w:type="dxa"/>
            <w:vAlign w:val="center"/>
          </w:tcPr>
          <w:p w14:paraId="151C06C3" w14:textId="77777777" w:rsidR="005C2626" w:rsidRPr="00171262" w:rsidRDefault="005C2626" w:rsidP="00BE60C7">
            <w:pPr>
              <w:spacing w:before="20" w:after="20"/>
              <w:ind w:firstLine="0"/>
              <w:jc w:val="center"/>
              <w:rPr>
                <w:sz w:val="24"/>
              </w:rPr>
            </w:pPr>
            <w:r w:rsidRPr="00171262">
              <w:rPr>
                <w:sz w:val="24"/>
              </w:rPr>
              <w:t>04 bộ đàm (Giấy phép số 810/GPTSDR-SKHCN ngày 29/7/2026); 01 bộ thiết bị âm thanh tại phòng điều hành sát hạch thực hành Hạng A1; 01 thiết bị âm thanh phòng sát hạch lý thuyết; 03 màn hình công khai (02 tại khu vực sát hạch lý thuyết, 01 tại khu vực sát hạch thực hành); 02 camera sân thực hành, 02 camera phòng lý thuyết; máy phát điện Kabuto 11.000 W; 23 bộ lưu điện</w:t>
            </w:r>
          </w:p>
        </w:tc>
        <w:tc>
          <w:tcPr>
            <w:tcW w:w="2909" w:type="dxa"/>
            <w:vAlign w:val="center"/>
          </w:tcPr>
          <w:p w14:paraId="6F3C3330" w14:textId="77777777" w:rsidR="005C2626" w:rsidRPr="00171262" w:rsidRDefault="005C2626" w:rsidP="00BE60C7">
            <w:pPr>
              <w:spacing w:before="20" w:after="20"/>
              <w:ind w:firstLine="0"/>
              <w:jc w:val="center"/>
              <w:rPr>
                <w:sz w:val="24"/>
              </w:rPr>
            </w:pPr>
            <w:r w:rsidRPr="00171262">
              <w:rPr>
                <w:sz w:val="24"/>
              </w:rPr>
              <w:t>Đáp ứng số lượng tối thiểu (đối với Hạng A1)</w:t>
            </w:r>
          </w:p>
        </w:tc>
        <w:tc>
          <w:tcPr>
            <w:tcW w:w="1873" w:type="dxa"/>
            <w:vAlign w:val="center"/>
          </w:tcPr>
          <w:p w14:paraId="7384BC29" w14:textId="77777777" w:rsidR="005C2626" w:rsidRPr="00171262" w:rsidRDefault="005C2626" w:rsidP="00BE60C7">
            <w:pPr>
              <w:spacing w:before="20" w:after="20"/>
              <w:ind w:firstLine="0"/>
              <w:jc w:val="center"/>
              <w:rPr>
                <w:sz w:val="24"/>
              </w:rPr>
            </w:pPr>
            <w:r w:rsidRPr="00171262">
              <w:rPr>
                <w:sz w:val="24"/>
              </w:rPr>
              <w:t>Trang bị thiết bị âm thanh, màn hình công khai, camera cho phòng điều hành và sân sát hạch thực hành Hạng A</w:t>
            </w:r>
          </w:p>
        </w:tc>
      </w:tr>
    </w:tbl>
    <w:p w14:paraId="3AA9CA51" w14:textId="77777777" w:rsidR="00560A53" w:rsidRPr="00171262" w:rsidRDefault="00560A53">
      <w:pPr>
        <w:sectPr w:rsidR="00560A53" w:rsidRPr="00171262" w:rsidSect="00A6136A">
          <w:pgSz w:w="16838" w:h="11906" w:orient="landscape" w:code="9"/>
          <w:pgMar w:top="1701" w:right="1134" w:bottom="1134" w:left="1134" w:header="720" w:footer="720" w:gutter="0"/>
          <w:pgNumType w:start="1"/>
          <w:cols w:space="720"/>
          <w:docGrid w:linePitch="381"/>
        </w:sectPr>
      </w:pPr>
    </w:p>
    <w:p w14:paraId="1EC363FD" w14:textId="77777777" w:rsidR="00616E86" w:rsidRPr="00171262" w:rsidRDefault="00A27C38" w:rsidP="00616E86">
      <w:pPr>
        <w:spacing w:before="0" w:after="0"/>
        <w:ind w:firstLine="0"/>
        <w:jc w:val="center"/>
        <w:rPr>
          <w:b/>
          <w:bCs/>
        </w:rPr>
      </w:pPr>
      <w:r w:rsidRPr="00171262">
        <w:rPr>
          <w:b/>
          <w:szCs w:val="28"/>
        </w:rPr>
        <w:t>Phụ lục II</w:t>
      </w:r>
    </w:p>
    <w:p w14:paraId="48DF9D3A" w14:textId="77777777" w:rsidR="005C2626" w:rsidRPr="00171262" w:rsidRDefault="00A27C38">
      <w:pPr>
        <w:spacing w:before="0" w:after="0"/>
        <w:ind w:firstLine="0"/>
        <w:jc w:val="center"/>
      </w:pPr>
      <w:r w:rsidRPr="00171262">
        <w:rPr>
          <w:b/>
          <w:szCs w:val="28"/>
        </w:rPr>
        <w:t>HỒ SƠ, THỦ TỤC PHÁP LÝ</w:t>
      </w:r>
    </w:p>
    <w:p w14:paraId="459F9C60" w14:textId="77777777" w:rsidR="00BB5318" w:rsidRPr="00171262" w:rsidRDefault="00BB5318">
      <w:pPr>
        <w:pBdr>
          <w:bottom w:val="single" w:sz="6" w:space="1" w:color="auto"/>
        </w:pBdr>
        <w:spacing w:before="0" w:after="0" w:line="120" w:lineRule="exact"/>
        <w:ind w:left="5868" w:right="5868" w:firstLine="0"/>
      </w:pPr>
    </w:p>
    <w:p w14:paraId="173EF4B5" w14:textId="77777777" w:rsidR="00BB5318" w:rsidRPr="00171262" w:rsidRDefault="00BB5318">
      <w:pPr>
        <w:spacing w:before="0"/>
      </w:pPr>
    </w:p>
    <w:tbl>
      <w:tblPr>
        <w:tblStyle w:val="TableGrid"/>
        <w:tblW w:w="14570" w:type="dxa"/>
        <w:tblLook w:val="04A0" w:firstRow="1" w:lastRow="0" w:firstColumn="1" w:lastColumn="0" w:noHBand="0" w:noVBand="1"/>
      </w:tblPr>
      <w:tblGrid>
        <w:gridCol w:w="1210"/>
        <w:gridCol w:w="3228"/>
        <w:gridCol w:w="1994"/>
        <w:gridCol w:w="2991"/>
        <w:gridCol w:w="2760"/>
        <w:gridCol w:w="2387"/>
      </w:tblGrid>
      <w:tr w:rsidR="007221BB" w:rsidRPr="00171262" w14:paraId="6BA70709" w14:textId="77777777" w:rsidTr="003F26EB">
        <w:trPr>
          <w:cantSplit/>
          <w:tblHeader/>
        </w:trPr>
        <w:tc>
          <w:tcPr>
            <w:tcW w:w="1210" w:type="dxa"/>
            <w:vAlign w:val="center"/>
          </w:tcPr>
          <w:p w14:paraId="27938E11" w14:textId="77777777" w:rsidR="005C2626" w:rsidRPr="00171262" w:rsidRDefault="00A27C38" w:rsidP="00BE60C7">
            <w:pPr>
              <w:spacing w:before="20" w:after="20"/>
              <w:ind w:firstLine="0"/>
              <w:jc w:val="center"/>
              <w:rPr>
                <w:sz w:val="24"/>
              </w:rPr>
            </w:pPr>
            <w:r w:rsidRPr="00171262">
              <w:rPr>
                <w:b/>
                <w:sz w:val="24"/>
              </w:rPr>
              <w:t>STT</w:t>
            </w:r>
          </w:p>
        </w:tc>
        <w:tc>
          <w:tcPr>
            <w:tcW w:w="3228" w:type="dxa"/>
            <w:vAlign w:val="center"/>
          </w:tcPr>
          <w:p w14:paraId="62BDDF9D" w14:textId="77777777" w:rsidR="005C2626" w:rsidRPr="00171262" w:rsidRDefault="00A27C38" w:rsidP="00BE60C7">
            <w:pPr>
              <w:spacing w:before="20" w:after="20"/>
              <w:ind w:firstLine="0"/>
              <w:jc w:val="center"/>
              <w:rPr>
                <w:sz w:val="24"/>
              </w:rPr>
            </w:pPr>
            <w:r w:rsidRPr="00171262">
              <w:rPr>
                <w:b/>
                <w:sz w:val="24"/>
              </w:rPr>
              <w:t>Loại thủ tục</w:t>
            </w:r>
          </w:p>
        </w:tc>
        <w:tc>
          <w:tcPr>
            <w:tcW w:w="1994" w:type="dxa"/>
            <w:vAlign w:val="center"/>
          </w:tcPr>
          <w:p w14:paraId="29388824" w14:textId="77777777" w:rsidR="005C2626" w:rsidRPr="00171262" w:rsidRDefault="00A27C38" w:rsidP="00BE60C7">
            <w:pPr>
              <w:spacing w:before="20" w:after="20"/>
              <w:ind w:firstLine="0"/>
              <w:jc w:val="center"/>
              <w:rPr>
                <w:sz w:val="24"/>
              </w:rPr>
            </w:pPr>
            <w:r w:rsidRPr="00171262">
              <w:rPr>
                <w:b/>
                <w:sz w:val="24"/>
              </w:rPr>
              <w:t>Thành phần hồ sơ</w:t>
            </w:r>
          </w:p>
        </w:tc>
        <w:tc>
          <w:tcPr>
            <w:tcW w:w="2991" w:type="dxa"/>
            <w:vAlign w:val="center"/>
          </w:tcPr>
          <w:p w14:paraId="78CB9B73" w14:textId="77777777" w:rsidR="005C2626" w:rsidRPr="00171262" w:rsidRDefault="00A27C38" w:rsidP="00BE60C7">
            <w:pPr>
              <w:spacing w:before="20" w:after="20"/>
              <w:ind w:firstLine="0"/>
              <w:jc w:val="center"/>
              <w:rPr>
                <w:sz w:val="24"/>
              </w:rPr>
            </w:pPr>
            <w:r w:rsidRPr="00171262">
              <w:rPr>
                <w:b/>
                <w:sz w:val="24"/>
              </w:rPr>
              <w:t>Cơ quan tiếp nhận/giải quyết</w:t>
            </w:r>
          </w:p>
        </w:tc>
        <w:tc>
          <w:tcPr>
            <w:tcW w:w="2760" w:type="dxa"/>
            <w:vAlign w:val="center"/>
          </w:tcPr>
          <w:p w14:paraId="36178AD5" w14:textId="77777777" w:rsidR="005C2626" w:rsidRPr="00171262" w:rsidRDefault="00A27C38" w:rsidP="00BE60C7">
            <w:pPr>
              <w:spacing w:before="20" w:after="20"/>
              <w:ind w:firstLine="0"/>
              <w:jc w:val="center"/>
              <w:rPr>
                <w:sz w:val="24"/>
              </w:rPr>
            </w:pPr>
            <w:r w:rsidRPr="00171262">
              <w:rPr>
                <w:b/>
                <w:sz w:val="24"/>
              </w:rPr>
              <w:t>Thời hạn giải quyết</w:t>
            </w:r>
          </w:p>
        </w:tc>
        <w:tc>
          <w:tcPr>
            <w:tcW w:w="2387" w:type="dxa"/>
            <w:vAlign w:val="center"/>
          </w:tcPr>
          <w:p w14:paraId="4035D130" w14:textId="77777777" w:rsidR="005C2626" w:rsidRPr="00171262" w:rsidRDefault="00A27C38" w:rsidP="00BE60C7">
            <w:pPr>
              <w:spacing w:before="20" w:after="20"/>
              <w:ind w:firstLine="0"/>
              <w:jc w:val="center"/>
              <w:rPr>
                <w:sz w:val="24"/>
              </w:rPr>
            </w:pPr>
            <w:r w:rsidRPr="00171262">
              <w:rPr>
                <w:b/>
                <w:sz w:val="24"/>
              </w:rPr>
              <w:t>Ghi chú</w:t>
            </w:r>
          </w:p>
        </w:tc>
      </w:tr>
      <w:tr w:rsidR="007221BB" w:rsidRPr="00171262" w14:paraId="37BAF73D" w14:textId="77777777" w:rsidTr="003F26EB">
        <w:trPr>
          <w:cantSplit/>
        </w:trPr>
        <w:tc>
          <w:tcPr>
            <w:tcW w:w="1210" w:type="dxa"/>
            <w:vAlign w:val="center"/>
          </w:tcPr>
          <w:p w14:paraId="01C5D3FE" w14:textId="77777777" w:rsidR="005C2626" w:rsidRPr="00171262" w:rsidRDefault="00A27C38" w:rsidP="00BE60C7">
            <w:pPr>
              <w:spacing w:before="20" w:after="20"/>
              <w:ind w:firstLine="0"/>
              <w:jc w:val="center"/>
              <w:rPr>
                <w:sz w:val="24"/>
              </w:rPr>
            </w:pPr>
            <w:r w:rsidRPr="00171262">
              <w:rPr>
                <w:sz w:val="24"/>
              </w:rPr>
              <w:t>1</w:t>
            </w:r>
          </w:p>
        </w:tc>
        <w:tc>
          <w:tcPr>
            <w:tcW w:w="3228" w:type="dxa"/>
            <w:vAlign w:val="center"/>
          </w:tcPr>
          <w:p w14:paraId="1D626428" w14:textId="77777777" w:rsidR="005C2626" w:rsidRPr="00171262" w:rsidRDefault="00A27C38" w:rsidP="00BE60C7">
            <w:pPr>
              <w:spacing w:before="20" w:after="20"/>
              <w:ind w:firstLine="0"/>
              <w:jc w:val="center"/>
              <w:rPr>
                <w:sz w:val="24"/>
              </w:rPr>
            </w:pPr>
            <w:r w:rsidRPr="00171262">
              <w:rPr>
                <w:sz w:val="24"/>
              </w:rPr>
              <w:t>Báo cáo đăng ký khóa đào tạo Hạng A (Mẫu 1, 2 Phụ lục II TT14/2025/TT-BXD)</w:t>
            </w:r>
          </w:p>
        </w:tc>
        <w:tc>
          <w:tcPr>
            <w:tcW w:w="1994" w:type="dxa"/>
            <w:vAlign w:val="center"/>
          </w:tcPr>
          <w:p w14:paraId="62A924CE" w14:textId="77777777" w:rsidR="005C2626" w:rsidRPr="00171262" w:rsidRDefault="005C2626" w:rsidP="00BE60C7">
            <w:pPr>
              <w:spacing w:before="20" w:after="20"/>
              <w:ind w:firstLine="0"/>
              <w:jc w:val="center"/>
              <w:rPr>
                <w:sz w:val="24"/>
              </w:rPr>
            </w:pPr>
            <w:r w:rsidRPr="00171262">
              <w:rPr>
                <w:sz w:val="24"/>
              </w:rPr>
              <w:t>Báo cáo đăng ký khóa đào tạo theo Mẫu số 1 và Mẫu số 2 Phụ lục II Thông tư số 14/2025/TT-BXD; hồ sơ người học theo Điều 13, Điều 14; có dấu giáp lai</w:t>
            </w:r>
          </w:p>
        </w:tc>
        <w:tc>
          <w:tcPr>
            <w:tcW w:w="2991" w:type="dxa"/>
            <w:vAlign w:val="center"/>
          </w:tcPr>
          <w:p w14:paraId="0DF5CE40" w14:textId="77777777" w:rsidR="005C2626" w:rsidRPr="00171262" w:rsidRDefault="00A27C38" w:rsidP="00BE60C7">
            <w:pPr>
              <w:spacing w:before="20" w:after="20"/>
              <w:ind w:firstLine="0"/>
              <w:jc w:val="center"/>
              <w:rPr>
                <w:sz w:val="24"/>
              </w:rPr>
            </w:pPr>
            <w:r w:rsidRPr="00171262">
              <w:rPr>
                <w:sz w:val="24"/>
              </w:rPr>
              <w:t>Sở Xây dựng tỉnh Quảng Ngãi</w:t>
            </w:r>
          </w:p>
        </w:tc>
        <w:tc>
          <w:tcPr>
            <w:tcW w:w="2760" w:type="dxa"/>
            <w:vAlign w:val="center"/>
          </w:tcPr>
          <w:p w14:paraId="29F637CE" w14:textId="77777777" w:rsidR="005C2626" w:rsidRPr="00171262" w:rsidRDefault="005C2626" w:rsidP="00BE60C7">
            <w:pPr>
              <w:spacing w:before="20" w:after="20"/>
              <w:ind w:firstLine="0"/>
              <w:jc w:val="center"/>
              <w:rPr>
                <w:sz w:val="24"/>
              </w:rPr>
            </w:pPr>
            <w:r w:rsidRPr="00171262">
              <w:rPr>
                <w:sz w:val="24"/>
              </w:rPr>
              <w:t>Gửi Sở Xây dựng ngay trong ngày khai giảng (điểm c khoản 3 Điều 5 Thông tư số 14/2025/TT-BXD)</w:t>
            </w:r>
          </w:p>
        </w:tc>
        <w:tc>
          <w:tcPr>
            <w:tcW w:w="2387" w:type="dxa"/>
            <w:vAlign w:val="center"/>
          </w:tcPr>
          <w:p w14:paraId="65C7A968" w14:textId="77777777" w:rsidR="005C2626" w:rsidRPr="00171262" w:rsidRDefault="00A27C38" w:rsidP="00BE60C7">
            <w:pPr>
              <w:spacing w:before="20" w:after="20"/>
              <w:ind w:firstLine="0"/>
              <w:jc w:val="center"/>
              <w:rPr>
                <w:sz w:val="24"/>
              </w:rPr>
            </w:pPr>
            <w:r w:rsidRPr="00171262">
              <w:rPr>
                <w:sz w:val="24"/>
              </w:rPr>
              <w:t>Nộp cho mỗi khóa; kèm truyền dữ liệu qua Hệ thống thông tin quản lý đào tạo</w:t>
            </w:r>
          </w:p>
        </w:tc>
      </w:tr>
      <w:tr w:rsidR="007221BB" w:rsidRPr="00171262" w14:paraId="50AAC1EC" w14:textId="77777777" w:rsidTr="003F26EB">
        <w:trPr>
          <w:cantSplit/>
        </w:trPr>
        <w:tc>
          <w:tcPr>
            <w:tcW w:w="1210" w:type="dxa"/>
            <w:vAlign w:val="center"/>
          </w:tcPr>
          <w:p w14:paraId="1AABADB0" w14:textId="77777777" w:rsidR="005C2626" w:rsidRPr="00171262" w:rsidRDefault="00A27C38" w:rsidP="00BE60C7">
            <w:pPr>
              <w:spacing w:before="20" w:after="20"/>
              <w:ind w:firstLine="0"/>
              <w:jc w:val="center"/>
              <w:rPr>
                <w:sz w:val="24"/>
              </w:rPr>
            </w:pPr>
            <w:r w:rsidRPr="00171262">
              <w:rPr>
                <w:sz w:val="24"/>
              </w:rPr>
              <w:t>2</w:t>
            </w:r>
          </w:p>
        </w:tc>
        <w:tc>
          <w:tcPr>
            <w:tcW w:w="3228" w:type="dxa"/>
            <w:vAlign w:val="center"/>
          </w:tcPr>
          <w:p w14:paraId="4732FA33" w14:textId="77777777" w:rsidR="005C2626" w:rsidRPr="00171262" w:rsidRDefault="00A27C38" w:rsidP="00BE60C7">
            <w:pPr>
              <w:spacing w:before="20" w:after="20"/>
              <w:ind w:firstLine="0"/>
              <w:jc w:val="center"/>
              <w:rPr>
                <w:sz w:val="24"/>
              </w:rPr>
            </w:pPr>
            <w:r w:rsidRPr="00171262">
              <w:rPr>
                <w:sz w:val="24"/>
              </w:rPr>
              <w:t>Đề nghị cấp lại Giấy phép sát hạch số 58/CSGT(SHLX) để bổ sung Hạng A (thay đổi thiết bị, chủng loại, số lượng xe sát hạch)</w:t>
            </w:r>
          </w:p>
        </w:tc>
        <w:tc>
          <w:tcPr>
            <w:tcW w:w="1994" w:type="dxa"/>
            <w:vAlign w:val="center"/>
          </w:tcPr>
          <w:p w14:paraId="09B55863" w14:textId="77777777" w:rsidR="005C2626" w:rsidRPr="00171262" w:rsidRDefault="00A27C38" w:rsidP="00BE60C7">
            <w:pPr>
              <w:spacing w:before="20" w:after="20"/>
              <w:ind w:firstLine="0"/>
              <w:jc w:val="center"/>
              <w:rPr>
                <w:sz w:val="24"/>
              </w:rPr>
            </w:pPr>
            <w:r w:rsidRPr="00171262">
              <w:rPr>
                <w:sz w:val="24"/>
              </w:rPr>
              <w:t>Văn bản đề nghị cấp lại giấy phép sát hạch theo Mẫu số 02 Phụ lục XV Nghị định số 94/2026/NĐ-CP (điểm a khoản 1 Điều 29)</w:t>
            </w:r>
          </w:p>
        </w:tc>
        <w:tc>
          <w:tcPr>
            <w:tcW w:w="2991" w:type="dxa"/>
            <w:vAlign w:val="center"/>
          </w:tcPr>
          <w:p w14:paraId="0D0C89FC" w14:textId="77777777" w:rsidR="005C2626" w:rsidRPr="00171262" w:rsidRDefault="00A27C38" w:rsidP="00BE60C7">
            <w:pPr>
              <w:spacing w:before="20" w:after="20"/>
              <w:ind w:firstLine="0"/>
              <w:jc w:val="center"/>
              <w:rPr>
                <w:sz w:val="24"/>
              </w:rPr>
            </w:pPr>
            <w:r w:rsidRPr="00171262">
              <w:rPr>
                <w:sz w:val="24"/>
              </w:rPr>
              <w:t>Phòng Cảnh sát giao thông Công an tỉnh Quảng Ngãi</w:t>
            </w:r>
          </w:p>
        </w:tc>
        <w:tc>
          <w:tcPr>
            <w:tcW w:w="2760" w:type="dxa"/>
            <w:vAlign w:val="center"/>
          </w:tcPr>
          <w:p w14:paraId="35164EFB" w14:textId="77777777" w:rsidR="005C2626" w:rsidRPr="00171262" w:rsidRDefault="00A27C38" w:rsidP="00BE60C7">
            <w:pPr>
              <w:spacing w:before="20" w:after="20"/>
              <w:ind w:firstLine="0"/>
              <w:jc w:val="center"/>
              <w:rPr>
                <w:sz w:val="24"/>
              </w:rPr>
            </w:pPr>
            <w:r w:rsidRPr="00171262">
              <w:rPr>
                <w:sz w:val="24"/>
              </w:rPr>
              <w:t>Không quá 03 ngày làm việc kể từ ngày nhận văn bản đề nghị để kiểm tra, lập biên bản và cấp giấy phép sát hạch (điểm b khoản 1 Điều 29)</w:t>
            </w:r>
          </w:p>
        </w:tc>
        <w:tc>
          <w:tcPr>
            <w:tcW w:w="2387" w:type="dxa"/>
            <w:vAlign w:val="center"/>
          </w:tcPr>
          <w:p w14:paraId="33E0C322" w14:textId="77777777" w:rsidR="005C2626" w:rsidRPr="00171262" w:rsidRDefault="00A27C38" w:rsidP="00BE60C7">
            <w:pPr>
              <w:spacing w:before="20" w:after="20"/>
              <w:ind w:firstLine="0"/>
              <w:jc w:val="center"/>
              <w:rPr>
                <w:sz w:val="24"/>
              </w:rPr>
            </w:pPr>
            <w:r w:rsidRPr="00171262">
              <w:rPr>
                <w:sz w:val="24"/>
              </w:rPr>
              <w:t>Trung tâm loại 3 được sát hạch Hạng A1, A và B1 (khoản 4 Điều 3)</w:t>
            </w:r>
          </w:p>
        </w:tc>
      </w:tr>
      <w:tr w:rsidR="007221BB" w:rsidRPr="00171262" w14:paraId="2C9847E3" w14:textId="77777777" w:rsidTr="003F26EB">
        <w:trPr>
          <w:cantSplit/>
        </w:trPr>
        <w:tc>
          <w:tcPr>
            <w:tcW w:w="1210" w:type="dxa"/>
            <w:vAlign w:val="center"/>
          </w:tcPr>
          <w:p w14:paraId="41DE5B04" w14:textId="77777777" w:rsidR="005C2626" w:rsidRPr="00171262" w:rsidRDefault="00A27C38" w:rsidP="00BE60C7">
            <w:pPr>
              <w:spacing w:before="20" w:after="20"/>
              <w:ind w:firstLine="0"/>
              <w:jc w:val="center"/>
              <w:rPr>
                <w:sz w:val="24"/>
              </w:rPr>
            </w:pPr>
            <w:r w:rsidRPr="00171262">
              <w:rPr>
                <w:sz w:val="24"/>
              </w:rPr>
              <w:t>3</w:t>
            </w:r>
          </w:p>
        </w:tc>
        <w:tc>
          <w:tcPr>
            <w:tcW w:w="3228" w:type="dxa"/>
            <w:vAlign w:val="center"/>
          </w:tcPr>
          <w:p w14:paraId="0A5691F5" w14:textId="77777777" w:rsidR="005C2626" w:rsidRPr="00171262" w:rsidRDefault="00A27C38" w:rsidP="00BE60C7">
            <w:pPr>
              <w:spacing w:before="20" w:after="20"/>
              <w:ind w:firstLine="0"/>
              <w:jc w:val="center"/>
              <w:rPr>
                <w:sz w:val="24"/>
              </w:rPr>
            </w:pPr>
            <w:r w:rsidRPr="00171262">
              <w:rPr>
                <w:sz w:val="24"/>
              </w:rPr>
              <w:t>Chấp thuận hoạt động của sân tập lái để sát hạch lái xe mô tô (phương án dự phòng); chấp thuận lại khi thay đổi thiết bị sát hạch, chủng loại, số lượng xe mô tô</w:t>
            </w:r>
          </w:p>
        </w:tc>
        <w:tc>
          <w:tcPr>
            <w:tcW w:w="1994" w:type="dxa"/>
            <w:vAlign w:val="center"/>
          </w:tcPr>
          <w:p w14:paraId="362A0DE4" w14:textId="77777777" w:rsidR="005C2626" w:rsidRPr="00171262" w:rsidRDefault="00A27C38" w:rsidP="00BE60C7">
            <w:pPr>
              <w:spacing w:before="20" w:after="20"/>
              <w:ind w:firstLine="0"/>
              <w:jc w:val="center"/>
              <w:rPr>
                <w:sz w:val="24"/>
              </w:rPr>
            </w:pPr>
            <w:r w:rsidRPr="00171262">
              <w:rPr>
                <w:sz w:val="24"/>
              </w:rPr>
              <w:t>Văn bản đề nghị (Mẫu số 01 Phụ lục XVIII); bản vẽ bố trí mặt bằng tổng thể, hồ sơ thiết kế kích thước hình sát hạch, loại xe cơ giới dùng để sát hạch</w:t>
            </w:r>
          </w:p>
        </w:tc>
        <w:tc>
          <w:tcPr>
            <w:tcW w:w="2991" w:type="dxa"/>
            <w:vAlign w:val="center"/>
          </w:tcPr>
          <w:p w14:paraId="0663ABEA" w14:textId="77777777" w:rsidR="005C2626" w:rsidRPr="00171262" w:rsidRDefault="00A27C38" w:rsidP="00BE60C7">
            <w:pPr>
              <w:spacing w:before="20" w:after="20"/>
              <w:ind w:firstLine="0"/>
              <w:jc w:val="center"/>
              <w:rPr>
                <w:sz w:val="24"/>
              </w:rPr>
            </w:pPr>
            <w:r w:rsidRPr="00171262">
              <w:rPr>
                <w:sz w:val="24"/>
              </w:rPr>
              <w:t>Phòng Cảnh sát giao thông Công an tỉnh Quảng Ngãi</w:t>
            </w:r>
          </w:p>
        </w:tc>
        <w:tc>
          <w:tcPr>
            <w:tcW w:w="2760" w:type="dxa"/>
            <w:vAlign w:val="center"/>
          </w:tcPr>
          <w:p w14:paraId="38C6D972" w14:textId="77777777" w:rsidR="005C2626" w:rsidRPr="00171262" w:rsidRDefault="00A27C38" w:rsidP="00BE60C7">
            <w:pPr>
              <w:spacing w:before="20" w:after="20"/>
              <w:ind w:firstLine="0"/>
              <w:jc w:val="center"/>
              <w:rPr>
                <w:sz w:val="24"/>
              </w:rPr>
            </w:pPr>
            <w:r w:rsidRPr="00171262">
              <w:rPr>
                <w:sz w:val="24"/>
              </w:rPr>
              <w:t>Không quá 02 ngày làm việc kiểm tra hồ sơ; không quá 03 ngày làm việc kể từ khi nhận đủ hồ sơ để kiểm tra và ban hành quyết định chấp thuận</w:t>
            </w:r>
          </w:p>
        </w:tc>
        <w:tc>
          <w:tcPr>
            <w:tcW w:w="2387" w:type="dxa"/>
            <w:vAlign w:val="center"/>
          </w:tcPr>
          <w:p w14:paraId="3F90AF0C" w14:textId="77777777" w:rsidR="005C2626" w:rsidRPr="00171262" w:rsidRDefault="00A27C38" w:rsidP="00BE60C7">
            <w:pPr>
              <w:spacing w:before="20" w:after="20"/>
              <w:ind w:firstLine="0"/>
              <w:jc w:val="center"/>
              <w:rPr>
                <w:sz w:val="24"/>
              </w:rPr>
            </w:pPr>
            <w:r w:rsidRPr="00171262">
              <w:rPr>
                <w:sz w:val="24"/>
              </w:rPr>
              <w:t>Điều 32, Điều 33 Nghị định số 94/2026/NĐ-CP; chỉ áp dụng nếu không thực hiện được phương án bổ sung Hạng A vào giấy phép sát hạch hiện có</w:t>
            </w:r>
          </w:p>
        </w:tc>
      </w:tr>
      <w:tr w:rsidR="007221BB" w:rsidRPr="00171262" w14:paraId="38940085" w14:textId="77777777" w:rsidTr="003F26EB">
        <w:trPr>
          <w:cantSplit/>
        </w:trPr>
        <w:tc>
          <w:tcPr>
            <w:tcW w:w="1210" w:type="dxa"/>
            <w:vAlign w:val="center"/>
          </w:tcPr>
          <w:p w14:paraId="690A91D9" w14:textId="77777777" w:rsidR="005C2626" w:rsidRPr="00171262" w:rsidRDefault="00A27C38" w:rsidP="00BE60C7">
            <w:pPr>
              <w:spacing w:before="20" w:after="20"/>
              <w:ind w:firstLine="0"/>
              <w:jc w:val="center"/>
              <w:rPr>
                <w:sz w:val="24"/>
              </w:rPr>
            </w:pPr>
            <w:r w:rsidRPr="00171262">
              <w:rPr>
                <w:sz w:val="24"/>
              </w:rPr>
              <w:t>4</w:t>
            </w:r>
          </w:p>
        </w:tc>
        <w:tc>
          <w:tcPr>
            <w:tcW w:w="3228" w:type="dxa"/>
            <w:vAlign w:val="center"/>
          </w:tcPr>
          <w:p w14:paraId="558A2F7C" w14:textId="77777777" w:rsidR="005C2626" w:rsidRPr="00171262" w:rsidRDefault="00A27C38" w:rsidP="00BE60C7">
            <w:pPr>
              <w:spacing w:before="20" w:after="20"/>
              <w:ind w:firstLine="0"/>
              <w:jc w:val="center"/>
              <w:rPr>
                <w:sz w:val="24"/>
              </w:rPr>
            </w:pPr>
            <w:r w:rsidRPr="00171262">
              <w:rPr>
                <w:sz w:val="24"/>
              </w:rPr>
              <w:t>Thông báo phương án hoạt động đào tạo lái xe mô tô Hạng A; Sở Xây dựng kiểm tra, công bố cơ sở đủ điều kiện</w:t>
            </w:r>
          </w:p>
        </w:tc>
        <w:tc>
          <w:tcPr>
            <w:tcW w:w="1994" w:type="dxa"/>
            <w:vAlign w:val="center"/>
          </w:tcPr>
          <w:p w14:paraId="314C9957" w14:textId="77777777" w:rsidR="005C2626" w:rsidRPr="00171262" w:rsidRDefault="00A27C38" w:rsidP="00BE60C7">
            <w:pPr>
              <w:spacing w:before="20" w:after="20"/>
              <w:ind w:firstLine="0"/>
              <w:jc w:val="center"/>
              <w:rPr>
                <w:sz w:val="24"/>
              </w:rPr>
            </w:pPr>
            <w:r w:rsidRPr="00171262">
              <w:rPr>
                <w:sz w:val="24"/>
              </w:rPr>
              <w:t>Thông báo phương án gồm: Giới thiệu chung; phòng học; chương trình, giáo trình; nhà giáo (danh sách trích ngang); xe tập lái; sân tập; đánh giá chung; hạng, thời gian đào tạo</w:t>
            </w:r>
          </w:p>
        </w:tc>
        <w:tc>
          <w:tcPr>
            <w:tcW w:w="2991" w:type="dxa"/>
            <w:vAlign w:val="center"/>
          </w:tcPr>
          <w:p w14:paraId="62A36AA8" w14:textId="77777777" w:rsidR="005C2626" w:rsidRPr="00171262" w:rsidRDefault="00A27C38" w:rsidP="00BE60C7">
            <w:pPr>
              <w:spacing w:before="20" w:after="20"/>
              <w:ind w:firstLine="0"/>
              <w:jc w:val="center"/>
              <w:rPr>
                <w:sz w:val="24"/>
              </w:rPr>
            </w:pPr>
            <w:r w:rsidRPr="00171262">
              <w:rPr>
                <w:sz w:val="24"/>
              </w:rPr>
              <w:t>Sở Xây dựng tỉnh Quảng Ngãi</w:t>
            </w:r>
          </w:p>
        </w:tc>
        <w:tc>
          <w:tcPr>
            <w:tcW w:w="2760" w:type="dxa"/>
            <w:vAlign w:val="center"/>
          </w:tcPr>
          <w:p w14:paraId="323F96E2" w14:textId="7F92237B" w:rsidR="005C2626" w:rsidRPr="00171262" w:rsidRDefault="003F26EB" w:rsidP="00BE60C7">
            <w:pPr>
              <w:spacing w:before="20" w:after="20"/>
              <w:ind w:firstLine="0"/>
              <w:jc w:val="center"/>
              <w:rPr>
                <w:sz w:val="24"/>
              </w:rPr>
            </w:pPr>
            <w:r w:rsidRPr="00171262">
              <w:rPr>
                <w:sz w:val="24"/>
              </w:rPr>
              <w:t>Theo quy định</w:t>
            </w:r>
          </w:p>
        </w:tc>
        <w:tc>
          <w:tcPr>
            <w:tcW w:w="2387" w:type="dxa"/>
            <w:vAlign w:val="center"/>
          </w:tcPr>
          <w:p w14:paraId="4C8C2C80" w14:textId="77777777" w:rsidR="005C2626" w:rsidRPr="00171262" w:rsidRDefault="00A27C38" w:rsidP="00BE60C7">
            <w:pPr>
              <w:spacing w:before="20" w:after="20"/>
              <w:ind w:firstLine="0"/>
              <w:jc w:val="center"/>
              <w:rPr>
                <w:sz w:val="24"/>
              </w:rPr>
            </w:pPr>
            <w:r w:rsidRPr="00171262">
              <w:rPr>
                <w:sz w:val="24"/>
              </w:rPr>
              <w:t>Điểm đ khoản 1 Điều 30 Thông tư số 14/2025/TT-BXD (mẫu Phụ lục XVIII); Hạng A1 đã thực hiện theo Thông báo số 797/TB-CĐKT ngày 09/7/2026</w:t>
            </w:r>
          </w:p>
        </w:tc>
      </w:tr>
      <w:tr w:rsidR="007221BB" w:rsidRPr="00171262" w14:paraId="7108BC7C" w14:textId="77777777" w:rsidTr="003F26EB">
        <w:trPr>
          <w:cantSplit/>
        </w:trPr>
        <w:tc>
          <w:tcPr>
            <w:tcW w:w="1210" w:type="dxa"/>
            <w:vAlign w:val="center"/>
          </w:tcPr>
          <w:p w14:paraId="20E4B5E0" w14:textId="77777777" w:rsidR="005C2626" w:rsidRPr="00171262" w:rsidRDefault="00A27C38" w:rsidP="00BE60C7">
            <w:pPr>
              <w:spacing w:before="20" w:after="20"/>
              <w:ind w:firstLine="0"/>
              <w:jc w:val="center"/>
              <w:rPr>
                <w:sz w:val="24"/>
              </w:rPr>
            </w:pPr>
            <w:r w:rsidRPr="00171262">
              <w:rPr>
                <w:sz w:val="24"/>
              </w:rPr>
              <w:t>5</w:t>
            </w:r>
          </w:p>
        </w:tc>
        <w:tc>
          <w:tcPr>
            <w:tcW w:w="3228" w:type="dxa"/>
            <w:vAlign w:val="center"/>
          </w:tcPr>
          <w:p w14:paraId="012217C3" w14:textId="77777777" w:rsidR="005C2626" w:rsidRPr="00171262" w:rsidRDefault="00A27C38" w:rsidP="00BE60C7">
            <w:pPr>
              <w:spacing w:before="20" w:after="20"/>
              <w:ind w:firstLine="0"/>
              <w:jc w:val="center"/>
              <w:rPr>
                <w:sz w:val="24"/>
              </w:rPr>
            </w:pPr>
            <w:r w:rsidRPr="00171262">
              <w:rPr>
                <w:sz w:val="24"/>
              </w:rPr>
              <w:t>Giấy chứng nhận giáo viên dạy thực hành lái xe (đối với nhà giáo dạy Hạng A)</w:t>
            </w:r>
          </w:p>
        </w:tc>
        <w:tc>
          <w:tcPr>
            <w:tcW w:w="1994" w:type="dxa"/>
            <w:vAlign w:val="center"/>
          </w:tcPr>
          <w:p w14:paraId="13F64EF6" w14:textId="77777777" w:rsidR="005C2626" w:rsidRPr="00171262" w:rsidRDefault="00A27C38" w:rsidP="00BE60C7">
            <w:pPr>
              <w:spacing w:before="20" w:after="20"/>
              <w:ind w:firstLine="0"/>
              <w:jc w:val="center"/>
              <w:rPr>
                <w:sz w:val="24"/>
              </w:rPr>
            </w:pPr>
            <w:r w:rsidRPr="00171262">
              <w:rPr>
                <w:sz w:val="24"/>
              </w:rPr>
              <w:t>Theo Điều 12 Nghị định số 94/2026/NĐ-CP</w:t>
            </w:r>
          </w:p>
        </w:tc>
        <w:tc>
          <w:tcPr>
            <w:tcW w:w="2991" w:type="dxa"/>
            <w:vAlign w:val="center"/>
          </w:tcPr>
          <w:p w14:paraId="6B3FF2E8" w14:textId="77777777" w:rsidR="005C2626" w:rsidRPr="00171262" w:rsidRDefault="00A27C38" w:rsidP="00BE60C7">
            <w:pPr>
              <w:spacing w:before="20" w:after="20"/>
              <w:ind w:firstLine="0"/>
              <w:jc w:val="center"/>
              <w:rPr>
                <w:sz w:val="24"/>
              </w:rPr>
            </w:pPr>
            <w:r w:rsidRPr="00171262">
              <w:rPr>
                <w:sz w:val="24"/>
              </w:rPr>
              <w:t>Sở Xây dựng cấp tỉnh (khoản 1 Điều 11)</w:t>
            </w:r>
          </w:p>
        </w:tc>
        <w:tc>
          <w:tcPr>
            <w:tcW w:w="2760" w:type="dxa"/>
            <w:vAlign w:val="center"/>
          </w:tcPr>
          <w:p w14:paraId="0F5694D3" w14:textId="77777777" w:rsidR="005C2626" w:rsidRPr="00171262" w:rsidRDefault="00A27C38" w:rsidP="00BE60C7">
            <w:pPr>
              <w:spacing w:before="20" w:after="20"/>
              <w:ind w:firstLine="0"/>
              <w:jc w:val="center"/>
              <w:rPr>
                <w:sz w:val="24"/>
              </w:rPr>
            </w:pPr>
            <w:r w:rsidRPr="00171262">
              <w:rPr>
                <w:sz w:val="24"/>
              </w:rPr>
              <w:t>06 người đã có (05 người theo Quyết định số 916/QĐ-SXD ngày 14/10/2026 của Sở Xây dựng tỉnh Gia Lai); 03 người hoàn thành tháng 10–11/2026</w:t>
            </w:r>
          </w:p>
        </w:tc>
        <w:tc>
          <w:tcPr>
            <w:tcW w:w="2387" w:type="dxa"/>
            <w:vAlign w:val="center"/>
          </w:tcPr>
          <w:p w14:paraId="07981921" w14:textId="77777777" w:rsidR="005C2626" w:rsidRPr="00171262" w:rsidRDefault="00A27C38" w:rsidP="00BE60C7">
            <w:pPr>
              <w:spacing w:before="20" w:after="20"/>
              <w:ind w:firstLine="0"/>
              <w:jc w:val="center"/>
              <w:rPr>
                <w:sz w:val="24"/>
              </w:rPr>
            </w:pPr>
            <w:r w:rsidRPr="00171262">
              <w:rPr>
                <w:sz w:val="24"/>
              </w:rPr>
              <w:t>Nhà giáo phải có giấy phép lái xe Hạng A hoặc cao hơn (khoản 2 Điều 10)</w:t>
            </w:r>
          </w:p>
        </w:tc>
      </w:tr>
      <w:tr w:rsidR="007221BB" w:rsidRPr="00171262" w14:paraId="55608984" w14:textId="77777777" w:rsidTr="003F26EB">
        <w:trPr>
          <w:cantSplit/>
        </w:trPr>
        <w:tc>
          <w:tcPr>
            <w:tcW w:w="1210" w:type="dxa"/>
            <w:vAlign w:val="center"/>
          </w:tcPr>
          <w:p w14:paraId="7733D568" w14:textId="77777777" w:rsidR="005C2626" w:rsidRPr="00171262" w:rsidRDefault="00A27C38" w:rsidP="00BE60C7">
            <w:pPr>
              <w:spacing w:before="20" w:after="20"/>
              <w:ind w:firstLine="0"/>
              <w:jc w:val="center"/>
              <w:rPr>
                <w:sz w:val="24"/>
              </w:rPr>
            </w:pPr>
            <w:r w:rsidRPr="00171262">
              <w:rPr>
                <w:sz w:val="24"/>
              </w:rPr>
              <w:t>6</w:t>
            </w:r>
          </w:p>
        </w:tc>
        <w:tc>
          <w:tcPr>
            <w:tcW w:w="3228" w:type="dxa"/>
            <w:vAlign w:val="center"/>
          </w:tcPr>
          <w:p w14:paraId="1A8EFA6F" w14:textId="0AA595F9" w:rsidR="005C2626" w:rsidRPr="00171262" w:rsidRDefault="00A27C38" w:rsidP="00BE60C7">
            <w:pPr>
              <w:spacing w:before="20" w:after="20"/>
              <w:ind w:firstLine="0"/>
              <w:jc w:val="center"/>
              <w:rPr>
                <w:sz w:val="24"/>
              </w:rPr>
            </w:pPr>
            <w:r w:rsidRPr="00171262">
              <w:rPr>
                <w:sz w:val="24"/>
              </w:rPr>
              <w:t>Đề án sử dụng tài sản công vào mục đích kinh doanh, cho thuê (cho thuê sân, thiết bị ôn luyện, phục vụ sát hạch) — Hiệu trưởng phê duyệt, báo cáo Ủy ban nhân dân tỉnh (điểm a khoản 7 Điều 7 Nghị định số 334/2026/NĐ-CP); hoàn thành trước khi khai thác</w:t>
            </w:r>
          </w:p>
        </w:tc>
        <w:tc>
          <w:tcPr>
            <w:tcW w:w="1994" w:type="dxa"/>
            <w:vAlign w:val="center"/>
          </w:tcPr>
          <w:p w14:paraId="7A2A2D57" w14:textId="77777777" w:rsidR="005C2626" w:rsidRPr="00171262" w:rsidRDefault="005C2626" w:rsidP="00BE60C7">
            <w:pPr>
              <w:spacing w:before="20" w:after="20"/>
              <w:ind w:firstLine="0"/>
              <w:jc w:val="center"/>
              <w:rPr>
                <w:sz w:val="24"/>
              </w:rPr>
            </w:pPr>
          </w:p>
        </w:tc>
        <w:tc>
          <w:tcPr>
            <w:tcW w:w="2991" w:type="dxa"/>
            <w:vAlign w:val="center"/>
          </w:tcPr>
          <w:p w14:paraId="3F1A6B93" w14:textId="77777777" w:rsidR="005C2626" w:rsidRPr="00171262" w:rsidRDefault="005C2626" w:rsidP="00BE60C7">
            <w:pPr>
              <w:spacing w:before="20" w:after="20"/>
              <w:ind w:firstLine="0"/>
              <w:jc w:val="center"/>
              <w:rPr>
                <w:sz w:val="24"/>
              </w:rPr>
            </w:pPr>
          </w:p>
        </w:tc>
        <w:tc>
          <w:tcPr>
            <w:tcW w:w="2760" w:type="dxa"/>
            <w:vAlign w:val="center"/>
          </w:tcPr>
          <w:p w14:paraId="739DC1BD" w14:textId="77777777" w:rsidR="005C2626" w:rsidRPr="00171262" w:rsidRDefault="005C2626" w:rsidP="00BE60C7">
            <w:pPr>
              <w:spacing w:before="20" w:after="20"/>
              <w:ind w:firstLine="0"/>
              <w:jc w:val="center"/>
              <w:rPr>
                <w:sz w:val="24"/>
              </w:rPr>
            </w:pPr>
          </w:p>
        </w:tc>
        <w:tc>
          <w:tcPr>
            <w:tcW w:w="2387" w:type="dxa"/>
            <w:vAlign w:val="center"/>
          </w:tcPr>
          <w:p w14:paraId="061E599D" w14:textId="77777777" w:rsidR="005C2626" w:rsidRPr="00171262" w:rsidRDefault="005C2626" w:rsidP="00BE60C7">
            <w:pPr>
              <w:spacing w:before="20" w:after="20"/>
              <w:ind w:firstLine="0"/>
              <w:jc w:val="center"/>
              <w:rPr>
                <w:sz w:val="24"/>
              </w:rPr>
            </w:pPr>
          </w:p>
        </w:tc>
      </w:tr>
    </w:tbl>
    <w:p w14:paraId="7388709B" w14:textId="77777777" w:rsidR="00560A53" w:rsidRPr="00171262" w:rsidRDefault="00560A53">
      <w:pPr>
        <w:sectPr w:rsidR="00560A53" w:rsidRPr="00171262" w:rsidSect="00A6136A">
          <w:pgSz w:w="16838" w:h="11906" w:orient="landscape" w:code="9"/>
          <w:pgMar w:top="1701" w:right="1134" w:bottom="1134" w:left="1134" w:header="720" w:footer="720" w:gutter="0"/>
          <w:pgNumType w:start="1"/>
          <w:cols w:space="720"/>
          <w:docGrid w:linePitch="381"/>
        </w:sectPr>
      </w:pPr>
    </w:p>
    <w:p w14:paraId="5454DA7A" w14:textId="77777777" w:rsidR="00BE60C7" w:rsidRPr="00171262" w:rsidRDefault="00A27C38">
      <w:pPr>
        <w:spacing w:before="0" w:after="0"/>
        <w:ind w:firstLine="0"/>
        <w:jc w:val="center"/>
        <w:rPr>
          <w:b/>
        </w:rPr>
      </w:pPr>
      <w:r w:rsidRPr="00171262">
        <w:rPr>
          <w:b/>
          <w:szCs w:val="28"/>
        </w:rPr>
        <w:t>Phụ lục III</w:t>
      </w:r>
    </w:p>
    <w:p w14:paraId="564E5103" w14:textId="77777777" w:rsidR="005C2626" w:rsidRPr="00171262" w:rsidRDefault="00A27C38">
      <w:pPr>
        <w:spacing w:before="0" w:after="0"/>
        <w:ind w:firstLine="0"/>
        <w:jc w:val="center"/>
      </w:pPr>
      <w:r w:rsidRPr="00171262">
        <w:rPr>
          <w:b/>
          <w:szCs w:val="28"/>
        </w:rPr>
        <w:t>BẢNG TIẾN ĐỘ TRIỂN KHAI ĐỀ ÁN SAU KHI ĐƯỢC PHÊ DUYỆT</w:t>
      </w:r>
    </w:p>
    <w:p w14:paraId="1586C000" w14:textId="77777777" w:rsidR="00BB5318" w:rsidRPr="00171262" w:rsidRDefault="00BB5318">
      <w:pPr>
        <w:pBdr>
          <w:bottom w:val="single" w:sz="6" w:space="1" w:color="auto"/>
        </w:pBdr>
        <w:spacing w:before="0" w:after="0" w:line="120" w:lineRule="exact"/>
        <w:ind w:left="5868" w:right="5868" w:firstLine="0"/>
      </w:pPr>
    </w:p>
    <w:p w14:paraId="6D8086A8" w14:textId="77777777" w:rsidR="00BB5318" w:rsidRPr="00171262" w:rsidRDefault="00BB5318">
      <w:pPr>
        <w:spacing w:before="0"/>
      </w:pPr>
    </w:p>
    <w:tbl>
      <w:tblPr>
        <w:tblStyle w:val="TableGrid"/>
        <w:tblW w:w="14570" w:type="dxa"/>
        <w:tblLook w:val="04A0" w:firstRow="1" w:lastRow="0" w:firstColumn="1" w:lastColumn="0" w:noHBand="0" w:noVBand="1"/>
      </w:tblPr>
      <w:tblGrid>
        <w:gridCol w:w="1200"/>
        <w:gridCol w:w="2429"/>
        <w:gridCol w:w="3657"/>
        <w:gridCol w:w="2428"/>
        <w:gridCol w:w="2428"/>
        <w:gridCol w:w="2428"/>
      </w:tblGrid>
      <w:tr w:rsidR="007221BB" w:rsidRPr="00171262" w14:paraId="6A82E61C" w14:textId="77777777" w:rsidTr="00BE60C7">
        <w:trPr>
          <w:cantSplit/>
          <w:tblHeader/>
        </w:trPr>
        <w:tc>
          <w:tcPr>
            <w:tcW w:w="1128" w:type="dxa"/>
            <w:vAlign w:val="center"/>
          </w:tcPr>
          <w:p w14:paraId="76BABFE2" w14:textId="77777777" w:rsidR="005C2626" w:rsidRPr="00171262" w:rsidRDefault="00A27C38" w:rsidP="00BE60C7">
            <w:pPr>
              <w:spacing w:before="20" w:after="20"/>
              <w:ind w:firstLine="0"/>
              <w:jc w:val="center"/>
              <w:rPr>
                <w:sz w:val="24"/>
              </w:rPr>
            </w:pPr>
            <w:r w:rsidRPr="00171262">
              <w:rPr>
                <w:b/>
                <w:sz w:val="24"/>
              </w:rPr>
              <w:t>STT</w:t>
            </w:r>
          </w:p>
        </w:tc>
        <w:tc>
          <w:tcPr>
            <w:tcW w:w="2286" w:type="dxa"/>
            <w:vAlign w:val="center"/>
          </w:tcPr>
          <w:p w14:paraId="75602DD2" w14:textId="77777777" w:rsidR="005C2626" w:rsidRPr="00171262" w:rsidRDefault="00A27C38" w:rsidP="00BE60C7">
            <w:pPr>
              <w:spacing w:before="20" w:after="20"/>
              <w:ind w:firstLine="0"/>
              <w:jc w:val="center"/>
              <w:rPr>
                <w:sz w:val="24"/>
              </w:rPr>
            </w:pPr>
            <w:r w:rsidRPr="00171262">
              <w:rPr>
                <w:b/>
                <w:sz w:val="24"/>
              </w:rPr>
              <w:t>Nhóm công việc</w:t>
            </w:r>
          </w:p>
        </w:tc>
        <w:tc>
          <w:tcPr>
            <w:tcW w:w="3441" w:type="dxa"/>
            <w:vAlign w:val="center"/>
          </w:tcPr>
          <w:p w14:paraId="05CAC0B6" w14:textId="77777777" w:rsidR="005C2626" w:rsidRPr="00171262" w:rsidRDefault="00A27C38" w:rsidP="00BE60C7">
            <w:pPr>
              <w:spacing w:before="20" w:after="20"/>
              <w:ind w:firstLine="0"/>
              <w:jc w:val="center"/>
              <w:rPr>
                <w:sz w:val="24"/>
              </w:rPr>
            </w:pPr>
            <w:r w:rsidRPr="00171262">
              <w:rPr>
                <w:b/>
                <w:sz w:val="24"/>
              </w:rPr>
              <w:t>Nội dung chính</w:t>
            </w:r>
          </w:p>
        </w:tc>
        <w:tc>
          <w:tcPr>
            <w:tcW w:w="2285" w:type="dxa"/>
            <w:vAlign w:val="center"/>
          </w:tcPr>
          <w:p w14:paraId="4E4FBD7D" w14:textId="77777777" w:rsidR="005C2626" w:rsidRPr="00171262" w:rsidRDefault="00A27C38" w:rsidP="00BE60C7">
            <w:pPr>
              <w:spacing w:before="20" w:after="20"/>
              <w:ind w:firstLine="0"/>
              <w:jc w:val="center"/>
              <w:rPr>
                <w:sz w:val="24"/>
              </w:rPr>
            </w:pPr>
            <w:r w:rsidRPr="00171262">
              <w:rPr>
                <w:b/>
                <w:sz w:val="24"/>
              </w:rPr>
              <w:t>Thời gian dự kiến</w:t>
            </w:r>
          </w:p>
        </w:tc>
        <w:tc>
          <w:tcPr>
            <w:tcW w:w="2285" w:type="dxa"/>
            <w:vAlign w:val="center"/>
          </w:tcPr>
          <w:p w14:paraId="6425472A" w14:textId="77777777" w:rsidR="005C2626" w:rsidRPr="00171262" w:rsidRDefault="00A27C38" w:rsidP="00BE60C7">
            <w:pPr>
              <w:spacing w:before="20" w:after="20"/>
              <w:ind w:firstLine="0"/>
              <w:jc w:val="center"/>
              <w:rPr>
                <w:sz w:val="24"/>
              </w:rPr>
            </w:pPr>
            <w:r w:rsidRPr="00171262">
              <w:rPr>
                <w:b/>
                <w:sz w:val="24"/>
              </w:rPr>
              <w:t>Đơn vị chủ trì</w:t>
            </w:r>
          </w:p>
        </w:tc>
        <w:tc>
          <w:tcPr>
            <w:tcW w:w="2285" w:type="dxa"/>
            <w:vAlign w:val="center"/>
          </w:tcPr>
          <w:p w14:paraId="0527FF89" w14:textId="77777777" w:rsidR="005C2626" w:rsidRPr="00171262" w:rsidRDefault="00A27C38" w:rsidP="00BE60C7">
            <w:pPr>
              <w:spacing w:before="20" w:after="20"/>
              <w:ind w:firstLine="0"/>
              <w:jc w:val="center"/>
              <w:rPr>
                <w:sz w:val="24"/>
              </w:rPr>
            </w:pPr>
            <w:r w:rsidRPr="00171262">
              <w:rPr>
                <w:b/>
                <w:sz w:val="24"/>
              </w:rPr>
              <w:t>Đơn vị phối hợp</w:t>
            </w:r>
          </w:p>
        </w:tc>
      </w:tr>
      <w:tr w:rsidR="007221BB" w:rsidRPr="00171262" w14:paraId="792FC67F" w14:textId="77777777" w:rsidTr="00BE60C7">
        <w:trPr>
          <w:cantSplit/>
        </w:trPr>
        <w:tc>
          <w:tcPr>
            <w:tcW w:w="1128" w:type="dxa"/>
            <w:vAlign w:val="center"/>
          </w:tcPr>
          <w:p w14:paraId="3AC2BAFB" w14:textId="77777777" w:rsidR="005C2626" w:rsidRPr="00171262" w:rsidRDefault="00A27C38" w:rsidP="00BE60C7">
            <w:pPr>
              <w:spacing w:before="20" w:after="20"/>
              <w:ind w:firstLine="0"/>
              <w:jc w:val="center"/>
              <w:rPr>
                <w:sz w:val="24"/>
              </w:rPr>
            </w:pPr>
            <w:r w:rsidRPr="00171262">
              <w:rPr>
                <w:sz w:val="24"/>
              </w:rPr>
              <w:t>1</w:t>
            </w:r>
          </w:p>
        </w:tc>
        <w:tc>
          <w:tcPr>
            <w:tcW w:w="2286" w:type="dxa"/>
            <w:vAlign w:val="center"/>
          </w:tcPr>
          <w:p w14:paraId="5B8BFDDB" w14:textId="77777777" w:rsidR="005C2626" w:rsidRPr="00171262" w:rsidRDefault="00A27C38" w:rsidP="00BE60C7">
            <w:pPr>
              <w:spacing w:before="20" w:after="20"/>
              <w:ind w:firstLine="0"/>
              <w:jc w:val="center"/>
              <w:rPr>
                <w:sz w:val="24"/>
              </w:rPr>
            </w:pPr>
            <w:r w:rsidRPr="00171262">
              <w:rPr>
                <w:sz w:val="24"/>
              </w:rPr>
              <w:t>Phê duyệt Đề án</w:t>
            </w:r>
          </w:p>
        </w:tc>
        <w:tc>
          <w:tcPr>
            <w:tcW w:w="3441" w:type="dxa"/>
            <w:vAlign w:val="center"/>
          </w:tcPr>
          <w:p w14:paraId="2496B020" w14:textId="77777777" w:rsidR="005C2626" w:rsidRPr="00171262" w:rsidRDefault="005C2626" w:rsidP="00BE60C7">
            <w:pPr>
              <w:spacing w:before="20" w:after="20"/>
              <w:ind w:firstLine="0"/>
              <w:jc w:val="center"/>
              <w:rPr>
                <w:sz w:val="24"/>
              </w:rPr>
            </w:pPr>
            <w:r w:rsidRPr="00171262">
              <w:rPr>
                <w:sz w:val="24"/>
              </w:rPr>
              <w:t>Tổ xây dựng Đề án hoàn thiện, trình Hiệu trưởng phê duyệt (Quyết định số 1944/QĐ-CĐKT)</w:t>
            </w:r>
          </w:p>
        </w:tc>
        <w:tc>
          <w:tcPr>
            <w:tcW w:w="2285" w:type="dxa"/>
            <w:vAlign w:val="center"/>
          </w:tcPr>
          <w:p w14:paraId="43EF6EE0" w14:textId="77777777" w:rsidR="005C2626" w:rsidRPr="00171262" w:rsidRDefault="005C2626" w:rsidP="00BE60C7">
            <w:pPr>
              <w:spacing w:before="20" w:after="20"/>
              <w:ind w:firstLine="0"/>
              <w:jc w:val="center"/>
              <w:rPr>
                <w:sz w:val="24"/>
              </w:rPr>
            </w:pPr>
            <w:r w:rsidRPr="00171262">
              <w:rPr>
                <w:sz w:val="24"/>
              </w:rPr>
              <w:t>Trước 30/10/2026</w:t>
            </w:r>
          </w:p>
        </w:tc>
        <w:tc>
          <w:tcPr>
            <w:tcW w:w="2285" w:type="dxa"/>
            <w:vAlign w:val="center"/>
          </w:tcPr>
          <w:p w14:paraId="537D6A81" w14:textId="77777777" w:rsidR="005C2626" w:rsidRPr="00171262" w:rsidRDefault="005C2626" w:rsidP="00BE60C7">
            <w:pPr>
              <w:spacing w:before="20" w:after="20"/>
              <w:ind w:firstLine="0"/>
              <w:jc w:val="center"/>
              <w:rPr>
                <w:sz w:val="24"/>
              </w:rPr>
            </w:pPr>
            <w:r w:rsidRPr="00171262">
              <w:rPr>
                <w:sz w:val="24"/>
              </w:rPr>
              <w:t>Tổ xây dựng Đề án</w:t>
            </w:r>
          </w:p>
        </w:tc>
        <w:tc>
          <w:tcPr>
            <w:tcW w:w="2285" w:type="dxa"/>
            <w:vAlign w:val="center"/>
          </w:tcPr>
          <w:p w14:paraId="0D6BBC9F" w14:textId="77777777" w:rsidR="005C2626" w:rsidRPr="00171262" w:rsidRDefault="005C2626" w:rsidP="00BE60C7">
            <w:pPr>
              <w:spacing w:before="20" w:after="20"/>
              <w:ind w:firstLine="0"/>
              <w:jc w:val="center"/>
              <w:rPr>
                <w:sz w:val="24"/>
              </w:rPr>
            </w:pPr>
            <w:r w:rsidRPr="00171262">
              <w:rPr>
                <w:sz w:val="24"/>
              </w:rPr>
              <w:t>Khoa ĐT&amp;SHLX; các phòng: TH-HC&amp;QT, TC-KT, TCCB&amp;CTHSSV</w:t>
            </w:r>
          </w:p>
        </w:tc>
      </w:tr>
      <w:tr w:rsidR="007221BB" w:rsidRPr="00171262" w14:paraId="18237F7C" w14:textId="77777777" w:rsidTr="00BE60C7">
        <w:trPr>
          <w:cantSplit/>
        </w:trPr>
        <w:tc>
          <w:tcPr>
            <w:tcW w:w="1128" w:type="dxa"/>
            <w:vAlign w:val="center"/>
          </w:tcPr>
          <w:p w14:paraId="38DEF2D1" w14:textId="77777777" w:rsidR="005C2626" w:rsidRPr="00171262" w:rsidRDefault="00A27C38" w:rsidP="00BE60C7">
            <w:pPr>
              <w:spacing w:before="20" w:after="20"/>
              <w:ind w:firstLine="0"/>
              <w:jc w:val="center"/>
              <w:rPr>
                <w:sz w:val="24"/>
              </w:rPr>
            </w:pPr>
            <w:r w:rsidRPr="00171262">
              <w:rPr>
                <w:sz w:val="24"/>
              </w:rPr>
              <w:t>2</w:t>
            </w:r>
          </w:p>
        </w:tc>
        <w:tc>
          <w:tcPr>
            <w:tcW w:w="2286" w:type="dxa"/>
            <w:vAlign w:val="center"/>
          </w:tcPr>
          <w:p w14:paraId="5C161F5B" w14:textId="77777777" w:rsidR="005C2626" w:rsidRPr="00171262" w:rsidRDefault="00A27C38" w:rsidP="00BE60C7">
            <w:pPr>
              <w:spacing w:before="20" w:after="20"/>
              <w:ind w:firstLine="0"/>
              <w:jc w:val="center"/>
              <w:rPr>
                <w:sz w:val="24"/>
              </w:rPr>
            </w:pPr>
            <w:r w:rsidRPr="00171262">
              <w:rPr>
                <w:sz w:val="24"/>
              </w:rPr>
              <w:t>Hoàn thiện hồ sơ pháp lý</w:t>
            </w:r>
          </w:p>
        </w:tc>
        <w:tc>
          <w:tcPr>
            <w:tcW w:w="3441" w:type="dxa"/>
            <w:vAlign w:val="center"/>
          </w:tcPr>
          <w:p w14:paraId="57BDC152" w14:textId="77777777" w:rsidR="005C2626" w:rsidRPr="00171262" w:rsidRDefault="005C2626" w:rsidP="00BE60C7">
            <w:pPr>
              <w:spacing w:before="20" w:after="20"/>
              <w:ind w:firstLine="0"/>
              <w:jc w:val="center"/>
              <w:rPr>
                <w:sz w:val="24"/>
              </w:rPr>
            </w:pPr>
            <w:r w:rsidRPr="00171262">
              <w:rPr>
                <w:sz w:val="24"/>
              </w:rPr>
              <w:t>Đăng ký bổ sung Hạng A với Sở Xây dựng tỉnh Quảng Ngãi (thông báo phương án, kiểm tra điều kiện); lập hồ sơ đề nghị Phòng Cảnh sát giao thông Công an tỉnh kiểm tra, cấp lại giấy phép sát hạch bổ sung Hạng A; lập Đề án sử dụng tài sản công vào mục đích kinh doanh, cho thuê (sân, thiết bị) trình Hiệu trưởng phê duyệt trước khi khai thác (dự kiến Quý II/2027, phòng TC-KT chủ trì)</w:t>
            </w:r>
          </w:p>
        </w:tc>
        <w:tc>
          <w:tcPr>
            <w:tcW w:w="2285" w:type="dxa"/>
            <w:vAlign w:val="center"/>
          </w:tcPr>
          <w:p w14:paraId="25AE49C5" w14:textId="77777777" w:rsidR="005C2626" w:rsidRPr="00171262" w:rsidRDefault="005C2626" w:rsidP="00BE60C7">
            <w:pPr>
              <w:spacing w:before="20" w:after="20"/>
              <w:ind w:firstLine="0"/>
              <w:jc w:val="center"/>
              <w:rPr>
                <w:sz w:val="24"/>
              </w:rPr>
            </w:pPr>
            <w:r w:rsidRPr="00171262">
              <w:rPr>
                <w:sz w:val="24"/>
              </w:rPr>
              <w:t>Đào tạo: Sau khi hoàn thành sân tập, xe tập lái Hạng A; sát hạch: Sau khi hoàn thành sân, xe, thiết bị sát hạch Hạng A</w:t>
            </w:r>
          </w:p>
        </w:tc>
        <w:tc>
          <w:tcPr>
            <w:tcW w:w="2285" w:type="dxa"/>
            <w:vAlign w:val="center"/>
          </w:tcPr>
          <w:p w14:paraId="2A50E262" w14:textId="77777777" w:rsidR="005C2626" w:rsidRPr="00171262" w:rsidRDefault="005C2626" w:rsidP="00BE60C7">
            <w:pPr>
              <w:spacing w:before="20" w:after="20"/>
              <w:ind w:firstLine="0"/>
              <w:jc w:val="center"/>
              <w:rPr>
                <w:sz w:val="24"/>
              </w:rPr>
            </w:pPr>
            <w:r w:rsidRPr="00171262">
              <w:rPr>
                <w:sz w:val="24"/>
              </w:rPr>
              <w:t>Khoa ĐT&amp;SHLX</w:t>
            </w:r>
          </w:p>
        </w:tc>
        <w:tc>
          <w:tcPr>
            <w:tcW w:w="2285" w:type="dxa"/>
            <w:vAlign w:val="center"/>
          </w:tcPr>
          <w:p w14:paraId="7C099EF1" w14:textId="77777777" w:rsidR="005C2626" w:rsidRPr="00171262" w:rsidRDefault="005C2626" w:rsidP="00BE60C7">
            <w:pPr>
              <w:spacing w:before="20" w:after="20"/>
              <w:ind w:firstLine="0"/>
              <w:jc w:val="center"/>
              <w:rPr>
                <w:sz w:val="24"/>
              </w:rPr>
            </w:pPr>
            <w:r w:rsidRPr="00171262">
              <w:rPr>
                <w:sz w:val="24"/>
              </w:rPr>
              <w:t>Phòng TH-HC&amp;QT</w:t>
            </w:r>
          </w:p>
        </w:tc>
      </w:tr>
      <w:tr w:rsidR="007221BB" w:rsidRPr="00171262" w14:paraId="53AE8AEE" w14:textId="77777777" w:rsidTr="00BE60C7">
        <w:trPr>
          <w:cantSplit/>
        </w:trPr>
        <w:tc>
          <w:tcPr>
            <w:tcW w:w="1128" w:type="dxa"/>
            <w:vAlign w:val="center"/>
          </w:tcPr>
          <w:p w14:paraId="24DE7C4F" w14:textId="77777777" w:rsidR="005C2626" w:rsidRPr="00171262" w:rsidRDefault="00A27C38" w:rsidP="00BE60C7">
            <w:pPr>
              <w:spacing w:before="20" w:after="20"/>
              <w:ind w:firstLine="0"/>
              <w:jc w:val="center"/>
              <w:rPr>
                <w:sz w:val="24"/>
              </w:rPr>
            </w:pPr>
            <w:r w:rsidRPr="00171262">
              <w:rPr>
                <w:sz w:val="24"/>
              </w:rPr>
              <w:t>3</w:t>
            </w:r>
          </w:p>
        </w:tc>
        <w:tc>
          <w:tcPr>
            <w:tcW w:w="2286" w:type="dxa"/>
            <w:vAlign w:val="center"/>
          </w:tcPr>
          <w:p w14:paraId="0653A863" w14:textId="77777777" w:rsidR="005C2626" w:rsidRPr="00171262" w:rsidRDefault="00A27C38" w:rsidP="00BE60C7">
            <w:pPr>
              <w:spacing w:before="20" w:after="20"/>
              <w:ind w:firstLine="0"/>
              <w:jc w:val="center"/>
              <w:rPr>
                <w:sz w:val="24"/>
              </w:rPr>
            </w:pPr>
            <w:r w:rsidRPr="00171262">
              <w:rPr>
                <w:sz w:val="24"/>
              </w:rPr>
              <w:t>Đầu tư cơ sở vật chất, phương tiện</w:t>
            </w:r>
          </w:p>
        </w:tc>
        <w:tc>
          <w:tcPr>
            <w:tcW w:w="3441" w:type="dxa"/>
            <w:vAlign w:val="center"/>
          </w:tcPr>
          <w:p w14:paraId="526F8E98" w14:textId="77777777" w:rsidR="005C2626" w:rsidRPr="00171262" w:rsidRDefault="005C2626" w:rsidP="00BE60C7">
            <w:pPr>
              <w:spacing w:before="20" w:after="20"/>
              <w:ind w:firstLine="0"/>
              <w:jc w:val="center"/>
              <w:rPr>
                <w:sz w:val="24"/>
              </w:rPr>
            </w:pPr>
            <w:r w:rsidRPr="00171262">
              <w:rPr>
                <w:sz w:val="24"/>
              </w:rPr>
              <w:t>Cải tạo sân sát hạch Hạng A từ sân tập thực hành Hạng A1, bố trí lại sân tập Hạng A1; Giai đoạn 1 — mở rộng sân tập lái lưỡng dụng, hình bài sát hạch số 2 (Phương án 12/PA-CĐKT); xe sát hạch, thiết bị chấm điểm; xe tập lái (xã hội hóa); hệ thống truyền dữ liệu giám sát sát hạch, định danh điện tử</w:t>
            </w:r>
          </w:p>
        </w:tc>
        <w:tc>
          <w:tcPr>
            <w:tcW w:w="2285" w:type="dxa"/>
            <w:vAlign w:val="center"/>
          </w:tcPr>
          <w:p w14:paraId="1CBE32A4" w14:textId="77777777" w:rsidR="005C2626" w:rsidRPr="00171262" w:rsidRDefault="005C2626" w:rsidP="00BE60C7">
            <w:pPr>
              <w:spacing w:before="20" w:after="20"/>
              <w:ind w:firstLine="0"/>
              <w:jc w:val="center"/>
              <w:rPr>
                <w:sz w:val="24"/>
              </w:rPr>
            </w:pPr>
            <w:r w:rsidRPr="00171262">
              <w:rPr>
                <w:sz w:val="24"/>
              </w:rPr>
              <w:t>Hệ thống truyền dữ liệu giám sát, định danh điện tử: Trước 01/01/2027; Giai đoạn 1: trước 30/6/2027; toàn bộ: 2027–2030; hình tình huống giả định: Trước 01/01/2028</w:t>
            </w:r>
          </w:p>
        </w:tc>
        <w:tc>
          <w:tcPr>
            <w:tcW w:w="2285" w:type="dxa"/>
            <w:vAlign w:val="center"/>
          </w:tcPr>
          <w:p w14:paraId="47A973C0" w14:textId="1CCD885C" w:rsidR="005C2626" w:rsidRPr="00171262" w:rsidRDefault="005C2626" w:rsidP="00BE60C7">
            <w:pPr>
              <w:spacing w:before="20" w:after="20"/>
              <w:ind w:firstLine="0"/>
              <w:jc w:val="center"/>
              <w:rPr>
                <w:sz w:val="24"/>
              </w:rPr>
            </w:pPr>
            <w:r w:rsidRPr="00171262">
              <w:rPr>
                <w:sz w:val="24"/>
              </w:rPr>
              <w:t>Phòng TH-HC&amp;QT (hệ thống truyền dữ liệu giám sát sát hạch, định danh điện tử: Khoa ĐT&amp;SHLX)</w:t>
            </w:r>
          </w:p>
        </w:tc>
        <w:tc>
          <w:tcPr>
            <w:tcW w:w="2285" w:type="dxa"/>
            <w:vAlign w:val="center"/>
          </w:tcPr>
          <w:p w14:paraId="4ACA731A" w14:textId="77777777" w:rsidR="005C2626" w:rsidRPr="00171262" w:rsidRDefault="005C2626" w:rsidP="00BE60C7">
            <w:pPr>
              <w:spacing w:before="20" w:after="20"/>
              <w:ind w:firstLine="0"/>
              <w:jc w:val="center"/>
              <w:rPr>
                <w:sz w:val="24"/>
              </w:rPr>
            </w:pPr>
            <w:r w:rsidRPr="00171262">
              <w:rPr>
                <w:sz w:val="24"/>
              </w:rPr>
              <w:t>Khoa ĐT&amp;SHLX; phòng TC-KT</w:t>
            </w:r>
          </w:p>
        </w:tc>
      </w:tr>
      <w:tr w:rsidR="007221BB" w:rsidRPr="00171262" w14:paraId="15FD99A1" w14:textId="77777777" w:rsidTr="00BE60C7">
        <w:trPr>
          <w:cantSplit/>
        </w:trPr>
        <w:tc>
          <w:tcPr>
            <w:tcW w:w="1128" w:type="dxa"/>
            <w:vAlign w:val="center"/>
          </w:tcPr>
          <w:p w14:paraId="6A14A82C" w14:textId="77777777" w:rsidR="005C2626" w:rsidRPr="00171262" w:rsidRDefault="00A27C38" w:rsidP="00BE60C7">
            <w:pPr>
              <w:spacing w:before="20" w:after="20"/>
              <w:ind w:firstLine="0"/>
              <w:jc w:val="center"/>
              <w:rPr>
                <w:sz w:val="24"/>
              </w:rPr>
            </w:pPr>
            <w:r w:rsidRPr="00171262">
              <w:rPr>
                <w:sz w:val="24"/>
              </w:rPr>
              <w:t>4</w:t>
            </w:r>
          </w:p>
        </w:tc>
        <w:tc>
          <w:tcPr>
            <w:tcW w:w="2286" w:type="dxa"/>
            <w:vAlign w:val="center"/>
          </w:tcPr>
          <w:p w14:paraId="3584866A" w14:textId="77777777" w:rsidR="005C2626" w:rsidRPr="00171262" w:rsidRDefault="00A27C38" w:rsidP="00BE60C7">
            <w:pPr>
              <w:spacing w:before="20" w:after="20"/>
              <w:ind w:firstLine="0"/>
              <w:jc w:val="center"/>
              <w:rPr>
                <w:sz w:val="24"/>
              </w:rPr>
            </w:pPr>
            <w:r w:rsidRPr="00171262">
              <w:rPr>
                <w:sz w:val="24"/>
              </w:rPr>
              <w:t>Chuẩn bị đội ngũ, chương trình đào tạo</w:t>
            </w:r>
          </w:p>
        </w:tc>
        <w:tc>
          <w:tcPr>
            <w:tcW w:w="3441" w:type="dxa"/>
            <w:vAlign w:val="center"/>
          </w:tcPr>
          <w:p w14:paraId="38254F99" w14:textId="77777777" w:rsidR="005C2626" w:rsidRPr="00171262" w:rsidRDefault="005C2626" w:rsidP="00BE60C7">
            <w:pPr>
              <w:spacing w:before="20" w:after="20"/>
              <w:ind w:firstLine="0"/>
              <w:jc w:val="center"/>
              <w:rPr>
                <w:sz w:val="24"/>
              </w:rPr>
            </w:pPr>
            <w:r w:rsidRPr="00171262">
              <w:rPr>
                <w:sz w:val="24"/>
              </w:rPr>
              <w:t>Bồi dưỡng, nâng hạng giấy phép lái xe Hạng A cho nhà giáo; xây dựng, thẩm định chương trình, giáo trình Hạng A (32 giờ)</w:t>
            </w:r>
          </w:p>
        </w:tc>
        <w:tc>
          <w:tcPr>
            <w:tcW w:w="2285" w:type="dxa"/>
            <w:vAlign w:val="center"/>
          </w:tcPr>
          <w:p w14:paraId="0A6B782D" w14:textId="77777777" w:rsidR="005C2626" w:rsidRPr="00171262" w:rsidRDefault="005C2626" w:rsidP="00BE60C7">
            <w:pPr>
              <w:spacing w:before="20" w:after="20"/>
              <w:ind w:firstLine="0"/>
              <w:jc w:val="center"/>
              <w:rPr>
                <w:sz w:val="24"/>
              </w:rPr>
            </w:pPr>
            <w:r w:rsidRPr="00171262">
              <w:rPr>
                <w:sz w:val="24"/>
              </w:rPr>
              <w:t>Tập huấn 03 nhà giáo: Tháng 10–11/2026; chương trình, giáo trình: Trước khi thông báo phương án đào tạo Hạng A</w:t>
            </w:r>
          </w:p>
        </w:tc>
        <w:tc>
          <w:tcPr>
            <w:tcW w:w="2285" w:type="dxa"/>
            <w:vAlign w:val="center"/>
          </w:tcPr>
          <w:p w14:paraId="57EE16C9" w14:textId="77777777" w:rsidR="005C2626" w:rsidRPr="00171262" w:rsidRDefault="005C2626" w:rsidP="00BE60C7">
            <w:pPr>
              <w:spacing w:before="20" w:after="20"/>
              <w:ind w:firstLine="0"/>
              <w:jc w:val="center"/>
              <w:rPr>
                <w:sz w:val="24"/>
              </w:rPr>
            </w:pPr>
            <w:r w:rsidRPr="00171262">
              <w:rPr>
                <w:sz w:val="24"/>
              </w:rPr>
              <w:t>Khoa ĐT&amp;SHLX</w:t>
            </w:r>
          </w:p>
        </w:tc>
        <w:tc>
          <w:tcPr>
            <w:tcW w:w="2285" w:type="dxa"/>
            <w:vAlign w:val="center"/>
          </w:tcPr>
          <w:p w14:paraId="63ECFEF3" w14:textId="77777777" w:rsidR="005C2626" w:rsidRPr="00171262" w:rsidRDefault="005C2626" w:rsidP="00BE60C7">
            <w:pPr>
              <w:spacing w:before="20" w:after="20"/>
              <w:ind w:firstLine="0"/>
              <w:jc w:val="center"/>
              <w:rPr>
                <w:sz w:val="24"/>
              </w:rPr>
            </w:pPr>
            <w:r w:rsidRPr="00171262">
              <w:rPr>
                <w:sz w:val="24"/>
              </w:rPr>
              <w:t>Phòng TCCB&amp;CTHSSV; phòng QLĐT&amp;BĐCL</w:t>
            </w:r>
          </w:p>
        </w:tc>
      </w:tr>
      <w:tr w:rsidR="007221BB" w:rsidRPr="00171262" w14:paraId="740896F2" w14:textId="77777777" w:rsidTr="00BE60C7">
        <w:trPr>
          <w:cantSplit/>
        </w:trPr>
        <w:tc>
          <w:tcPr>
            <w:tcW w:w="1128" w:type="dxa"/>
            <w:vAlign w:val="center"/>
          </w:tcPr>
          <w:p w14:paraId="3CFB77CD" w14:textId="77777777" w:rsidR="005C2626" w:rsidRPr="00171262" w:rsidRDefault="00A27C38" w:rsidP="00BE60C7">
            <w:pPr>
              <w:spacing w:before="20" w:after="20"/>
              <w:ind w:firstLine="0"/>
              <w:jc w:val="center"/>
              <w:rPr>
                <w:sz w:val="24"/>
              </w:rPr>
            </w:pPr>
            <w:r w:rsidRPr="00171262">
              <w:rPr>
                <w:sz w:val="24"/>
              </w:rPr>
              <w:t>5</w:t>
            </w:r>
          </w:p>
        </w:tc>
        <w:tc>
          <w:tcPr>
            <w:tcW w:w="2286" w:type="dxa"/>
            <w:vAlign w:val="center"/>
          </w:tcPr>
          <w:p w14:paraId="162FC3CC" w14:textId="77777777" w:rsidR="005C2626" w:rsidRPr="00171262" w:rsidRDefault="00A27C38" w:rsidP="00BE60C7">
            <w:pPr>
              <w:spacing w:before="20" w:after="20"/>
              <w:ind w:firstLine="0"/>
              <w:jc w:val="center"/>
              <w:rPr>
                <w:sz w:val="24"/>
              </w:rPr>
            </w:pPr>
            <w:r w:rsidRPr="00171262">
              <w:rPr>
                <w:sz w:val="24"/>
              </w:rPr>
              <w:t>Tuyển sinh khóa đào tạo Hạng A đầu tiên</w:t>
            </w:r>
          </w:p>
        </w:tc>
        <w:tc>
          <w:tcPr>
            <w:tcW w:w="3441" w:type="dxa"/>
            <w:vAlign w:val="center"/>
          </w:tcPr>
          <w:p w14:paraId="41773829" w14:textId="77777777" w:rsidR="005C2626" w:rsidRPr="00171262" w:rsidRDefault="005C2626" w:rsidP="00BE60C7">
            <w:pPr>
              <w:spacing w:before="20" w:after="20"/>
              <w:ind w:firstLine="0"/>
              <w:jc w:val="center"/>
              <w:rPr>
                <w:sz w:val="24"/>
              </w:rPr>
            </w:pPr>
            <w:r w:rsidRPr="00171262">
              <w:rPr>
                <w:sz w:val="24"/>
              </w:rPr>
              <w:t>Tuyển sinh, khai giảng khóa Hạng A đầu tiên; gửi báo cáo đăng ký khóa cho Sở Xây dựng ngay trong ngày khai giảng</w:t>
            </w:r>
          </w:p>
        </w:tc>
        <w:tc>
          <w:tcPr>
            <w:tcW w:w="2285" w:type="dxa"/>
            <w:vAlign w:val="center"/>
          </w:tcPr>
          <w:p w14:paraId="15B24893" w14:textId="77777777" w:rsidR="005C2626" w:rsidRPr="00171262" w:rsidRDefault="005C2626" w:rsidP="00BE60C7">
            <w:pPr>
              <w:spacing w:before="20" w:after="20"/>
              <w:ind w:firstLine="0"/>
              <w:jc w:val="center"/>
              <w:rPr>
                <w:sz w:val="24"/>
              </w:rPr>
            </w:pPr>
            <w:r w:rsidRPr="00171262">
              <w:rPr>
                <w:sz w:val="24"/>
              </w:rPr>
              <w:t>Dự kiến từ tháng 8/2027, tùy tiến độ đầu tư và cấp phép</w:t>
            </w:r>
          </w:p>
        </w:tc>
        <w:tc>
          <w:tcPr>
            <w:tcW w:w="2285" w:type="dxa"/>
            <w:vAlign w:val="center"/>
          </w:tcPr>
          <w:p w14:paraId="7396F469" w14:textId="77777777" w:rsidR="005C2626" w:rsidRPr="00171262" w:rsidRDefault="005C2626" w:rsidP="00BE60C7">
            <w:pPr>
              <w:spacing w:before="20" w:after="20"/>
              <w:ind w:firstLine="0"/>
              <w:jc w:val="center"/>
              <w:rPr>
                <w:sz w:val="24"/>
              </w:rPr>
            </w:pPr>
            <w:r w:rsidRPr="00171262">
              <w:rPr>
                <w:sz w:val="24"/>
              </w:rPr>
              <w:t>Khoa ĐT&amp;SHLX</w:t>
            </w:r>
          </w:p>
        </w:tc>
        <w:tc>
          <w:tcPr>
            <w:tcW w:w="2285" w:type="dxa"/>
            <w:vAlign w:val="center"/>
          </w:tcPr>
          <w:p w14:paraId="012B4527" w14:textId="77777777" w:rsidR="005C2626" w:rsidRPr="00171262" w:rsidRDefault="005C2626" w:rsidP="00BE60C7">
            <w:pPr>
              <w:spacing w:before="20" w:after="20"/>
              <w:ind w:firstLine="0"/>
              <w:jc w:val="center"/>
              <w:rPr>
                <w:sz w:val="24"/>
              </w:rPr>
            </w:pPr>
            <w:r w:rsidRPr="00171262">
              <w:rPr>
                <w:sz w:val="24"/>
              </w:rPr>
              <w:t>Phòng TCCB&amp;CTHSSV; phòng QLĐT&amp;BĐCL</w:t>
            </w:r>
          </w:p>
        </w:tc>
      </w:tr>
    </w:tbl>
    <w:p w14:paraId="0893C172" w14:textId="77777777" w:rsidR="00560A53" w:rsidRPr="00171262" w:rsidRDefault="00560A53">
      <w:pPr>
        <w:sectPr w:rsidR="00560A53" w:rsidRPr="00171262" w:rsidSect="00A6136A">
          <w:pgSz w:w="16838" w:h="11906" w:orient="landscape" w:code="9"/>
          <w:pgMar w:top="1701" w:right="1134" w:bottom="1134" w:left="1134" w:header="720" w:footer="720" w:gutter="0"/>
          <w:pgNumType w:start="1"/>
          <w:cols w:space="720"/>
          <w:docGrid w:linePitch="381"/>
        </w:sectPr>
      </w:pPr>
    </w:p>
    <w:p w14:paraId="2770F746" w14:textId="77777777" w:rsidR="00616E86" w:rsidRPr="00171262" w:rsidRDefault="00A27C38" w:rsidP="00616E86">
      <w:pPr>
        <w:spacing w:before="0" w:after="0"/>
        <w:ind w:firstLine="0"/>
        <w:jc w:val="center"/>
        <w:rPr>
          <w:b/>
          <w:bCs/>
        </w:rPr>
      </w:pPr>
      <w:r w:rsidRPr="00171262">
        <w:rPr>
          <w:b/>
          <w:szCs w:val="28"/>
        </w:rPr>
        <w:t>Phụ lục IV</w:t>
      </w:r>
    </w:p>
    <w:p w14:paraId="33CB0F7F" w14:textId="77777777" w:rsidR="005C2626" w:rsidRPr="00171262" w:rsidRDefault="00A27C38">
      <w:pPr>
        <w:spacing w:before="0" w:after="0"/>
        <w:ind w:firstLine="0"/>
        <w:jc w:val="center"/>
        <w:rPr>
          <w:b/>
        </w:rPr>
      </w:pPr>
      <w:r w:rsidRPr="00171262">
        <w:rPr>
          <w:b/>
          <w:szCs w:val="28"/>
        </w:rPr>
        <w:t>BẢNG TÍNH PHƯƠNG ÁN TÀI CHÍNH (ƯỚC TÍNH)</w:t>
      </w:r>
    </w:p>
    <w:p w14:paraId="101E5787" w14:textId="77777777" w:rsidR="00BB5318" w:rsidRPr="00171262" w:rsidRDefault="00BB5318">
      <w:pPr>
        <w:pBdr>
          <w:bottom w:val="single" w:sz="6" w:space="1" w:color="auto"/>
        </w:pBdr>
        <w:spacing w:before="0" w:after="0" w:line="120" w:lineRule="exact"/>
        <w:ind w:left="5868" w:right="5868" w:firstLine="0"/>
      </w:pPr>
    </w:p>
    <w:p w14:paraId="77108818" w14:textId="77777777" w:rsidR="00BB5318" w:rsidRPr="00171262" w:rsidRDefault="00BB5318">
      <w:pPr>
        <w:spacing w:before="0"/>
      </w:pPr>
    </w:p>
    <w:p w14:paraId="5041E772" w14:textId="77777777" w:rsidR="00CE37A0" w:rsidRPr="00171262" w:rsidRDefault="00CE37A0">
      <w:pPr>
        <w:rPr>
          <w:b/>
        </w:rPr>
      </w:pPr>
      <w:r w:rsidRPr="00171262">
        <w:rPr>
          <w:b/>
        </w:rPr>
        <w:t>I. Chi phí khấu hao cơ sở vật chất và tài sản cố định</w:t>
      </w:r>
    </w:p>
    <w:p w14:paraId="06E5351D" w14:textId="76FC3B1C" w:rsidR="00190DD1" w:rsidRPr="00171262" w:rsidRDefault="00190DD1" w:rsidP="00190DD1">
      <w:pPr>
        <w:jc w:val="right"/>
        <w:rPr>
          <w:bCs/>
          <w:i/>
          <w:iCs/>
        </w:rPr>
      </w:pPr>
      <w:r w:rsidRPr="00171262">
        <w:rPr>
          <w:bCs/>
          <w:i/>
          <w:iCs/>
        </w:rPr>
        <w:t>ĐVT: Triệu đồng</w:t>
      </w:r>
    </w:p>
    <w:tbl>
      <w:tblPr>
        <w:tblW w:w="1445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0"/>
        <w:gridCol w:w="3340"/>
        <w:gridCol w:w="980"/>
        <w:gridCol w:w="840"/>
        <w:gridCol w:w="1460"/>
        <w:gridCol w:w="1430"/>
        <w:gridCol w:w="1320"/>
        <w:gridCol w:w="1320"/>
        <w:gridCol w:w="1460"/>
        <w:gridCol w:w="1769"/>
      </w:tblGrid>
      <w:tr w:rsidR="00573196" w:rsidRPr="00171262" w14:paraId="278BA763" w14:textId="77777777" w:rsidTr="00161B82">
        <w:trPr>
          <w:cantSplit/>
          <w:trHeight w:val="284"/>
        </w:trPr>
        <w:tc>
          <w:tcPr>
            <w:tcW w:w="540" w:type="dxa"/>
            <w:shd w:val="clear" w:color="auto" w:fill="auto"/>
            <w:vAlign w:val="center"/>
            <w:hideMark/>
          </w:tcPr>
          <w:p w14:paraId="25179F24" w14:textId="77777777" w:rsidR="00573196" w:rsidRPr="00171262" w:rsidRDefault="00573196" w:rsidP="003F26EB">
            <w:pPr>
              <w:widowControl/>
              <w:spacing w:before="0" w:after="0"/>
              <w:ind w:firstLine="0"/>
              <w:contextualSpacing/>
              <w:jc w:val="center"/>
              <w:rPr>
                <w:b/>
                <w:bCs/>
                <w:sz w:val="24"/>
              </w:rPr>
            </w:pPr>
            <w:r w:rsidRPr="00171262">
              <w:rPr>
                <w:b/>
                <w:bCs/>
                <w:sz w:val="24"/>
              </w:rPr>
              <w:t>TT</w:t>
            </w:r>
          </w:p>
        </w:tc>
        <w:tc>
          <w:tcPr>
            <w:tcW w:w="3340" w:type="dxa"/>
            <w:shd w:val="clear" w:color="auto" w:fill="auto"/>
            <w:vAlign w:val="center"/>
            <w:hideMark/>
          </w:tcPr>
          <w:p w14:paraId="1640EE83" w14:textId="77777777" w:rsidR="00573196" w:rsidRPr="00171262" w:rsidRDefault="00573196" w:rsidP="003F26EB">
            <w:pPr>
              <w:widowControl/>
              <w:spacing w:before="0" w:after="0"/>
              <w:ind w:firstLine="0"/>
              <w:contextualSpacing/>
              <w:jc w:val="center"/>
              <w:rPr>
                <w:b/>
                <w:bCs/>
                <w:sz w:val="24"/>
              </w:rPr>
            </w:pPr>
            <w:r w:rsidRPr="00171262">
              <w:rPr>
                <w:b/>
                <w:bCs/>
                <w:sz w:val="24"/>
              </w:rPr>
              <w:t>Nội dung</w:t>
            </w:r>
          </w:p>
        </w:tc>
        <w:tc>
          <w:tcPr>
            <w:tcW w:w="980" w:type="dxa"/>
            <w:shd w:val="clear" w:color="auto" w:fill="auto"/>
            <w:vAlign w:val="center"/>
            <w:hideMark/>
          </w:tcPr>
          <w:p w14:paraId="540AE78A" w14:textId="77777777" w:rsidR="00573196" w:rsidRPr="00171262" w:rsidRDefault="00573196" w:rsidP="003F26EB">
            <w:pPr>
              <w:widowControl/>
              <w:spacing w:before="0" w:after="0"/>
              <w:ind w:firstLine="0"/>
              <w:contextualSpacing/>
              <w:jc w:val="center"/>
              <w:rPr>
                <w:b/>
                <w:bCs/>
                <w:sz w:val="24"/>
              </w:rPr>
            </w:pPr>
            <w:r w:rsidRPr="00171262">
              <w:rPr>
                <w:b/>
                <w:bCs/>
                <w:sz w:val="24"/>
              </w:rPr>
              <w:t>Đơn vị tính</w:t>
            </w:r>
          </w:p>
        </w:tc>
        <w:tc>
          <w:tcPr>
            <w:tcW w:w="840" w:type="dxa"/>
            <w:shd w:val="clear" w:color="auto" w:fill="auto"/>
            <w:vAlign w:val="center"/>
            <w:hideMark/>
          </w:tcPr>
          <w:p w14:paraId="41616BB4" w14:textId="77777777" w:rsidR="00573196" w:rsidRPr="00171262" w:rsidRDefault="00573196" w:rsidP="003F26EB">
            <w:pPr>
              <w:widowControl/>
              <w:spacing w:before="0" w:after="0"/>
              <w:ind w:firstLine="0"/>
              <w:contextualSpacing/>
              <w:jc w:val="center"/>
              <w:rPr>
                <w:b/>
                <w:bCs/>
                <w:sz w:val="24"/>
              </w:rPr>
            </w:pPr>
            <w:r w:rsidRPr="00171262">
              <w:rPr>
                <w:b/>
                <w:bCs/>
                <w:sz w:val="24"/>
              </w:rPr>
              <w:t>Số lượng</w:t>
            </w:r>
          </w:p>
        </w:tc>
        <w:tc>
          <w:tcPr>
            <w:tcW w:w="1460" w:type="dxa"/>
            <w:shd w:val="clear" w:color="auto" w:fill="auto"/>
            <w:vAlign w:val="center"/>
            <w:hideMark/>
          </w:tcPr>
          <w:p w14:paraId="516DB8AC" w14:textId="77777777" w:rsidR="00573196" w:rsidRPr="00171262" w:rsidRDefault="00573196" w:rsidP="003F26EB">
            <w:pPr>
              <w:widowControl/>
              <w:spacing w:before="0" w:after="0"/>
              <w:ind w:firstLine="0"/>
              <w:contextualSpacing/>
              <w:jc w:val="center"/>
              <w:rPr>
                <w:b/>
                <w:bCs/>
                <w:sz w:val="24"/>
              </w:rPr>
            </w:pPr>
            <w:r w:rsidRPr="00171262">
              <w:rPr>
                <w:b/>
                <w:bCs/>
                <w:sz w:val="24"/>
              </w:rPr>
              <w:t>Nguyên giá</w:t>
            </w:r>
          </w:p>
        </w:tc>
        <w:tc>
          <w:tcPr>
            <w:tcW w:w="1430" w:type="dxa"/>
            <w:shd w:val="clear" w:color="auto" w:fill="auto"/>
            <w:vAlign w:val="center"/>
            <w:hideMark/>
          </w:tcPr>
          <w:p w14:paraId="795287FB" w14:textId="77777777" w:rsidR="00573196" w:rsidRPr="00171262" w:rsidRDefault="00573196" w:rsidP="003F26EB">
            <w:pPr>
              <w:widowControl/>
              <w:spacing w:before="0" w:after="0"/>
              <w:ind w:firstLine="0"/>
              <w:contextualSpacing/>
              <w:jc w:val="center"/>
              <w:rPr>
                <w:b/>
                <w:bCs/>
                <w:sz w:val="24"/>
              </w:rPr>
            </w:pPr>
            <w:r w:rsidRPr="00171262">
              <w:rPr>
                <w:b/>
                <w:bCs/>
                <w:sz w:val="24"/>
              </w:rPr>
              <w:t>Tần suất sử dụng</w:t>
            </w:r>
          </w:p>
        </w:tc>
        <w:tc>
          <w:tcPr>
            <w:tcW w:w="1320" w:type="dxa"/>
            <w:shd w:val="clear" w:color="auto" w:fill="auto"/>
            <w:vAlign w:val="center"/>
            <w:hideMark/>
          </w:tcPr>
          <w:p w14:paraId="6E379ECB" w14:textId="77777777" w:rsidR="00573196" w:rsidRPr="00171262" w:rsidRDefault="00573196" w:rsidP="003F26EB">
            <w:pPr>
              <w:widowControl/>
              <w:spacing w:before="0" w:after="0"/>
              <w:ind w:firstLine="0"/>
              <w:contextualSpacing/>
              <w:jc w:val="center"/>
              <w:rPr>
                <w:b/>
                <w:bCs/>
                <w:sz w:val="24"/>
              </w:rPr>
            </w:pPr>
            <w:r w:rsidRPr="00171262">
              <w:rPr>
                <w:b/>
                <w:bCs/>
                <w:sz w:val="24"/>
              </w:rPr>
              <w:t>Nguyên giá sử dụng</w:t>
            </w:r>
          </w:p>
        </w:tc>
        <w:tc>
          <w:tcPr>
            <w:tcW w:w="1320" w:type="dxa"/>
            <w:shd w:val="clear" w:color="auto" w:fill="auto"/>
            <w:vAlign w:val="center"/>
            <w:hideMark/>
          </w:tcPr>
          <w:p w14:paraId="66D3C043" w14:textId="77777777" w:rsidR="00573196" w:rsidRPr="00171262" w:rsidRDefault="00573196" w:rsidP="003F26EB">
            <w:pPr>
              <w:widowControl/>
              <w:spacing w:before="0" w:after="0"/>
              <w:ind w:firstLine="0"/>
              <w:contextualSpacing/>
              <w:jc w:val="center"/>
              <w:rPr>
                <w:b/>
                <w:bCs/>
                <w:sz w:val="24"/>
              </w:rPr>
            </w:pPr>
            <w:r w:rsidRPr="00171262">
              <w:rPr>
                <w:b/>
                <w:bCs/>
                <w:sz w:val="24"/>
              </w:rPr>
              <w:t>Tỷ lệ khấu hao</w:t>
            </w:r>
          </w:p>
        </w:tc>
        <w:tc>
          <w:tcPr>
            <w:tcW w:w="1460" w:type="dxa"/>
            <w:shd w:val="clear" w:color="auto" w:fill="auto"/>
            <w:vAlign w:val="center"/>
            <w:hideMark/>
          </w:tcPr>
          <w:p w14:paraId="6483C78B" w14:textId="77777777" w:rsidR="00573196" w:rsidRPr="00171262" w:rsidRDefault="00573196" w:rsidP="003F26EB">
            <w:pPr>
              <w:widowControl/>
              <w:spacing w:before="0" w:after="0"/>
              <w:ind w:firstLine="0"/>
              <w:contextualSpacing/>
              <w:jc w:val="center"/>
              <w:rPr>
                <w:b/>
                <w:bCs/>
                <w:sz w:val="24"/>
              </w:rPr>
            </w:pPr>
            <w:r w:rsidRPr="00171262">
              <w:rPr>
                <w:b/>
                <w:bCs/>
                <w:sz w:val="24"/>
              </w:rPr>
              <w:t>Mức khấu hao hàng năm</w:t>
            </w:r>
          </w:p>
        </w:tc>
        <w:tc>
          <w:tcPr>
            <w:tcW w:w="1769" w:type="dxa"/>
            <w:shd w:val="clear" w:color="auto" w:fill="auto"/>
            <w:vAlign w:val="center"/>
            <w:hideMark/>
          </w:tcPr>
          <w:p w14:paraId="2E8B0D58" w14:textId="77777777" w:rsidR="00573196" w:rsidRPr="00171262" w:rsidRDefault="00573196" w:rsidP="003F26EB">
            <w:pPr>
              <w:widowControl/>
              <w:spacing w:before="0" w:after="0"/>
              <w:ind w:firstLine="0"/>
              <w:contextualSpacing/>
              <w:jc w:val="center"/>
              <w:rPr>
                <w:b/>
                <w:bCs/>
                <w:sz w:val="24"/>
              </w:rPr>
            </w:pPr>
            <w:r w:rsidRPr="00171262">
              <w:rPr>
                <w:b/>
                <w:bCs/>
                <w:sz w:val="24"/>
              </w:rPr>
              <w:t>Ghi chú</w:t>
            </w:r>
          </w:p>
        </w:tc>
      </w:tr>
      <w:tr w:rsidR="00573196" w:rsidRPr="00171262" w14:paraId="71651009" w14:textId="77777777" w:rsidTr="00161B82">
        <w:trPr>
          <w:cantSplit/>
          <w:trHeight w:val="284"/>
        </w:trPr>
        <w:tc>
          <w:tcPr>
            <w:tcW w:w="540" w:type="dxa"/>
            <w:shd w:val="clear" w:color="auto" w:fill="auto"/>
            <w:vAlign w:val="center"/>
            <w:hideMark/>
          </w:tcPr>
          <w:p w14:paraId="33A14035" w14:textId="77777777" w:rsidR="00573196" w:rsidRPr="00171262" w:rsidRDefault="00573196" w:rsidP="003F26EB">
            <w:pPr>
              <w:widowControl/>
              <w:spacing w:before="0" w:after="0"/>
              <w:ind w:firstLine="0"/>
              <w:contextualSpacing/>
              <w:jc w:val="right"/>
              <w:rPr>
                <w:i/>
                <w:iCs/>
                <w:sz w:val="24"/>
              </w:rPr>
            </w:pPr>
            <w:r w:rsidRPr="00171262">
              <w:rPr>
                <w:i/>
                <w:iCs/>
                <w:sz w:val="24"/>
              </w:rPr>
              <w:t>1</w:t>
            </w:r>
          </w:p>
        </w:tc>
        <w:tc>
          <w:tcPr>
            <w:tcW w:w="3340" w:type="dxa"/>
            <w:shd w:val="clear" w:color="auto" w:fill="auto"/>
            <w:vAlign w:val="center"/>
            <w:hideMark/>
          </w:tcPr>
          <w:p w14:paraId="4C28F06B" w14:textId="77777777" w:rsidR="00573196" w:rsidRPr="00171262" w:rsidRDefault="00573196" w:rsidP="003F26EB">
            <w:pPr>
              <w:widowControl/>
              <w:spacing w:before="0" w:after="0"/>
              <w:ind w:firstLine="0"/>
              <w:contextualSpacing/>
              <w:jc w:val="right"/>
              <w:rPr>
                <w:i/>
                <w:iCs/>
                <w:sz w:val="24"/>
              </w:rPr>
            </w:pPr>
            <w:r w:rsidRPr="00171262">
              <w:rPr>
                <w:i/>
                <w:iCs/>
                <w:sz w:val="24"/>
              </w:rPr>
              <w:t>2</w:t>
            </w:r>
          </w:p>
        </w:tc>
        <w:tc>
          <w:tcPr>
            <w:tcW w:w="980" w:type="dxa"/>
            <w:shd w:val="clear" w:color="auto" w:fill="auto"/>
            <w:vAlign w:val="center"/>
            <w:hideMark/>
          </w:tcPr>
          <w:p w14:paraId="599C176E" w14:textId="77777777" w:rsidR="00573196" w:rsidRPr="00171262" w:rsidRDefault="00573196" w:rsidP="003F26EB">
            <w:pPr>
              <w:widowControl/>
              <w:spacing w:before="0" w:after="0"/>
              <w:ind w:firstLine="0"/>
              <w:contextualSpacing/>
              <w:jc w:val="right"/>
              <w:rPr>
                <w:i/>
                <w:iCs/>
                <w:sz w:val="24"/>
              </w:rPr>
            </w:pPr>
            <w:r w:rsidRPr="00171262">
              <w:rPr>
                <w:i/>
                <w:iCs/>
                <w:sz w:val="24"/>
              </w:rPr>
              <w:t>3</w:t>
            </w:r>
          </w:p>
        </w:tc>
        <w:tc>
          <w:tcPr>
            <w:tcW w:w="840" w:type="dxa"/>
            <w:shd w:val="clear" w:color="auto" w:fill="auto"/>
            <w:vAlign w:val="center"/>
            <w:hideMark/>
          </w:tcPr>
          <w:p w14:paraId="543BB9A4" w14:textId="77777777" w:rsidR="00573196" w:rsidRPr="00171262" w:rsidRDefault="00573196" w:rsidP="003F26EB">
            <w:pPr>
              <w:widowControl/>
              <w:spacing w:before="0" w:after="0"/>
              <w:ind w:firstLine="0"/>
              <w:contextualSpacing/>
              <w:jc w:val="right"/>
              <w:rPr>
                <w:i/>
                <w:iCs/>
                <w:sz w:val="24"/>
              </w:rPr>
            </w:pPr>
            <w:r w:rsidRPr="00171262">
              <w:rPr>
                <w:i/>
                <w:iCs/>
                <w:sz w:val="24"/>
              </w:rPr>
              <w:t>4</w:t>
            </w:r>
          </w:p>
        </w:tc>
        <w:tc>
          <w:tcPr>
            <w:tcW w:w="1460" w:type="dxa"/>
            <w:shd w:val="clear" w:color="auto" w:fill="auto"/>
            <w:vAlign w:val="center"/>
            <w:hideMark/>
          </w:tcPr>
          <w:p w14:paraId="124DAAE3" w14:textId="77777777" w:rsidR="00573196" w:rsidRPr="00171262" w:rsidRDefault="00573196" w:rsidP="003F26EB">
            <w:pPr>
              <w:widowControl/>
              <w:spacing w:before="0" w:after="0"/>
              <w:ind w:firstLine="0"/>
              <w:contextualSpacing/>
              <w:jc w:val="right"/>
              <w:rPr>
                <w:i/>
                <w:iCs/>
                <w:sz w:val="24"/>
              </w:rPr>
            </w:pPr>
            <w:r w:rsidRPr="00171262">
              <w:rPr>
                <w:i/>
                <w:iCs/>
                <w:sz w:val="24"/>
              </w:rPr>
              <w:t>5</w:t>
            </w:r>
          </w:p>
        </w:tc>
        <w:tc>
          <w:tcPr>
            <w:tcW w:w="1430" w:type="dxa"/>
            <w:shd w:val="clear" w:color="auto" w:fill="auto"/>
            <w:vAlign w:val="center"/>
            <w:hideMark/>
          </w:tcPr>
          <w:p w14:paraId="48A185EE" w14:textId="77777777" w:rsidR="00573196" w:rsidRPr="00171262" w:rsidRDefault="00573196" w:rsidP="003F26EB">
            <w:pPr>
              <w:widowControl/>
              <w:spacing w:before="0" w:after="0"/>
              <w:ind w:firstLine="0"/>
              <w:contextualSpacing/>
              <w:jc w:val="right"/>
              <w:rPr>
                <w:i/>
                <w:iCs/>
                <w:sz w:val="24"/>
              </w:rPr>
            </w:pPr>
            <w:r w:rsidRPr="00171262">
              <w:rPr>
                <w:i/>
                <w:iCs/>
                <w:sz w:val="24"/>
              </w:rPr>
              <w:t>6</w:t>
            </w:r>
          </w:p>
        </w:tc>
        <w:tc>
          <w:tcPr>
            <w:tcW w:w="1320" w:type="dxa"/>
            <w:shd w:val="clear" w:color="auto" w:fill="auto"/>
            <w:vAlign w:val="center"/>
            <w:hideMark/>
          </w:tcPr>
          <w:p w14:paraId="779BCF87" w14:textId="77777777" w:rsidR="00573196" w:rsidRPr="00171262" w:rsidRDefault="00573196" w:rsidP="003F26EB">
            <w:pPr>
              <w:widowControl/>
              <w:spacing w:before="0" w:after="0"/>
              <w:ind w:firstLine="0"/>
              <w:contextualSpacing/>
              <w:jc w:val="center"/>
              <w:rPr>
                <w:i/>
                <w:iCs/>
                <w:sz w:val="24"/>
              </w:rPr>
            </w:pPr>
            <w:r w:rsidRPr="00171262">
              <w:rPr>
                <w:i/>
                <w:iCs/>
                <w:sz w:val="24"/>
              </w:rPr>
              <w:t>7=5*6</w:t>
            </w:r>
          </w:p>
        </w:tc>
        <w:tc>
          <w:tcPr>
            <w:tcW w:w="1320" w:type="dxa"/>
            <w:shd w:val="clear" w:color="auto" w:fill="auto"/>
            <w:vAlign w:val="center"/>
            <w:hideMark/>
          </w:tcPr>
          <w:p w14:paraId="2F75669B" w14:textId="77777777" w:rsidR="00573196" w:rsidRPr="00171262" w:rsidRDefault="00573196" w:rsidP="003F26EB">
            <w:pPr>
              <w:widowControl/>
              <w:spacing w:before="0" w:after="0"/>
              <w:ind w:firstLine="0"/>
              <w:contextualSpacing/>
              <w:jc w:val="right"/>
              <w:rPr>
                <w:i/>
                <w:iCs/>
                <w:sz w:val="24"/>
              </w:rPr>
            </w:pPr>
            <w:r w:rsidRPr="00171262">
              <w:rPr>
                <w:i/>
                <w:iCs/>
                <w:sz w:val="24"/>
              </w:rPr>
              <w:t>8</w:t>
            </w:r>
          </w:p>
        </w:tc>
        <w:tc>
          <w:tcPr>
            <w:tcW w:w="1460" w:type="dxa"/>
            <w:shd w:val="clear" w:color="auto" w:fill="auto"/>
            <w:vAlign w:val="center"/>
            <w:hideMark/>
          </w:tcPr>
          <w:p w14:paraId="45EE05D3" w14:textId="77777777" w:rsidR="00573196" w:rsidRPr="00171262" w:rsidRDefault="00573196" w:rsidP="003F26EB">
            <w:pPr>
              <w:widowControl/>
              <w:spacing w:before="0" w:after="0"/>
              <w:ind w:firstLine="0"/>
              <w:contextualSpacing/>
              <w:jc w:val="center"/>
              <w:rPr>
                <w:i/>
                <w:iCs/>
                <w:sz w:val="24"/>
              </w:rPr>
            </w:pPr>
            <w:r w:rsidRPr="00171262">
              <w:rPr>
                <w:i/>
                <w:iCs/>
                <w:sz w:val="24"/>
              </w:rPr>
              <w:t>9=7x8</w:t>
            </w:r>
          </w:p>
        </w:tc>
        <w:tc>
          <w:tcPr>
            <w:tcW w:w="1769" w:type="dxa"/>
            <w:shd w:val="clear" w:color="auto" w:fill="auto"/>
            <w:vAlign w:val="center"/>
            <w:hideMark/>
          </w:tcPr>
          <w:p w14:paraId="57624E5C" w14:textId="77777777" w:rsidR="00573196" w:rsidRPr="00171262" w:rsidRDefault="00573196" w:rsidP="003F26EB">
            <w:pPr>
              <w:widowControl/>
              <w:spacing w:before="0" w:after="0"/>
              <w:ind w:firstLine="0"/>
              <w:contextualSpacing/>
              <w:jc w:val="right"/>
              <w:rPr>
                <w:i/>
                <w:iCs/>
                <w:sz w:val="24"/>
              </w:rPr>
            </w:pPr>
            <w:r w:rsidRPr="00171262">
              <w:rPr>
                <w:i/>
                <w:iCs/>
                <w:sz w:val="24"/>
              </w:rPr>
              <w:t>10</w:t>
            </w:r>
          </w:p>
        </w:tc>
      </w:tr>
      <w:tr w:rsidR="00573196" w:rsidRPr="00171262" w14:paraId="1E7D8C97" w14:textId="77777777" w:rsidTr="00161B82">
        <w:trPr>
          <w:cantSplit/>
          <w:trHeight w:val="284"/>
        </w:trPr>
        <w:tc>
          <w:tcPr>
            <w:tcW w:w="540" w:type="dxa"/>
            <w:shd w:val="clear" w:color="auto" w:fill="auto"/>
            <w:vAlign w:val="center"/>
            <w:hideMark/>
          </w:tcPr>
          <w:p w14:paraId="4D2529B2" w14:textId="77777777" w:rsidR="00573196" w:rsidRPr="00171262" w:rsidRDefault="00573196" w:rsidP="003F26EB">
            <w:pPr>
              <w:widowControl/>
              <w:spacing w:before="0" w:after="0"/>
              <w:ind w:firstLine="0"/>
              <w:contextualSpacing/>
              <w:jc w:val="right"/>
              <w:rPr>
                <w:sz w:val="24"/>
              </w:rPr>
            </w:pPr>
            <w:r w:rsidRPr="00171262">
              <w:rPr>
                <w:sz w:val="24"/>
              </w:rPr>
              <w:t>1</w:t>
            </w:r>
          </w:p>
        </w:tc>
        <w:tc>
          <w:tcPr>
            <w:tcW w:w="3340" w:type="dxa"/>
            <w:shd w:val="clear" w:color="auto" w:fill="auto"/>
            <w:vAlign w:val="center"/>
            <w:hideMark/>
          </w:tcPr>
          <w:p w14:paraId="25BD7865" w14:textId="77777777" w:rsidR="00573196" w:rsidRPr="00171262" w:rsidRDefault="00573196" w:rsidP="003F26EB">
            <w:pPr>
              <w:widowControl/>
              <w:spacing w:before="0" w:after="0"/>
              <w:ind w:firstLine="0"/>
              <w:contextualSpacing/>
              <w:jc w:val="left"/>
              <w:rPr>
                <w:sz w:val="24"/>
              </w:rPr>
            </w:pPr>
            <w:r w:rsidRPr="00171262">
              <w:rPr>
                <w:sz w:val="24"/>
              </w:rPr>
              <w:t>Phòng học lý thuyết</w:t>
            </w:r>
          </w:p>
        </w:tc>
        <w:tc>
          <w:tcPr>
            <w:tcW w:w="980" w:type="dxa"/>
            <w:shd w:val="clear" w:color="auto" w:fill="auto"/>
            <w:vAlign w:val="center"/>
            <w:hideMark/>
          </w:tcPr>
          <w:p w14:paraId="70C06F4A" w14:textId="77777777" w:rsidR="00573196" w:rsidRPr="00171262" w:rsidRDefault="00573196" w:rsidP="003F26EB">
            <w:pPr>
              <w:widowControl/>
              <w:spacing w:before="0" w:after="0"/>
              <w:ind w:firstLine="0"/>
              <w:contextualSpacing/>
              <w:jc w:val="center"/>
              <w:rPr>
                <w:sz w:val="24"/>
              </w:rPr>
            </w:pPr>
            <w:r w:rsidRPr="00171262">
              <w:rPr>
                <w:sz w:val="24"/>
              </w:rPr>
              <w:t>m</w:t>
            </w:r>
            <w:r w:rsidRPr="00171262">
              <w:rPr>
                <w:sz w:val="24"/>
                <w:vertAlign w:val="superscript"/>
              </w:rPr>
              <w:t>2</w:t>
            </w:r>
          </w:p>
        </w:tc>
        <w:tc>
          <w:tcPr>
            <w:tcW w:w="840" w:type="dxa"/>
            <w:shd w:val="clear" w:color="auto" w:fill="auto"/>
            <w:vAlign w:val="center"/>
            <w:hideMark/>
          </w:tcPr>
          <w:p w14:paraId="217A575B" w14:textId="77777777" w:rsidR="00573196" w:rsidRPr="00171262" w:rsidRDefault="00573196" w:rsidP="003F26EB">
            <w:pPr>
              <w:widowControl/>
              <w:spacing w:before="0" w:after="0"/>
              <w:ind w:firstLine="0"/>
              <w:contextualSpacing/>
              <w:jc w:val="right"/>
              <w:rPr>
                <w:sz w:val="24"/>
              </w:rPr>
            </w:pPr>
            <w:r w:rsidRPr="00171262">
              <w:rPr>
                <w:sz w:val="24"/>
              </w:rPr>
              <w:t>145</w:t>
            </w:r>
          </w:p>
        </w:tc>
        <w:tc>
          <w:tcPr>
            <w:tcW w:w="1460" w:type="dxa"/>
            <w:shd w:val="clear" w:color="auto" w:fill="auto"/>
            <w:vAlign w:val="center"/>
            <w:hideMark/>
          </w:tcPr>
          <w:p w14:paraId="6D760011" w14:textId="77777777" w:rsidR="00573196" w:rsidRPr="00171262" w:rsidRDefault="00573196" w:rsidP="003F26EB">
            <w:pPr>
              <w:widowControl/>
              <w:spacing w:before="0" w:after="0"/>
              <w:ind w:firstLine="0"/>
              <w:contextualSpacing/>
              <w:jc w:val="right"/>
              <w:rPr>
                <w:sz w:val="24"/>
              </w:rPr>
            </w:pPr>
            <w:r w:rsidRPr="00171262">
              <w:rPr>
                <w:sz w:val="24"/>
              </w:rPr>
              <w:t>614</w:t>
            </w:r>
          </w:p>
        </w:tc>
        <w:tc>
          <w:tcPr>
            <w:tcW w:w="1430" w:type="dxa"/>
            <w:shd w:val="clear" w:color="auto" w:fill="auto"/>
            <w:vAlign w:val="center"/>
            <w:hideMark/>
          </w:tcPr>
          <w:p w14:paraId="62ED8D5A" w14:textId="77777777" w:rsidR="00573196" w:rsidRPr="00171262" w:rsidRDefault="00573196" w:rsidP="003F26EB">
            <w:pPr>
              <w:widowControl/>
              <w:spacing w:before="0" w:after="0"/>
              <w:ind w:firstLine="0"/>
              <w:contextualSpacing/>
              <w:jc w:val="right"/>
              <w:rPr>
                <w:sz w:val="24"/>
              </w:rPr>
            </w:pPr>
            <w:r w:rsidRPr="00171262">
              <w:rPr>
                <w:sz w:val="24"/>
              </w:rPr>
              <w:t>10%</w:t>
            </w:r>
          </w:p>
        </w:tc>
        <w:tc>
          <w:tcPr>
            <w:tcW w:w="1320" w:type="dxa"/>
            <w:shd w:val="clear" w:color="auto" w:fill="auto"/>
            <w:vAlign w:val="center"/>
            <w:hideMark/>
          </w:tcPr>
          <w:p w14:paraId="4E54953A" w14:textId="77777777" w:rsidR="00573196" w:rsidRPr="00171262" w:rsidRDefault="00573196" w:rsidP="003F26EB">
            <w:pPr>
              <w:widowControl/>
              <w:spacing w:before="0" w:after="0"/>
              <w:ind w:firstLine="0"/>
              <w:contextualSpacing/>
              <w:jc w:val="right"/>
              <w:rPr>
                <w:sz w:val="24"/>
              </w:rPr>
            </w:pPr>
            <w:r w:rsidRPr="00171262">
              <w:rPr>
                <w:sz w:val="24"/>
              </w:rPr>
              <w:t>61</w:t>
            </w:r>
          </w:p>
        </w:tc>
        <w:tc>
          <w:tcPr>
            <w:tcW w:w="1320" w:type="dxa"/>
            <w:shd w:val="clear" w:color="auto" w:fill="auto"/>
            <w:vAlign w:val="center"/>
            <w:hideMark/>
          </w:tcPr>
          <w:p w14:paraId="1DEDC29D" w14:textId="77777777" w:rsidR="00573196" w:rsidRPr="00171262" w:rsidRDefault="00573196" w:rsidP="003F26EB">
            <w:pPr>
              <w:widowControl/>
              <w:spacing w:before="0" w:after="0"/>
              <w:ind w:firstLine="0"/>
              <w:contextualSpacing/>
              <w:jc w:val="right"/>
              <w:rPr>
                <w:sz w:val="24"/>
              </w:rPr>
            </w:pPr>
            <w:r w:rsidRPr="00171262">
              <w:rPr>
                <w:sz w:val="24"/>
              </w:rPr>
              <w:t>4%</w:t>
            </w:r>
          </w:p>
        </w:tc>
        <w:tc>
          <w:tcPr>
            <w:tcW w:w="1460" w:type="dxa"/>
            <w:shd w:val="clear" w:color="auto" w:fill="auto"/>
            <w:noWrap/>
            <w:vAlign w:val="center"/>
            <w:hideMark/>
          </w:tcPr>
          <w:p w14:paraId="454FD421" w14:textId="77777777" w:rsidR="00573196" w:rsidRPr="00171262" w:rsidRDefault="00573196" w:rsidP="003F26EB">
            <w:pPr>
              <w:widowControl/>
              <w:spacing w:before="0" w:after="0"/>
              <w:ind w:firstLine="0"/>
              <w:contextualSpacing/>
              <w:jc w:val="right"/>
              <w:rPr>
                <w:sz w:val="24"/>
              </w:rPr>
            </w:pPr>
            <w:r w:rsidRPr="00171262">
              <w:rPr>
                <w:sz w:val="24"/>
              </w:rPr>
              <w:t>2,46</w:t>
            </w:r>
          </w:p>
        </w:tc>
        <w:tc>
          <w:tcPr>
            <w:tcW w:w="1769" w:type="dxa"/>
            <w:shd w:val="clear" w:color="auto" w:fill="auto"/>
            <w:vAlign w:val="center"/>
            <w:hideMark/>
          </w:tcPr>
          <w:p w14:paraId="2289E0B0" w14:textId="77777777" w:rsidR="00573196" w:rsidRPr="00171262" w:rsidRDefault="00573196" w:rsidP="003F26EB">
            <w:pPr>
              <w:widowControl/>
              <w:spacing w:before="0" w:after="0"/>
              <w:ind w:firstLine="0"/>
              <w:contextualSpacing/>
              <w:jc w:val="center"/>
              <w:rPr>
                <w:sz w:val="24"/>
              </w:rPr>
            </w:pPr>
            <w:r w:rsidRPr="00171262">
              <w:rPr>
                <w:sz w:val="24"/>
              </w:rPr>
              <w:t>Thời gian sử dụng 20 năm</w:t>
            </w:r>
          </w:p>
        </w:tc>
      </w:tr>
      <w:tr w:rsidR="00573196" w:rsidRPr="00171262" w14:paraId="3E797A46" w14:textId="77777777" w:rsidTr="00161B82">
        <w:trPr>
          <w:cantSplit/>
          <w:trHeight w:val="284"/>
        </w:trPr>
        <w:tc>
          <w:tcPr>
            <w:tcW w:w="540" w:type="dxa"/>
            <w:shd w:val="clear" w:color="auto" w:fill="auto"/>
            <w:vAlign w:val="center"/>
            <w:hideMark/>
          </w:tcPr>
          <w:p w14:paraId="51874FBA" w14:textId="77777777" w:rsidR="00573196" w:rsidRPr="00171262" w:rsidRDefault="00573196" w:rsidP="003F26EB">
            <w:pPr>
              <w:widowControl/>
              <w:spacing w:before="0" w:after="0"/>
              <w:ind w:firstLine="0"/>
              <w:contextualSpacing/>
              <w:jc w:val="right"/>
              <w:rPr>
                <w:sz w:val="24"/>
              </w:rPr>
            </w:pPr>
            <w:r w:rsidRPr="00171262">
              <w:rPr>
                <w:sz w:val="24"/>
              </w:rPr>
              <w:t>2</w:t>
            </w:r>
          </w:p>
        </w:tc>
        <w:tc>
          <w:tcPr>
            <w:tcW w:w="3340" w:type="dxa"/>
            <w:shd w:val="clear" w:color="auto" w:fill="auto"/>
            <w:vAlign w:val="center"/>
            <w:hideMark/>
          </w:tcPr>
          <w:p w14:paraId="4F0A685D" w14:textId="77777777" w:rsidR="00573196" w:rsidRPr="00171262" w:rsidRDefault="00573196" w:rsidP="003F26EB">
            <w:pPr>
              <w:widowControl/>
              <w:spacing w:before="0" w:after="0"/>
              <w:ind w:firstLine="0"/>
              <w:contextualSpacing/>
              <w:jc w:val="left"/>
              <w:rPr>
                <w:sz w:val="24"/>
              </w:rPr>
            </w:pPr>
            <w:r w:rsidRPr="00171262">
              <w:rPr>
                <w:sz w:val="24"/>
              </w:rPr>
              <w:t>Phòng máy vi tính</w:t>
            </w:r>
          </w:p>
        </w:tc>
        <w:tc>
          <w:tcPr>
            <w:tcW w:w="980" w:type="dxa"/>
            <w:shd w:val="clear" w:color="auto" w:fill="auto"/>
            <w:vAlign w:val="center"/>
            <w:hideMark/>
          </w:tcPr>
          <w:p w14:paraId="5D5290CC" w14:textId="77777777" w:rsidR="00573196" w:rsidRPr="00171262" w:rsidRDefault="00573196" w:rsidP="003F26EB">
            <w:pPr>
              <w:widowControl/>
              <w:spacing w:before="0" w:after="0"/>
              <w:ind w:firstLine="0"/>
              <w:contextualSpacing/>
              <w:jc w:val="center"/>
              <w:rPr>
                <w:sz w:val="24"/>
              </w:rPr>
            </w:pPr>
            <w:r w:rsidRPr="00171262">
              <w:rPr>
                <w:sz w:val="24"/>
              </w:rPr>
              <w:t>m</w:t>
            </w:r>
            <w:r w:rsidRPr="00171262">
              <w:rPr>
                <w:sz w:val="24"/>
                <w:vertAlign w:val="superscript"/>
              </w:rPr>
              <w:t>2</w:t>
            </w:r>
          </w:p>
        </w:tc>
        <w:tc>
          <w:tcPr>
            <w:tcW w:w="840" w:type="dxa"/>
            <w:shd w:val="clear" w:color="auto" w:fill="auto"/>
            <w:vAlign w:val="center"/>
            <w:hideMark/>
          </w:tcPr>
          <w:p w14:paraId="4389DA38" w14:textId="77777777" w:rsidR="00573196" w:rsidRPr="00171262" w:rsidRDefault="00573196" w:rsidP="003F26EB">
            <w:pPr>
              <w:widowControl/>
              <w:spacing w:before="0" w:after="0"/>
              <w:ind w:firstLine="0"/>
              <w:contextualSpacing/>
              <w:jc w:val="right"/>
              <w:rPr>
                <w:sz w:val="24"/>
              </w:rPr>
            </w:pPr>
            <w:r w:rsidRPr="00171262">
              <w:rPr>
                <w:sz w:val="24"/>
              </w:rPr>
              <w:t>70</w:t>
            </w:r>
          </w:p>
        </w:tc>
        <w:tc>
          <w:tcPr>
            <w:tcW w:w="1460" w:type="dxa"/>
            <w:shd w:val="clear" w:color="auto" w:fill="auto"/>
            <w:vAlign w:val="center"/>
            <w:hideMark/>
          </w:tcPr>
          <w:p w14:paraId="1A8576B4" w14:textId="77777777" w:rsidR="00573196" w:rsidRPr="00171262" w:rsidRDefault="00573196" w:rsidP="003F26EB">
            <w:pPr>
              <w:widowControl/>
              <w:spacing w:before="0" w:after="0"/>
              <w:ind w:firstLine="0"/>
              <w:contextualSpacing/>
              <w:jc w:val="right"/>
              <w:rPr>
                <w:sz w:val="24"/>
              </w:rPr>
            </w:pPr>
            <w:r w:rsidRPr="00171262">
              <w:rPr>
                <w:sz w:val="24"/>
              </w:rPr>
              <w:t>307</w:t>
            </w:r>
          </w:p>
        </w:tc>
        <w:tc>
          <w:tcPr>
            <w:tcW w:w="1430" w:type="dxa"/>
            <w:shd w:val="clear" w:color="auto" w:fill="auto"/>
            <w:vAlign w:val="center"/>
            <w:hideMark/>
          </w:tcPr>
          <w:p w14:paraId="0D27A180" w14:textId="77777777" w:rsidR="00573196" w:rsidRPr="00171262" w:rsidRDefault="00573196" w:rsidP="003F26EB">
            <w:pPr>
              <w:widowControl/>
              <w:spacing w:before="0" w:after="0"/>
              <w:ind w:firstLine="0"/>
              <w:contextualSpacing/>
              <w:jc w:val="right"/>
              <w:rPr>
                <w:sz w:val="24"/>
              </w:rPr>
            </w:pPr>
            <w:r w:rsidRPr="00171262">
              <w:rPr>
                <w:sz w:val="24"/>
              </w:rPr>
              <w:t>10%</w:t>
            </w:r>
          </w:p>
        </w:tc>
        <w:tc>
          <w:tcPr>
            <w:tcW w:w="1320" w:type="dxa"/>
            <w:shd w:val="clear" w:color="auto" w:fill="auto"/>
            <w:vAlign w:val="center"/>
            <w:hideMark/>
          </w:tcPr>
          <w:p w14:paraId="446B5144" w14:textId="77777777" w:rsidR="00573196" w:rsidRPr="00171262" w:rsidRDefault="00573196" w:rsidP="003F26EB">
            <w:pPr>
              <w:widowControl/>
              <w:spacing w:before="0" w:after="0"/>
              <w:ind w:firstLine="0"/>
              <w:contextualSpacing/>
              <w:jc w:val="right"/>
              <w:rPr>
                <w:sz w:val="24"/>
              </w:rPr>
            </w:pPr>
            <w:r w:rsidRPr="00171262">
              <w:rPr>
                <w:sz w:val="24"/>
              </w:rPr>
              <w:t>31</w:t>
            </w:r>
          </w:p>
        </w:tc>
        <w:tc>
          <w:tcPr>
            <w:tcW w:w="1320" w:type="dxa"/>
            <w:shd w:val="clear" w:color="auto" w:fill="auto"/>
            <w:vAlign w:val="center"/>
            <w:hideMark/>
          </w:tcPr>
          <w:p w14:paraId="64196628" w14:textId="77777777" w:rsidR="00573196" w:rsidRPr="00171262" w:rsidRDefault="00573196" w:rsidP="003F26EB">
            <w:pPr>
              <w:widowControl/>
              <w:spacing w:before="0" w:after="0"/>
              <w:ind w:firstLine="0"/>
              <w:contextualSpacing/>
              <w:jc w:val="right"/>
              <w:rPr>
                <w:sz w:val="24"/>
              </w:rPr>
            </w:pPr>
            <w:r w:rsidRPr="00171262">
              <w:rPr>
                <w:sz w:val="24"/>
              </w:rPr>
              <w:t>4%</w:t>
            </w:r>
          </w:p>
        </w:tc>
        <w:tc>
          <w:tcPr>
            <w:tcW w:w="1460" w:type="dxa"/>
            <w:shd w:val="clear" w:color="auto" w:fill="auto"/>
            <w:noWrap/>
            <w:vAlign w:val="center"/>
            <w:hideMark/>
          </w:tcPr>
          <w:p w14:paraId="3D70FF2C" w14:textId="77777777" w:rsidR="00573196" w:rsidRPr="00171262" w:rsidRDefault="00573196" w:rsidP="003F26EB">
            <w:pPr>
              <w:widowControl/>
              <w:spacing w:before="0" w:after="0"/>
              <w:ind w:firstLine="0"/>
              <w:contextualSpacing/>
              <w:jc w:val="right"/>
              <w:rPr>
                <w:sz w:val="24"/>
              </w:rPr>
            </w:pPr>
            <w:r w:rsidRPr="00171262">
              <w:rPr>
                <w:sz w:val="24"/>
              </w:rPr>
              <w:t>1,23</w:t>
            </w:r>
          </w:p>
        </w:tc>
        <w:tc>
          <w:tcPr>
            <w:tcW w:w="1769" w:type="dxa"/>
            <w:shd w:val="clear" w:color="auto" w:fill="auto"/>
            <w:vAlign w:val="center"/>
            <w:hideMark/>
          </w:tcPr>
          <w:p w14:paraId="32FA1161" w14:textId="77777777" w:rsidR="00573196" w:rsidRPr="00171262" w:rsidRDefault="00573196" w:rsidP="003F26EB">
            <w:pPr>
              <w:widowControl/>
              <w:spacing w:before="0" w:after="0"/>
              <w:ind w:firstLine="0"/>
              <w:contextualSpacing/>
              <w:jc w:val="center"/>
              <w:rPr>
                <w:sz w:val="24"/>
              </w:rPr>
            </w:pPr>
            <w:r w:rsidRPr="00171262">
              <w:rPr>
                <w:sz w:val="24"/>
              </w:rPr>
              <w:t>Thời gian sử dụng 20 năm</w:t>
            </w:r>
          </w:p>
        </w:tc>
      </w:tr>
      <w:tr w:rsidR="00573196" w:rsidRPr="00171262" w14:paraId="58C7963A" w14:textId="77777777" w:rsidTr="00161B82">
        <w:trPr>
          <w:cantSplit/>
          <w:trHeight w:val="284"/>
        </w:trPr>
        <w:tc>
          <w:tcPr>
            <w:tcW w:w="540" w:type="dxa"/>
            <w:shd w:val="clear" w:color="auto" w:fill="auto"/>
            <w:vAlign w:val="center"/>
            <w:hideMark/>
          </w:tcPr>
          <w:p w14:paraId="5554A692" w14:textId="77777777" w:rsidR="00573196" w:rsidRPr="00171262" w:rsidRDefault="00573196" w:rsidP="003F26EB">
            <w:pPr>
              <w:widowControl/>
              <w:spacing w:before="0" w:after="0"/>
              <w:ind w:firstLine="0"/>
              <w:contextualSpacing/>
              <w:jc w:val="right"/>
              <w:rPr>
                <w:sz w:val="24"/>
              </w:rPr>
            </w:pPr>
            <w:r w:rsidRPr="00171262">
              <w:rPr>
                <w:sz w:val="24"/>
              </w:rPr>
              <w:t>3</w:t>
            </w:r>
          </w:p>
        </w:tc>
        <w:tc>
          <w:tcPr>
            <w:tcW w:w="3340" w:type="dxa"/>
            <w:shd w:val="clear" w:color="auto" w:fill="auto"/>
            <w:vAlign w:val="center"/>
            <w:hideMark/>
          </w:tcPr>
          <w:p w14:paraId="2B871265" w14:textId="77777777" w:rsidR="00573196" w:rsidRPr="00171262" w:rsidRDefault="00573196" w:rsidP="003F26EB">
            <w:pPr>
              <w:widowControl/>
              <w:spacing w:before="0" w:after="0"/>
              <w:ind w:firstLine="0"/>
              <w:contextualSpacing/>
              <w:jc w:val="left"/>
              <w:rPr>
                <w:sz w:val="24"/>
              </w:rPr>
            </w:pPr>
            <w:r w:rsidRPr="00171262">
              <w:rPr>
                <w:sz w:val="24"/>
              </w:rPr>
              <w:t>Máy vi tính (30 máy trạm, 2 máy chủ)</w:t>
            </w:r>
          </w:p>
        </w:tc>
        <w:tc>
          <w:tcPr>
            <w:tcW w:w="980" w:type="dxa"/>
            <w:shd w:val="clear" w:color="auto" w:fill="auto"/>
            <w:vAlign w:val="center"/>
            <w:hideMark/>
          </w:tcPr>
          <w:p w14:paraId="77D980FC" w14:textId="77777777" w:rsidR="00573196" w:rsidRPr="00171262" w:rsidRDefault="00573196" w:rsidP="003F26EB">
            <w:pPr>
              <w:widowControl/>
              <w:spacing w:before="0" w:after="0"/>
              <w:ind w:firstLine="0"/>
              <w:contextualSpacing/>
              <w:jc w:val="center"/>
              <w:rPr>
                <w:sz w:val="24"/>
              </w:rPr>
            </w:pPr>
            <w:r w:rsidRPr="00171262">
              <w:rPr>
                <w:sz w:val="24"/>
              </w:rPr>
              <w:t>Bộ</w:t>
            </w:r>
          </w:p>
        </w:tc>
        <w:tc>
          <w:tcPr>
            <w:tcW w:w="840" w:type="dxa"/>
            <w:shd w:val="clear" w:color="auto" w:fill="auto"/>
            <w:vAlign w:val="center"/>
            <w:hideMark/>
          </w:tcPr>
          <w:p w14:paraId="6E362AA5" w14:textId="77777777" w:rsidR="00573196" w:rsidRPr="00171262" w:rsidRDefault="00573196" w:rsidP="003F26EB">
            <w:pPr>
              <w:widowControl/>
              <w:spacing w:before="0" w:after="0"/>
              <w:ind w:firstLine="0"/>
              <w:contextualSpacing/>
              <w:jc w:val="right"/>
              <w:rPr>
                <w:sz w:val="24"/>
              </w:rPr>
            </w:pPr>
            <w:r w:rsidRPr="00171262">
              <w:rPr>
                <w:sz w:val="24"/>
              </w:rPr>
              <w:t>32</w:t>
            </w:r>
          </w:p>
        </w:tc>
        <w:tc>
          <w:tcPr>
            <w:tcW w:w="1460" w:type="dxa"/>
            <w:shd w:val="clear" w:color="auto" w:fill="auto"/>
            <w:vAlign w:val="center"/>
            <w:hideMark/>
          </w:tcPr>
          <w:p w14:paraId="2F0EF9BF" w14:textId="77777777" w:rsidR="00573196" w:rsidRPr="00171262" w:rsidRDefault="00573196" w:rsidP="003F26EB">
            <w:pPr>
              <w:widowControl/>
              <w:spacing w:before="0" w:after="0"/>
              <w:ind w:firstLine="0"/>
              <w:contextualSpacing/>
              <w:jc w:val="right"/>
              <w:rPr>
                <w:sz w:val="24"/>
              </w:rPr>
            </w:pPr>
            <w:r w:rsidRPr="00171262">
              <w:rPr>
                <w:sz w:val="24"/>
              </w:rPr>
              <w:t>471</w:t>
            </w:r>
          </w:p>
        </w:tc>
        <w:tc>
          <w:tcPr>
            <w:tcW w:w="1430" w:type="dxa"/>
            <w:shd w:val="clear" w:color="auto" w:fill="auto"/>
            <w:vAlign w:val="center"/>
            <w:hideMark/>
          </w:tcPr>
          <w:p w14:paraId="6C8FED53" w14:textId="77777777" w:rsidR="00573196" w:rsidRPr="00171262" w:rsidRDefault="00573196" w:rsidP="003F26EB">
            <w:pPr>
              <w:widowControl/>
              <w:spacing w:before="0" w:after="0"/>
              <w:ind w:firstLine="0"/>
              <w:contextualSpacing/>
              <w:jc w:val="right"/>
              <w:rPr>
                <w:sz w:val="24"/>
              </w:rPr>
            </w:pPr>
            <w:r w:rsidRPr="00171262">
              <w:rPr>
                <w:sz w:val="24"/>
              </w:rPr>
              <w:t>10%</w:t>
            </w:r>
          </w:p>
        </w:tc>
        <w:tc>
          <w:tcPr>
            <w:tcW w:w="1320" w:type="dxa"/>
            <w:shd w:val="clear" w:color="auto" w:fill="auto"/>
            <w:vAlign w:val="center"/>
            <w:hideMark/>
          </w:tcPr>
          <w:p w14:paraId="68907A4B" w14:textId="77777777" w:rsidR="00573196" w:rsidRPr="00171262" w:rsidRDefault="00573196" w:rsidP="003F26EB">
            <w:pPr>
              <w:widowControl/>
              <w:spacing w:before="0" w:after="0"/>
              <w:ind w:firstLine="0"/>
              <w:contextualSpacing/>
              <w:jc w:val="right"/>
              <w:rPr>
                <w:sz w:val="24"/>
              </w:rPr>
            </w:pPr>
            <w:r w:rsidRPr="00171262">
              <w:rPr>
                <w:sz w:val="24"/>
              </w:rPr>
              <w:t>47</w:t>
            </w:r>
          </w:p>
        </w:tc>
        <w:tc>
          <w:tcPr>
            <w:tcW w:w="1320" w:type="dxa"/>
            <w:shd w:val="clear" w:color="auto" w:fill="auto"/>
            <w:vAlign w:val="center"/>
            <w:hideMark/>
          </w:tcPr>
          <w:p w14:paraId="09B073E1" w14:textId="77777777" w:rsidR="00573196" w:rsidRPr="00171262" w:rsidRDefault="00573196" w:rsidP="003F26EB">
            <w:pPr>
              <w:widowControl/>
              <w:spacing w:before="0" w:after="0"/>
              <w:ind w:firstLine="0"/>
              <w:contextualSpacing/>
              <w:jc w:val="right"/>
              <w:rPr>
                <w:sz w:val="24"/>
              </w:rPr>
            </w:pPr>
            <w:r w:rsidRPr="00171262">
              <w:rPr>
                <w:sz w:val="24"/>
              </w:rPr>
              <w:t>14,29%</w:t>
            </w:r>
          </w:p>
        </w:tc>
        <w:tc>
          <w:tcPr>
            <w:tcW w:w="1460" w:type="dxa"/>
            <w:shd w:val="clear" w:color="auto" w:fill="auto"/>
            <w:noWrap/>
            <w:vAlign w:val="center"/>
            <w:hideMark/>
          </w:tcPr>
          <w:p w14:paraId="515A300A" w14:textId="77777777" w:rsidR="00573196" w:rsidRPr="00171262" w:rsidRDefault="00573196" w:rsidP="003F26EB">
            <w:pPr>
              <w:widowControl/>
              <w:spacing w:before="0" w:after="0"/>
              <w:ind w:firstLine="0"/>
              <w:contextualSpacing/>
              <w:jc w:val="right"/>
              <w:rPr>
                <w:sz w:val="24"/>
              </w:rPr>
            </w:pPr>
            <w:r w:rsidRPr="00171262">
              <w:rPr>
                <w:sz w:val="24"/>
              </w:rPr>
              <w:t>6,73</w:t>
            </w:r>
          </w:p>
        </w:tc>
        <w:tc>
          <w:tcPr>
            <w:tcW w:w="1769" w:type="dxa"/>
            <w:shd w:val="clear" w:color="auto" w:fill="auto"/>
            <w:vAlign w:val="center"/>
            <w:hideMark/>
          </w:tcPr>
          <w:p w14:paraId="0BF1DD68" w14:textId="77777777" w:rsidR="00573196" w:rsidRPr="00171262" w:rsidRDefault="00573196" w:rsidP="003F26EB">
            <w:pPr>
              <w:widowControl/>
              <w:spacing w:before="0" w:after="0"/>
              <w:ind w:firstLine="0"/>
              <w:contextualSpacing/>
              <w:jc w:val="center"/>
              <w:rPr>
                <w:sz w:val="24"/>
              </w:rPr>
            </w:pPr>
            <w:r w:rsidRPr="00171262">
              <w:rPr>
                <w:sz w:val="24"/>
              </w:rPr>
              <w:t>Thời gian sử dụng 7 năm</w:t>
            </w:r>
          </w:p>
        </w:tc>
      </w:tr>
      <w:tr w:rsidR="00573196" w:rsidRPr="00171262" w14:paraId="16F9169A" w14:textId="77777777" w:rsidTr="00161B82">
        <w:trPr>
          <w:cantSplit/>
          <w:trHeight w:val="284"/>
        </w:trPr>
        <w:tc>
          <w:tcPr>
            <w:tcW w:w="540" w:type="dxa"/>
            <w:shd w:val="clear" w:color="auto" w:fill="auto"/>
            <w:vAlign w:val="center"/>
            <w:hideMark/>
          </w:tcPr>
          <w:p w14:paraId="7BDB18CA" w14:textId="77777777" w:rsidR="00573196" w:rsidRPr="00171262" w:rsidRDefault="00573196" w:rsidP="003F26EB">
            <w:pPr>
              <w:widowControl/>
              <w:spacing w:before="0" w:after="0"/>
              <w:ind w:firstLine="0"/>
              <w:contextualSpacing/>
              <w:jc w:val="right"/>
              <w:rPr>
                <w:sz w:val="24"/>
              </w:rPr>
            </w:pPr>
            <w:r w:rsidRPr="00171262">
              <w:rPr>
                <w:sz w:val="24"/>
              </w:rPr>
              <w:t>4</w:t>
            </w:r>
          </w:p>
        </w:tc>
        <w:tc>
          <w:tcPr>
            <w:tcW w:w="3340" w:type="dxa"/>
            <w:shd w:val="clear" w:color="auto" w:fill="auto"/>
            <w:vAlign w:val="center"/>
            <w:hideMark/>
          </w:tcPr>
          <w:p w14:paraId="1F5308E7" w14:textId="77777777" w:rsidR="00573196" w:rsidRPr="00171262" w:rsidRDefault="00573196" w:rsidP="003F26EB">
            <w:pPr>
              <w:widowControl/>
              <w:spacing w:before="0" w:after="0"/>
              <w:ind w:firstLine="0"/>
              <w:contextualSpacing/>
              <w:rPr>
                <w:i/>
                <w:iCs/>
                <w:sz w:val="24"/>
              </w:rPr>
            </w:pPr>
            <w:r w:rsidRPr="00171262">
              <w:rPr>
                <w:i/>
                <w:iCs/>
                <w:sz w:val="24"/>
              </w:rPr>
              <w:t>Nhà điều hành số 2</w:t>
            </w:r>
          </w:p>
        </w:tc>
        <w:tc>
          <w:tcPr>
            <w:tcW w:w="980" w:type="dxa"/>
            <w:shd w:val="clear" w:color="auto" w:fill="auto"/>
            <w:vAlign w:val="center"/>
            <w:hideMark/>
          </w:tcPr>
          <w:p w14:paraId="4F8941C9" w14:textId="77777777" w:rsidR="00573196" w:rsidRPr="00171262" w:rsidRDefault="00573196" w:rsidP="003F26EB">
            <w:pPr>
              <w:widowControl/>
              <w:spacing w:before="0" w:after="0"/>
              <w:ind w:firstLine="0"/>
              <w:contextualSpacing/>
              <w:jc w:val="center"/>
              <w:rPr>
                <w:sz w:val="24"/>
              </w:rPr>
            </w:pPr>
            <w:r w:rsidRPr="00171262">
              <w:rPr>
                <w:sz w:val="24"/>
              </w:rPr>
              <w:t>Nhà</w:t>
            </w:r>
          </w:p>
        </w:tc>
        <w:tc>
          <w:tcPr>
            <w:tcW w:w="840" w:type="dxa"/>
            <w:shd w:val="clear" w:color="auto" w:fill="auto"/>
            <w:vAlign w:val="center"/>
            <w:hideMark/>
          </w:tcPr>
          <w:p w14:paraId="5FAD9AE1" w14:textId="77777777" w:rsidR="00573196" w:rsidRPr="00171262" w:rsidRDefault="00573196" w:rsidP="003F26EB">
            <w:pPr>
              <w:widowControl/>
              <w:spacing w:before="0" w:after="0"/>
              <w:ind w:firstLine="0"/>
              <w:contextualSpacing/>
              <w:jc w:val="right"/>
              <w:rPr>
                <w:sz w:val="24"/>
              </w:rPr>
            </w:pPr>
            <w:r w:rsidRPr="00171262">
              <w:rPr>
                <w:sz w:val="24"/>
              </w:rPr>
              <w:t>1</w:t>
            </w:r>
          </w:p>
        </w:tc>
        <w:tc>
          <w:tcPr>
            <w:tcW w:w="1460" w:type="dxa"/>
            <w:shd w:val="clear" w:color="auto" w:fill="auto"/>
            <w:vAlign w:val="center"/>
            <w:hideMark/>
          </w:tcPr>
          <w:p w14:paraId="221B81EE" w14:textId="77777777" w:rsidR="00573196" w:rsidRPr="00171262" w:rsidRDefault="00573196" w:rsidP="003F26EB">
            <w:pPr>
              <w:widowControl/>
              <w:spacing w:before="0" w:after="0"/>
              <w:ind w:firstLine="0"/>
              <w:contextualSpacing/>
              <w:jc w:val="right"/>
              <w:rPr>
                <w:sz w:val="24"/>
              </w:rPr>
            </w:pPr>
            <w:r w:rsidRPr="00171262">
              <w:rPr>
                <w:sz w:val="24"/>
              </w:rPr>
              <w:t>70</w:t>
            </w:r>
          </w:p>
        </w:tc>
        <w:tc>
          <w:tcPr>
            <w:tcW w:w="1430" w:type="dxa"/>
            <w:shd w:val="clear" w:color="auto" w:fill="auto"/>
            <w:vAlign w:val="center"/>
            <w:hideMark/>
          </w:tcPr>
          <w:p w14:paraId="14545949" w14:textId="77777777" w:rsidR="00573196" w:rsidRPr="00171262" w:rsidRDefault="00573196" w:rsidP="003F26EB">
            <w:pPr>
              <w:widowControl/>
              <w:spacing w:before="0" w:after="0"/>
              <w:ind w:firstLine="0"/>
              <w:contextualSpacing/>
              <w:jc w:val="right"/>
              <w:rPr>
                <w:sz w:val="24"/>
              </w:rPr>
            </w:pPr>
            <w:r w:rsidRPr="00171262">
              <w:rPr>
                <w:sz w:val="24"/>
              </w:rPr>
              <w:t>100%</w:t>
            </w:r>
          </w:p>
        </w:tc>
        <w:tc>
          <w:tcPr>
            <w:tcW w:w="1320" w:type="dxa"/>
            <w:shd w:val="clear" w:color="auto" w:fill="auto"/>
            <w:vAlign w:val="center"/>
            <w:hideMark/>
          </w:tcPr>
          <w:p w14:paraId="02F2067D" w14:textId="77777777" w:rsidR="00573196" w:rsidRPr="00171262" w:rsidRDefault="00573196" w:rsidP="003F26EB">
            <w:pPr>
              <w:widowControl/>
              <w:spacing w:before="0" w:after="0"/>
              <w:ind w:firstLine="0"/>
              <w:contextualSpacing/>
              <w:jc w:val="right"/>
              <w:rPr>
                <w:sz w:val="24"/>
              </w:rPr>
            </w:pPr>
            <w:r w:rsidRPr="00171262">
              <w:rPr>
                <w:sz w:val="24"/>
              </w:rPr>
              <w:t>70</w:t>
            </w:r>
          </w:p>
        </w:tc>
        <w:tc>
          <w:tcPr>
            <w:tcW w:w="1320" w:type="dxa"/>
            <w:shd w:val="clear" w:color="auto" w:fill="auto"/>
            <w:vAlign w:val="center"/>
            <w:hideMark/>
          </w:tcPr>
          <w:p w14:paraId="19EF8908" w14:textId="77777777" w:rsidR="00573196" w:rsidRPr="00171262" w:rsidRDefault="00573196" w:rsidP="003F26EB">
            <w:pPr>
              <w:widowControl/>
              <w:spacing w:before="0" w:after="0"/>
              <w:ind w:firstLine="0"/>
              <w:contextualSpacing/>
              <w:jc w:val="right"/>
              <w:rPr>
                <w:sz w:val="24"/>
              </w:rPr>
            </w:pPr>
            <w:r w:rsidRPr="00171262">
              <w:rPr>
                <w:sz w:val="24"/>
              </w:rPr>
              <w:t>6,67%</w:t>
            </w:r>
          </w:p>
        </w:tc>
        <w:tc>
          <w:tcPr>
            <w:tcW w:w="1460" w:type="dxa"/>
            <w:shd w:val="clear" w:color="auto" w:fill="auto"/>
            <w:noWrap/>
            <w:vAlign w:val="center"/>
            <w:hideMark/>
          </w:tcPr>
          <w:p w14:paraId="1568C46A" w14:textId="77777777" w:rsidR="00573196" w:rsidRPr="00171262" w:rsidRDefault="00573196" w:rsidP="003F26EB">
            <w:pPr>
              <w:widowControl/>
              <w:spacing w:before="0" w:after="0"/>
              <w:ind w:firstLine="0"/>
              <w:contextualSpacing/>
              <w:jc w:val="right"/>
              <w:rPr>
                <w:sz w:val="24"/>
              </w:rPr>
            </w:pPr>
            <w:r w:rsidRPr="00171262">
              <w:rPr>
                <w:sz w:val="24"/>
              </w:rPr>
              <w:t>4,67</w:t>
            </w:r>
          </w:p>
        </w:tc>
        <w:tc>
          <w:tcPr>
            <w:tcW w:w="1769" w:type="dxa"/>
            <w:shd w:val="clear" w:color="auto" w:fill="auto"/>
            <w:vAlign w:val="center"/>
            <w:hideMark/>
          </w:tcPr>
          <w:p w14:paraId="6F43CC14" w14:textId="77777777" w:rsidR="00573196" w:rsidRPr="00171262" w:rsidRDefault="00573196" w:rsidP="003F26EB">
            <w:pPr>
              <w:widowControl/>
              <w:spacing w:before="0" w:after="0"/>
              <w:ind w:firstLine="0"/>
              <w:contextualSpacing/>
              <w:jc w:val="center"/>
              <w:rPr>
                <w:sz w:val="24"/>
              </w:rPr>
            </w:pPr>
            <w:r w:rsidRPr="00171262">
              <w:rPr>
                <w:sz w:val="24"/>
              </w:rPr>
              <w:t>Thời gian sử dụng 15 năm</w:t>
            </w:r>
          </w:p>
        </w:tc>
      </w:tr>
      <w:tr w:rsidR="00573196" w:rsidRPr="00171262" w14:paraId="111CCBAF" w14:textId="77777777" w:rsidTr="00161B82">
        <w:trPr>
          <w:cantSplit/>
          <w:trHeight w:val="284"/>
        </w:trPr>
        <w:tc>
          <w:tcPr>
            <w:tcW w:w="540" w:type="dxa"/>
            <w:shd w:val="clear" w:color="auto" w:fill="auto"/>
            <w:vAlign w:val="center"/>
            <w:hideMark/>
          </w:tcPr>
          <w:p w14:paraId="6CE4C4D2" w14:textId="77777777" w:rsidR="00573196" w:rsidRPr="00171262" w:rsidRDefault="00573196" w:rsidP="003F26EB">
            <w:pPr>
              <w:widowControl/>
              <w:spacing w:before="0" w:after="0"/>
              <w:ind w:firstLine="0"/>
              <w:contextualSpacing/>
              <w:jc w:val="right"/>
              <w:rPr>
                <w:sz w:val="24"/>
              </w:rPr>
            </w:pPr>
            <w:r w:rsidRPr="00171262">
              <w:rPr>
                <w:sz w:val="24"/>
              </w:rPr>
              <w:t>5</w:t>
            </w:r>
          </w:p>
        </w:tc>
        <w:tc>
          <w:tcPr>
            <w:tcW w:w="3340" w:type="dxa"/>
            <w:shd w:val="clear" w:color="auto" w:fill="auto"/>
            <w:vAlign w:val="center"/>
            <w:hideMark/>
          </w:tcPr>
          <w:p w14:paraId="1F5F92F1" w14:textId="77777777" w:rsidR="00573196" w:rsidRPr="00171262" w:rsidRDefault="00573196" w:rsidP="003F26EB">
            <w:pPr>
              <w:widowControl/>
              <w:spacing w:before="0" w:after="0"/>
              <w:ind w:firstLine="0"/>
              <w:contextualSpacing/>
              <w:rPr>
                <w:i/>
                <w:iCs/>
                <w:sz w:val="24"/>
              </w:rPr>
            </w:pPr>
            <w:r w:rsidRPr="00171262">
              <w:rPr>
                <w:i/>
                <w:iCs/>
                <w:sz w:val="24"/>
              </w:rPr>
              <w:t>Xe mô tô sát hạch Hạng A (Honda CB350 H'ness)</w:t>
            </w:r>
          </w:p>
        </w:tc>
        <w:tc>
          <w:tcPr>
            <w:tcW w:w="980" w:type="dxa"/>
            <w:shd w:val="clear" w:color="auto" w:fill="auto"/>
            <w:vAlign w:val="center"/>
            <w:hideMark/>
          </w:tcPr>
          <w:p w14:paraId="3094FBB2" w14:textId="77777777" w:rsidR="00573196" w:rsidRPr="00171262" w:rsidRDefault="00573196" w:rsidP="003F26EB">
            <w:pPr>
              <w:widowControl/>
              <w:spacing w:before="0" w:after="0"/>
              <w:ind w:firstLine="0"/>
              <w:contextualSpacing/>
              <w:jc w:val="center"/>
              <w:rPr>
                <w:sz w:val="24"/>
              </w:rPr>
            </w:pPr>
            <w:r w:rsidRPr="00171262">
              <w:rPr>
                <w:sz w:val="24"/>
              </w:rPr>
              <w:t>Chiếc</w:t>
            </w:r>
          </w:p>
        </w:tc>
        <w:tc>
          <w:tcPr>
            <w:tcW w:w="840" w:type="dxa"/>
            <w:shd w:val="clear" w:color="auto" w:fill="auto"/>
            <w:vAlign w:val="center"/>
            <w:hideMark/>
          </w:tcPr>
          <w:p w14:paraId="5E88B4D4" w14:textId="77777777" w:rsidR="00573196" w:rsidRPr="00171262" w:rsidRDefault="00573196" w:rsidP="003F26EB">
            <w:pPr>
              <w:widowControl/>
              <w:spacing w:before="0" w:after="0"/>
              <w:ind w:firstLine="0"/>
              <w:contextualSpacing/>
              <w:jc w:val="right"/>
              <w:rPr>
                <w:sz w:val="24"/>
              </w:rPr>
            </w:pPr>
            <w:r w:rsidRPr="00171262">
              <w:rPr>
                <w:sz w:val="24"/>
              </w:rPr>
              <w:t>2</w:t>
            </w:r>
          </w:p>
        </w:tc>
        <w:tc>
          <w:tcPr>
            <w:tcW w:w="1460" w:type="dxa"/>
            <w:shd w:val="clear" w:color="auto" w:fill="auto"/>
            <w:vAlign w:val="center"/>
            <w:hideMark/>
          </w:tcPr>
          <w:p w14:paraId="3D8E08B3" w14:textId="77777777" w:rsidR="00573196" w:rsidRPr="00171262" w:rsidRDefault="00573196" w:rsidP="003F26EB">
            <w:pPr>
              <w:widowControl/>
              <w:spacing w:before="0" w:after="0"/>
              <w:ind w:firstLine="0"/>
              <w:contextualSpacing/>
              <w:jc w:val="right"/>
              <w:rPr>
                <w:sz w:val="24"/>
              </w:rPr>
            </w:pPr>
            <w:r w:rsidRPr="00171262">
              <w:rPr>
                <w:sz w:val="24"/>
              </w:rPr>
              <w:t>260</w:t>
            </w:r>
          </w:p>
        </w:tc>
        <w:tc>
          <w:tcPr>
            <w:tcW w:w="1430" w:type="dxa"/>
            <w:shd w:val="clear" w:color="auto" w:fill="auto"/>
            <w:vAlign w:val="center"/>
            <w:hideMark/>
          </w:tcPr>
          <w:p w14:paraId="0CF09325" w14:textId="77777777" w:rsidR="00573196" w:rsidRPr="00171262" w:rsidRDefault="00573196" w:rsidP="003F26EB">
            <w:pPr>
              <w:widowControl/>
              <w:spacing w:before="0" w:after="0"/>
              <w:ind w:firstLine="0"/>
              <w:contextualSpacing/>
              <w:jc w:val="right"/>
              <w:rPr>
                <w:sz w:val="24"/>
              </w:rPr>
            </w:pPr>
            <w:r w:rsidRPr="00171262">
              <w:rPr>
                <w:sz w:val="24"/>
              </w:rPr>
              <w:t>100%</w:t>
            </w:r>
          </w:p>
        </w:tc>
        <w:tc>
          <w:tcPr>
            <w:tcW w:w="1320" w:type="dxa"/>
            <w:shd w:val="clear" w:color="auto" w:fill="auto"/>
            <w:vAlign w:val="center"/>
            <w:hideMark/>
          </w:tcPr>
          <w:p w14:paraId="0449BD4C" w14:textId="77777777" w:rsidR="00573196" w:rsidRPr="00171262" w:rsidRDefault="00573196" w:rsidP="003F26EB">
            <w:pPr>
              <w:widowControl/>
              <w:spacing w:before="0" w:after="0"/>
              <w:ind w:firstLine="0"/>
              <w:contextualSpacing/>
              <w:jc w:val="right"/>
              <w:rPr>
                <w:sz w:val="24"/>
              </w:rPr>
            </w:pPr>
            <w:r w:rsidRPr="00171262">
              <w:rPr>
                <w:sz w:val="24"/>
              </w:rPr>
              <w:t>260</w:t>
            </w:r>
          </w:p>
        </w:tc>
        <w:tc>
          <w:tcPr>
            <w:tcW w:w="1320" w:type="dxa"/>
            <w:shd w:val="clear" w:color="auto" w:fill="auto"/>
            <w:vAlign w:val="center"/>
            <w:hideMark/>
          </w:tcPr>
          <w:p w14:paraId="1BEFD1B2" w14:textId="77777777" w:rsidR="00573196" w:rsidRPr="00171262" w:rsidRDefault="00573196" w:rsidP="003F26EB">
            <w:pPr>
              <w:widowControl/>
              <w:spacing w:before="0" w:after="0"/>
              <w:ind w:firstLine="0"/>
              <w:contextualSpacing/>
              <w:jc w:val="right"/>
              <w:rPr>
                <w:sz w:val="24"/>
              </w:rPr>
            </w:pPr>
            <w:r w:rsidRPr="00171262">
              <w:rPr>
                <w:sz w:val="24"/>
              </w:rPr>
              <w:t>10%</w:t>
            </w:r>
          </w:p>
        </w:tc>
        <w:tc>
          <w:tcPr>
            <w:tcW w:w="1460" w:type="dxa"/>
            <w:shd w:val="clear" w:color="auto" w:fill="auto"/>
            <w:noWrap/>
            <w:vAlign w:val="center"/>
            <w:hideMark/>
          </w:tcPr>
          <w:p w14:paraId="5A4C5F45" w14:textId="77777777" w:rsidR="00573196" w:rsidRPr="00171262" w:rsidRDefault="00573196" w:rsidP="003F26EB">
            <w:pPr>
              <w:widowControl/>
              <w:spacing w:before="0" w:after="0"/>
              <w:ind w:firstLine="0"/>
              <w:contextualSpacing/>
              <w:jc w:val="right"/>
              <w:rPr>
                <w:sz w:val="24"/>
              </w:rPr>
            </w:pPr>
            <w:r w:rsidRPr="00171262">
              <w:rPr>
                <w:sz w:val="24"/>
              </w:rPr>
              <w:t>26,00</w:t>
            </w:r>
          </w:p>
        </w:tc>
        <w:tc>
          <w:tcPr>
            <w:tcW w:w="1769" w:type="dxa"/>
            <w:shd w:val="clear" w:color="auto" w:fill="auto"/>
            <w:vAlign w:val="center"/>
            <w:hideMark/>
          </w:tcPr>
          <w:p w14:paraId="3EEFD074" w14:textId="77777777" w:rsidR="00573196" w:rsidRPr="00171262" w:rsidRDefault="00573196" w:rsidP="003F26EB">
            <w:pPr>
              <w:widowControl/>
              <w:spacing w:before="0" w:after="0"/>
              <w:ind w:firstLine="0"/>
              <w:contextualSpacing/>
              <w:jc w:val="center"/>
              <w:rPr>
                <w:sz w:val="24"/>
              </w:rPr>
            </w:pPr>
            <w:r w:rsidRPr="00171262">
              <w:rPr>
                <w:sz w:val="24"/>
              </w:rPr>
              <w:t>Thời gian sử dụng 10 năm</w:t>
            </w:r>
          </w:p>
        </w:tc>
      </w:tr>
      <w:tr w:rsidR="00573196" w:rsidRPr="00171262" w14:paraId="04BA36A4" w14:textId="77777777" w:rsidTr="00161B82">
        <w:trPr>
          <w:cantSplit/>
          <w:trHeight w:val="284"/>
        </w:trPr>
        <w:tc>
          <w:tcPr>
            <w:tcW w:w="540" w:type="dxa"/>
            <w:shd w:val="clear" w:color="auto" w:fill="auto"/>
            <w:vAlign w:val="center"/>
            <w:hideMark/>
          </w:tcPr>
          <w:p w14:paraId="18BEAE60" w14:textId="77777777" w:rsidR="00573196" w:rsidRPr="00171262" w:rsidRDefault="00573196" w:rsidP="003F26EB">
            <w:pPr>
              <w:widowControl/>
              <w:spacing w:before="0" w:after="0"/>
              <w:ind w:firstLine="0"/>
              <w:contextualSpacing/>
              <w:jc w:val="right"/>
              <w:rPr>
                <w:sz w:val="24"/>
              </w:rPr>
            </w:pPr>
            <w:r w:rsidRPr="00171262">
              <w:rPr>
                <w:sz w:val="24"/>
              </w:rPr>
              <w:t>6</w:t>
            </w:r>
          </w:p>
        </w:tc>
        <w:tc>
          <w:tcPr>
            <w:tcW w:w="3340" w:type="dxa"/>
            <w:shd w:val="clear" w:color="auto" w:fill="auto"/>
            <w:vAlign w:val="center"/>
            <w:hideMark/>
          </w:tcPr>
          <w:p w14:paraId="66345C62" w14:textId="77777777" w:rsidR="00573196" w:rsidRPr="00171262" w:rsidRDefault="00573196" w:rsidP="003F26EB">
            <w:pPr>
              <w:widowControl/>
              <w:spacing w:before="0" w:after="0"/>
              <w:ind w:firstLine="0"/>
              <w:contextualSpacing/>
              <w:jc w:val="left"/>
              <w:rPr>
                <w:sz w:val="24"/>
              </w:rPr>
            </w:pPr>
            <w:r w:rsidRPr="00171262">
              <w:rPr>
                <w:sz w:val="24"/>
              </w:rPr>
              <w:t xml:space="preserve">Sân tập </w:t>
            </w:r>
          </w:p>
        </w:tc>
        <w:tc>
          <w:tcPr>
            <w:tcW w:w="980" w:type="dxa"/>
            <w:shd w:val="clear" w:color="auto" w:fill="auto"/>
            <w:vAlign w:val="center"/>
            <w:hideMark/>
          </w:tcPr>
          <w:p w14:paraId="01C90EB2" w14:textId="77777777" w:rsidR="00573196" w:rsidRPr="00171262" w:rsidRDefault="00573196" w:rsidP="003F26EB">
            <w:pPr>
              <w:widowControl/>
              <w:spacing w:before="0" w:after="0"/>
              <w:ind w:firstLine="0"/>
              <w:contextualSpacing/>
              <w:jc w:val="center"/>
              <w:rPr>
                <w:sz w:val="24"/>
              </w:rPr>
            </w:pPr>
            <w:r w:rsidRPr="00171262">
              <w:rPr>
                <w:sz w:val="24"/>
              </w:rPr>
              <w:t>sân</w:t>
            </w:r>
          </w:p>
        </w:tc>
        <w:tc>
          <w:tcPr>
            <w:tcW w:w="840" w:type="dxa"/>
            <w:shd w:val="clear" w:color="auto" w:fill="auto"/>
            <w:vAlign w:val="center"/>
            <w:hideMark/>
          </w:tcPr>
          <w:p w14:paraId="19457624" w14:textId="77777777" w:rsidR="00573196" w:rsidRPr="00171262" w:rsidRDefault="00573196" w:rsidP="003F26EB">
            <w:pPr>
              <w:widowControl/>
              <w:spacing w:before="0" w:after="0"/>
              <w:ind w:firstLine="0"/>
              <w:contextualSpacing/>
              <w:jc w:val="right"/>
              <w:rPr>
                <w:sz w:val="24"/>
              </w:rPr>
            </w:pPr>
            <w:r w:rsidRPr="00171262">
              <w:rPr>
                <w:sz w:val="24"/>
              </w:rPr>
              <w:t>3</w:t>
            </w:r>
          </w:p>
        </w:tc>
        <w:tc>
          <w:tcPr>
            <w:tcW w:w="1460" w:type="dxa"/>
            <w:shd w:val="clear" w:color="auto" w:fill="auto"/>
            <w:vAlign w:val="center"/>
            <w:hideMark/>
          </w:tcPr>
          <w:p w14:paraId="18D214C1" w14:textId="77777777" w:rsidR="00573196" w:rsidRPr="00171262" w:rsidRDefault="00573196" w:rsidP="003F26EB">
            <w:pPr>
              <w:widowControl/>
              <w:spacing w:before="0" w:after="0"/>
              <w:ind w:firstLine="0"/>
              <w:contextualSpacing/>
              <w:jc w:val="right"/>
              <w:rPr>
                <w:sz w:val="24"/>
              </w:rPr>
            </w:pPr>
            <w:r w:rsidRPr="00171262">
              <w:rPr>
                <w:sz w:val="24"/>
              </w:rPr>
              <w:t>701</w:t>
            </w:r>
          </w:p>
        </w:tc>
        <w:tc>
          <w:tcPr>
            <w:tcW w:w="1430" w:type="dxa"/>
            <w:shd w:val="clear" w:color="auto" w:fill="auto"/>
            <w:vAlign w:val="center"/>
            <w:hideMark/>
          </w:tcPr>
          <w:p w14:paraId="4E72FA24" w14:textId="77777777" w:rsidR="00573196" w:rsidRPr="00171262" w:rsidRDefault="00573196" w:rsidP="003F26EB">
            <w:pPr>
              <w:widowControl/>
              <w:spacing w:before="0" w:after="0"/>
              <w:ind w:firstLine="0"/>
              <w:contextualSpacing/>
              <w:jc w:val="right"/>
              <w:rPr>
                <w:sz w:val="24"/>
              </w:rPr>
            </w:pPr>
            <w:r w:rsidRPr="00171262">
              <w:rPr>
                <w:sz w:val="24"/>
              </w:rPr>
              <w:t>50%</w:t>
            </w:r>
          </w:p>
        </w:tc>
        <w:tc>
          <w:tcPr>
            <w:tcW w:w="1320" w:type="dxa"/>
            <w:shd w:val="clear" w:color="auto" w:fill="auto"/>
            <w:vAlign w:val="center"/>
            <w:hideMark/>
          </w:tcPr>
          <w:p w14:paraId="2BF3229A" w14:textId="77777777" w:rsidR="00573196" w:rsidRPr="00171262" w:rsidRDefault="00573196" w:rsidP="003F26EB">
            <w:pPr>
              <w:widowControl/>
              <w:spacing w:before="0" w:after="0"/>
              <w:ind w:firstLine="0"/>
              <w:contextualSpacing/>
              <w:jc w:val="right"/>
              <w:rPr>
                <w:sz w:val="24"/>
              </w:rPr>
            </w:pPr>
            <w:r w:rsidRPr="00171262">
              <w:rPr>
                <w:sz w:val="24"/>
              </w:rPr>
              <w:t>350</w:t>
            </w:r>
          </w:p>
        </w:tc>
        <w:tc>
          <w:tcPr>
            <w:tcW w:w="1320" w:type="dxa"/>
            <w:shd w:val="clear" w:color="auto" w:fill="auto"/>
            <w:vAlign w:val="center"/>
            <w:hideMark/>
          </w:tcPr>
          <w:p w14:paraId="29833A86" w14:textId="77777777" w:rsidR="00573196" w:rsidRPr="00171262" w:rsidRDefault="00573196" w:rsidP="003F26EB">
            <w:pPr>
              <w:widowControl/>
              <w:spacing w:before="0" w:after="0"/>
              <w:ind w:firstLine="0"/>
              <w:contextualSpacing/>
              <w:jc w:val="right"/>
              <w:rPr>
                <w:sz w:val="24"/>
              </w:rPr>
            </w:pPr>
            <w:r w:rsidRPr="00171262">
              <w:rPr>
                <w:sz w:val="24"/>
              </w:rPr>
              <w:t>10%</w:t>
            </w:r>
          </w:p>
        </w:tc>
        <w:tc>
          <w:tcPr>
            <w:tcW w:w="1460" w:type="dxa"/>
            <w:shd w:val="clear" w:color="auto" w:fill="auto"/>
            <w:noWrap/>
            <w:vAlign w:val="center"/>
            <w:hideMark/>
          </w:tcPr>
          <w:p w14:paraId="2A68F295" w14:textId="77777777" w:rsidR="00573196" w:rsidRPr="00171262" w:rsidRDefault="00573196" w:rsidP="003F26EB">
            <w:pPr>
              <w:widowControl/>
              <w:spacing w:before="0" w:after="0"/>
              <w:ind w:firstLine="0"/>
              <w:contextualSpacing/>
              <w:jc w:val="right"/>
              <w:rPr>
                <w:sz w:val="24"/>
              </w:rPr>
            </w:pPr>
            <w:r w:rsidRPr="00171262">
              <w:rPr>
                <w:sz w:val="24"/>
              </w:rPr>
              <w:t>35,03</w:t>
            </w:r>
          </w:p>
        </w:tc>
        <w:tc>
          <w:tcPr>
            <w:tcW w:w="1769" w:type="dxa"/>
            <w:shd w:val="clear" w:color="auto" w:fill="auto"/>
            <w:vAlign w:val="center"/>
            <w:hideMark/>
          </w:tcPr>
          <w:p w14:paraId="172F180C" w14:textId="77777777" w:rsidR="00573196" w:rsidRPr="00171262" w:rsidRDefault="00573196" w:rsidP="003F26EB">
            <w:pPr>
              <w:widowControl/>
              <w:spacing w:before="0" w:after="0"/>
              <w:ind w:firstLine="0"/>
              <w:contextualSpacing/>
              <w:jc w:val="center"/>
              <w:rPr>
                <w:sz w:val="24"/>
              </w:rPr>
            </w:pPr>
            <w:r w:rsidRPr="00171262">
              <w:rPr>
                <w:sz w:val="24"/>
              </w:rPr>
              <w:t>Thời gian sử dụng 10 năm</w:t>
            </w:r>
          </w:p>
        </w:tc>
      </w:tr>
      <w:tr w:rsidR="00573196" w:rsidRPr="00171262" w14:paraId="096BE4EE" w14:textId="77777777" w:rsidTr="00161B82">
        <w:trPr>
          <w:cantSplit/>
          <w:trHeight w:val="284"/>
        </w:trPr>
        <w:tc>
          <w:tcPr>
            <w:tcW w:w="540" w:type="dxa"/>
            <w:shd w:val="clear" w:color="auto" w:fill="auto"/>
            <w:vAlign w:val="center"/>
            <w:hideMark/>
          </w:tcPr>
          <w:p w14:paraId="76CEE07B" w14:textId="77777777" w:rsidR="00573196" w:rsidRPr="00171262" w:rsidRDefault="00573196" w:rsidP="003F26EB">
            <w:pPr>
              <w:widowControl/>
              <w:spacing w:before="0" w:after="0"/>
              <w:ind w:firstLine="0"/>
              <w:contextualSpacing/>
              <w:jc w:val="right"/>
              <w:rPr>
                <w:sz w:val="24"/>
              </w:rPr>
            </w:pPr>
            <w:r w:rsidRPr="00171262">
              <w:rPr>
                <w:sz w:val="24"/>
              </w:rPr>
              <w:t>7</w:t>
            </w:r>
          </w:p>
        </w:tc>
        <w:tc>
          <w:tcPr>
            <w:tcW w:w="3340" w:type="dxa"/>
            <w:shd w:val="clear" w:color="auto" w:fill="auto"/>
            <w:vAlign w:val="center"/>
            <w:hideMark/>
          </w:tcPr>
          <w:p w14:paraId="7986C3A5" w14:textId="77777777" w:rsidR="00573196" w:rsidRPr="00171262" w:rsidRDefault="00573196" w:rsidP="003F26EB">
            <w:pPr>
              <w:widowControl/>
              <w:spacing w:before="0" w:after="0"/>
              <w:ind w:firstLine="0"/>
              <w:contextualSpacing/>
              <w:jc w:val="left"/>
              <w:rPr>
                <w:sz w:val="24"/>
              </w:rPr>
            </w:pPr>
            <w:r w:rsidRPr="00171262">
              <w:rPr>
                <w:sz w:val="24"/>
              </w:rPr>
              <w:t>Sân sát hạch bài tổng hợp số 1</w:t>
            </w:r>
          </w:p>
        </w:tc>
        <w:tc>
          <w:tcPr>
            <w:tcW w:w="980" w:type="dxa"/>
            <w:shd w:val="clear" w:color="auto" w:fill="auto"/>
            <w:vAlign w:val="center"/>
            <w:hideMark/>
          </w:tcPr>
          <w:p w14:paraId="420C7F9C" w14:textId="77777777" w:rsidR="00573196" w:rsidRPr="00171262" w:rsidRDefault="00573196" w:rsidP="003F26EB">
            <w:pPr>
              <w:widowControl/>
              <w:spacing w:before="0" w:after="0"/>
              <w:ind w:firstLine="0"/>
              <w:contextualSpacing/>
              <w:jc w:val="center"/>
              <w:rPr>
                <w:sz w:val="24"/>
              </w:rPr>
            </w:pPr>
            <w:r w:rsidRPr="00171262">
              <w:rPr>
                <w:sz w:val="24"/>
              </w:rPr>
              <w:t>Sân</w:t>
            </w:r>
          </w:p>
        </w:tc>
        <w:tc>
          <w:tcPr>
            <w:tcW w:w="840" w:type="dxa"/>
            <w:shd w:val="clear" w:color="auto" w:fill="auto"/>
            <w:vAlign w:val="center"/>
            <w:hideMark/>
          </w:tcPr>
          <w:p w14:paraId="74886873" w14:textId="77777777" w:rsidR="00573196" w:rsidRPr="00171262" w:rsidRDefault="00573196" w:rsidP="003F26EB">
            <w:pPr>
              <w:widowControl/>
              <w:spacing w:before="0" w:after="0"/>
              <w:ind w:firstLine="0"/>
              <w:contextualSpacing/>
              <w:jc w:val="right"/>
              <w:rPr>
                <w:sz w:val="24"/>
              </w:rPr>
            </w:pPr>
            <w:r w:rsidRPr="00171262">
              <w:rPr>
                <w:sz w:val="24"/>
              </w:rPr>
              <w:t>1</w:t>
            </w:r>
          </w:p>
        </w:tc>
        <w:tc>
          <w:tcPr>
            <w:tcW w:w="1460" w:type="dxa"/>
            <w:shd w:val="clear" w:color="auto" w:fill="auto"/>
            <w:vAlign w:val="center"/>
            <w:hideMark/>
          </w:tcPr>
          <w:p w14:paraId="301BE962" w14:textId="77777777" w:rsidR="00573196" w:rsidRPr="00171262" w:rsidRDefault="00573196" w:rsidP="003F26EB">
            <w:pPr>
              <w:widowControl/>
              <w:spacing w:before="0" w:after="0"/>
              <w:ind w:firstLine="0"/>
              <w:contextualSpacing/>
              <w:jc w:val="right"/>
              <w:rPr>
                <w:sz w:val="24"/>
              </w:rPr>
            </w:pPr>
            <w:r w:rsidRPr="00171262">
              <w:rPr>
                <w:sz w:val="24"/>
              </w:rPr>
              <w:t>80</w:t>
            </w:r>
          </w:p>
        </w:tc>
        <w:tc>
          <w:tcPr>
            <w:tcW w:w="1430" w:type="dxa"/>
            <w:shd w:val="clear" w:color="auto" w:fill="auto"/>
            <w:vAlign w:val="center"/>
            <w:hideMark/>
          </w:tcPr>
          <w:p w14:paraId="39D513C4" w14:textId="77777777" w:rsidR="00573196" w:rsidRPr="00171262" w:rsidRDefault="00573196" w:rsidP="003F26EB">
            <w:pPr>
              <w:widowControl/>
              <w:spacing w:before="0" w:after="0"/>
              <w:ind w:firstLine="0"/>
              <w:contextualSpacing/>
              <w:jc w:val="right"/>
              <w:rPr>
                <w:sz w:val="24"/>
              </w:rPr>
            </w:pPr>
            <w:r w:rsidRPr="00171262">
              <w:rPr>
                <w:sz w:val="24"/>
              </w:rPr>
              <w:t>100%</w:t>
            </w:r>
          </w:p>
        </w:tc>
        <w:tc>
          <w:tcPr>
            <w:tcW w:w="1320" w:type="dxa"/>
            <w:shd w:val="clear" w:color="auto" w:fill="auto"/>
            <w:vAlign w:val="center"/>
            <w:hideMark/>
          </w:tcPr>
          <w:p w14:paraId="3E6424C3" w14:textId="77777777" w:rsidR="00573196" w:rsidRPr="00171262" w:rsidRDefault="00573196" w:rsidP="003F26EB">
            <w:pPr>
              <w:widowControl/>
              <w:spacing w:before="0" w:after="0"/>
              <w:ind w:firstLine="0"/>
              <w:contextualSpacing/>
              <w:jc w:val="right"/>
              <w:rPr>
                <w:sz w:val="24"/>
              </w:rPr>
            </w:pPr>
            <w:r w:rsidRPr="00171262">
              <w:rPr>
                <w:sz w:val="24"/>
              </w:rPr>
              <w:t>80</w:t>
            </w:r>
          </w:p>
        </w:tc>
        <w:tc>
          <w:tcPr>
            <w:tcW w:w="1320" w:type="dxa"/>
            <w:shd w:val="clear" w:color="auto" w:fill="auto"/>
            <w:vAlign w:val="center"/>
            <w:hideMark/>
          </w:tcPr>
          <w:p w14:paraId="22E32F86" w14:textId="77777777" w:rsidR="00573196" w:rsidRPr="00171262" w:rsidRDefault="00573196" w:rsidP="003F26EB">
            <w:pPr>
              <w:widowControl/>
              <w:spacing w:before="0" w:after="0"/>
              <w:ind w:firstLine="0"/>
              <w:contextualSpacing/>
              <w:jc w:val="right"/>
              <w:rPr>
                <w:sz w:val="24"/>
              </w:rPr>
            </w:pPr>
            <w:r w:rsidRPr="00171262">
              <w:rPr>
                <w:sz w:val="24"/>
              </w:rPr>
              <w:t>10%</w:t>
            </w:r>
          </w:p>
        </w:tc>
        <w:tc>
          <w:tcPr>
            <w:tcW w:w="1460" w:type="dxa"/>
            <w:shd w:val="clear" w:color="auto" w:fill="auto"/>
            <w:noWrap/>
            <w:vAlign w:val="center"/>
            <w:hideMark/>
          </w:tcPr>
          <w:p w14:paraId="00A2E3A0" w14:textId="77777777" w:rsidR="00573196" w:rsidRPr="00171262" w:rsidRDefault="00573196" w:rsidP="003F26EB">
            <w:pPr>
              <w:widowControl/>
              <w:spacing w:before="0" w:after="0"/>
              <w:ind w:firstLine="0"/>
              <w:contextualSpacing/>
              <w:jc w:val="right"/>
              <w:rPr>
                <w:sz w:val="24"/>
              </w:rPr>
            </w:pPr>
            <w:r w:rsidRPr="00171262">
              <w:rPr>
                <w:sz w:val="24"/>
              </w:rPr>
              <w:t>8,00</w:t>
            </w:r>
          </w:p>
        </w:tc>
        <w:tc>
          <w:tcPr>
            <w:tcW w:w="1769" w:type="dxa"/>
            <w:shd w:val="clear" w:color="auto" w:fill="auto"/>
            <w:vAlign w:val="center"/>
            <w:hideMark/>
          </w:tcPr>
          <w:p w14:paraId="04033098" w14:textId="77777777" w:rsidR="00573196" w:rsidRPr="00171262" w:rsidRDefault="00573196" w:rsidP="003F26EB">
            <w:pPr>
              <w:widowControl/>
              <w:spacing w:before="0" w:after="0"/>
              <w:ind w:firstLine="0"/>
              <w:contextualSpacing/>
              <w:jc w:val="center"/>
              <w:rPr>
                <w:sz w:val="24"/>
              </w:rPr>
            </w:pPr>
            <w:r w:rsidRPr="00171262">
              <w:rPr>
                <w:sz w:val="24"/>
              </w:rPr>
              <w:t>Thời gian sử dụng 10 năm</w:t>
            </w:r>
          </w:p>
        </w:tc>
      </w:tr>
      <w:tr w:rsidR="00573196" w:rsidRPr="00171262" w14:paraId="77D28ACF" w14:textId="77777777" w:rsidTr="00161B82">
        <w:trPr>
          <w:cantSplit/>
          <w:trHeight w:val="284"/>
        </w:trPr>
        <w:tc>
          <w:tcPr>
            <w:tcW w:w="540" w:type="dxa"/>
            <w:shd w:val="clear" w:color="auto" w:fill="auto"/>
            <w:vAlign w:val="center"/>
            <w:hideMark/>
          </w:tcPr>
          <w:p w14:paraId="0B3A35CB" w14:textId="77777777" w:rsidR="00573196" w:rsidRPr="00171262" w:rsidRDefault="00573196" w:rsidP="003F26EB">
            <w:pPr>
              <w:widowControl/>
              <w:spacing w:before="0" w:after="0"/>
              <w:ind w:firstLine="0"/>
              <w:contextualSpacing/>
              <w:jc w:val="right"/>
              <w:rPr>
                <w:sz w:val="24"/>
              </w:rPr>
            </w:pPr>
            <w:r w:rsidRPr="00171262">
              <w:rPr>
                <w:sz w:val="24"/>
              </w:rPr>
              <w:t>8</w:t>
            </w:r>
          </w:p>
        </w:tc>
        <w:tc>
          <w:tcPr>
            <w:tcW w:w="3340" w:type="dxa"/>
            <w:shd w:val="clear" w:color="auto" w:fill="auto"/>
            <w:vAlign w:val="center"/>
            <w:hideMark/>
          </w:tcPr>
          <w:p w14:paraId="532E7136" w14:textId="77777777" w:rsidR="00573196" w:rsidRPr="00171262" w:rsidRDefault="00573196" w:rsidP="003F26EB">
            <w:pPr>
              <w:widowControl/>
              <w:spacing w:before="0" w:after="0"/>
              <w:ind w:firstLine="0"/>
              <w:contextualSpacing/>
              <w:jc w:val="left"/>
              <w:rPr>
                <w:sz w:val="24"/>
              </w:rPr>
            </w:pPr>
            <w:r w:rsidRPr="00171262">
              <w:rPr>
                <w:sz w:val="24"/>
              </w:rPr>
              <w:t>Sân sát hạch bài tổng hợp số 2</w:t>
            </w:r>
          </w:p>
        </w:tc>
        <w:tc>
          <w:tcPr>
            <w:tcW w:w="980" w:type="dxa"/>
            <w:shd w:val="clear" w:color="auto" w:fill="auto"/>
            <w:vAlign w:val="center"/>
            <w:hideMark/>
          </w:tcPr>
          <w:p w14:paraId="37BA070E" w14:textId="77777777" w:rsidR="00573196" w:rsidRPr="00171262" w:rsidRDefault="00573196" w:rsidP="003F26EB">
            <w:pPr>
              <w:widowControl/>
              <w:spacing w:before="0" w:after="0"/>
              <w:ind w:firstLine="0"/>
              <w:contextualSpacing/>
              <w:jc w:val="center"/>
              <w:rPr>
                <w:sz w:val="24"/>
              </w:rPr>
            </w:pPr>
            <w:r w:rsidRPr="00171262">
              <w:rPr>
                <w:sz w:val="24"/>
              </w:rPr>
              <w:t>Sân</w:t>
            </w:r>
          </w:p>
        </w:tc>
        <w:tc>
          <w:tcPr>
            <w:tcW w:w="840" w:type="dxa"/>
            <w:shd w:val="clear" w:color="auto" w:fill="auto"/>
            <w:vAlign w:val="center"/>
            <w:hideMark/>
          </w:tcPr>
          <w:p w14:paraId="76AD795A" w14:textId="77777777" w:rsidR="00573196" w:rsidRPr="00171262" w:rsidRDefault="00573196" w:rsidP="003F26EB">
            <w:pPr>
              <w:widowControl/>
              <w:spacing w:before="0" w:after="0"/>
              <w:ind w:firstLine="0"/>
              <w:contextualSpacing/>
              <w:jc w:val="right"/>
              <w:rPr>
                <w:sz w:val="24"/>
              </w:rPr>
            </w:pPr>
            <w:r w:rsidRPr="00171262">
              <w:rPr>
                <w:sz w:val="24"/>
              </w:rPr>
              <w:t>1</w:t>
            </w:r>
          </w:p>
        </w:tc>
        <w:tc>
          <w:tcPr>
            <w:tcW w:w="1460" w:type="dxa"/>
            <w:shd w:val="clear" w:color="auto" w:fill="auto"/>
            <w:vAlign w:val="center"/>
            <w:hideMark/>
          </w:tcPr>
          <w:p w14:paraId="781566A8" w14:textId="77777777" w:rsidR="00573196" w:rsidRPr="00171262" w:rsidRDefault="00573196" w:rsidP="003F26EB">
            <w:pPr>
              <w:widowControl/>
              <w:spacing w:before="0" w:after="0"/>
              <w:ind w:firstLine="0"/>
              <w:contextualSpacing/>
              <w:jc w:val="right"/>
              <w:rPr>
                <w:sz w:val="24"/>
              </w:rPr>
            </w:pPr>
            <w:r w:rsidRPr="00171262">
              <w:rPr>
                <w:sz w:val="24"/>
              </w:rPr>
              <w:t>590</w:t>
            </w:r>
          </w:p>
        </w:tc>
        <w:tc>
          <w:tcPr>
            <w:tcW w:w="1430" w:type="dxa"/>
            <w:shd w:val="clear" w:color="auto" w:fill="auto"/>
            <w:vAlign w:val="center"/>
            <w:hideMark/>
          </w:tcPr>
          <w:p w14:paraId="681029B3" w14:textId="77777777" w:rsidR="00573196" w:rsidRPr="00171262" w:rsidRDefault="00573196" w:rsidP="003F26EB">
            <w:pPr>
              <w:widowControl/>
              <w:spacing w:before="0" w:after="0"/>
              <w:ind w:firstLine="0"/>
              <w:contextualSpacing/>
              <w:jc w:val="right"/>
              <w:rPr>
                <w:sz w:val="24"/>
              </w:rPr>
            </w:pPr>
            <w:r w:rsidRPr="00171262">
              <w:rPr>
                <w:sz w:val="24"/>
              </w:rPr>
              <w:t>50%</w:t>
            </w:r>
          </w:p>
        </w:tc>
        <w:tc>
          <w:tcPr>
            <w:tcW w:w="1320" w:type="dxa"/>
            <w:shd w:val="clear" w:color="auto" w:fill="auto"/>
            <w:vAlign w:val="center"/>
            <w:hideMark/>
          </w:tcPr>
          <w:p w14:paraId="4F1C9CCE" w14:textId="77777777" w:rsidR="00573196" w:rsidRPr="00171262" w:rsidRDefault="00573196" w:rsidP="003F26EB">
            <w:pPr>
              <w:widowControl/>
              <w:spacing w:before="0" w:after="0"/>
              <w:ind w:firstLine="0"/>
              <w:contextualSpacing/>
              <w:jc w:val="right"/>
              <w:rPr>
                <w:sz w:val="24"/>
              </w:rPr>
            </w:pPr>
            <w:r w:rsidRPr="00171262">
              <w:rPr>
                <w:sz w:val="24"/>
              </w:rPr>
              <w:t>295</w:t>
            </w:r>
          </w:p>
        </w:tc>
        <w:tc>
          <w:tcPr>
            <w:tcW w:w="1320" w:type="dxa"/>
            <w:shd w:val="clear" w:color="auto" w:fill="auto"/>
            <w:vAlign w:val="center"/>
            <w:hideMark/>
          </w:tcPr>
          <w:p w14:paraId="17B87071" w14:textId="77777777" w:rsidR="00573196" w:rsidRPr="00171262" w:rsidRDefault="00573196" w:rsidP="003F26EB">
            <w:pPr>
              <w:widowControl/>
              <w:spacing w:before="0" w:after="0"/>
              <w:ind w:firstLine="0"/>
              <w:contextualSpacing/>
              <w:jc w:val="right"/>
              <w:rPr>
                <w:sz w:val="24"/>
              </w:rPr>
            </w:pPr>
            <w:r w:rsidRPr="00171262">
              <w:rPr>
                <w:sz w:val="24"/>
              </w:rPr>
              <w:t>10%</w:t>
            </w:r>
          </w:p>
        </w:tc>
        <w:tc>
          <w:tcPr>
            <w:tcW w:w="1460" w:type="dxa"/>
            <w:shd w:val="clear" w:color="auto" w:fill="auto"/>
            <w:noWrap/>
            <w:vAlign w:val="center"/>
            <w:hideMark/>
          </w:tcPr>
          <w:p w14:paraId="19BE5E38" w14:textId="77777777" w:rsidR="00573196" w:rsidRPr="00171262" w:rsidRDefault="00573196" w:rsidP="003F26EB">
            <w:pPr>
              <w:widowControl/>
              <w:spacing w:before="0" w:after="0"/>
              <w:ind w:firstLine="0"/>
              <w:contextualSpacing/>
              <w:jc w:val="right"/>
              <w:rPr>
                <w:sz w:val="24"/>
              </w:rPr>
            </w:pPr>
            <w:r w:rsidRPr="00171262">
              <w:rPr>
                <w:sz w:val="24"/>
              </w:rPr>
              <w:t>29,50</w:t>
            </w:r>
          </w:p>
        </w:tc>
        <w:tc>
          <w:tcPr>
            <w:tcW w:w="1769" w:type="dxa"/>
            <w:shd w:val="clear" w:color="auto" w:fill="auto"/>
            <w:vAlign w:val="center"/>
            <w:hideMark/>
          </w:tcPr>
          <w:p w14:paraId="3731428A" w14:textId="77777777" w:rsidR="00573196" w:rsidRPr="00171262" w:rsidRDefault="00573196" w:rsidP="003F26EB">
            <w:pPr>
              <w:widowControl/>
              <w:spacing w:before="0" w:after="0"/>
              <w:ind w:firstLine="0"/>
              <w:contextualSpacing/>
              <w:jc w:val="center"/>
              <w:rPr>
                <w:sz w:val="24"/>
              </w:rPr>
            </w:pPr>
            <w:r w:rsidRPr="00171262">
              <w:rPr>
                <w:sz w:val="24"/>
              </w:rPr>
              <w:t>Thời gian sử dụng 10 năm</w:t>
            </w:r>
          </w:p>
        </w:tc>
      </w:tr>
      <w:tr w:rsidR="00161B82" w:rsidRPr="00171262" w14:paraId="4030ECFB" w14:textId="77777777" w:rsidTr="00161B82">
        <w:trPr>
          <w:cantSplit/>
          <w:trHeight w:val="284"/>
        </w:trPr>
        <w:tc>
          <w:tcPr>
            <w:tcW w:w="540" w:type="dxa"/>
            <w:shd w:val="clear" w:color="auto" w:fill="auto"/>
            <w:vAlign w:val="center"/>
            <w:hideMark/>
          </w:tcPr>
          <w:p w14:paraId="63242FDE" w14:textId="77777777" w:rsidR="00161B82" w:rsidRPr="00171262" w:rsidRDefault="00161B82" w:rsidP="00161B82">
            <w:pPr>
              <w:widowControl/>
              <w:spacing w:before="0" w:after="0"/>
              <w:ind w:firstLine="0"/>
              <w:contextualSpacing/>
              <w:jc w:val="right"/>
              <w:rPr>
                <w:sz w:val="24"/>
              </w:rPr>
            </w:pPr>
            <w:r w:rsidRPr="00171262">
              <w:rPr>
                <w:sz w:val="24"/>
              </w:rPr>
              <w:t>9</w:t>
            </w:r>
          </w:p>
        </w:tc>
        <w:tc>
          <w:tcPr>
            <w:tcW w:w="3340" w:type="dxa"/>
            <w:shd w:val="clear" w:color="auto" w:fill="auto"/>
            <w:vAlign w:val="center"/>
            <w:hideMark/>
          </w:tcPr>
          <w:p w14:paraId="7E4D3D79" w14:textId="77777777" w:rsidR="00161B82" w:rsidRPr="00171262" w:rsidRDefault="00161B82" w:rsidP="00161B82">
            <w:pPr>
              <w:widowControl/>
              <w:spacing w:before="0" w:after="0"/>
              <w:ind w:firstLine="0"/>
              <w:contextualSpacing/>
              <w:jc w:val="left"/>
              <w:rPr>
                <w:sz w:val="24"/>
              </w:rPr>
            </w:pPr>
            <w:r w:rsidRPr="00171262">
              <w:rPr>
                <w:sz w:val="24"/>
              </w:rPr>
              <w:t>Thiết bị chấm điểm tự động trên xe sát hạch Hạng A, trên sân và tại phòng điều hành sát hạch thực hành Hạng A (module điều khiển chính, module hiển thị và camera, module tần số radio, phần mềm)</w:t>
            </w:r>
          </w:p>
        </w:tc>
        <w:tc>
          <w:tcPr>
            <w:tcW w:w="980" w:type="dxa"/>
            <w:shd w:val="clear" w:color="auto" w:fill="auto"/>
            <w:vAlign w:val="center"/>
            <w:hideMark/>
          </w:tcPr>
          <w:p w14:paraId="743C4563" w14:textId="77777777" w:rsidR="00161B82" w:rsidRPr="00171262" w:rsidRDefault="00161B82" w:rsidP="00161B82">
            <w:pPr>
              <w:widowControl/>
              <w:spacing w:before="0" w:after="0"/>
              <w:ind w:firstLine="0"/>
              <w:contextualSpacing/>
              <w:jc w:val="center"/>
              <w:rPr>
                <w:sz w:val="24"/>
              </w:rPr>
            </w:pPr>
            <w:r w:rsidRPr="00171262">
              <w:rPr>
                <w:sz w:val="24"/>
              </w:rPr>
              <w:t>Hệ thống</w:t>
            </w:r>
          </w:p>
        </w:tc>
        <w:tc>
          <w:tcPr>
            <w:tcW w:w="840" w:type="dxa"/>
            <w:shd w:val="clear" w:color="auto" w:fill="auto"/>
            <w:vAlign w:val="center"/>
            <w:hideMark/>
          </w:tcPr>
          <w:p w14:paraId="473EDFAD" w14:textId="77777777" w:rsidR="00161B82" w:rsidRPr="00171262" w:rsidRDefault="00161B82" w:rsidP="00161B82">
            <w:pPr>
              <w:widowControl/>
              <w:spacing w:before="0" w:after="0"/>
              <w:ind w:firstLine="0"/>
              <w:contextualSpacing/>
              <w:jc w:val="right"/>
              <w:rPr>
                <w:sz w:val="24"/>
              </w:rPr>
            </w:pPr>
            <w:r w:rsidRPr="00171262">
              <w:rPr>
                <w:sz w:val="24"/>
              </w:rPr>
              <w:t>1</w:t>
            </w:r>
          </w:p>
        </w:tc>
        <w:tc>
          <w:tcPr>
            <w:tcW w:w="1460" w:type="dxa"/>
            <w:shd w:val="clear" w:color="auto" w:fill="auto"/>
            <w:vAlign w:val="center"/>
            <w:hideMark/>
          </w:tcPr>
          <w:p w14:paraId="5217BB4D" w14:textId="6AF247D3" w:rsidR="00161B82" w:rsidRPr="00171262" w:rsidRDefault="00161B82" w:rsidP="00161B82">
            <w:pPr>
              <w:widowControl/>
              <w:spacing w:before="0" w:after="0"/>
              <w:ind w:firstLine="0"/>
              <w:contextualSpacing/>
              <w:jc w:val="right"/>
              <w:rPr>
                <w:sz w:val="24"/>
              </w:rPr>
            </w:pPr>
            <w:r w:rsidRPr="00171262">
              <w:rPr>
                <w:szCs w:val="28"/>
              </w:rPr>
              <w:t>200</w:t>
            </w:r>
          </w:p>
        </w:tc>
        <w:tc>
          <w:tcPr>
            <w:tcW w:w="1430" w:type="dxa"/>
            <w:shd w:val="clear" w:color="auto" w:fill="auto"/>
            <w:vAlign w:val="center"/>
            <w:hideMark/>
          </w:tcPr>
          <w:p w14:paraId="73794F70" w14:textId="6BBA685B" w:rsidR="00161B82" w:rsidRPr="00171262" w:rsidRDefault="00161B82" w:rsidP="00161B82">
            <w:pPr>
              <w:widowControl/>
              <w:spacing w:before="0" w:after="0"/>
              <w:ind w:firstLine="0"/>
              <w:contextualSpacing/>
              <w:jc w:val="right"/>
              <w:rPr>
                <w:sz w:val="24"/>
              </w:rPr>
            </w:pPr>
            <w:r w:rsidRPr="00171262">
              <w:rPr>
                <w:szCs w:val="28"/>
              </w:rPr>
              <w:t>100%</w:t>
            </w:r>
          </w:p>
        </w:tc>
        <w:tc>
          <w:tcPr>
            <w:tcW w:w="1320" w:type="dxa"/>
            <w:shd w:val="clear" w:color="auto" w:fill="auto"/>
            <w:vAlign w:val="center"/>
            <w:hideMark/>
          </w:tcPr>
          <w:p w14:paraId="0FE96D0F" w14:textId="69424AE4" w:rsidR="00161B82" w:rsidRPr="00171262" w:rsidRDefault="00161B82" w:rsidP="00161B82">
            <w:pPr>
              <w:widowControl/>
              <w:spacing w:before="0" w:after="0"/>
              <w:ind w:firstLine="0"/>
              <w:contextualSpacing/>
              <w:jc w:val="right"/>
              <w:rPr>
                <w:sz w:val="24"/>
              </w:rPr>
            </w:pPr>
            <w:r w:rsidRPr="00171262">
              <w:rPr>
                <w:szCs w:val="28"/>
              </w:rPr>
              <w:t>200</w:t>
            </w:r>
          </w:p>
        </w:tc>
        <w:tc>
          <w:tcPr>
            <w:tcW w:w="1320" w:type="dxa"/>
            <w:shd w:val="clear" w:color="auto" w:fill="auto"/>
            <w:vAlign w:val="center"/>
            <w:hideMark/>
          </w:tcPr>
          <w:p w14:paraId="0909852F" w14:textId="2F3FF2F5" w:rsidR="00161B82" w:rsidRPr="00171262" w:rsidRDefault="00161B82" w:rsidP="00161B82">
            <w:pPr>
              <w:widowControl/>
              <w:spacing w:before="0" w:after="0"/>
              <w:ind w:firstLine="0"/>
              <w:contextualSpacing/>
              <w:jc w:val="right"/>
              <w:rPr>
                <w:sz w:val="24"/>
              </w:rPr>
            </w:pPr>
            <w:r w:rsidRPr="00171262">
              <w:rPr>
                <w:szCs w:val="28"/>
              </w:rPr>
              <w:t>20%</w:t>
            </w:r>
          </w:p>
        </w:tc>
        <w:tc>
          <w:tcPr>
            <w:tcW w:w="1460" w:type="dxa"/>
            <w:shd w:val="clear" w:color="auto" w:fill="auto"/>
            <w:noWrap/>
            <w:vAlign w:val="center"/>
            <w:hideMark/>
          </w:tcPr>
          <w:p w14:paraId="4D472069" w14:textId="43586A95" w:rsidR="00161B82" w:rsidRPr="00171262" w:rsidRDefault="00161B82" w:rsidP="00161B82">
            <w:pPr>
              <w:widowControl/>
              <w:spacing w:before="0" w:after="0"/>
              <w:ind w:firstLine="0"/>
              <w:contextualSpacing/>
              <w:jc w:val="right"/>
              <w:rPr>
                <w:sz w:val="24"/>
              </w:rPr>
            </w:pPr>
            <w:r w:rsidRPr="00171262">
              <w:rPr>
                <w:szCs w:val="28"/>
              </w:rPr>
              <w:t>40,00</w:t>
            </w:r>
          </w:p>
        </w:tc>
        <w:tc>
          <w:tcPr>
            <w:tcW w:w="1769" w:type="dxa"/>
            <w:shd w:val="clear" w:color="auto" w:fill="auto"/>
            <w:vAlign w:val="center"/>
            <w:hideMark/>
          </w:tcPr>
          <w:p w14:paraId="3CB328CC" w14:textId="77777777" w:rsidR="00161B82" w:rsidRPr="00171262" w:rsidRDefault="00161B82" w:rsidP="00161B82">
            <w:pPr>
              <w:widowControl/>
              <w:spacing w:before="0" w:after="0"/>
              <w:ind w:firstLine="0"/>
              <w:contextualSpacing/>
              <w:jc w:val="center"/>
              <w:rPr>
                <w:sz w:val="24"/>
              </w:rPr>
            </w:pPr>
            <w:r w:rsidRPr="00171262">
              <w:rPr>
                <w:sz w:val="24"/>
              </w:rPr>
              <w:t>Thời gian sử dụng 5 năm</w:t>
            </w:r>
          </w:p>
        </w:tc>
      </w:tr>
      <w:tr w:rsidR="00573196" w:rsidRPr="00171262" w14:paraId="0DE503D7" w14:textId="77777777" w:rsidTr="00161B82">
        <w:trPr>
          <w:cantSplit/>
          <w:trHeight w:val="284"/>
        </w:trPr>
        <w:tc>
          <w:tcPr>
            <w:tcW w:w="540" w:type="dxa"/>
            <w:shd w:val="clear" w:color="auto" w:fill="auto"/>
            <w:vAlign w:val="center"/>
            <w:hideMark/>
          </w:tcPr>
          <w:p w14:paraId="30002EFA" w14:textId="77777777" w:rsidR="00573196" w:rsidRPr="00171262" w:rsidRDefault="00573196" w:rsidP="003F26EB">
            <w:pPr>
              <w:widowControl/>
              <w:spacing w:before="0" w:after="0"/>
              <w:ind w:firstLine="0"/>
              <w:contextualSpacing/>
              <w:jc w:val="right"/>
              <w:rPr>
                <w:sz w:val="24"/>
              </w:rPr>
            </w:pPr>
            <w:r w:rsidRPr="00171262">
              <w:rPr>
                <w:sz w:val="24"/>
              </w:rPr>
              <w:t>10</w:t>
            </w:r>
          </w:p>
        </w:tc>
        <w:tc>
          <w:tcPr>
            <w:tcW w:w="3340" w:type="dxa"/>
            <w:shd w:val="clear" w:color="auto" w:fill="auto"/>
            <w:vAlign w:val="center"/>
            <w:hideMark/>
          </w:tcPr>
          <w:p w14:paraId="121705D7" w14:textId="77777777" w:rsidR="00573196" w:rsidRPr="00171262" w:rsidRDefault="00573196" w:rsidP="003F26EB">
            <w:pPr>
              <w:widowControl/>
              <w:spacing w:before="0" w:after="0"/>
              <w:ind w:firstLine="0"/>
              <w:contextualSpacing/>
              <w:jc w:val="left"/>
              <w:rPr>
                <w:sz w:val="24"/>
              </w:rPr>
            </w:pPr>
            <w:r w:rsidRPr="00171262">
              <w:rPr>
                <w:sz w:val="24"/>
              </w:rPr>
              <w:t>Thiết bị, phần mềm sát hạch xử lý tình huống giả định trên đường Hạng A1, A</w:t>
            </w:r>
          </w:p>
        </w:tc>
        <w:tc>
          <w:tcPr>
            <w:tcW w:w="980" w:type="dxa"/>
            <w:shd w:val="clear" w:color="auto" w:fill="auto"/>
            <w:vAlign w:val="center"/>
            <w:hideMark/>
          </w:tcPr>
          <w:p w14:paraId="1847B47E" w14:textId="77777777" w:rsidR="00573196" w:rsidRPr="00171262" w:rsidRDefault="00573196" w:rsidP="003F26EB">
            <w:pPr>
              <w:widowControl/>
              <w:spacing w:before="0" w:after="0"/>
              <w:ind w:firstLine="0"/>
              <w:contextualSpacing/>
              <w:jc w:val="center"/>
              <w:rPr>
                <w:sz w:val="24"/>
              </w:rPr>
            </w:pPr>
            <w:r w:rsidRPr="00171262">
              <w:rPr>
                <w:sz w:val="24"/>
              </w:rPr>
              <w:t>Hệ thống</w:t>
            </w:r>
          </w:p>
        </w:tc>
        <w:tc>
          <w:tcPr>
            <w:tcW w:w="840" w:type="dxa"/>
            <w:shd w:val="clear" w:color="auto" w:fill="auto"/>
            <w:vAlign w:val="center"/>
            <w:hideMark/>
          </w:tcPr>
          <w:p w14:paraId="11E3FFC5" w14:textId="77777777" w:rsidR="00573196" w:rsidRPr="00171262" w:rsidRDefault="00573196" w:rsidP="003F26EB">
            <w:pPr>
              <w:widowControl/>
              <w:spacing w:before="0" w:after="0"/>
              <w:ind w:firstLine="0"/>
              <w:contextualSpacing/>
              <w:jc w:val="right"/>
              <w:rPr>
                <w:sz w:val="24"/>
              </w:rPr>
            </w:pPr>
            <w:r w:rsidRPr="00171262">
              <w:rPr>
                <w:sz w:val="24"/>
              </w:rPr>
              <w:t>1</w:t>
            </w:r>
          </w:p>
        </w:tc>
        <w:tc>
          <w:tcPr>
            <w:tcW w:w="1460" w:type="dxa"/>
            <w:shd w:val="clear" w:color="auto" w:fill="auto"/>
            <w:vAlign w:val="center"/>
            <w:hideMark/>
          </w:tcPr>
          <w:p w14:paraId="72D7F2AB" w14:textId="77777777" w:rsidR="00573196" w:rsidRPr="00171262" w:rsidRDefault="00573196" w:rsidP="003F26EB">
            <w:pPr>
              <w:widowControl/>
              <w:spacing w:before="0" w:after="0"/>
              <w:ind w:firstLine="0"/>
              <w:contextualSpacing/>
              <w:jc w:val="right"/>
              <w:rPr>
                <w:sz w:val="24"/>
              </w:rPr>
            </w:pPr>
            <w:r w:rsidRPr="00171262">
              <w:rPr>
                <w:sz w:val="24"/>
              </w:rPr>
              <w:t>469</w:t>
            </w:r>
          </w:p>
        </w:tc>
        <w:tc>
          <w:tcPr>
            <w:tcW w:w="1430" w:type="dxa"/>
            <w:shd w:val="clear" w:color="auto" w:fill="auto"/>
            <w:vAlign w:val="center"/>
            <w:hideMark/>
          </w:tcPr>
          <w:p w14:paraId="61857C9C" w14:textId="77777777" w:rsidR="00573196" w:rsidRPr="00171262" w:rsidRDefault="00573196" w:rsidP="003F26EB">
            <w:pPr>
              <w:widowControl/>
              <w:spacing w:before="0" w:after="0"/>
              <w:ind w:firstLine="0"/>
              <w:contextualSpacing/>
              <w:jc w:val="right"/>
              <w:rPr>
                <w:sz w:val="24"/>
              </w:rPr>
            </w:pPr>
            <w:r w:rsidRPr="00171262">
              <w:rPr>
                <w:sz w:val="24"/>
              </w:rPr>
              <w:t>30%</w:t>
            </w:r>
          </w:p>
        </w:tc>
        <w:tc>
          <w:tcPr>
            <w:tcW w:w="1320" w:type="dxa"/>
            <w:shd w:val="clear" w:color="auto" w:fill="auto"/>
            <w:vAlign w:val="center"/>
            <w:hideMark/>
          </w:tcPr>
          <w:p w14:paraId="590A5B7D" w14:textId="77777777" w:rsidR="00573196" w:rsidRPr="00171262" w:rsidRDefault="00573196" w:rsidP="003F26EB">
            <w:pPr>
              <w:widowControl/>
              <w:spacing w:before="0" w:after="0"/>
              <w:ind w:firstLine="0"/>
              <w:contextualSpacing/>
              <w:jc w:val="right"/>
              <w:rPr>
                <w:sz w:val="24"/>
              </w:rPr>
            </w:pPr>
            <w:r w:rsidRPr="00171262">
              <w:rPr>
                <w:sz w:val="24"/>
              </w:rPr>
              <w:t>141</w:t>
            </w:r>
          </w:p>
        </w:tc>
        <w:tc>
          <w:tcPr>
            <w:tcW w:w="1320" w:type="dxa"/>
            <w:shd w:val="clear" w:color="auto" w:fill="auto"/>
            <w:vAlign w:val="center"/>
            <w:hideMark/>
          </w:tcPr>
          <w:p w14:paraId="7D64BD0C" w14:textId="77777777" w:rsidR="00573196" w:rsidRPr="00171262" w:rsidRDefault="00573196" w:rsidP="003F26EB">
            <w:pPr>
              <w:widowControl/>
              <w:spacing w:before="0" w:after="0"/>
              <w:ind w:firstLine="0"/>
              <w:contextualSpacing/>
              <w:jc w:val="right"/>
              <w:rPr>
                <w:sz w:val="24"/>
              </w:rPr>
            </w:pPr>
            <w:r w:rsidRPr="00171262">
              <w:rPr>
                <w:sz w:val="24"/>
              </w:rPr>
              <w:t>20%</w:t>
            </w:r>
          </w:p>
        </w:tc>
        <w:tc>
          <w:tcPr>
            <w:tcW w:w="1460" w:type="dxa"/>
            <w:shd w:val="clear" w:color="auto" w:fill="auto"/>
            <w:noWrap/>
            <w:vAlign w:val="center"/>
            <w:hideMark/>
          </w:tcPr>
          <w:p w14:paraId="1CB5721E" w14:textId="77777777" w:rsidR="00573196" w:rsidRPr="00171262" w:rsidRDefault="00573196" w:rsidP="003F26EB">
            <w:pPr>
              <w:widowControl/>
              <w:spacing w:before="0" w:after="0"/>
              <w:ind w:firstLine="0"/>
              <w:contextualSpacing/>
              <w:jc w:val="right"/>
              <w:rPr>
                <w:sz w:val="24"/>
              </w:rPr>
            </w:pPr>
            <w:r w:rsidRPr="00171262">
              <w:rPr>
                <w:sz w:val="24"/>
              </w:rPr>
              <w:t>28,14</w:t>
            </w:r>
          </w:p>
        </w:tc>
        <w:tc>
          <w:tcPr>
            <w:tcW w:w="1769" w:type="dxa"/>
            <w:shd w:val="clear" w:color="auto" w:fill="auto"/>
            <w:vAlign w:val="center"/>
            <w:hideMark/>
          </w:tcPr>
          <w:p w14:paraId="77E7AD01" w14:textId="77777777" w:rsidR="00573196" w:rsidRPr="00171262" w:rsidRDefault="00573196" w:rsidP="003F26EB">
            <w:pPr>
              <w:widowControl/>
              <w:spacing w:before="0" w:after="0"/>
              <w:ind w:firstLine="0"/>
              <w:contextualSpacing/>
              <w:jc w:val="center"/>
              <w:rPr>
                <w:sz w:val="24"/>
              </w:rPr>
            </w:pPr>
            <w:r w:rsidRPr="00171262">
              <w:rPr>
                <w:sz w:val="24"/>
              </w:rPr>
              <w:t>Thời gian sử dụng 5 năm</w:t>
            </w:r>
          </w:p>
        </w:tc>
      </w:tr>
      <w:tr w:rsidR="00573196" w:rsidRPr="00171262" w14:paraId="56B9D164" w14:textId="77777777" w:rsidTr="00161B82">
        <w:trPr>
          <w:cantSplit/>
          <w:trHeight w:val="284"/>
        </w:trPr>
        <w:tc>
          <w:tcPr>
            <w:tcW w:w="540" w:type="dxa"/>
            <w:shd w:val="clear" w:color="auto" w:fill="auto"/>
            <w:vAlign w:val="center"/>
            <w:hideMark/>
          </w:tcPr>
          <w:p w14:paraId="25D107FA" w14:textId="77777777" w:rsidR="00573196" w:rsidRPr="00171262" w:rsidRDefault="00573196" w:rsidP="003F26EB">
            <w:pPr>
              <w:widowControl/>
              <w:spacing w:before="0" w:after="0"/>
              <w:ind w:firstLine="0"/>
              <w:contextualSpacing/>
              <w:jc w:val="right"/>
              <w:rPr>
                <w:sz w:val="24"/>
              </w:rPr>
            </w:pPr>
            <w:r w:rsidRPr="00171262">
              <w:rPr>
                <w:sz w:val="24"/>
              </w:rPr>
              <w:t>11</w:t>
            </w:r>
          </w:p>
        </w:tc>
        <w:tc>
          <w:tcPr>
            <w:tcW w:w="3340" w:type="dxa"/>
            <w:shd w:val="clear" w:color="auto" w:fill="auto"/>
            <w:vAlign w:val="center"/>
            <w:hideMark/>
          </w:tcPr>
          <w:p w14:paraId="5F2BD67D" w14:textId="77777777" w:rsidR="00573196" w:rsidRPr="00171262" w:rsidRDefault="00573196" w:rsidP="003F26EB">
            <w:pPr>
              <w:widowControl/>
              <w:spacing w:before="0" w:after="0"/>
              <w:ind w:firstLine="0"/>
              <w:contextualSpacing/>
              <w:jc w:val="left"/>
              <w:rPr>
                <w:sz w:val="24"/>
              </w:rPr>
            </w:pPr>
            <w:r w:rsidRPr="00171262">
              <w:rPr>
                <w:sz w:val="24"/>
              </w:rPr>
              <w:t>Thiết bị hỗ trợ sát hạch: Bộ đàm; hệ thống âm thanh; màn hình hiển thị; camera giám sát; máy phát điện dự phòng; thiết bị lưu điện</w:t>
            </w:r>
          </w:p>
        </w:tc>
        <w:tc>
          <w:tcPr>
            <w:tcW w:w="980" w:type="dxa"/>
            <w:shd w:val="clear" w:color="auto" w:fill="auto"/>
            <w:vAlign w:val="center"/>
            <w:hideMark/>
          </w:tcPr>
          <w:p w14:paraId="2FD05CFE" w14:textId="77777777" w:rsidR="00573196" w:rsidRPr="00171262" w:rsidRDefault="00573196" w:rsidP="003F26EB">
            <w:pPr>
              <w:widowControl/>
              <w:spacing w:before="0" w:after="0"/>
              <w:ind w:firstLine="0"/>
              <w:contextualSpacing/>
              <w:jc w:val="center"/>
              <w:rPr>
                <w:sz w:val="24"/>
              </w:rPr>
            </w:pPr>
            <w:r w:rsidRPr="00171262">
              <w:rPr>
                <w:sz w:val="24"/>
              </w:rPr>
              <w:t>Hệ thống</w:t>
            </w:r>
          </w:p>
        </w:tc>
        <w:tc>
          <w:tcPr>
            <w:tcW w:w="840" w:type="dxa"/>
            <w:shd w:val="clear" w:color="auto" w:fill="auto"/>
            <w:vAlign w:val="center"/>
            <w:hideMark/>
          </w:tcPr>
          <w:p w14:paraId="678C3F1B" w14:textId="77777777" w:rsidR="00573196" w:rsidRPr="00171262" w:rsidRDefault="00573196" w:rsidP="003F26EB">
            <w:pPr>
              <w:widowControl/>
              <w:spacing w:before="0" w:after="0"/>
              <w:ind w:firstLine="0"/>
              <w:contextualSpacing/>
              <w:jc w:val="right"/>
              <w:rPr>
                <w:sz w:val="24"/>
              </w:rPr>
            </w:pPr>
            <w:r w:rsidRPr="00171262">
              <w:rPr>
                <w:sz w:val="24"/>
              </w:rPr>
              <w:t>1</w:t>
            </w:r>
          </w:p>
        </w:tc>
        <w:tc>
          <w:tcPr>
            <w:tcW w:w="1460" w:type="dxa"/>
            <w:shd w:val="clear" w:color="auto" w:fill="auto"/>
            <w:vAlign w:val="center"/>
            <w:hideMark/>
          </w:tcPr>
          <w:p w14:paraId="0A5DEFEA" w14:textId="77777777" w:rsidR="00573196" w:rsidRPr="00171262" w:rsidRDefault="00573196" w:rsidP="003F26EB">
            <w:pPr>
              <w:widowControl/>
              <w:spacing w:before="0" w:after="0"/>
              <w:ind w:firstLine="0"/>
              <w:contextualSpacing/>
              <w:jc w:val="right"/>
              <w:rPr>
                <w:sz w:val="24"/>
              </w:rPr>
            </w:pPr>
            <w:r w:rsidRPr="00171262">
              <w:rPr>
                <w:sz w:val="24"/>
              </w:rPr>
              <w:t>200</w:t>
            </w:r>
          </w:p>
        </w:tc>
        <w:tc>
          <w:tcPr>
            <w:tcW w:w="1430" w:type="dxa"/>
            <w:shd w:val="clear" w:color="auto" w:fill="auto"/>
            <w:vAlign w:val="center"/>
            <w:hideMark/>
          </w:tcPr>
          <w:p w14:paraId="50C99636" w14:textId="77777777" w:rsidR="00573196" w:rsidRPr="00171262" w:rsidRDefault="00573196" w:rsidP="003F26EB">
            <w:pPr>
              <w:widowControl/>
              <w:spacing w:before="0" w:after="0"/>
              <w:ind w:firstLine="0"/>
              <w:contextualSpacing/>
              <w:jc w:val="right"/>
              <w:rPr>
                <w:sz w:val="24"/>
              </w:rPr>
            </w:pPr>
            <w:r w:rsidRPr="00171262">
              <w:rPr>
                <w:sz w:val="24"/>
              </w:rPr>
              <w:t>10%</w:t>
            </w:r>
          </w:p>
        </w:tc>
        <w:tc>
          <w:tcPr>
            <w:tcW w:w="1320" w:type="dxa"/>
            <w:shd w:val="clear" w:color="auto" w:fill="auto"/>
            <w:vAlign w:val="center"/>
            <w:hideMark/>
          </w:tcPr>
          <w:p w14:paraId="609463EA" w14:textId="77777777" w:rsidR="00573196" w:rsidRPr="00171262" w:rsidRDefault="00573196" w:rsidP="003F26EB">
            <w:pPr>
              <w:widowControl/>
              <w:spacing w:before="0" w:after="0"/>
              <w:ind w:firstLine="0"/>
              <w:contextualSpacing/>
              <w:jc w:val="right"/>
              <w:rPr>
                <w:sz w:val="24"/>
              </w:rPr>
            </w:pPr>
            <w:r w:rsidRPr="00171262">
              <w:rPr>
                <w:sz w:val="24"/>
              </w:rPr>
              <w:t>20</w:t>
            </w:r>
          </w:p>
        </w:tc>
        <w:tc>
          <w:tcPr>
            <w:tcW w:w="1320" w:type="dxa"/>
            <w:shd w:val="clear" w:color="auto" w:fill="auto"/>
            <w:vAlign w:val="center"/>
            <w:hideMark/>
          </w:tcPr>
          <w:p w14:paraId="37CA0118" w14:textId="77777777" w:rsidR="00573196" w:rsidRPr="00171262" w:rsidRDefault="00573196" w:rsidP="003F26EB">
            <w:pPr>
              <w:widowControl/>
              <w:spacing w:before="0" w:after="0"/>
              <w:ind w:firstLine="0"/>
              <w:contextualSpacing/>
              <w:jc w:val="right"/>
              <w:rPr>
                <w:sz w:val="24"/>
              </w:rPr>
            </w:pPr>
            <w:r w:rsidRPr="00171262">
              <w:rPr>
                <w:sz w:val="24"/>
              </w:rPr>
              <w:t>12,50%</w:t>
            </w:r>
          </w:p>
        </w:tc>
        <w:tc>
          <w:tcPr>
            <w:tcW w:w="1460" w:type="dxa"/>
            <w:shd w:val="clear" w:color="auto" w:fill="auto"/>
            <w:noWrap/>
            <w:vAlign w:val="center"/>
            <w:hideMark/>
          </w:tcPr>
          <w:p w14:paraId="5B98BD93" w14:textId="77777777" w:rsidR="00573196" w:rsidRPr="00171262" w:rsidRDefault="00573196" w:rsidP="003F26EB">
            <w:pPr>
              <w:widowControl/>
              <w:spacing w:before="0" w:after="0"/>
              <w:ind w:firstLine="0"/>
              <w:contextualSpacing/>
              <w:jc w:val="right"/>
              <w:rPr>
                <w:sz w:val="24"/>
              </w:rPr>
            </w:pPr>
            <w:r w:rsidRPr="00171262">
              <w:rPr>
                <w:sz w:val="24"/>
              </w:rPr>
              <w:t>2,50</w:t>
            </w:r>
          </w:p>
        </w:tc>
        <w:tc>
          <w:tcPr>
            <w:tcW w:w="1769" w:type="dxa"/>
            <w:shd w:val="clear" w:color="auto" w:fill="auto"/>
            <w:vAlign w:val="center"/>
            <w:hideMark/>
          </w:tcPr>
          <w:p w14:paraId="0DAD91AA" w14:textId="77777777" w:rsidR="00573196" w:rsidRPr="00171262" w:rsidRDefault="00573196" w:rsidP="003F26EB">
            <w:pPr>
              <w:widowControl/>
              <w:spacing w:before="0" w:after="0"/>
              <w:ind w:firstLine="0"/>
              <w:contextualSpacing/>
              <w:jc w:val="center"/>
              <w:rPr>
                <w:sz w:val="24"/>
              </w:rPr>
            </w:pPr>
            <w:r w:rsidRPr="00171262">
              <w:rPr>
                <w:sz w:val="24"/>
              </w:rPr>
              <w:t>Thời gian sử dụng 8 năm</w:t>
            </w:r>
          </w:p>
        </w:tc>
      </w:tr>
      <w:tr w:rsidR="00161B82" w:rsidRPr="00171262" w14:paraId="3119B804" w14:textId="77777777" w:rsidTr="00161B82">
        <w:trPr>
          <w:cantSplit/>
          <w:trHeight w:val="284"/>
        </w:trPr>
        <w:tc>
          <w:tcPr>
            <w:tcW w:w="5700" w:type="dxa"/>
            <w:gridSpan w:val="4"/>
            <w:shd w:val="clear" w:color="auto" w:fill="auto"/>
            <w:noWrap/>
            <w:vAlign w:val="center"/>
            <w:hideMark/>
          </w:tcPr>
          <w:p w14:paraId="31A2D0BB" w14:textId="77777777" w:rsidR="00161B82" w:rsidRPr="00171262" w:rsidRDefault="00161B82" w:rsidP="00161B82">
            <w:pPr>
              <w:widowControl/>
              <w:spacing w:before="0" w:after="0"/>
              <w:ind w:firstLine="0"/>
              <w:contextualSpacing/>
              <w:jc w:val="center"/>
              <w:rPr>
                <w:b/>
                <w:bCs/>
                <w:sz w:val="24"/>
              </w:rPr>
            </w:pPr>
            <w:r w:rsidRPr="00171262">
              <w:rPr>
                <w:b/>
                <w:bCs/>
                <w:sz w:val="24"/>
              </w:rPr>
              <w:t xml:space="preserve">Tổng </w:t>
            </w:r>
          </w:p>
        </w:tc>
        <w:tc>
          <w:tcPr>
            <w:tcW w:w="1460" w:type="dxa"/>
            <w:shd w:val="clear" w:color="auto" w:fill="auto"/>
            <w:noWrap/>
            <w:vAlign w:val="center"/>
            <w:hideMark/>
          </w:tcPr>
          <w:p w14:paraId="4E2E62E2" w14:textId="0D77301A" w:rsidR="00161B82" w:rsidRPr="00171262" w:rsidRDefault="00161B82" w:rsidP="00161B82">
            <w:pPr>
              <w:widowControl/>
              <w:spacing w:before="0" w:after="0"/>
              <w:ind w:firstLine="0"/>
              <w:contextualSpacing/>
              <w:jc w:val="right"/>
              <w:rPr>
                <w:b/>
                <w:bCs/>
                <w:sz w:val="24"/>
              </w:rPr>
            </w:pPr>
            <w:r w:rsidRPr="00171262">
              <w:rPr>
                <w:b/>
                <w:bCs/>
                <w:sz w:val="24"/>
              </w:rPr>
              <w:t>3.962</w:t>
            </w:r>
          </w:p>
        </w:tc>
        <w:tc>
          <w:tcPr>
            <w:tcW w:w="1430" w:type="dxa"/>
            <w:shd w:val="clear" w:color="auto" w:fill="auto"/>
            <w:noWrap/>
            <w:vAlign w:val="center"/>
            <w:hideMark/>
          </w:tcPr>
          <w:p w14:paraId="649466D8" w14:textId="77777777" w:rsidR="00161B82" w:rsidRPr="00171262" w:rsidRDefault="00161B82" w:rsidP="00161B82">
            <w:pPr>
              <w:widowControl/>
              <w:spacing w:before="0" w:after="0"/>
              <w:ind w:firstLine="0"/>
              <w:contextualSpacing/>
              <w:jc w:val="center"/>
              <w:rPr>
                <w:sz w:val="24"/>
              </w:rPr>
            </w:pPr>
            <w:r w:rsidRPr="00171262">
              <w:rPr>
                <w:sz w:val="24"/>
              </w:rPr>
              <w:t> </w:t>
            </w:r>
          </w:p>
        </w:tc>
        <w:tc>
          <w:tcPr>
            <w:tcW w:w="1320" w:type="dxa"/>
            <w:shd w:val="clear" w:color="auto" w:fill="auto"/>
            <w:noWrap/>
            <w:vAlign w:val="center"/>
            <w:hideMark/>
          </w:tcPr>
          <w:p w14:paraId="2C3A5824" w14:textId="31FDBE35" w:rsidR="00161B82" w:rsidRPr="00171262" w:rsidRDefault="00161B82" w:rsidP="00161B82">
            <w:pPr>
              <w:widowControl/>
              <w:spacing w:before="0" w:after="0"/>
              <w:ind w:firstLine="0"/>
              <w:contextualSpacing/>
              <w:jc w:val="right"/>
              <w:rPr>
                <w:b/>
                <w:bCs/>
                <w:sz w:val="24"/>
              </w:rPr>
            </w:pPr>
            <w:r w:rsidRPr="00171262">
              <w:rPr>
                <w:b/>
                <w:bCs/>
                <w:szCs w:val="28"/>
              </w:rPr>
              <w:t>1.555</w:t>
            </w:r>
          </w:p>
        </w:tc>
        <w:tc>
          <w:tcPr>
            <w:tcW w:w="1320" w:type="dxa"/>
            <w:shd w:val="clear" w:color="auto" w:fill="auto"/>
            <w:noWrap/>
            <w:vAlign w:val="center"/>
            <w:hideMark/>
          </w:tcPr>
          <w:p w14:paraId="55543797" w14:textId="6E76B631" w:rsidR="00161B82" w:rsidRPr="00171262" w:rsidRDefault="00161B82" w:rsidP="00161B82">
            <w:pPr>
              <w:widowControl/>
              <w:spacing w:before="0" w:after="0"/>
              <w:ind w:firstLine="0"/>
              <w:contextualSpacing/>
              <w:jc w:val="center"/>
              <w:rPr>
                <w:sz w:val="24"/>
              </w:rPr>
            </w:pPr>
            <w:r w:rsidRPr="00171262">
              <w:rPr>
                <w:szCs w:val="28"/>
              </w:rPr>
              <w:t> </w:t>
            </w:r>
          </w:p>
        </w:tc>
        <w:tc>
          <w:tcPr>
            <w:tcW w:w="1460" w:type="dxa"/>
            <w:shd w:val="clear" w:color="auto" w:fill="auto"/>
            <w:noWrap/>
            <w:vAlign w:val="center"/>
            <w:hideMark/>
          </w:tcPr>
          <w:p w14:paraId="1AE585E2" w14:textId="5B3865D1" w:rsidR="00161B82" w:rsidRPr="00171262" w:rsidRDefault="00161B82" w:rsidP="00161B82">
            <w:pPr>
              <w:widowControl/>
              <w:spacing w:before="0" w:after="0"/>
              <w:ind w:firstLine="0"/>
              <w:contextualSpacing/>
              <w:jc w:val="right"/>
              <w:rPr>
                <w:b/>
                <w:bCs/>
                <w:sz w:val="24"/>
              </w:rPr>
            </w:pPr>
            <w:r w:rsidRPr="00171262">
              <w:rPr>
                <w:b/>
                <w:bCs/>
                <w:szCs w:val="28"/>
              </w:rPr>
              <w:t>184,25</w:t>
            </w:r>
          </w:p>
        </w:tc>
        <w:tc>
          <w:tcPr>
            <w:tcW w:w="1769" w:type="dxa"/>
            <w:shd w:val="clear" w:color="auto" w:fill="auto"/>
            <w:vAlign w:val="center"/>
            <w:hideMark/>
          </w:tcPr>
          <w:p w14:paraId="724DE366" w14:textId="77777777" w:rsidR="00161B82" w:rsidRPr="00171262" w:rsidRDefault="00161B82" w:rsidP="00161B82">
            <w:pPr>
              <w:widowControl/>
              <w:spacing w:before="0" w:after="0"/>
              <w:ind w:firstLine="0"/>
              <w:contextualSpacing/>
              <w:jc w:val="center"/>
              <w:rPr>
                <w:sz w:val="24"/>
              </w:rPr>
            </w:pPr>
            <w:r w:rsidRPr="00171262">
              <w:rPr>
                <w:sz w:val="24"/>
              </w:rPr>
              <w:t> </w:t>
            </w:r>
          </w:p>
        </w:tc>
      </w:tr>
    </w:tbl>
    <w:p w14:paraId="42B543F3" w14:textId="77777777" w:rsidR="009C06F8" w:rsidRPr="00171262" w:rsidRDefault="009C06F8">
      <w:pPr>
        <w:rPr>
          <w:b/>
        </w:rPr>
      </w:pPr>
    </w:p>
    <w:p w14:paraId="3EFC9A98" w14:textId="77777777" w:rsidR="0063308D" w:rsidRPr="00171262" w:rsidRDefault="00CE37A0">
      <w:r w:rsidRPr="00171262">
        <w:rPr>
          <w:b/>
        </w:rPr>
        <w:t>II. Phương án tài chính</w:t>
      </w:r>
    </w:p>
    <w:tbl>
      <w:tblPr>
        <w:tblW w:w="14788" w:type="dxa"/>
        <w:tblLook w:val="04A0" w:firstRow="1" w:lastRow="0" w:firstColumn="1" w:lastColumn="0" w:noHBand="0" w:noVBand="1"/>
      </w:tblPr>
      <w:tblGrid>
        <w:gridCol w:w="537"/>
        <w:gridCol w:w="5695"/>
        <w:gridCol w:w="1776"/>
        <w:gridCol w:w="1600"/>
        <w:gridCol w:w="1640"/>
        <w:gridCol w:w="1600"/>
        <w:gridCol w:w="1940"/>
      </w:tblGrid>
      <w:tr w:rsidR="00573196" w:rsidRPr="00171262" w14:paraId="2379DF86" w14:textId="77777777" w:rsidTr="00161B82">
        <w:trPr>
          <w:cantSplit/>
          <w:trHeight w:val="330"/>
          <w:tblHeader/>
        </w:trPr>
        <w:tc>
          <w:tcPr>
            <w:tcW w:w="53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BC38079" w14:textId="77777777" w:rsidR="00573196" w:rsidRPr="00171262" w:rsidRDefault="00573196" w:rsidP="00573196">
            <w:pPr>
              <w:widowControl/>
              <w:spacing w:before="20" w:after="20"/>
              <w:ind w:firstLine="0"/>
              <w:jc w:val="center"/>
              <w:rPr>
                <w:b/>
                <w:bCs/>
                <w:sz w:val="24"/>
              </w:rPr>
            </w:pPr>
            <w:r w:rsidRPr="00171262">
              <w:rPr>
                <w:b/>
                <w:bCs/>
                <w:sz w:val="24"/>
              </w:rPr>
              <w:t>TT</w:t>
            </w:r>
          </w:p>
        </w:tc>
        <w:tc>
          <w:tcPr>
            <w:tcW w:w="5695" w:type="dxa"/>
            <w:tcBorders>
              <w:top w:val="single" w:sz="4" w:space="0" w:color="auto"/>
              <w:left w:val="nil"/>
              <w:bottom w:val="single" w:sz="4" w:space="0" w:color="auto"/>
              <w:right w:val="single" w:sz="4" w:space="0" w:color="auto"/>
            </w:tcBorders>
            <w:shd w:val="clear" w:color="auto" w:fill="auto"/>
            <w:noWrap/>
            <w:vAlign w:val="center"/>
            <w:hideMark/>
          </w:tcPr>
          <w:p w14:paraId="16249832" w14:textId="77777777" w:rsidR="00573196" w:rsidRPr="00171262" w:rsidRDefault="00573196" w:rsidP="00573196">
            <w:pPr>
              <w:widowControl/>
              <w:spacing w:before="20" w:after="20"/>
              <w:ind w:firstLine="0"/>
              <w:jc w:val="center"/>
              <w:rPr>
                <w:b/>
                <w:bCs/>
                <w:sz w:val="24"/>
              </w:rPr>
            </w:pPr>
            <w:r w:rsidRPr="00171262">
              <w:rPr>
                <w:b/>
                <w:bCs/>
                <w:sz w:val="24"/>
              </w:rPr>
              <w:t>CHỈ TIÊU</w:t>
            </w:r>
          </w:p>
        </w:tc>
        <w:tc>
          <w:tcPr>
            <w:tcW w:w="1776" w:type="dxa"/>
            <w:tcBorders>
              <w:top w:val="single" w:sz="4" w:space="0" w:color="auto"/>
              <w:left w:val="nil"/>
              <w:bottom w:val="single" w:sz="4" w:space="0" w:color="auto"/>
              <w:right w:val="single" w:sz="4" w:space="0" w:color="auto"/>
            </w:tcBorders>
            <w:shd w:val="clear" w:color="auto" w:fill="auto"/>
            <w:noWrap/>
            <w:vAlign w:val="center"/>
            <w:hideMark/>
          </w:tcPr>
          <w:p w14:paraId="14EF81EB" w14:textId="77777777" w:rsidR="00573196" w:rsidRPr="00171262" w:rsidRDefault="00573196" w:rsidP="00573196">
            <w:pPr>
              <w:widowControl/>
              <w:spacing w:before="20" w:after="20"/>
              <w:ind w:firstLine="0"/>
              <w:jc w:val="center"/>
              <w:rPr>
                <w:b/>
                <w:bCs/>
                <w:sz w:val="24"/>
              </w:rPr>
            </w:pPr>
            <w:r w:rsidRPr="00171262">
              <w:rPr>
                <w:b/>
                <w:bCs/>
                <w:sz w:val="24"/>
              </w:rPr>
              <w:t>Năm thứ 1</w:t>
            </w:r>
          </w:p>
        </w:tc>
        <w:tc>
          <w:tcPr>
            <w:tcW w:w="1600" w:type="dxa"/>
            <w:tcBorders>
              <w:top w:val="single" w:sz="4" w:space="0" w:color="auto"/>
              <w:left w:val="nil"/>
              <w:bottom w:val="single" w:sz="4" w:space="0" w:color="auto"/>
              <w:right w:val="single" w:sz="4" w:space="0" w:color="auto"/>
            </w:tcBorders>
            <w:shd w:val="clear" w:color="auto" w:fill="auto"/>
            <w:noWrap/>
            <w:vAlign w:val="center"/>
            <w:hideMark/>
          </w:tcPr>
          <w:p w14:paraId="4357E059" w14:textId="77777777" w:rsidR="00573196" w:rsidRPr="00171262" w:rsidRDefault="00573196" w:rsidP="00573196">
            <w:pPr>
              <w:widowControl/>
              <w:spacing w:before="20" w:after="20"/>
              <w:ind w:firstLine="0"/>
              <w:jc w:val="center"/>
              <w:rPr>
                <w:b/>
                <w:bCs/>
                <w:sz w:val="24"/>
              </w:rPr>
            </w:pPr>
            <w:r w:rsidRPr="00171262">
              <w:rPr>
                <w:b/>
                <w:bCs/>
                <w:sz w:val="24"/>
              </w:rPr>
              <w:t>Năm thứ 2</w:t>
            </w:r>
          </w:p>
        </w:tc>
        <w:tc>
          <w:tcPr>
            <w:tcW w:w="1640" w:type="dxa"/>
            <w:tcBorders>
              <w:top w:val="single" w:sz="4" w:space="0" w:color="auto"/>
              <w:left w:val="nil"/>
              <w:bottom w:val="single" w:sz="4" w:space="0" w:color="auto"/>
              <w:right w:val="single" w:sz="4" w:space="0" w:color="auto"/>
            </w:tcBorders>
            <w:shd w:val="clear" w:color="auto" w:fill="auto"/>
            <w:noWrap/>
            <w:vAlign w:val="center"/>
            <w:hideMark/>
          </w:tcPr>
          <w:p w14:paraId="1D469737" w14:textId="77777777" w:rsidR="00573196" w:rsidRPr="00171262" w:rsidRDefault="00573196" w:rsidP="00573196">
            <w:pPr>
              <w:widowControl/>
              <w:spacing w:before="20" w:after="20"/>
              <w:ind w:firstLine="0"/>
              <w:jc w:val="center"/>
              <w:rPr>
                <w:b/>
                <w:bCs/>
                <w:sz w:val="24"/>
              </w:rPr>
            </w:pPr>
            <w:r w:rsidRPr="00171262">
              <w:rPr>
                <w:b/>
                <w:bCs/>
                <w:sz w:val="24"/>
              </w:rPr>
              <w:t>Năm thứ 3</w:t>
            </w:r>
          </w:p>
        </w:tc>
        <w:tc>
          <w:tcPr>
            <w:tcW w:w="1600" w:type="dxa"/>
            <w:tcBorders>
              <w:top w:val="single" w:sz="4" w:space="0" w:color="auto"/>
              <w:left w:val="nil"/>
              <w:bottom w:val="single" w:sz="4" w:space="0" w:color="auto"/>
              <w:right w:val="single" w:sz="4" w:space="0" w:color="auto"/>
            </w:tcBorders>
            <w:shd w:val="clear" w:color="auto" w:fill="auto"/>
            <w:noWrap/>
            <w:vAlign w:val="center"/>
            <w:hideMark/>
          </w:tcPr>
          <w:p w14:paraId="3823ED80" w14:textId="77777777" w:rsidR="00573196" w:rsidRPr="00171262" w:rsidRDefault="00573196" w:rsidP="00573196">
            <w:pPr>
              <w:widowControl/>
              <w:spacing w:before="20" w:after="20"/>
              <w:ind w:firstLine="0"/>
              <w:jc w:val="center"/>
              <w:rPr>
                <w:b/>
                <w:bCs/>
                <w:sz w:val="24"/>
              </w:rPr>
            </w:pPr>
            <w:r w:rsidRPr="00171262">
              <w:rPr>
                <w:b/>
                <w:bCs/>
                <w:sz w:val="24"/>
              </w:rPr>
              <w:t>Năm thứ 4</w:t>
            </w:r>
          </w:p>
        </w:tc>
        <w:tc>
          <w:tcPr>
            <w:tcW w:w="1940" w:type="dxa"/>
            <w:tcBorders>
              <w:top w:val="single" w:sz="4" w:space="0" w:color="auto"/>
              <w:left w:val="nil"/>
              <w:bottom w:val="single" w:sz="4" w:space="0" w:color="auto"/>
              <w:right w:val="single" w:sz="4" w:space="0" w:color="auto"/>
            </w:tcBorders>
            <w:shd w:val="clear" w:color="auto" w:fill="auto"/>
            <w:noWrap/>
            <w:vAlign w:val="center"/>
            <w:hideMark/>
          </w:tcPr>
          <w:p w14:paraId="555B1D24" w14:textId="77777777" w:rsidR="00573196" w:rsidRPr="00171262" w:rsidRDefault="00573196" w:rsidP="00573196">
            <w:pPr>
              <w:widowControl/>
              <w:spacing w:before="20" w:after="20"/>
              <w:ind w:firstLine="0"/>
              <w:jc w:val="center"/>
              <w:rPr>
                <w:b/>
                <w:bCs/>
                <w:sz w:val="24"/>
              </w:rPr>
            </w:pPr>
            <w:r w:rsidRPr="00171262">
              <w:rPr>
                <w:b/>
                <w:bCs/>
                <w:sz w:val="24"/>
              </w:rPr>
              <w:t>Năm thứ 5</w:t>
            </w:r>
          </w:p>
        </w:tc>
      </w:tr>
      <w:tr w:rsidR="00573196" w:rsidRPr="00171262" w14:paraId="6E518988" w14:textId="77777777" w:rsidTr="00161B82">
        <w:trPr>
          <w:cantSplit/>
          <w:trHeight w:val="330"/>
        </w:trPr>
        <w:tc>
          <w:tcPr>
            <w:tcW w:w="537" w:type="dxa"/>
            <w:tcBorders>
              <w:top w:val="nil"/>
              <w:left w:val="single" w:sz="4" w:space="0" w:color="auto"/>
              <w:bottom w:val="single" w:sz="4" w:space="0" w:color="auto"/>
              <w:right w:val="single" w:sz="4" w:space="0" w:color="auto"/>
            </w:tcBorders>
            <w:shd w:val="clear" w:color="auto" w:fill="auto"/>
            <w:noWrap/>
            <w:vAlign w:val="center"/>
            <w:hideMark/>
          </w:tcPr>
          <w:p w14:paraId="1580CB4F" w14:textId="77777777" w:rsidR="00573196" w:rsidRPr="00171262" w:rsidRDefault="00573196" w:rsidP="00573196">
            <w:pPr>
              <w:widowControl/>
              <w:spacing w:before="20" w:after="20"/>
              <w:ind w:firstLine="0"/>
              <w:jc w:val="center"/>
              <w:rPr>
                <w:b/>
                <w:bCs/>
                <w:sz w:val="24"/>
              </w:rPr>
            </w:pPr>
            <w:r w:rsidRPr="00171262">
              <w:rPr>
                <w:b/>
                <w:bCs/>
                <w:sz w:val="24"/>
              </w:rPr>
              <w:t>A</w:t>
            </w:r>
          </w:p>
        </w:tc>
        <w:tc>
          <w:tcPr>
            <w:tcW w:w="5695" w:type="dxa"/>
            <w:tcBorders>
              <w:top w:val="nil"/>
              <w:left w:val="nil"/>
              <w:bottom w:val="single" w:sz="4" w:space="0" w:color="auto"/>
              <w:right w:val="single" w:sz="4" w:space="0" w:color="auto"/>
            </w:tcBorders>
            <w:shd w:val="clear" w:color="auto" w:fill="auto"/>
            <w:noWrap/>
            <w:vAlign w:val="center"/>
            <w:hideMark/>
          </w:tcPr>
          <w:p w14:paraId="09044EF3" w14:textId="77777777" w:rsidR="00573196" w:rsidRPr="00171262" w:rsidRDefault="00573196" w:rsidP="00573196">
            <w:pPr>
              <w:widowControl/>
              <w:spacing w:before="20" w:after="20"/>
              <w:ind w:firstLine="0"/>
              <w:jc w:val="left"/>
              <w:rPr>
                <w:b/>
                <w:bCs/>
                <w:sz w:val="24"/>
              </w:rPr>
            </w:pPr>
            <w:r w:rsidRPr="00171262">
              <w:rPr>
                <w:b/>
                <w:bCs/>
                <w:sz w:val="24"/>
              </w:rPr>
              <w:t xml:space="preserve">Doanh thu </w:t>
            </w:r>
          </w:p>
        </w:tc>
        <w:tc>
          <w:tcPr>
            <w:tcW w:w="1776" w:type="dxa"/>
            <w:tcBorders>
              <w:top w:val="nil"/>
              <w:left w:val="nil"/>
              <w:bottom w:val="single" w:sz="4" w:space="0" w:color="auto"/>
              <w:right w:val="single" w:sz="4" w:space="0" w:color="auto"/>
            </w:tcBorders>
            <w:shd w:val="clear" w:color="auto" w:fill="auto"/>
            <w:noWrap/>
            <w:vAlign w:val="center"/>
            <w:hideMark/>
          </w:tcPr>
          <w:p w14:paraId="05556B11" w14:textId="307D033A" w:rsidR="00573196" w:rsidRPr="00171262" w:rsidRDefault="00573196" w:rsidP="00573196">
            <w:pPr>
              <w:widowControl/>
              <w:spacing w:before="20" w:after="20"/>
              <w:ind w:firstLine="0"/>
              <w:jc w:val="right"/>
              <w:rPr>
                <w:b/>
                <w:bCs/>
                <w:sz w:val="24"/>
              </w:rPr>
            </w:pPr>
            <w:r w:rsidRPr="00171262">
              <w:rPr>
                <w:b/>
                <w:bCs/>
                <w:sz w:val="24"/>
              </w:rPr>
              <w:t>546,19</w:t>
            </w:r>
          </w:p>
        </w:tc>
        <w:tc>
          <w:tcPr>
            <w:tcW w:w="1600" w:type="dxa"/>
            <w:tcBorders>
              <w:top w:val="nil"/>
              <w:left w:val="nil"/>
              <w:bottom w:val="single" w:sz="4" w:space="0" w:color="auto"/>
              <w:right w:val="single" w:sz="4" w:space="0" w:color="auto"/>
            </w:tcBorders>
            <w:shd w:val="clear" w:color="auto" w:fill="auto"/>
            <w:noWrap/>
            <w:vAlign w:val="center"/>
            <w:hideMark/>
          </w:tcPr>
          <w:p w14:paraId="38F913CA" w14:textId="46F1A13C" w:rsidR="00573196" w:rsidRPr="00171262" w:rsidRDefault="00573196" w:rsidP="00573196">
            <w:pPr>
              <w:widowControl/>
              <w:spacing w:before="20" w:after="20"/>
              <w:ind w:firstLine="0"/>
              <w:jc w:val="right"/>
              <w:rPr>
                <w:b/>
                <w:bCs/>
                <w:sz w:val="24"/>
              </w:rPr>
            </w:pPr>
            <w:r w:rsidRPr="00171262">
              <w:rPr>
                <w:b/>
                <w:bCs/>
                <w:sz w:val="24"/>
              </w:rPr>
              <w:t>1.561,61</w:t>
            </w:r>
          </w:p>
        </w:tc>
        <w:tc>
          <w:tcPr>
            <w:tcW w:w="1640" w:type="dxa"/>
            <w:tcBorders>
              <w:top w:val="nil"/>
              <w:left w:val="nil"/>
              <w:bottom w:val="single" w:sz="4" w:space="0" w:color="auto"/>
              <w:right w:val="single" w:sz="4" w:space="0" w:color="auto"/>
            </w:tcBorders>
            <w:shd w:val="clear" w:color="auto" w:fill="auto"/>
            <w:noWrap/>
            <w:vAlign w:val="center"/>
            <w:hideMark/>
          </w:tcPr>
          <w:p w14:paraId="4678F118" w14:textId="77777777" w:rsidR="00573196" w:rsidRPr="00171262" w:rsidRDefault="00573196" w:rsidP="00573196">
            <w:pPr>
              <w:widowControl/>
              <w:spacing w:before="20" w:after="20"/>
              <w:ind w:firstLine="0"/>
              <w:jc w:val="right"/>
              <w:rPr>
                <w:b/>
                <w:bCs/>
                <w:sz w:val="24"/>
              </w:rPr>
            </w:pPr>
            <w:r w:rsidRPr="00171262">
              <w:rPr>
                <w:b/>
                <w:bCs/>
                <w:sz w:val="24"/>
              </w:rPr>
              <w:t>1.884,60</w:t>
            </w:r>
          </w:p>
        </w:tc>
        <w:tc>
          <w:tcPr>
            <w:tcW w:w="1600" w:type="dxa"/>
            <w:tcBorders>
              <w:top w:val="nil"/>
              <w:left w:val="nil"/>
              <w:bottom w:val="single" w:sz="4" w:space="0" w:color="auto"/>
              <w:right w:val="single" w:sz="4" w:space="0" w:color="auto"/>
            </w:tcBorders>
            <w:shd w:val="clear" w:color="auto" w:fill="auto"/>
            <w:noWrap/>
            <w:vAlign w:val="center"/>
            <w:hideMark/>
          </w:tcPr>
          <w:p w14:paraId="28C5EEDA" w14:textId="77777777" w:rsidR="00573196" w:rsidRPr="00171262" w:rsidRDefault="00573196" w:rsidP="00573196">
            <w:pPr>
              <w:widowControl/>
              <w:spacing w:before="20" w:after="20"/>
              <w:ind w:firstLine="0"/>
              <w:jc w:val="right"/>
              <w:rPr>
                <w:b/>
                <w:bCs/>
                <w:sz w:val="24"/>
              </w:rPr>
            </w:pPr>
            <w:r w:rsidRPr="00171262">
              <w:rPr>
                <w:b/>
                <w:bCs/>
                <w:sz w:val="24"/>
              </w:rPr>
              <w:t>2.293,30</w:t>
            </w:r>
          </w:p>
        </w:tc>
        <w:tc>
          <w:tcPr>
            <w:tcW w:w="1940" w:type="dxa"/>
            <w:tcBorders>
              <w:top w:val="nil"/>
              <w:left w:val="nil"/>
              <w:bottom w:val="single" w:sz="4" w:space="0" w:color="auto"/>
              <w:right w:val="single" w:sz="4" w:space="0" w:color="auto"/>
            </w:tcBorders>
            <w:shd w:val="clear" w:color="auto" w:fill="auto"/>
            <w:noWrap/>
            <w:vAlign w:val="center"/>
            <w:hideMark/>
          </w:tcPr>
          <w:p w14:paraId="4C68DF76" w14:textId="77777777" w:rsidR="00573196" w:rsidRPr="00171262" w:rsidRDefault="00573196" w:rsidP="00573196">
            <w:pPr>
              <w:widowControl/>
              <w:spacing w:before="20" w:after="20"/>
              <w:ind w:firstLine="0"/>
              <w:jc w:val="right"/>
              <w:rPr>
                <w:b/>
                <w:bCs/>
                <w:sz w:val="24"/>
              </w:rPr>
            </w:pPr>
            <w:r w:rsidRPr="00171262">
              <w:rPr>
                <w:b/>
                <w:bCs/>
                <w:sz w:val="24"/>
              </w:rPr>
              <w:t>2.768,28</w:t>
            </w:r>
          </w:p>
        </w:tc>
      </w:tr>
      <w:tr w:rsidR="00573196" w:rsidRPr="00171262" w14:paraId="4442CB5E" w14:textId="77777777" w:rsidTr="00161B82">
        <w:trPr>
          <w:cantSplit/>
          <w:trHeight w:val="330"/>
        </w:trPr>
        <w:tc>
          <w:tcPr>
            <w:tcW w:w="537" w:type="dxa"/>
            <w:tcBorders>
              <w:top w:val="nil"/>
              <w:left w:val="single" w:sz="4" w:space="0" w:color="auto"/>
              <w:bottom w:val="single" w:sz="4" w:space="0" w:color="auto"/>
              <w:right w:val="single" w:sz="4" w:space="0" w:color="auto"/>
            </w:tcBorders>
            <w:shd w:val="clear" w:color="auto" w:fill="auto"/>
            <w:noWrap/>
            <w:vAlign w:val="center"/>
            <w:hideMark/>
          </w:tcPr>
          <w:p w14:paraId="4916142D" w14:textId="77777777" w:rsidR="00573196" w:rsidRPr="00171262" w:rsidRDefault="00573196" w:rsidP="00573196">
            <w:pPr>
              <w:widowControl/>
              <w:spacing w:before="20" w:after="20"/>
              <w:ind w:firstLine="0"/>
              <w:jc w:val="right"/>
              <w:rPr>
                <w:sz w:val="24"/>
              </w:rPr>
            </w:pPr>
            <w:r w:rsidRPr="00171262">
              <w:rPr>
                <w:sz w:val="24"/>
              </w:rPr>
              <w:t>1</w:t>
            </w:r>
          </w:p>
        </w:tc>
        <w:tc>
          <w:tcPr>
            <w:tcW w:w="5695" w:type="dxa"/>
            <w:tcBorders>
              <w:top w:val="nil"/>
              <w:left w:val="nil"/>
              <w:bottom w:val="single" w:sz="4" w:space="0" w:color="auto"/>
              <w:right w:val="single" w:sz="4" w:space="0" w:color="auto"/>
            </w:tcBorders>
            <w:shd w:val="clear" w:color="auto" w:fill="auto"/>
            <w:noWrap/>
            <w:vAlign w:val="center"/>
            <w:hideMark/>
          </w:tcPr>
          <w:p w14:paraId="6F10E03B" w14:textId="77777777" w:rsidR="00573196" w:rsidRPr="00171262" w:rsidRDefault="00573196" w:rsidP="00573196">
            <w:pPr>
              <w:widowControl/>
              <w:spacing w:before="20" w:after="20"/>
              <w:ind w:firstLine="0"/>
              <w:jc w:val="left"/>
              <w:rPr>
                <w:sz w:val="24"/>
              </w:rPr>
            </w:pPr>
            <w:r w:rsidRPr="00171262">
              <w:rPr>
                <w:sz w:val="24"/>
              </w:rPr>
              <w:t>Đào tạo lái xe mô tô Hạng A</w:t>
            </w:r>
          </w:p>
        </w:tc>
        <w:tc>
          <w:tcPr>
            <w:tcW w:w="1776" w:type="dxa"/>
            <w:tcBorders>
              <w:top w:val="nil"/>
              <w:left w:val="nil"/>
              <w:bottom w:val="single" w:sz="4" w:space="0" w:color="auto"/>
              <w:right w:val="single" w:sz="4" w:space="0" w:color="auto"/>
            </w:tcBorders>
            <w:shd w:val="clear" w:color="auto" w:fill="auto"/>
            <w:noWrap/>
            <w:vAlign w:val="center"/>
            <w:hideMark/>
          </w:tcPr>
          <w:p w14:paraId="7577281F" w14:textId="77777777" w:rsidR="00573196" w:rsidRPr="00171262" w:rsidRDefault="00573196" w:rsidP="00573196">
            <w:pPr>
              <w:widowControl/>
              <w:spacing w:before="20" w:after="20"/>
              <w:ind w:firstLine="0"/>
              <w:jc w:val="right"/>
              <w:rPr>
                <w:sz w:val="24"/>
              </w:rPr>
            </w:pPr>
            <w:r w:rsidRPr="00171262">
              <w:rPr>
                <w:sz w:val="24"/>
              </w:rPr>
              <w:t>517,00</w:t>
            </w:r>
          </w:p>
        </w:tc>
        <w:tc>
          <w:tcPr>
            <w:tcW w:w="1600" w:type="dxa"/>
            <w:tcBorders>
              <w:top w:val="nil"/>
              <w:left w:val="nil"/>
              <w:bottom w:val="single" w:sz="4" w:space="0" w:color="auto"/>
              <w:right w:val="single" w:sz="4" w:space="0" w:color="auto"/>
            </w:tcBorders>
            <w:shd w:val="clear" w:color="auto" w:fill="auto"/>
            <w:noWrap/>
            <w:vAlign w:val="center"/>
            <w:hideMark/>
          </w:tcPr>
          <w:p w14:paraId="774B34A7" w14:textId="77777777" w:rsidR="00573196" w:rsidRPr="00171262" w:rsidRDefault="00573196" w:rsidP="00573196">
            <w:pPr>
              <w:widowControl/>
              <w:spacing w:before="20" w:after="20"/>
              <w:ind w:firstLine="0"/>
              <w:jc w:val="right"/>
              <w:rPr>
                <w:sz w:val="24"/>
              </w:rPr>
            </w:pPr>
            <w:r w:rsidRPr="00171262">
              <w:rPr>
                <w:sz w:val="24"/>
              </w:rPr>
              <w:t>1.480,50</w:t>
            </w:r>
          </w:p>
        </w:tc>
        <w:tc>
          <w:tcPr>
            <w:tcW w:w="1640" w:type="dxa"/>
            <w:tcBorders>
              <w:top w:val="nil"/>
              <w:left w:val="nil"/>
              <w:bottom w:val="single" w:sz="4" w:space="0" w:color="auto"/>
              <w:right w:val="single" w:sz="4" w:space="0" w:color="auto"/>
            </w:tcBorders>
            <w:shd w:val="clear" w:color="auto" w:fill="auto"/>
            <w:noWrap/>
            <w:vAlign w:val="center"/>
            <w:hideMark/>
          </w:tcPr>
          <w:p w14:paraId="1B2FF391" w14:textId="77777777" w:rsidR="00573196" w:rsidRPr="00171262" w:rsidRDefault="00573196" w:rsidP="00573196">
            <w:pPr>
              <w:widowControl/>
              <w:spacing w:before="20" w:after="20"/>
              <w:ind w:firstLine="0"/>
              <w:jc w:val="right"/>
              <w:rPr>
                <w:sz w:val="24"/>
              </w:rPr>
            </w:pPr>
            <w:r w:rsidRPr="00171262">
              <w:rPr>
                <w:sz w:val="24"/>
              </w:rPr>
              <w:t>1.787,70</w:t>
            </w:r>
          </w:p>
        </w:tc>
        <w:tc>
          <w:tcPr>
            <w:tcW w:w="1600" w:type="dxa"/>
            <w:tcBorders>
              <w:top w:val="nil"/>
              <w:left w:val="nil"/>
              <w:bottom w:val="single" w:sz="4" w:space="0" w:color="auto"/>
              <w:right w:val="single" w:sz="4" w:space="0" w:color="auto"/>
            </w:tcBorders>
            <w:shd w:val="clear" w:color="auto" w:fill="auto"/>
            <w:noWrap/>
            <w:vAlign w:val="center"/>
            <w:hideMark/>
          </w:tcPr>
          <w:p w14:paraId="199FAFC2" w14:textId="77777777" w:rsidR="00573196" w:rsidRPr="00171262" w:rsidRDefault="00573196" w:rsidP="00573196">
            <w:pPr>
              <w:widowControl/>
              <w:spacing w:before="20" w:after="20"/>
              <w:ind w:firstLine="0"/>
              <w:jc w:val="right"/>
              <w:rPr>
                <w:sz w:val="24"/>
              </w:rPr>
            </w:pPr>
            <w:r w:rsidRPr="00171262">
              <w:rPr>
                <w:sz w:val="24"/>
              </w:rPr>
              <w:t>2.176,34</w:t>
            </w:r>
          </w:p>
        </w:tc>
        <w:tc>
          <w:tcPr>
            <w:tcW w:w="1940" w:type="dxa"/>
            <w:tcBorders>
              <w:top w:val="nil"/>
              <w:left w:val="nil"/>
              <w:bottom w:val="single" w:sz="4" w:space="0" w:color="auto"/>
              <w:right w:val="single" w:sz="4" w:space="0" w:color="auto"/>
            </w:tcBorders>
            <w:shd w:val="clear" w:color="auto" w:fill="auto"/>
            <w:noWrap/>
            <w:vAlign w:val="center"/>
            <w:hideMark/>
          </w:tcPr>
          <w:p w14:paraId="1E267427" w14:textId="77777777" w:rsidR="00573196" w:rsidRPr="00171262" w:rsidRDefault="00573196" w:rsidP="00573196">
            <w:pPr>
              <w:widowControl/>
              <w:spacing w:before="20" w:after="20"/>
              <w:ind w:firstLine="0"/>
              <w:jc w:val="right"/>
              <w:rPr>
                <w:sz w:val="24"/>
              </w:rPr>
            </w:pPr>
            <w:r w:rsidRPr="00171262">
              <w:rPr>
                <w:sz w:val="24"/>
              </w:rPr>
              <w:t>2.627,92</w:t>
            </w:r>
          </w:p>
        </w:tc>
      </w:tr>
      <w:tr w:rsidR="00573196" w:rsidRPr="00171262" w14:paraId="65420CAF" w14:textId="77777777" w:rsidTr="00161B82">
        <w:trPr>
          <w:cantSplit/>
          <w:trHeight w:val="330"/>
        </w:trPr>
        <w:tc>
          <w:tcPr>
            <w:tcW w:w="537" w:type="dxa"/>
            <w:tcBorders>
              <w:top w:val="nil"/>
              <w:left w:val="single" w:sz="4" w:space="0" w:color="auto"/>
              <w:bottom w:val="single" w:sz="4" w:space="0" w:color="auto"/>
              <w:right w:val="single" w:sz="4" w:space="0" w:color="auto"/>
            </w:tcBorders>
            <w:shd w:val="clear" w:color="auto" w:fill="auto"/>
            <w:noWrap/>
            <w:vAlign w:val="center"/>
            <w:hideMark/>
          </w:tcPr>
          <w:p w14:paraId="5180AEC3" w14:textId="77777777" w:rsidR="00573196" w:rsidRPr="00171262" w:rsidRDefault="00573196" w:rsidP="00573196">
            <w:pPr>
              <w:widowControl/>
              <w:spacing w:before="20" w:after="20"/>
              <w:ind w:firstLine="0"/>
              <w:jc w:val="right"/>
              <w:rPr>
                <w:sz w:val="24"/>
              </w:rPr>
            </w:pPr>
            <w:r w:rsidRPr="00171262">
              <w:rPr>
                <w:sz w:val="24"/>
              </w:rPr>
              <w:t>2</w:t>
            </w:r>
          </w:p>
        </w:tc>
        <w:tc>
          <w:tcPr>
            <w:tcW w:w="5695" w:type="dxa"/>
            <w:tcBorders>
              <w:top w:val="nil"/>
              <w:left w:val="nil"/>
              <w:bottom w:val="single" w:sz="4" w:space="0" w:color="auto"/>
              <w:right w:val="single" w:sz="4" w:space="0" w:color="auto"/>
            </w:tcBorders>
            <w:shd w:val="clear" w:color="auto" w:fill="auto"/>
            <w:noWrap/>
            <w:vAlign w:val="center"/>
            <w:hideMark/>
          </w:tcPr>
          <w:p w14:paraId="50BD51F8" w14:textId="77777777" w:rsidR="00573196" w:rsidRPr="00171262" w:rsidRDefault="00573196" w:rsidP="00573196">
            <w:pPr>
              <w:widowControl/>
              <w:spacing w:before="20" w:after="20"/>
              <w:ind w:firstLine="0"/>
              <w:jc w:val="left"/>
              <w:rPr>
                <w:sz w:val="24"/>
              </w:rPr>
            </w:pPr>
            <w:r w:rsidRPr="00171262">
              <w:rPr>
                <w:sz w:val="24"/>
              </w:rPr>
              <w:t>Cho thuê sân, thiết bị ôn luyện Hạng A</w:t>
            </w:r>
          </w:p>
        </w:tc>
        <w:tc>
          <w:tcPr>
            <w:tcW w:w="1776" w:type="dxa"/>
            <w:tcBorders>
              <w:top w:val="nil"/>
              <w:left w:val="nil"/>
              <w:bottom w:val="single" w:sz="4" w:space="0" w:color="auto"/>
              <w:right w:val="single" w:sz="4" w:space="0" w:color="auto"/>
            </w:tcBorders>
            <w:shd w:val="clear" w:color="auto" w:fill="auto"/>
            <w:noWrap/>
            <w:vAlign w:val="center"/>
            <w:hideMark/>
          </w:tcPr>
          <w:p w14:paraId="09FE7CDA" w14:textId="77777777" w:rsidR="00573196" w:rsidRPr="00171262" w:rsidRDefault="00573196" w:rsidP="00573196">
            <w:pPr>
              <w:widowControl/>
              <w:spacing w:before="20" w:after="20"/>
              <w:ind w:firstLine="0"/>
              <w:jc w:val="right"/>
              <w:rPr>
                <w:sz w:val="24"/>
              </w:rPr>
            </w:pPr>
            <w:r w:rsidRPr="00171262">
              <w:rPr>
                <w:sz w:val="24"/>
              </w:rPr>
              <w:t>11,00</w:t>
            </w:r>
          </w:p>
        </w:tc>
        <w:tc>
          <w:tcPr>
            <w:tcW w:w="1600" w:type="dxa"/>
            <w:tcBorders>
              <w:top w:val="nil"/>
              <w:left w:val="nil"/>
              <w:bottom w:val="single" w:sz="4" w:space="0" w:color="auto"/>
              <w:right w:val="single" w:sz="4" w:space="0" w:color="auto"/>
            </w:tcBorders>
            <w:shd w:val="clear" w:color="auto" w:fill="auto"/>
            <w:noWrap/>
            <w:vAlign w:val="center"/>
            <w:hideMark/>
          </w:tcPr>
          <w:p w14:paraId="03085DF0" w14:textId="77777777" w:rsidR="00573196" w:rsidRPr="00171262" w:rsidRDefault="00573196" w:rsidP="00573196">
            <w:pPr>
              <w:widowControl/>
              <w:spacing w:before="20" w:after="20"/>
              <w:ind w:firstLine="0"/>
              <w:jc w:val="right"/>
              <w:rPr>
                <w:sz w:val="24"/>
              </w:rPr>
            </w:pPr>
            <w:r w:rsidRPr="00171262">
              <w:rPr>
                <w:sz w:val="24"/>
              </w:rPr>
              <w:t>31,50</w:t>
            </w:r>
          </w:p>
        </w:tc>
        <w:tc>
          <w:tcPr>
            <w:tcW w:w="1640" w:type="dxa"/>
            <w:tcBorders>
              <w:top w:val="nil"/>
              <w:left w:val="nil"/>
              <w:bottom w:val="single" w:sz="4" w:space="0" w:color="auto"/>
              <w:right w:val="single" w:sz="4" w:space="0" w:color="auto"/>
            </w:tcBorders>
            <w:shd w:val="clear" w:color="auto" w:fill="auto"/>
            <w:noWrap/>
            <w:vAlign w:val="center"/>
            <w:hideMark/>
          </w:tcPr>
          <w:p w14:paraId="73087024" w14:textId="77777777" w:rsidR="00573196" w:rsidRPr="00171262" w:rsidRDefault="00573196" w:rsidP="00573196">
            <w:pPr>
              <w:widowControl/>
              <w:spacing w:before="20" w:after="20"/>
              <w:ind w:firstLine="0"/>
              <w:jc w:val="right"/>
              <w:rPr>
                <w:sz w:val="24"/>
              </w:rPr>
            </w:pPr>
            <w:r w:rsidRPr="00171262">
              <w:rPr>
                <w:sz w:val="24"/>
              </w:rPr>
              <w:t>39,85</w:t>
            </w:r>
          </w:p>
        </w:tc>
        <w:tc>
          <w:tcPr>
            <w:tcW w:w="1600" w:type="dxa"/>
            <w:tcBorders>
              <w:top w:val="nil"/>
              <w:left w:val="nil"/>
              <w:bottom w:val="single" w:sz="4" w:space="0" w:color="auto"/>
              <w:right w:val="single" w:sz="4" w:space="0" w:color="auto"/>
            </w:tcBorders>
            <w:shd w:val="clear" w:color="auto" w:fill="auto"/>
            <w:noWrap/>
            <w:vAlign w:val="center"/>
            <w:hideMark/>
          </w:tcPr>
          <w:p w14:paraId="25C2F883" w14:textId="77777777" w:rsidR="00573196" w:rsidRPr="00171262" w:rsidRDefault="00573196" w:rsidP="00573196">
            <w:pPr>
              <w:widowControl/>
              <w:spacing w:before="20" w:after="20"/>
              <w:ind w:firstLine="0"/>
              <w:jc w:val="right"/>
              <w:rPr>
                <w:sz w:val="24"/>
              </w:rPr>
            </w:pPr>
            <w:r w:rsidRPr="00171262">
              <w:rPr>
                <w:sz w:val="24"/>
              </w:rPr>
              <w:t>50,82</w:t>
            </w:r>
          </w:p>
        </w:tc>
        <w:tc>
          <w:tcPr>
            <w:tcW w:w="1940" w:type="dxa"/>
            <w:tcBorders>
              <w:top w:val="nil"/>
              <w:left w:val="nil"/>
              <w:bottom w:val="single" w:sz="4" w:space="0" w:color="auto"/>
              <w:right w:val="single" w:sz="4" w:space="0" w:color="auto"/>
            </w:tcBorders>
            <w:shd w:val="clear" w:color="auto" w:fill="auto"/>
            <w:noWrap/>
            <w:vAlign w:val="center"/>
            <w:hideMark/>
          </w:tcPr>
          <w:p w14:paraId="43C4857E" w14:textId="77777777" w:rsidR="00573196" w:rsidRPr="00171262" w:rsidRDefault="00573196" w:rsidP="00573196">
            <w:pPr>
              <w:widowControl/>
              <w:spacing w:before="20" w:after="20"/>
              <w:ind w:firstLine="0"/>
              <w:jc w:val="right"/>
              <w:rPr>
                <w:sz w:val="24"/>
              </w:rPr>
            </w:pPr>
            <w:r w:rsidRPr="00171262">
              <w:rPr>
                <w:sz w:val="24"/>
              </w:rPr>
              <w:t>64,29</w:t>
            </w:r>
          </w:p>
        </w:tc>
      </w:tr>
      <w:tr w:rsidR="00573196" w:rsidRPr="00171262" w14:paraId="263C12FE" w14:textId="77777777" w:rsidTr="00161B82">
        <w:trPr>
          <w:cantSplit/>
          <w:trHeight w:val="330"/>
        </w:trPr>
        <w:tc>
          <w:tcPr>
            <w:tcW w:w="537" w:type="dxa"/>
            <w:tcBorders>
              <w:top w:val="nil"/>
              <w:left w:val="single" w:sz="4" w:space="0" w:color="auto"/>
              <w:bottom w:val="single" w:sz="4" w:space="0" w:color="auto"/>
              <w:right w:val="single" w:sz="4" w:space="0" w:color="auto"/>
            </w:tcBorders>
            <w:shd w:val="clear" w:color="auto" w:fill="auto"/>
            <w:noWrap/>
            <w:vAlign w:val="center"/>
            <w:hideMark/>
          </w:tcPr>
          <w:p w14:paraId="31ED9494" w14:textId="77777777" w:rsidR="00573196" w:rsidRPr="00171262" w:rsidRDefault="00573196" w:rsidP="00573196">
            <w:pPr>
              <w:widowControl/>
              <w:spacing w:before="20" w:after="20"/>
              <w:ind w:firstLine="0"/>
              <w:jc w:val="right"/>
              <w:rPr>
                <w:sz w:val="24"/>
              </w:rPr>
            </w:pPr>
            <w:r w:rsidRPr="00171262">
              <w:rPr>
                <w:sz w:val="24"/>
              </w:rPr>
              <w:t>3</w:t>
            </w:r>
          </w:p>
        </w:tc>
        <w:tc>
          <w:tcPr>
            <w:tcW w:w="5695" w:type="dxa"/>
            <w:tcBorders>
              <w:top w:val="nil"/>
              <w:left w:val="nil"/>
              <w:bottom w:val="single" w:sz="4" w:space="0" w:color="auto"/>
              <w:right w:val="single" w:sz="4" w:space="0" w:color="auto"/>
            </w:tcBorders>
            <w:shd w:val="clear" w:color="auto" w:fill="auto"/>
            <w:noWrap/>
            <w:vAlign w:val="center"/>
            <w:hideMark/>
          </w:tcPr>
          <w:p w14:paraId="0269C70A" w14:textId="77777777" w:rsidR="00573196" w:rsidRPr="00171262" w:rsidRDefault="00573196" w:rsidP="00573196">
            <w:pPr>
              <w:widowControl/>
              <w:spacing w:before="20" w:after="20"/>
              <w:ind w:firstLine="0"/>
              <w:jc w:val="left"/>
              <w:rPr>
                <w:sz w:val="24"/>
              </w:rPr>
            </w:pPr>
            <w:r w:rsidRPr="00171262">
              <w:rPr>
                <w:sz w:val="24"/>
              </w:rPr>
              <w:t>Cho thuê sân, thiết bị sát hạch Hạng A</w:t>
            </w:r>
          </w:p>
        </w:tc>
        <w:tc>
          <w:tcPr>
            <w:tcW w:w="1776" w:type="dxa"/>
            <w:tcBorders>
              <w:top w:val="nil"/>
              <w:left w:val="nil"/>
              <w:bottom w:val="single" w:sz="4" w:space="0" w:color="auto"/>
              <w:right w:val="single" w:sz="4" w:space="0" w:color="auto"/>
            </w:tcBorders>
            <w:shd w:val="clear" w:color="auto" w:fill="auto"/>
            <w:noWrap/>
            <w:vAlign w:val="center"/>
            <w:hideMark/>
          </w:tcPr>
          <w:p w14:paraId="2F0572DF" w14:textId="3EC35A7B" w:rsidR="00573196" w:rsidRPr="00171262" w:rsidRDefault="00573196" w:rsidP="00573196">
            <w:pPr>
              <w:widowControl/>
              <w:spacing w:before="20" w:after="20"/>
              <w:ind w:firstLine="0"/>
              <w:jc w:val="right"/>
              <w:rPr>
                <w:sz w:val="24"/>
              </w:rPr>
            </w:pPr>
            <w:r w:rsidRPr="00171262">
              <w:rPr>
                <w:sz w:val="24"/>
              </w:rPr>
              <w:t>18,19</w:t>
            </w:r>
          </w:p>
        </w:tc>
        <w:tc>
          <w:tcPr>
            <w:tcW w:w="1600" w:type="dxa"/>
            <w:tcBorders>
              <w:top w:val="nil"/>
              <w:left w:val="nil"/>
              <w:bottom w:val="single" w:sz="4" w:space="0" w:color="auto"/>
              <w:right w:val="single" w:sz="4" w:space="0" w:color="auto"/>
            </w:tcBorders>
            <w:shd w:val="clear" w:color="auto" w:fill="auto"/>
            <w:noWrap/>
            <w:vAlign w:val="center"/>
            <w:hideMark/>
          </w:tcPr>
          <w:p w14:paraId="7F149D3E" w14:textId="6772F8CC" w:rsidR="00573196" w:rsidRPr="00171262" w:rsidRDefault="00573196" w:rsidP="00573196">
            <w:pPr>
              <w:widowControl/>
              <w:spacing w:before="20" w:after="20"/>
              <w:ind w:firstLine="0"/>
              <w:jc w:val="right"/>
              <w:rPr>
                <w:sz w:val="24"/>
              </w:rPr>
            </w:pPr>
            <w:r w:rsidRPr="00171262">
              <w:rPr>
                <w:sz w:val="24"/>
              </w:rPr>
              <w:t>49,61</w:t>
            </w:r>
          </w:p>
        </w:tc>
        <w:tc>
          <w:tcPr>
            <w:tcW w:w="1640" w:type="dxa"/>
            <w:tcBorders>
              <w:top w:val="nil"/>
              <w:left w:val="nil"/>
              <w:bottom w:val="single" w:sz="4" w:space="0" w:color="auto"/>
              <w:right w:val="single" w:sz="4" w:space="0" w:color="auto"/>
            </w:tcBorders>
            <w:shd w:val="clear" w:color="auto" w:fill="auto"/>
            <w:noWrap/>
            <w:vAlign w:val="center"/>
            <w:hideMark/>
          </w:tcPr>
          <w:p w14:paraId="54E14843" w14:textId="77777777" w:rsidR="00573196" w:rsidRPr="00171262" w:rsidRDefault="00573196" w:rsidP="00573196">
            <w:pPr>
              <w:widowControl/>
              <w:spacing w:before="20" w:after="20"/>
              <w:ind w:firstLine="0"/>
              <w:jc w:val="right"/>
              <w:rPr>
                <w:sz w:val="24"/>
              </w:rPr>
            </w:pPr>
            <w:r w:rsidRPr="00171262">
              <w:rPr>
                <w:sz w:val="24"/>
              </w:rPr>
              <w:t>57,05</w:t>
            </w:r>
          </w:p>
        </w:tc>
        <w:tc>
          <w:tcPr>
            <w:tcW w:w="1600" w:type="dxa"/>
            <w:tcBorders>
              <w:top w:val="nil"/>
              <w:left w:val="nil"/>
              <w:bottom w:val="single" w:sz="4" w:space="0" w:color="auto"/>
              <w:right w:val="single" w:sz="4" w:space="0" w:color="auto"/>
            </w:tcBorders>
            <w:shd w:val="clear" w:color="auto" w:fill="auto"/>
            <w:noWrap/>
            <w:vAlign w:val="center"/>
            <w:hideMark/>
          </w:tcPr>
          <w:p w14:paraId="619E0C2D" w14:textId="77777777" w:rsidR="00573196" w:rsidRPr="00171262" w:rsidRDefault="00573196" w:rsidP="00573196">
            <w:pPr>
              <w:widowControl/>
              <w:spacing w:before="20" w:after="20"/>
              <w:ind w:firstLine="0"/>
              <w:jc w:val="right"/>
              <w:rPr>
                <w:sz w:val="24"/>
              </w:rPr>
            </w:pPr>
            <w:r w:rsidRPr="00171262">
              <w:rPr>
                <w:sz w:val="24"/>
              </w:rPr>
              <w:t>66,14</w:t>
            </w:r>
          </w:p>
        </w:tc>
        <w:tc>
          <w:tcPr>
            <w:tcW w:w="1940" w:type="dxa"/>
            <w:tcBorders>
              <w:top w:val="nil"/>
              <w:left w:val="nil"/>
              <w:bottom w:val="single" w:sz="4" w:space="0" w:color="auto"/>
              <w:right w:val="single" w:sz="4" w:space="0" w:color="auto"/>
            </w:tcBorders>
            <w:shd w:val="clear" w:color="auto" w:fill="auto"/>
            <w:noWrap/>
            <w:vAlign w:val="center"/>
            <w:hideMark/>
          </w:tcPr>
          <w:p w14:paraId="07461263" w14:textId="77777777" w:rsidR="00573196" w:rsidRPr="00171262" w:rsidRDefault="00573196" w:rsidP="00573196">
            <w:pPr>
              <w:widowControl/>
              <w:spacing w:before="20" w:after="20"/>
              <w:ind w:firstLine="0"/>
              <w:jc w:val="right"/>
              <w:rPr>
                <w:sz w:val="24"/>
              </w:rPr>
            </w:pPr>
            <w:r w:rsidRPr="00171262">
              <w:rPr>
                <w:sz w:val="24"/>
              </w:rPr>
              <w:t>76,07</w:t>
            </w:r>
          </w:p>
        </w:tc>
      </w:tr>
      <w:tr w:rsidR="00573196" w:rsidRPr="00171262" w14:paraId="0955F3DB" w14:textId="77777777" w:rsidTr="00161B82">
        <w:trPr>
          <w:cantSplit/>
          <w:trHeight w:val="330"/>
        </w:trPr>
        <w:tc>
          <w:tcPr>
            <w:tcW w:w="537" w:type="dxa"/>
            <w:tcBorders>
              <w:top w:val="nil"/>
              <w:left w:val="single" w:sz="4" w:space="0" w:color="auto"/>
              <w:bottom w:val="single" w:sz="4" w:space="0" w:color="auto"/>
              <w:right w:val="single" w:sz="4" w:space="0" w:color="auto"/>
            </w:tcBorders>
            <w:shd w:val="clear" w:color="auto" w:fill="auto"/>
            <w:noWrap/>
            <w:vAlign w:val="center"/>
            <w:hideMark/>
          </w:tcPr>
          <w:p w14:paraId="69B1687F" w14:textId="77777777" w:rsidR="00573196" w:rsidRPr="00171262" w:rsidRDefault="00573196" w:rsidP="00573196">
            <w:pPr>
              <w:widowControl/>
              <w:spacing w:before="20" w:after="20"/>
              <w:ind w:firstLine="0"/>
              <w:jc w:val="center"/>
              <w:rPr>
                <w:b/>
                <w:bCs/>
                <w:sz w:val="24"/>
              </w:rPr>
            </w:pPr>
            <w:r w:rsidRPr="00171262">
              <w:rPr>
                <w:b/>
                <w:bCs/>
                <w:sz w:val="24"/>
              </w:rPr>
              <w:t>B</w:t>
            </w:r>
          </w:p>
        </w:tc>
        <w:tc>
          <w:tcPr>
            <w:tcW w:w="5695" w:type="dxa"/>
            <w:tcBorders>
              <w:top w:val="nil"/>
              <w:left w:val="nil"/>
              <w:bottom w:val="single" w:sz="4" w:space="0" w:color="auto"/>
              <w:right w:val="single" w:sz="4" w:space="0" w:color="auto"/>
            </w:tcBorders>
            <w:shd w:val="clear" w:color="auto" w:fill="auto"/>
            <w:noWrap/>
            <w:vAlign w:val="center"/>
            <w:hideMark/>
          </w:tcPr>
          <w:p w14:paraId="5602C240" w14:textId="77777777" w:rsidR="00573196" w:rsidRPr="00171262" w:rsidRDefault="00573196" w:rsidP="00573196">
            <w:pPr>
              <w:widowControl/>
              <w:spacing w:before="20" w:after="20"/>
              <w:ind w:firstLine="0"/>
              <w:jc w:val="left"/>
              <w:rPr>
                <w:b/>
                <w:bCs/>
                <w:sz w:val="24"/>
              </w:rPr>
            </w:pPr>
            <w:r w:rsidRPr="00171262">
              <w:rPr>
                <w:b/>
                <w:bCs/>
                <w:sz w:val="24"/>
              </w:rPr>
              <w:t>Chi phí =(1+2+3+…+11+12)</w:t>
            </w:r>
          </w:p>
        </w:tc>
        <w:tc>
          <w:tcPr>
            <w:tcW w:w="1776" w:type="dxa"/>
            <w:tcBorders>
              <w:top w:val="nil"/>
              <w:left w:val="nil"/>
              <w:bottom w:val="single" w:sz="4" w:space="0" w:color="auto"/>
              <w:right w:val="single" w:sz="4" w:space="0" w:color="auto"/>
            </w:tcBorders>
            <w:shd w:val="clear" w:color="auto" w:fill="auto"/>
            <w:noWrap/>
            <w:vAlign w:val="center"/>
            <w:hideMark/>
          </w:tcPr>
          <w:p w14:paraId="42E30397" w14:textId="40BF9B54" w:rsidR="00573196" w:rsidRPr="00171262" w:rsidRDefault="00573196" w:rsidP="00573196">
            <w:pPr>
              <w:widowControl/>
              <w:spacing w:before="20" w:after="20"/>
              <w:ind w:firstLine="0"/>
              <w:jc w:val="right"/>
              <w:rPr>
                <w:b/>
                <w:bCs/>
                <w:sz w:val="24"/>
              </w:rPr>
            </w:pPr>
            <w:r w:rsidRPr="00171262">
              <w:rPr>
                <w:b/>
                <w:bCs/>
                <w:sz w:val="24"/>
              </w:rPr>
              <w:t>594,26</w:t>
            </w:r>
          </w:p>
        </w:tc>
        <w:tc>
          <w:tcPr>
            <w:tcW w:w="1600" w:type="dxa"/>
            <w:tcBorders>
              <w:top w:val="nil"/>
              <w:left w:val="nil"/>
              <w:bottom w:val="single" w:sz="4" w:space="0" w:color="auto"/>
              <w:right w:val="single" w:sz="4" w:space="0" w:color="auto"/>
            </w:tcBorders>
            <w:shd w:val="clear" w:color="auto" w:fill="auto"/>
            <w:noWrap/>
            <w:vAlign w:val="center"/>
            <w:hideMark/>
          </w:tcPr>
          <w:p w14:paraId="1A0D98BE" w14:textId="11B6AA9A" w:rsidR="00573196" w:rsidRPr="00171262" w:rsidRDefault="00573196" w:rsidP="00573196">
            <w:pPr>
              <w:widowControl/>
              <w:spacing w:before="20" w:after="20"/>
              <w:ind w:firstLine="0"/>
              <w:jc w:val="right"/>
              <w:rPr>
                <w:b/>
                <w:bCs/>
                <w:sz w:val="24"/>
              </w:rPr>
            </w:pPr>
            <w:r w:rsidRPr="00171262">
              <w:rPr>
                <w:b/>
                <w:bCs/>
                <w:sz w:val="24"/>
              </w:rPr>
              <w:t>1.354,28</w:t>
            </w:r>
          </w:p>
        </w:tc>
        <w:tc>
          <w:tcPr>
            <w:tcW w:w="1640" w:type="dxa"/>
            <w:tcBorders>
              <w:top w:val="nil"/>
              <w:left w:val="nil"/>
              <w:bottom w:val="single" w:sz="4" w:space="0" w:color="auto"/>
              <w:right w:val="single" w:sz="4" w:space="0" w:color="auto"/>
            </w:tcBorders>
            <w:shd w:val="clear" w:color="auto" w:fill="auto"/>
            <w:noWrap/>
            <w:vAlign w:val="center"/>
            <w:hideMark/>
          </w:tcPr>
          <w:p w14:paraId="16A95F2F" w14:textId="0EF9EA17" w:rsidR="00573196" w:rsidRPr="00171262" w:rsidRDefault="00573196" w:rsidP="00573196">
            <w:pPr>
              <w:widowControl/>
              <w:spacing w:before="20" w:after="20"/>
              <w:ind w:firstLine="0"/>
              <w:jc w:val="right"/>
              <w:rPr>
                <w:b/>
                <w:bCs/>
                <w:sz w:val="24"/>
              </w:rPr>
            </w:pPr>
            <w:r w:rsidRPr="00171262">
              <w:rPr>
                <w:b/>
                <w:bCs/>
                <w:sz w:val="24"/>
              </w:rPr>
              <w:t>1.595,20</w:t>
            </w:r>
          </w:p>
        </w:tc>
        <w:tc>
          <w:tcPr>
            <w:tcW w:w="1600" w:type="dxa"/>
            <w:tcBorders>
              <w:top w:val="nil"/>
              <w:left w:val="nil"/>
              <w:bottom w:val="single" w:sz="4" w:space="0" w:color="auto"/>
              <w:right w:val="single" w:sz="4" w:space="0" w:color="auto"/>
            </w:tcBorders>
            <w:shd w:val="clear" w:color="auto" w:fill="auto"/>
            <w:noWrap/>
            <w:vAlign w:val="center"/>
            <w:hideMark/>
          </w:tcPr>
          <w:p w14:paraId="7AB53D5A" w14:textId="24962EF4" w:rsidR="00573196" w:rsidRPr="00171262" w:rsidRDefault="00573196" w:rsidP="00573196">
            <w:pPr>
              <w:widowControl/>
              <w:spacing w:before="20" w:after="20"/>
              <w:ind w:firstLine="0"/>
              <w:jc w:val="right"/>
              <w:rPr>
                <w:b/>
                <w:bCs/>
                <w:sz w:val="24"/>
              </w:rPr>
            </w:pPr>
            <w:r w:rsidRPr="00171262">
              <w:rPr>
                <w:b/>
                <w:bCs/>
                <w:sz w:val="24"/>
              </w:rPr>
              <w:t>1.900,00</w:t>
            </w:r>
          </w:p>
        </w:tc>
        <w:tc>
          <w:tcPr>
            <w:tcW w:w="1940" w:type="dxa"/>
            <w:tcBorders>
              <w:top w:val="nil"/>
              <w:left w:val="nil"/>
              <w:bottom w:val="single" w:sz="4" w:space="0" w:color="auto"/>
              <w:right w:val="single" w:sz="4" w:space="0" w:color="auto"/>
            </w:tcBorders>
            <w:shd w:val="clear" w:color="auto" w:fill="auto"/>
            <w:noWrap/>
            <w:vAlign w:val="center"/>
            <w:hideMark/>
          </w:tcPr>
          <w:p w14:paraId="15FF9724" w14:textId="3093FBC4" w:rsidR="00573196" w:rsidRPr="00171262" w:rsidRDefault="00573196" w:rsidP="00573196">
            <w:pPr>
              <w:widowControl/>
              <w:spacing w:before="20" w:after="20"/>
              <w:ind w:firstLine="0"/>
              <w:jc w:val="right"/>
              <w:rPr>
                <w:b/>
                <w:bCs/>
                <w:sz w:val="24"/>
              </w:rPr>
            </w:pPr>
            <w:r w:rsidRPr="00171262">
              <w:rPr>
                <w:b/>
                <w:bCs/>
                <w:sz w:val="24"/>
              </w:rPr>
              <w:t>2.254,18</w:t>
            </w:r>
          </w:p>
        </w:tc>
      </w:tr>
      <w:tr w:rsidR="00161B82" w:rsidRPr="00171262" w14:paraId="6EF72BB3" w14:textId="77777777" w:rsidTr="00161B82">
        <w:trPr>
          <w:cantSplit/>
          <w:trHeight w:val="330"/>
        </w:trPr>
        <w:tc>
          <w:tcPr>
            <w:tcW w:w="537" w:type="dxa"/>
            <w:tcBorders>
              <w:top w:val="nil"/>
              <w:left w:val="single" w:sz="4" w:space="0" w:color="auto"/>
              <w:bottom w:val="nil"/>
              <w:right w:val="single" w:sz="4" w:space="0" w:color="auto"/>
            </w:tcBorders>
            <w:shd w:val="clear" w:color="auto" w:fill="auto"/>
            <w:noWrap/>
            <w:vAlign w:val="center"/>
            <w:hideMark/>
          </w:tcPr>
          <w:p w14:paraId="4178DFBE" w14:textId="1DA6F20C" w:rsidR="00161B82" w:rsidRPr="00171262" w:rsidRDefault="00161B82" w:rsidP="00161B82">
            <w:pPr>
              <w:widowControl/>
              <w:spacing w:before="20" w:after="20"/>
              <w:ind w:firstLine="0"/>
              <w:jc w:val="right"/>
              <w:rPr>
                <w:sz w:val="24"/>
              </w:rPr>
            </w:pPr>
            <w:r w:rsidRPr="00171262">
              <w:rPr>
                <w:sz w:val="26"/>
                <w:szCs w:val="26"/>
              </w:rPr>
              <w:t>1</w:t>
            </w:r>
          </w:p>
        </w:tc>
        <w:tc>
          <w:tcPr>
            <w:tcW w:w="5695" w:type="dxa"/>
            <w:tcBorders>
              <w:top w:val="nil"/>
              <w:left w:val="nil"/>
              <w:bottom w:val="single" w:sz="4" w:space="0" w:color="auto"/>
              <w:right w:val="single" w:sz="4" w:space="0" w:color="auto"/>
            </w:tcBorders>
            <w:shd w:val="clear" w:color="auto" w:fill="auto"/>
            <w:vAlign w:val="center"/>
            <w:hideMark/>
          </w:tcPr>
          <w:p w14:paraId="552C44ED" w14:textId="28A07826" w:rsidR="00161B82" w:rsidRPr="00171262" w:rsidRDefault="00161B82" w:rsidP="00161B82">
            <w:pPr>
              <w:widowControl/>
              <w:spacing w:before="20" w:after="20"/>
              <w:ind w:firstLine="0"/>
              <w:jc w:val="left"/>
              <w:rPr>
                <w:sz w:val="24"/>
              </w:rPr>
            </w:pPr>
            <w:r w:rsidRPr="00171262">
              <w:rPr>
                <w:sz w:val="26"/>
                <w:szCs w:val="26"/>
              </w:rPr>
              <w:t>Nhiên liệu</w:t>
            </w:r>
          </w:p>
        </w:tc>
        <w:tc>
          <w:tcPr>
            <w:tcW w:w="1776" w:type="dxa"/>
            <w:tcBorders>
              <w:top w:val="nil"/>
              <w:left w:val="nil"/>
              <w:bottom w:val="single" w:sz="4" w:space="0" w:color="auto"/>
              <w:right w:val="single" w:sz="4" w:space="0" w:color="auto"/>
            </w:tcBorders>
            <w:shd w:val="clear" w:color="auto" w:fill="auto"/>
            <w:noWrap/>
            <w:vAlign w:val="center"/>
            <w:hideMark/>
          </w:tcPr>
          <w:p w14:paraId="1E5D2E30" w14:textId="27BB9B8E" w:rsidR="00161B82" w:rsidRPr="00171262" w:rsidRDefault="00161B82" w:rsidP="00161B82">
            <w:pPr>
              <w:widowControl/>
              <w:spacing w:before="20" w:after="20"/>
              <w:ind w:firstLine="0"/>
              <w:jc w:val="right"/>
              <w:rPr>
                <w:sz w:val="24"/>
              </w:rPr>
            </w:pPr>
            <w:r w:rsidRPr="00171262">
              <w:rPr>
                <w:sz w:val="26"/>
                <w:szCs w:val="26"/>
              </w:rPr>
              <w:t>54,84</w:t>
            </w:r>
          </w:p>
        </w:tc>
        <w:tc>
          <w:tcPr>
            <w:tcW w:w="1600" w:type="dxa"/>
            <w:tcBorders>
              <w:top w:val="nil"/>
              <w:left w:val="nil"/>
              <w:bottom w:val="single" w:sz="4" w:space="0" w:color="auto"/>
              <w:right w:val="single" w:sz="4" w:space="0" w:color="auto"/>
            </w:tcBorders>
            <w:shd w:val="clear" w:color="auto" w:fill="auto"/>
            <w:noWrap/>
            <w:vAlign w:val="center"/>
            <w:hideMark/>
          </w:tcPr>
          <w:p w14:paraId="77C1A51A" w14:textId="634B669C" w:rsidR="00161B82" w:rsidRPr="00171262" w:rsidRDefault="00161B82" w:rsidP="00161B82">
            <w:pPr>
              <w:widowControl/>
              <w:spacing w:before="20" w:after="20"/>
              <w:ind w:firstLine="0"/>
              <w:jc w:val="right"/>
              <w:rPr>
                <w:sz w:val="24"/>
              </w:rPr>
            </w:pPr>
            <w:r w:rsidRPr="00171262">
              <w:rPr>
                <w:sz w:val="26"/>
                <w:szCs w:val="26"/>
              </w:rPr>
              <w:t>156,79</w:t>
            </w:r>
          </w:p>
        </w:tc>
        <w:tc>
          <w:tcPr>
            <w:tcW w:w="1640" w:type="dxa"/>
            <w:tcBorders>
              <w:top w:val="nil"/>
              <w:left w:val="nil"/>
              <w:bottom w:val="single" w:sz="4" w:space="0" w:color="auto"/>
              <w:right w:val="single" w:sz="4" w:space="0" w:color="auto"/>
            </w:tcBorders>
            <w:shd w:val="clear" w:color="auto" w:fill="auto"/>
            <w:noWrap/>
            <w:vAlign w:val="center"/>
            <w:hideMark/>
          </w:tcPr>
          <w:p w14:paraId="5AE7C317" w14:textId="2D505382" w:rsidR="00161B82" w:rsidRPr="00171262" w:rsidRDefault="00161B82" w:rsidP="00161B82">
            <w:pPr>
              <w:widowControl/>
              <w:spacing w:before="20" w:after="20"/>
              <w:ind w:firstLine="0"/>
              <w:jc w:val="right"/>
              <w:rPr>
                <w:sz w:val="24"/>
              </w:rPr>
            </w:pPr>
            <w:r w:rsidRPr="00171262">
              <w:rPr>
                <w:sz w:val="26"/>
                <w:szCs w:val="26"/>
              </w:rPr>
              <w:t>189,26</w:t>
            </w:r>
          </w:p>
        </w:tc>
        <w:tc>
          <w:tcPr>
            <w:tcW w:w="1600" w:type="dxa"/>
            <w:tcBorders>
              <w:top w:val="nil"/>
              <w:left w:val="nil"/>
              <w:bottom w:val="single" w:sz="4" w:space="0" w:color="auto"/>
              <w:right w:val="single" w:sz="4" w:space="0" w:color="auto"/>
            </w:tcBorders>
            <w:shd w:val="clear" w:color="auto" w:fill="auto"/>
            <w:noWrap/>
            <w:vAlign w:val="center"/>
            <w:hideMark/>
          </w:tcPr>
          <w:p w14:paraId="083431E2" w14:textId="7DA07FE2" w:rsidR="00161B82" w:rsidRPr="00171262" w:rsidRDefault="00161B82" w:rsidP="00161B82">
            <w:pPr>
              <w:widowControl/>
              <w:spacing w:before="20" w:after="20"/>
              <w:ind w:firstLine="0"/>
              <w:jc w:val="right"/>
              <w:rPr>
                <w:sz w:val="24"/>
              </w:rPr>
            </w:pPr>
            <w:r w:rsidRPr="00171262">
              <w:rPr>
                <w:sz w:val="26"/>
                <w:szCs w:val="26"/>
              </w:rPr>
              <w:t>230,35</w:t>
            </w:r>
          </w:p>
        </w:tc>
        <w:tc>
          <w:tcPr>
            <w:tcW w:w="1940" w:type="dxa"/>
            <w:tcBorders>
              <w:top w:val="nil"/>
              <w:left w:val="nil"/>
              <w:bottom w:val="single" w:sz="4" w:space="0" w:color="auto"/>
              <w:right w:val="single" w:sz="4" w:space="0" w:color="auto"/>
            </w:tcBorders>
            <w:shd w:val="clear" w:color="auto" w:fill="auto"/>
            <w:noWrap/>
            <w:vAlign w:val="center"/>
            <w:hideMark/>
          </w:tcPr>
          <w:p w14:paraId="556A6D7D" w14:textId="11570341" w:rsidR="00161B82" w:rsidRPr="00171262" w:rsidRDefault="00161B82" w:rsidP="00161B82">
            <w:pPr>
              <w:widowControl/>
              <w:spacing w:before="20" w:after="20"/>
              <w:ind w:firstLine="0"/>
              <w:jc w:val="right"/>
              <w:rPr>
                <w:sz w:val="24"/>
              </w:rPr>
            </w:pPr>
            <w:r w:rsidRPr="00171262">
              <w:rPr>
                <w:sz w:val="26"/>
                <w:szCs w:val="26"/>
              </w:rPr>
              <w:t>278,11</w:t>
            </w:r>
          </w:p>
        </w:tc>
      </w:tr>
      <w:tr w:rsidR="00161B82" w:rsidRPr="00171262" w14:paraId="5E6E558C" w14:textId="77777777" w:rsidTr="00161B82">
        <w:trPr>
          <w:cantSplit/>
          <w:trHeight w:val="330"/>
        </w:trPr>
        <w:tc>
          <w:tcPr>
            <w:tcW w:w="53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B546352" w14:textId="52249BB8" w:rsidR="00161B82" w:rsidRPr="00171262" w:rsidRDefault="00161B82" w:rsidP="00161B82">
            <w:pPr>
              <w:widowControl/>
              <w:spacing w:before="20" w:after="20"/>
              <w:ind w:firstLine="0"/>
              <w:jc w:val="right"/>
              <w:rPr>
                <w:sz w:val="24"/>
              </w:rPr>
            </w:pPr>
            <w:r w:rsidRPr="00171262">
              <w:rPr>
                <w:sz w:val="26"/>
                <w:szCs w:val="26"/>
              </w:rPr>
              <w:t>2</w:t>
            </w:r>
          </w:p>
        </w:tc>
        <w:tc>
          <w:tcPr>
            <w:tcW w:w="5695" w:type="dxa"/>
            <w:tcBorders>
              <w:top w:val="nil"/>
              <w:left w:val="nil"/>
              <w:bottom w:val="single" w:sz="4" w:space="0" w:color="auto"/>
              <w:right w:val="single" w:sz="4" w:space="0" w:color="auto"/>
            </w:tcBorders>
            <w:shd w:val="clear" w:color="auto" w:fill="auto"/>
            <w:vAlign w:val="center"/>
            <w:hideMark/>
          </w:tcPr>
          <w:p w14:paraId="0F730CD8" w14:textId="6176CA24" w:rsidR="00161B82" w:rsidRPr="00171262" w:rsidRDefault="00161B82" w:rsidP="00161B82">
            <w:pPr>
              <w:widowControl/>
              <w:spacing w:before="20" w:after="20"/>
              <w:ind w:firstLine="0"/>
              <w:jc w:val="left"/>
              <w:rPr>
                <w:sz w:val="24"/>
              </w:rPr>
            </w:pPr>
            <w:r w:rsidRPr="00171262">
              <w:rPr>
                <w:sz w:val="26"/>
                <w:szCs w:val="26"/>
              </w:rPr>
              <w:t>Khấu hao cơ sở vật chất</w:t>
            </w:r>
          </w:p>
        </w:tc>
        <w:tc>
          <w:tcPr>
            <w:tcW w:w="1776" w:type="dxa"/>
            <w:tcBorders>
              <w:top w:val="nil"/>
              <w:left w:val="nil"/>
              <w:bottom w:val="single" w:sz="4" w:space="0" w:color="auto"/>
              <w:right w:val="single" w:sz="4" w:space="0" w:color="auto"/>
            </w:tcBorders>
            <w:shd w:val="clear" w:color="auto" w:fill="auto"/>
            <w:noWrap/>
            <w:vAlign w:val="center"/>
            <w:hideMark/>
          </w:tcPr>
          <w:p w14:paraId="4BC07BF5" w14:textId="2535C14A" w:rsidR="00161B82" w:rsidRPr="00171262" w:rsidRDefault="00161B82" w:rsidP="00161B82">
            <w:pPr>
              <w:widowControl/>
              <w:spacing w:before="20" w:after="20"/>
              <w:ind w:firstLine="0"/>
              <w:jc w:val="right"/>
              <w:rPr>
                <w:sz w:val="24"/>
              </w:rPr>
            </w:pPr>
            <w:r w:rsidRPr="00171262">
              <w:rPr>
                <w:sz w:val="26"/>
                <w:szCs w:val="26"/>
              </w:rPr>
              <w:t>126,61</w:t>
            </w:r>
          </w:p>
        </w:tc>
        <w:tc>
          <w:tcPr>
            <w:tcW w:w="1600" w:type="dxa"/>
            <w:tcBorders>
              <w:top w:val="nil"/>
              <w:left w:val="nil"/>
              <w:bottom w:val="single" w:sz="4" w:space="0" w:color="auto"/>
              <w:right w:val="single" w:sz="4" w:space="0" w:color="auto"/>
            </w:tcBorders>
            <w:shd w:val="clear" w:color="auto" w:fill="auto"/>
            <w:noWrap/>
            <w:vAlign w:val="center"/>
            <w:hideMark/>
          </w:tcPr>
          <w:p w14:paraId="32603667" w14:textId="1A44F12D" w:rsidR="00161B82" w:rsidRPr="00171262" w:rsidRDefault="00161B82" w:rsidP="00161B82">
            <w:pPr>
              <w:widowControl/>
              <w:spacing w:before="20" w:after="20"/>
              <w:ind w:firstLine="0"/>
              <w:jc w:val="right"/>
              <w:rPr>
                <w:sz w:val="24"/>
              </w:rPr>
            </w:pPr>
            <w:r w:rsidRPr="00171262">
              <w:rPr>
                <w:sz w:val="26"/>
                <w:szCs w:val="26"/>
              </w:rPr>
              <w:t>184,25</w:t>
            </w:r>
          </w:p>
        </w:tc>
        <w:tc>
          <w:tcPr>
            <w:tcW w:w="1640" w:type="dxa"/>
            <w:tcBorders>
              <w:top w:val="nil"/>
              <w:left w:val="nil"/>
              <w:bottom w:val="single" w:sz="4" w:space="0" w:color="auto"/>
              <w:right w:val="single" w:sz="4" w:space="0" w:color="auto"/>
            </w:tcBorders>
            <w:shd w:val="clear" w:color="auto" w:fill="auto"/>
            <w:noWrap/>
            <w:vAlign w:val="center"/>
            <w:hideMark/>
          </w:tcPr>
          <w:p w14:paraId="3013E370" w14:textId="61E51526" w:rsidR="00161B82" w:rsidRPr="00171262" w:rsidRDefault="00161B82" w:rsidP="00161B82">
            <w:pPr>
              <w:widowControl/>
              <w:spacing w:before="20" w:after="20"/>
              <w:ind w:firstLine="0"/>
              <w:jc w:val="right"/>
              <w:rPr>
                <w:sz w:val="24"/>
              </w:rPr>
            </w:pPr>
            <w:r w:rsidRPr="00171262">
              <w:rPr>
                <w:sz w:val="26"/>
                <w:szCs w:val="26"/>
              </w:rPr>
              <w:t>184,25</w:t>
            </w:r>
          </w:p>
        </w:tc>
        <w:tc>
          <w:tcPr>
            <w:tcW w:w="1600" w:type="dxa"/>
            <w:tcBorders>
              <w:top w:val="nil"/>
              <w:left w:val="nil"/>
              <w:bottom w:val="single" w:sz="4" w:space="0" w:color="auto"/>
              <w:right w:val="single" w:sz="4" w:space="0" w:color="auto"/>
            </w:tcBorders>
            <w:shd w:val="clear" w:color="auto" w:fill="auto"/>
            <w:noWrap/>
            <w:vAlign w:val="center"/>
            <w:hideMark/>
          </w:tcPr>
          <w:p w14:paraId="0609073F" w14:textId="2C694FC9" w:rsidR="00161B82" w:rsidRPr="00171262" w:rsidRDefault="00161B82" w:rsidP="00161B82">
            <w:pPr>
              <w:widowControl/>
              <w:spacing w:before="20" w:after="20"/>
              <w:ind w:firstLine="0"/>
              <w:jc w:val="right"/>
              <w:rPr>
                <w:sz w:val="24"/>
              </w:rPr>
            </w:pPr>
            <w:r w:rsidRPr="00171262">
              <w:rPr>
                <w:sz w:val="26"/>
                <w:szCs w:val="26"/>
              </w:rPr>
              <w:t>184,25</w:t>
            </w:r>
          </w:p>
        </w:tc>
        <w:tc>
          <w:tcPr>
            <w:tcW w:w="1940" w:type="dxa"/>
            <w:tcBorders>
              <w:top w:val="nil"/>
              <w:left w:val="nil"/>
              <w:bottom w:val="single" w:sz="4" w:space="0" w:color="auto"/>
              <w:right w:val="single" w:sz="4" w:space="0" w:color="auto"/>
            </w:tcBorders>
            <w:shd w:val="clear" w:color="auto" w:fill="auto"/>
            <w:noWrap/>
            <w:vAlign w:val="center"/>
            <w:hideMark/>
          </w:tcPr>
          <w:p w14:paraId="2367C146" w14:textId="5F26AAF5" w:rsidR="00161B82" w:rsidRPr="00171262" w:rsidRDefault="00161B82" w:rsidP="00161B82">
            <w:pPr>
              <w:widowControl/>
              <w:spacing w:before="20" w:after="20"/>
              <w:ind w:firstLine="0"/>
              <w:jc w:val="right"/>
              <w:rPr>
                <w:sz w:val="24"/>
              </w:rPr>
            </w:pPr>
            <w:r w:rsidRPr="00171262">
              <w:rPr>
                <w:sz w:val="26"/>
                <w:szCs w:val="26"/>
              </w:rPr>
              <w:t>184,25</w:t>
            </w:r>
          </w:p>
        </w:tc>
      </w:tr>
      <w:tr w:rsidR="00161B82" w:rsidRPr="00171262" w14:paraId="3A5B00C6" w14:textId="77777777" w:rsidTr="00161B82">
        <w:trPr>
          <w:cantSplit/>
          <w:trHeight w:val="330"/>
        </w:trPr>
        <w:tc>
          <w:tcPr>
            <w:tcW w:w="537" w:type="dxa"/>
            <w:tcBorders>
              <w:top w:val="nil"/>
              <w:left w:val="single" w:sz="4" w:space="0" w:color="auto"/>
              <w:bottom w:val="single" w:sz="4" w:space="0" w:color="auto"/>
              <w:right w:val="single" w:sz="4" w:space="0" w:color="auto"/>
            </w:tcBorders>
            <w:shd w:val="clear" w:color="auto" w:fill="auto"/>
            <w:noWrap/>
            <w:vAlign w:val="center"/>
            <w:hideMark/>
          </w:tcPr>
          <w:p w14:paraId="49D4C1C3" w14:textId="5EAC4836" w:rsidR="00161B82" w:rsidRPr="00171262" w:rsidRDefault="00161B82" w:rsidP="00161B82">
            <w:pPr>
              <w:widowControl/>
              <w:spacing w:before="20" w:after="20"/>
              <w:ind w:firstLine="0"/>
              <w:jc w:val="right"/>
              <w:rPr>
                <w:sz w:val="24"/>
              </w:rPr>
            </w:pPr>
            <w:r w:rsidRPr="00171262">
              <w:rPr>
                <w:sz w:val="26"/>
                <w:szCs w:val="26"/>
              </w:rPr>
              <w:t>3</w:t>
            </w:r>
          </w:p>
        </w:tc>
        <w:tc>
          <w:tcPr>
            <w:tcW w:w="5695" w:type="dxa"/>
            <w:tcBorders>
              <w:top w:val="nil"/>
              <w:left w:val="nil"/>
              <w:bottom w:val="single" w:sz="4" w:space="0" w:color="auto"/>
              <w:right w:val="single" w:sz="4" w:space="0" w:color="auto"/>
            </w:tcBorders>
            <w:shd w:val="clear" w:color="auto" w:fill="auto"/>
            <w:vAlign w:val="center"/>
            <w:hideMark/>
          </w:tcPr>
          <w:p w14:paraId="021A30E2" w14:textId="71E9F1EB" w:rsidR="00161B82" w:rsidRPr="00171262" w:rsidRDefault="00161B82" w:rsidP="00161B82">
            <w:pPr>
              <w:widowControl/>
              <w:spacing w:before="20" w:after="20"/>
              <w:ind w:firstLine="0"/>
              <w:jc w:val="left"/>
              <w:rPr>
                <w:sz w:val="24"/>
              </w:rPr>
            </w:pPr>
            <w:r w:rsidRPr="00171262">
              <w:rPr>
                <w:sz w:val="26"/>
                <w:szCs w:val="26"/>
              </w:rPr>
              <w:t>Tiền lương giảng dạy lý thuyết</w:t>
            </w:r>
          </w:p>
        </w:tc>
        <w:tc>
          <w:tcPr>
            <w:tcW w:w="1776" w:type="dxa"/>
            <w:tcBorders>
              <w:top w:val="nil"/>
              <w:left w:val="nil"/>
              <w:bottom w:val="single" w:sz="4" w:space="0" w:color="auto"/>
              <w:right w:val="single" w:sz="4" w:space="0" w:color="auto"/>
            </w:tcBorders>
            <w:shd w:val="clear" w:color="auto" w:fill="auto"/>
            <w:noWrap/>
            <w:vAlign w:val="center"/>
            <w:hideMark/>
          </w:tcPr>
          <w:p w14:paraId="41D1F5D0" w14:textId="36F2B477" w:rsidR="00161B82" w:rsidRPr="00171262" w:rsidRDefault="00161B82" w:rsidP="00161B82">
            <w:pPr>
              <w:widowControl/>
              <w:spacing w:before="20" w:after="20"/>
              <w:ind w:firstLine="0"/>
              <w:jc w:val="right"/>
              <w:rPr>
                <w:sz w:val="24"/>
              </w:rPr>
            </w:pPr>
            <w:r w:rsidRPr="00171262">
              <w:rPr>
                <w:sz w:val="26"/>
                <w:szCs w:val="26"/>
              </w:rPr>
              <w:t>62,04</w:t>
            </w:r>
          </w:p>
        </w:tc>
        <w:tc>
          <w:tcPr>
            <w:tcW w:w="1600" w:type="dxa"/>
            <w:tcBorders>
              <w:top w:val="nil"/>
              <w:left w:val="nil"/>
              <w:bottom w:val="single" w:sz="4" w:space="0" w:color="auto"/>
              <w:right w:val="single" w:sz="4" w:space="0" w:color="auto"/>
            </w:tcBorders>
            <w:shd w:val="clear" w:color="auto" w:fill="auto"/>
            <w:noWrap/>
            <w:vAlign w:val="center"/>
            <w:hideMark/>
          </w:tcPr>
          <w:p w14:paraId="2ED010BF" w14:textId="180208E2" w:rsidR="00161B82" w:rsidRPr="00171262" w:rsidRDefault="00161B82" w:rsidP="00161B82">
            <w:pPr>
              <w:widowControl/>
              <w:spacing w:before="20" w:after="20"/>
              <w:ind w:firstLine="0"/>
              <w:jc w:val="right"/>
              <w:rPr>
                <w:sz w:val="24"/>
              </w:rPr>
            </w:pPr>
            <w:r w:rsidRPr="00171262">
              <w:rPr>
                <w:sz w:val="26"/>
                <w:szCs w:val="26"/>
              </w:rPr>
              <w:t>177,66</w:t>
            </w:r>
          </w:p>
        </w:tc>
        <w:tc>
          <w:tcPr>
            <w:tcW w:w="1640" w:type="dxa"/>
            <w:tcBorders>
              <w:top w:val="nil"/>
              <w:left w:val="nil"/>
              <w:bottom w:val="single" w:sz="4" w:space="0" w:color="auto"/>
              <w:right w:val="single" w:sz="4" w:space="0" w:color="auto"/>
            </w:tcBorders>
            <w:shd w:val="clear" w:color="auto" w:fill="auto"/>
            <w:noWrap/>
            <w:vAlign w:val="center"/>
            <w:hideMark/>
          </w:tcPr>
          <w:p w14:paraId="7F1F343E" w14:textId="211B7CCD" w:rsidR="00161B82" w:rsidRPr="00171262" w:rsidRDefault="00161B82" w:rsidP="00161B82">
            <w:pPr>
              <w:widowControl/>
              <w:spacing w:before="20" w:after="20"/>
              <w:ind w:firstLine="0"/>
              <w:jc w:val="right"/>
              <w:rPr>
                <w:sz w:val="24"/>
              </w:rPr>
            </w:pPr>
            <w:r w:rsidRPr="00171262">
              <w:rPr>
                <w:sz w:val="26"/>
                <w:szCs w:val="26"/>
              </w:rPr>
              <w:t>214,52</w:t>
            </w:r>
          </w:p>
        </w:tc>
        <w:tc>
          <w:tcPr>
            <w:tcW w:w="1600" w:type="dxa"/>
            <w:tcBorders>
              <w:top w:val="nil"/>
              <w:left w:val="nil"/>
              <w:bottom w:val="single" w:sz="4" w:space="0" w:color="auto"/>
              <w:right w:val="single" w:sz="4" w:space="0" w:color="auto"/>
            </w:tcBorders>
            <w:shd w:val="clear" w:color="auto" w:fill="auto"/>
            <w:noWrap/>
            <w:vAlign w:val="center"/>
            <w:hideMark/>
          </w:tcPr>
          <w:p w14:paraId="6B242BF3" w14:textId="368F8EE1" w:rsidR="00161B82" w:rsidRPr="00171262" w:rsidRDefault="00161B82" w:rsidP="00161B82">
            <w:pPr>
              <w:widowControl/>
              <w:spacing w:before="20" w:after="20"/>
              <w:ind w:firstLine="0"/>
              <w:jc w:val="right"/>
              <w:rPr>
                <w:sz w:val="24"/>
              </w:rPr>
            </w:pPr>
            <w:r w:rsidRPr="00171262">
              <w:rPr>
                <w:sz w:val="26"/>
                <w:szCs w:val="26"/>
              </w:rPr>
              <w:t>261,16</w:t>
            </w:r>
          </w:p>
        </w:tc>
        <w:tc>
          <w:tcPr>
            <w:tcW w:w="1940" w:type="dxa"/>
            <w:tcBorders>
              <w:top w:val="nil"/>
              <w:left w:val="nil"/>
              <w:bottom w:val="single" w:sz="4" w:space="0" w:color="auto"/>
              <w:right w:val="single" w:sz="4" w:space="0" w:color="auto"/>
            </w:tcBorders>
            <w:shd w:val="clear" w:color="auto" w:fill="auto"/>
            <w:noWrap/>
            <w:vAlign w:val="center"/>
            <w:hideMark/>
          </w:tcPr>
          <w:p w14:paraId="65B70C2D" w14:textId="3C690F60" w:rsidR="00161B82" w:rsidRPr="00171262" w:rsidRDefault="00161B82" w:rsidP="00161B82">
            <w:pPr>
              <w:widowControl/>
              <w:spacing w:before="20" w:after="20"/>
              <w:ind w:firstLine="0"/>
              <w:jc w:val="right"/>
              <w:rPr>
                <w:sz w:val="24"/>
              </w:rPr>
            </w:pPr>
            <w:r w:rsidRPr="00171262">
              <w:rPr>
                <w:sz w:val="26"/>
                <w:szCs w:val="26"/>
              </w:rPr>
              <w:t>315,35</w:t>
            </w:r>
          </w:p>
        </w:tc>
      </w:tr>
      <w:tr w:rsidR="00161B82" w:rsidRPr="00171262" w14:paraId="10EDA4A6" w14:textId="77777777" w:rsidTr="00161B82">
        <w:trPr>
          <w:cantSplit/>
          <w:trHeight w:val="330"/>
        </w:trPr>
        <w:tc>
          <w:tcPr>
            <w:tcW w:w="537" w:type="dxa"/>
            <w:tcBorders>
              <w:top w:val="nil"/>
              <w:left w:val="single" w:sz="4" w:space="0" w:color="auto"/>
              <w:bottom w:val="nil"/>
              <w:right w:val="single" w:sz="4" w:space="0" w:color="auto"/>
            </w:tcBorders>
            <w:shd w:val="clear" w:color="auto" w:fill="auto"/>
            <w:noWrap/>
            <w:vAlign w:val="center"/>
            <w:hideMark/>
          </w:tcPr>
          <w:p w14:paraId="50399162" w14:textId="125B1BC8" w:rsidR="00161B82" w:rsidRPr="00171262" w:rsidRDefault="00161B82" w:rsidP="00161B82">
            <w:pPr>
              <w:widowControl/>
              <w:spacing w:before="20" w:after="20"/>
              <w:ind w:firstLine="0"/>
              <w:jc w:val="right"/>
              <w:rPr>
                <w:sz w:val="24"/>
              </w:rPr>
            </w:pPr>
            <w:r w:rsidRPr="00171262">
              <w:rPr>
                <w:sz w:val="26"/>
                <w:szCs w:val="26"/>
              </w:rPr>
              <w:t>4</w:t>
            </w:r>
          </w:p>
        </w:tc>
        <w:tc>
          <w:tcPr>
            <w:tcW w:w="5695" w:type="dxa"/>
            <w:tcBorders>
              <w:top w:val="nil"/>
              <w:left w:val="nil"/>
              <w:bottom w:val="single" w:sz="4" w:space="0" w:color="auto"/>
              <w:right w:val="single" w:sz="4" w:space="0" w:color="auto"/>
            </w:tcBorders>
            <w:shd w:val="clear" w:color="auto" w:fill="auto"/>
            <w:vAlign w:val="center"/>
            <w:hideMark/>
          </w:tcPr>
          <w:p w14:paraId="4B8B3431" w14:textId="10D97000" w:rsidR="00161B82" w:rsidRPr="00171262" w:rsidRDefault="00161B82" w:rsidP="00161B82">
            <w:pPr>
              <w:widowControl/>
              <w:spacing w:before="20" w:after="20"/>
              <w:ind w:firstLine="0"/>
              <w:jc w:val="left"/>
              <w:rPr>
                <w:sz w:val="24"/>
              </w:rPr>
            </w:pPr>
            <w:r w:rsidRPr="00171262">
              <w:rPr>
                <w:sz w:val="26"/>
                <w:szCs w:val="26"/>
              </w:rPr>
              <w:t>Khoán lương dạy thực hành</w:t>
            </w:r>
          </w:p>
        </w:tc>
        <w:tc>
          <w:tcPr>
            <w:tcW w:w="1776" w:type="dxa"/>
            <w:tcBorders>
              <w:top w:val="nil"/>
              <w:left w:val="nil"/>
              <w:bottom w:val="single" w:sz="4" w:space="0" w:color="auto"/>
              <w:right w:val="single" w:sz="4" w:space="0" w:color="auto"/>
            </w:tcBorders>
            <w:shd w:val="clear" w:color="auto" w:fill="auto"/>
            <w:noWrap/>
            <w:vAlign w:val="center"/>
            <w:hideMark/>
          </w:tcPr>
          <w:p w14:paraId="365E229A" w14:textId="00AA6E58" w:rsidR="00161B82" w:rsidRPr="00171262" w:rsidRDefault="00161B82" w:rsidP="00161B82">
            <w:pPr>
              <w:widowControl/>
              <w:spacing w:before="20" w:after="20"/>
              <w:ind w:firstLine="0"/>
              <w:jc w:val="right"/>
              <w:rPr>
                <w:sz w:val="24"/>
              </w:rPr>
            </w:pPr>
            <w:r w:rsidRPr="00171262">
              <w:rPr>
                <w:sz w:val="26"/>
                <w:szCs w:val="26"/>
              </w:rPr>
              <w:t>62,04</w:t>
            </w:r>
          </w:p>
        </w:tc>
        <w:tc>
          <w:tcPr>
            <w:tcW w:w="1600" w:type="dxa"/>
            <w:tcBorders>
              <w:top w:val="nil"/>
              <w:left w:val="nil"/>
              <w:bottom w:val="single" w:sz="4" w:space="0" w:color="auto"/>
              <w:right w:val="single" w:sz="4" w:space="0" w:color="auto"/>
            </w:tcBorders>
            <w:shd w:val="clear" w:color="auto" w:fill="auto"/>
            <w:noWrap/>
            <w:vAlign w:val="center"/>
            <w:hideMark/>
          </w:tcPr>
          <w:p w14:paraId="54624FE0" w14:textId="2557DE3E" w:rsidR="00161B82" w:rsidRPr="00171262" w:rsidRDefault="00161B82" w:rsidP="00161B82">
            <w:pPr>
              <w:widowControl/>
              <w:spacing w:before="20" w:after="20"/>
              <w:ind w:firstLine="0"/>
              <w:jc w:val="right"/>
              <w:rPr>
                <w:sz w:val="24"/>
              </w:rPr>
            </w:pPr>
            <w:r w:rsidRPr="00171262">
              <w:rPr>
                <w:sz w:val="26"/>
                <w:szCs w:val="26"/>
              </w:rPr>
              <w:t>177,66</w:t>
            </w:r>
          </w:p>
        </w:tc>
        <w:tc>
          <w:tcPr>
            <w:tcW w:w="1640" w:type="dxa"/>
            <w:tcBorders>
              <w:top w:val="nil"/>
              <w:left w:val="nil"/>
              <w:bottom w:val="single" w:sz="4" w:space="0" w:color="auto"/>
              <w:right w:val="single" w:sz="4" w:space="0" w:color="auto"/>
            </w:tcBorders>
            <w:shd w:val="clear" w:color="auto" w:fill="auto"/>
            <w:noWrap/>
            <w:vAlign w:val="center"/>
            <w:hideMark/>
          </w:tcPr>
          <w:p w14:paraId="5A9F2DB9" w14:textId="36F5B3D0" w:rsidR="00161B82" w:rsidRPr="00171262" w:rsidRDefault="00161B82" w:rsidP="00161B82">
            <w:pPr>
              <w:widowControl/>
              <w:spacing w:before="20" w:after="20"/>
              <w:ind w:firstLine="0"/>
              <w:jc w:val="right"/>
              <w:rPr>
                <w:sz w:val="24"/>
              </w:rPr>
            </w:pPr>
            <w:r w:rsidRPr="00171262">
              <w:rPr>
                <w:sz w:val="26"/>
                <w:szCs w:val="26"/>
              </w:rPr>
              <w:t>214,52</w:t>
            </w:r>
          </w:p>
        </w:tc>
        <w:tc>
          <w:tcPr>
            <w:tcW w:w="1600" w:type="dxa"/>
            <w:tcBorders>
              <w:top w:val="nil"/>
              <w:left w:val="nil"/>
              <w:bottom w:val="single" w:sz="4" w:space="0" w:color="auto"/>
              <w:right w:val="single" w:sz="4" w:space="0" w:color="auto"/>
            </w:tcBorders>
            <w:shd w:val="clear" w:color="auto" w:fill="auto"/>
            <w:noWrap/>
            <w:vAlign w:val="center"/>
            <w:hideMark/>
          </w:tcPr>
          <w:p w14:paraId="27A9FAE2" w14:textId="0AFFF5E4" w:rsidR="00161B82" w:rsidRPr="00171262" w:rsidRDefault="00161B82" w:rsidP="00161B82">
            <w:pPr>
              <w:widowControl/>
              <w:spacing w:before="20" w:after="20"/>
              <w:ind w:firstLine="0"/>
              <w:jc w:val="right"/>
              <w:rPr>
                <w:sz w:val="24"/>
              </w:rPr>
            </w:pPr>
            <w:r w:rsidRPr="00171262">
              <w:rPr>
                <w:sz w:val="26"/>
                <w:szCs w:val="26"/>
              </w:rPr>
              <w:t>261,16</w:t>
            </w:r>
          </w:p>
        </w:tc>
        <w:tc>
          <w:tcPr>
            <w:tcW w:w="1940" w:type="dxa"/>
            <w:tcBorders>
              <w:top w:val="nil"/>
              <w:left w:val="nil"/>
              <w:bottom w:val="single" w:sz="4" w:space="0" w:color="auto"/>
              <w:right w:val="single" w:sz="4" w:space="0" w:color="auto"/>
            </w:tcBorders>
            <w:shd w:val="clear" w:color="auto" w:fill="auto"/>
            <w:noWrap/>
            <w:vAlign w:val="center"/>
            <w:hideMark/>
          </w:tcPr>
          <w:p w14:paraId="3F0A806D" w14:textId="1888D3FE" w:rsidR="00161B82" w:rsidRPr="00171262" w:rsidRDefault="00161B82" w:rsidP="00161B82">
            <w:pPr>
              <w:widowControl/>
              <w:spacing w:before="20" w:after="20"/>
              <w:ind w:firstLine="0"/>
              <w:jc w:val="right"/>
              <w:rPr>
                <w:sz w:val="24"/>
              </w:rPr>
            </w:pPr>
            <w:r w:rsidRPr="00171262">
              <w:rPr>
                <w:sz w:val="26"/>
                <w:szCs w:val="26"/>
              </w:rPr>
              <w:t>315,35</w:t>
            </w:r>
          </w:p>
        </w:tc>
      </w:tr>
      <w:tr w:rsidR="00161B82" w:rsidRPr="00171262" w14:paraId="55C82AC1" w14:textId="77777777" w:rsidTr="00161B82">
        <w:trPr>
          <w:cantSplit/>
          <w:trHeight w:val="660"/>
        </w:trPr>
        <w:tc>
          <w:tcPr>
            <w:tcW w:w="537" w:type="dxa"/>
            <w:tcBorders>
              <w:top w:val="single" w:sz="4" w:space="0" w:color="auto"/>
              <w:left w:val="single" w:sz="4" w:space="0" w:color="auto"/>
              <w:bottom w:val="nil"/>
              <w:right w:val="single" w:sz="4" w:space="0" w:color="auto"/>
            </w:tcBorders>
            <w:shd w:val="clear" w:color="auto" w:fill="auto"/>
            <w:noWrap/>
            <w:vAlign w:val="center"/>
            <w:hideMark/>
          </w:tcPr>
          <w:p w14:paraId="07D23FFC" w14:textId="4C458B2B" w:rsidR="00161B82" w:rsidRPr="00171262" w:rsidRDefault="00161B82" w:rsidP="00161B82">
            <w:pPr>
              <w:widowControl/>
              <w:spacing w:before="20" w:after="20"/>
              <w:ind w:firstLine="0"/>
              <w:jc w:val="right"/>
              <w:rPr>
                <w:sz w:val="24"/>
              </w:rPr>
            </w:pPr>
            <w:r w:rsidRPr="00171262">
              <w:rPr>
                <w:sz w:val="26"/>
                <w:szCs w:val="26"/>
              </w:rPr>
              <w:t>5</w:t>
            </w:r>
          </w:p>
        </w:tc>
        <w:tc>
          <w:tcPr>
            <w:tcW w:w="5695" w:type="dxa"/>
            <w:tcBorders>
              <w:top w:val="nil"/>
              <w:left w:val="nil"/>
              <w:bottom w:val="single" w:sz="4" w:space="0" w:color="auto"/>
              <w:right w:val="single" w:sz="4" w:space="0" w:color="auto"/>
            </w:tcBorders>
            <w:shd w:val="clear" w:color="auto" w:fill="auto"/>
            <w:vAlign w:val="center"/>
            <w:hideMark/>
          </w:tcPr>
          <w:p w14:paraId="27ED6B8F" w14:textId="3BD201A0" w:rsidR="00161B82" w:rsidRPr="00171262" w:rsidRDefault="00161B82" w:rsidP="00161B82">
            <w:pPr>
              <w:widowControl/>
              <w:spacing w:before="20" w:after="20"/>
              <w:ind w:firstLine="0"/>
              <w:jc w:val="left"/>
              <w:rPr>
                <w:sz w:val="24"/>
              </w:rPr>
            </w:pPr>
            <w:r w:rsidRPr="00171262">
              <w:rPr>
                <w:sz w:val="26"/>
                <w:szCs w:val="26"/>
              </w:rPr>
              <w:t>Khoán lương bộ phận trực tiếp cho thuê xe và sân</w:t>
            </w:r>
          </w:p>
        </w:tc>
        <w:tc>
          <w:tcPr>
            <w:tcW w:w="1776" w:type="dxa"/>
            <w:tcBorders>
              <w:top w:val="nil"/>
              <w:left w:val="nil"/>
              <w:bottom w:val="single" w:sz="4" w:space="0" w:color="auto"/>
              <w:right w:val="single" w:sz="4" w:space="0" w:color="auto"/>
            </w:tcBorders>
            <w:shd w:val="clear" w:color="auto" w:fill="auto"/>
            <w:noWrap/>
            <w:vAlign w:val="center"/>
            <w:hideMark/>
          </w:tcPr>
          <w:p w14:paraId="5A440B97" w14:textId="22F8BD5A" w:rsidR="00161B82" w:rsidRPr="00171262" w:rsidRDefault="00161B82" w:rsidP="00161B82">
            <w:pPr>
              <w:widowControl/>
              <w:spacing w:before="20" w:after="20"/>
              <w:ind w:firstLine="0"/>
              <w:jc w:val="right"/>
              <w:rPr>
                <w:sz w:val="24"/>
              </w:rPr>
            </w:pPr>
            <w:r w:rsidRPr="00171262">
              <w:rPr>
                <w:sz w:val="26"/>
                <w:szCs w:val="26"/>
              </w:rPr>
              <w:t>2,92</w:t>
            </w:r>
          </w:p>
        </w:tc>
        <w:tc>
          <w:tcPr>
            <w:tcW w:w="1600" w:type="dxa"/>
            <w:tcBorders>
              <w:top w:val="nil"/>
              <w:left w:val="nil"/>
              <w:bottom w:val="single" w:sz="4" w:space="0" w:color="auto"/>
              <w:right w:val="single" w:sz="4" w:space="0" w:color="auto"/>
            </w:tcBorders>
            <w:shd w:val="clear" w:color="auto" w:fill="auto"/>
            <w:noWrap/>
            <w:vAlign w:val="center"/>
            <w:hideMark/>
          </w:tcPr>
          <w:p w14:paraId="7F7D73FF" w14:textId="3B84D92C" w:rsidR="00161B82" w:rsidRPr="00171262" w:rsidRDefault="00161B82" w:rsidP="00161B82">
            <w:pPr>
              <w:widowControl/>
              <w:spacing w:before="20" w:after="20"/>
              <w:ind w:firstLine="0"/>
              <w:jc w:val="right"/>
              <w:rPr>
                <w:sz w:val="24"/>
              </w:rPr>
            </w:pPr>
            <w:r w:rsidRPr="00171262">
              <w:rPr>
                <w:sz w:val="26"/>
                <w:szCs w:val="26"/>
              </w:rPr>
              <w:t>8,11</w:t>
            </w:r>
          </w:p>
        </w:tc>
        <w:tc>
          <w:tcPr>
            <w:tcW w:w="1640" w:type="dxa"/>
            <w:tcBorders>
              <w:top w:val="nil"/>
              <w:left w:val="nil"/>
              <w:bottom w:val="single" w:sz="4" w:space="0" w:color="auto"/>
              <w:right w:val="single" w:sz="4" w:space="0" w:color="auto"/>
            </w:tcBorders>
            <w:shd w:val="clear" w:color="auto" w:fill="auto"/>
            <w:noWrap/>
            <w:vAlign w:val="center"/>
            <w:hideMark/>
          </w:tcPr>
          <w:p w14:paraId="0AD7FD2B" w14:textId="78C28158" w:rsidR="00161B82" w:rsidRPr="00171262" w:rsidRDefault="00161B82" w:rsidP="00161B82">
            <w:pPr>
              <w:widowControl/>
              <w:spacing w:before="20" w:after="20"/>
              <w:ind w:firstLine="0"/>
              <w:jc w:val="right"/>
              <w:rPr>
                <w:sz w:val="24"/>
              </w:rPr>
            </w:pPr>
            <w:r w:rsidRPr="00171262">
              <w:rPr>
                <w:sz w:val="26"/>
                <w:szCs w:val="26"/>
              </w:rPr>
              <w:t>9,69</w:t>
            </w:r>
          </w:p>
        </w:tc>
        <w:tc>
          <w:tcPr>
            <w:tcW w:w="1600" w:type="dxa"/>
            <w:tcBorders>
              <w:top w:val="nil"/>
              <w:left w:val="nil"/>
              <w:bottom w:val="single" w:sz="4" w:space="0" w:color="auto"/>
              <w:right w:val="single" w:sz="4" w:space="0" w:color="auto"/>
            </w:tcBorders>
            <w:shd w:val="clear" w:color="auto" w:fill="auto"/>
            <w:noWrap/>
            <w:vAlign w:val="center"/>
            <w:hideMark/>
          </w:tcPr>
          <w:p w14:paraId="1B181418" w14:textId="58E8F68B" w:rsidR="00161B82" w:rsidRPr="00171262" w:rsidRDefault="00161B82" w:rsidP="00161B82">
            <w:pPr>
              <w:widowControl/>
              <w:spacing w:before="20" w:after="20"/>
              <w:ind w:firstLine="0"/>
              <w:jc w:val="right"/>
              <w:rPr>
                <w:sz w:val="24"/>
              </w:rPr>
            </w:pPr>
            <w:r w:rsidRPr="00171262">
              <w:rPr>
                <w:sz w:val="26"/>
                <w:szCs w:val="26"/>
              </w:rPr>
              <w:t>11,70</w:t>
            </w:r>
          </w:p>
        </w:tc>
        <w:tc>
          <w:tcPr>
            <w:tcW w:w="1940" w:type="dxa"/>
            <w:tcBorders>
              <w:top w:val="nil"/>
              <w:left w:val="nil"/>
              <w:bottom w:val="single" w:sz="4" w:space="0" w:color="auto"/>
              <w:right w:val="single" w:sz="4" w:space="0" w:color="auto"/>
            </w:tcBorders>
            <w:shd w:val="clear" w:color="auto" w:fill="auto"/>
            <w:noWrap/>
            <w:vAlign w:val="center"/>
            <w:hideMark/>
          </w:tcPr>
          <w:p w14:paraId="05C79C69" w14:textId="7C4709C9" w:rsidR="00161B82" w:rsidRPr="00171262" w:rsidRDefault="00161B82" w:rsidP="00161B82">
            <w:pPr>
              <w:widowControl/>
              <w:spacing w:before="20" w:after="20"/>
              <w:ind w:firstLine="0"/>
              <w:jc w:val="right"/>
              <w:rPr>
                <w:sz w:val="24"/>
              </w:rPr>
            </w:pPr>
            <w:r w:rsidRPr="00171262">
              <w:rPr>
                <w:sz w:val="26"/>
                <w:szCs w:val="26"/>
              </w:rPr>
              <w:t>14,04</w:t>
            </w:r>
          </w:p>
        </w:tc>
      </w:tr>
      <w:tr w:rsidR="00161B82" w:rsidRPr="00171262" w14:paraId="152CE17E" w14:textId="77777777" w:rsidTr="00161B82">
        <w:trPr>
          <w:cantSplit/>
          <w:trHeight w:val="330"/>
        </w:trPr>
        <w:tc>
          <w:tcPr>
            <w:tcW w:w="53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B1D1A4E" w14:textId="4C4F5550" w:rsidR="00161B82" w:rsidRPr="00171262" w:rsidRDefault="00161B82" w:rsidP="00161B82">
            <w:pPr>
              <w:widowControl/>
              <w:spacing w:before="20" w:after="20"/>
              <w:ind w:firstLine="0"/>
              <w:jc w:val="right"/>
              <w:rPr>
                <w:sz w:val="24"/>
              </w:rPr>
            </w:pPr>
            <w:r w:rsidRPr="00171262">
              <w:rPr>
                <w:sz w:val="26"/>
                <w:szCs w:val="26"/>
              </w:rPr>
              <w:t>6</w:t>
            </w:r>
          </w:p>
        </w:tc>
        <w:tc>
          <w:tcPr>
            <w:tcW w:w="5695" w:type="dxa"/>
            <w:tcBorders>
              <w:top w:val="nil"/>
              <w:left w:val="nil"/>
              <w:bottom w:val="single" w:sz="4" w:space="0" w:color="auto"/>
              <w:right w:val="single" w:sz="4" w:space="0" w:color="auto"/>
            </w:tcBorders>
            <w:shd w:val="clear" w:color="auto" w:fill="auto"/>
            <w:vAlign w:val="center"/>
            <w:hideMark/>
          </w:tcPr>
          <w:p w14:paraId="26872DA1" w14:textId="1A88AA1E" w:rsidR="00161B82" w:rsidRPr="00171262" w:rsidRDefault="00161B82" w:rsidP="00161B82">
            <w:pPr>
              <w:widowControl/>
              <w:spacing w:before="20" w:after="20"/>
              <w:ind w:firstLine="0"/>
              <w:jc w:val="left"/>
              <w:rPr>
                <w:sz w:val="24"/>
              </w:rPr>
            </w:pPr>
            <w:r w:rsidRPr="00171262">
              <w:rPr>
                <w:sz w:val="26"/>
                <w:szCs w:val="26"/>
              </w:rPr>
              <w:t>Khoán thuê phương tiện</w:t>
            </w:r>
          </w:p>
        </w:tc>
        <w:tc>
          <w:tcPr>
            <w:tcW w:w="1776" w:type="dxa"/>
            <w:tcBorders>
              <w:top w:val="nil"/>
              <w:left w:val="nil"/>
              <w:bottom w:val="single" w:sz="4" w:space="0" w:color="auto"/>
              <w:right w:val="single" w:sz="4" w:space="0" w:color="auto"/>
            </w:tcBorders>
            <w:shd w:val="clear" w:color="auto" w:fill="auto"/>
            <w:noWrap/>
            <w:vAlign w:val="center"/>
            <w:hideMark/>
          </w:tcPr>
          <w:p w14:paraId="2AEE46BE" w14:textId="07F30264" w:rsidR="00161B82" w:rsidRPr="00171262" w:rsidRDefault="00161B82" w:rsidP="00161B82">
            <w:pPr>
              <w:widowControl/>
              <w:spacing w:before="20" w:after="20"/>
              <w:ind w:firstLine="0"/>
              <w:jc w:val="right"/>
              <w:rPr>
                <w:sz w:val="24"/>
              </w:rPr>
            </w:pPr>
            <w:r w:rsidRPr="00171262">
              <w:rPr>
                <w:sz w:val="26"/>
                <w:szCs w:val="26"/>
              </w:rPr>
              <w:t>113,74</w:t>
            </w:r>
          </w:p>
        </w:tc>
        <w:tc>
          <w:tcPr>
            <w:tcW w:w="1600" w:type="dxa"/>
            <w:tcBorders>
              <w:top w:val="nil"/>
              <w:left w:val="nil"/>
              <w:bottom w:val="single" w:sz="4" w:space="0" w:color="auto"/>
              <w:right w:val="single" w:sz="4" w:space="0" w:color="auto"/>
            </w:tcBorders>
            <w:shd w:val="clear" w:color="auto" w:fill="auto"/>
            <w:noWrap/>
            <w:vAlign w:val="center"/>
            <w:hideMark/>
          </w:tcPr>
          <w:p w14:paraId="121CA4EB" w14:textId="10AF605E" w:rsidR="00161B82" w:rsidRPr="00171262" w:rsidRDefault="00161B82" w:rsidP="00161B82">
            <w:pPr>
              <w:widowControl/>
              <w:spacing w:before="20" w:after="20"/>
              <w:ind w:firstLine="0"/>
              <w:jc w:val="right"/>
              <w:rPr>
                <w:sz w:val="24"/>
              </w:rPr>
            </w:pPr>
            <w:r w:rsidRPr="00171262">
              <w:rPr>
                <w:sz w:val="26"/>
                <w:szCs w:val="26"/>
              </w:rPr>
              <w:t>325,71</w:t>
            </w:r>
          </w:p>
        </w:tc>
        <w:tc>
          <w:tcPr>
            <w:tcW w:w="1640" w:type="dxa"/>
            <w:tcBorders>
              <w:top w:val="nil"/>
              <w:left w:val="nil"/>
              <w:bottom w:val="single" w:sz="4" w:space="0" w:color="auto"/>
              <w:right w:val="single" w:sz="4" w:space="0" w:color="auto"/>
            </w:tcBorders>
            <w:shd w:val="clear" w:color="auto" w:fill="auto"/>
            <w:noWrap/>
            <w:vAlign w:val="center"/>
            <w:hideMark/>
          </w:tcPr>
          <w:p w14:paraId="6FEF8031" w14:textId="3310A5CE" w:rsidR="00161B82" w:rsidRPr="00171262" w:rsidRDefault="00161B82" w:rsidP="00161B82">
            <w:pPr>
              <w:widowControl/>
              <w:spacing w:before="20" w:after="20"/>
              <w:ind w:firstLine="0"/>
              <w:jc w:val="right"/>
              <w:rPr>
                <w:sz w:val="24"/>
              </w:rPr>
            </w:pPr>
            <w:r w:rsidRPr="00171262">
              <w:rPr>
                <w:sz w:val="26"/>
                <w:szCs w:val="26"/>
              </w:rPr>
              <w:t>393,29</w:t>
            </w:r>
          </w:p>
        </w:tc>
        <w:tc>
          <w:tcPr>
            <w:tcW w:w="1600" w:type="dxa"/>
            <w:tcBorders>
              <w:top w:val="nil"/>
              <w:left w:val="nil"/>
              <w:bottom w:val="single" w:sz="4" w:space="0" w:color="auto"/>
              <w:right w:val="single" w:sz="4" w:space="0" w:color="auto"/>
            </w:tcBorders>
            <w:shd w:val="clear" w:color="auto" w:fill="auto"/>
            <w:noWrap/>
            <w:vAlign w:val="center"/>
            <w:hideMark/>
          </w:tcPr>
          <w:p w14:paraId="5215DA2D" w14:textId="20B59765" w:rsidR="00161B82" w:rsidRPr="00171262" w:rsidRDefault="00161B82" w:rsidP="00161B82">
            <w:pPr>
              <w:widowControl/>
              <w:spacing w:before="20" w:after="20"/>
              <w:ind w:firstLine="0"/>
              <w:jc w:val="right"/>
              <w:rPr>
                <w:sz w:val="24"/>
              </w:rPr>
            </w:pPr>
            <w:r w:rsidRPr="00171262">
              <w:rPr>
                <w:sz w:val="26"/>
                <w:szCs w:val="26"/>
              </w:rPr>
              <w:t>478,79</w:t>
            </w:r>
          </w:p>
        </w:tc>
        <w:tc>
          <w:tcPr>
            <w:tcW w:w="1940" w:type="dxa"/>
            <w:tcBorders>
              <w:top w:val="nil"/>
              <w:left w:val="nil"/>
              <w:bottom w:val="single" w:sz="4" w:space="0" w:color="auto"/>
              <w:right w:val="single" w:sz="4" w:space="0" w:color="auto"/>
            </w:tcBorders>
            <w:shd w:val="clear" w:color="auto" w:fill="auto"/>
            <w:noWrap/>
            <w:vAlign w:val="center"/>
            <w:hideMark/>
          </w:tcPr>
          <w:p w14:paraId="2B5FCC49" w14:textId="717DC313" w:rsidR="00161B82" w:rsidRPr="00171262" w:rsidRDefault="00161B82" w:rsidP="00161B82">
            <w:pPr>
              <w:widowControl/>
              <w:spacing w:before="20" w:after="20"/>
              <w:ind w:firstLine="0"/>
              <w:jc w:val="right"/>
              <w:rPr>
                <w:sz w:val="24"/>
              </w:rPr>
            </w:pPr>
            <w:r w:rsidRPr="00171262">
              <w:rPr>
                <w:sz w:val="26"/>
                <w:szCs w:val="26"/>
              </w:rPr>
              <w:t>578,14</w:t>
            </w:r>
          </w:p>
        </w:tc>
      </w:tr>
      <w:tr w:rsidR="00161B82" w:rsidRPr="00171262" w14:paraId="2C0AEB80" w14:textId="77777777" w:rsidTr="00161B82">
        <w:trPr>
          <w:cantSplit/>
          <w:trHeight w:val="330"/>
        </w:trPr>
        <w:tc>
          <w:tcPr>
            <w:tcW w:w="537" w:type="dxa"/>
            <w:tcBorders>
              <w:top w:val="nil"/>
              <w:left w:val="single" w:sz="4" w:space="0" w:color="auto"/>
              <w:bottom w:val="nil"/>
              <w:right w:val="single" w:sz="4" w:space="0" w:color="auto"/>
            </w:tcBorders>
            <w:shd w:val="clear" w:color="auto" w:fill="auto"/>
            <w:noWrap/>
            <w:vAlign w:val="center"/>
            <w:hideMark/>
          </w:tcPr>
          <w:p w14:paraId="75D3517F" w14:textId="00B19163" w:rsidR="00161B82" w:rsidRPr="00171262" w:rsidRDefault="00161B82" w:rsidP="00161B82">
            <w:pPr>
              <w:widowControl/>
              <w:spacing w:before="20" w:after="20"/>
              <w:ind w:firstLine="0"/>
              <w:jc w:val="right"/>
              <w:rPr>
                <w:sz w:val="24"/>
              </w:rPr>
            </w:pPr>
            <w:r w:rsidRPr="00171262">
              <w:rPr>
                <w:sz w:val="26"/>
                <w:szCs w:val="26"/>
              </w:rPr>
              <w:t>7</w:t>
            </w:r>
          </w:p>
        </w:tc>
        <w:tc>
          <w:tcPr>
            <w:tcW w:w="5695" w:type="dxa"/>
            <w:tcBorders>
              <w:top w:val="nil"/>
              <w:left w:val="nil"/>
              <w:bottom w:val="single" w:sz="4" w:space="0" w:color="auto"/>
              <w:right w:val="single" w:sz="4" w:space="0" w:color="auto"/>
            </w:tcBorders>
            <w:shd w:val="clear" w:color="auto" w:fill="auto"/>
            <w:vAlign w:val="center"/>
            <w:hideMark/>
          </w:tcPr>
          <w:p w14:paraId="46EA7437" w14:textId="37234294" w:rsidR="00161B82" w:rsidRPr="00171262" w:rsidRDefault="00161B82" w:rsidP="00161B82">
            <w:pPr>
              <w:widowControl/>
              <w:spacing w:before="20" w:after="20"/>
              <w:ind w:firstLine="0"/>
              <w:jc w:val="left"/>
              <w:rPr>
                <w:sz w:val="24"/>
              </w:rPr>
            </w:pPr>
            <w:r w:rsidRPr="00171262">
              <w:rPr>
                <w:sz w:val="26"/>
                <w:szCs w:val="26"/>
              </w:rPr>
              <w:t>Khoán tuyển sinh</w:t>
            </w:r>
          </w:p>
        </w:tc>
        <w:tc>
          <w:tcPr>
            <w:tcW w:w="1776" w:type="dxa"/>
            <w:tcBorders>
              <w:top w:val="nil"/>
              <w:left w:val="nil"/>
              <w:bottom w:val="single" w:sz="4" w:space="0" w:color="auto"/>
              <w:right w:val="single" w:sz="4" w:space="0" w:color="auto"/>
            </w:tcBorders>
            <w:shd w:val="clear" w:color="auto" w:fill="auto"/>
            <w:noWrap/>
            <w:vAlign w:val="center"/>
            <w:hideMark/>
          </w:tcPr>
          <w:p w14:paraId="2B793E38" w14:textId="382E5FBA" w:rsidR="00161B82" w:rsidRPr="00171262" w:rsidRDefault="00161B82" w:rsidP="00161B82">
            <w:pPr>
              <w:widowControl/>
              <w:spacing w:before="20" w:after="20"/>
              <w:ind w:firstLine="0"/>
              <w:jc w:val="right"/>
              <w:rPr>
                <w:sz w:val="24"/>
              </w:rPr>
            </w:pPr>
            <w:r w:rsidRPr="00171262">
              <w:rPr>
                <w:sz w:val="26"/>
                <w:szCs w:val="26"/>
              </w:rPr>
              <w:t>25,85</w:t>
            </w:r>
          </w:p>
        </w:tc>
        <w:tc>
          <w:tcPr>
            <w:tcW w:w="1600" w:type="dxa"/>
            <w:tcBorders>
              <w:top w:val="nil"/>
              <w:left w:val="nil"/>
              <w:bottom w:val="single" w:sz="4" w:space="0" w:color="auto"/>
              <w:right w:val="single" w:sz="4" w:space="0" w:color="auto"/>
            </w:tcBorders>
            <w:shd w:val="clear" w:color="auto" w:fill="auto"/>
            <w:noWrap/>
            <w:vAlign w:val="center"/>
            <w:hideMark/>
          </w:tcPr>
          <w:p w14:paraId="6554B4D2" w14:textId="661B2E05" w:rsidR="00161B82" w:rsidRPr="00171262" w:rsidRDefault="00161B82" w:rsidP="00161B82">
            <w:pPr>
              <w:widowControl/>
              <w:spacing w:before="20" w:after="20"/>
              <w:ind w:firstLine="0"/>
              <w:jc w:val="right"/>
              <w:rPr>
                <w:sz w:val="24"/>
              </w:rPr>
            </w:pPr>
            <w:r w:rsidRPr="00171262">
              <w:rPr>
                <w:sz w:val="26"/>
                <w:szCs w:val="26"/>
              </w:rPr>
              <w:t>74,03</w:t>
            </w:r>
          </w:p>
        </w:tc>
        <w:tc>
          <w:tcPr>
            <w:tcW w:w="1640" w:type="dxa"/>
            <w:tcBorders>
              <w:top w:val="nil"/>
              <w:left w:val="nil"/>
              <w:bottom w:val="single" w:sz="4" w:space="0" w:color="auto"/>
              <w:right w:val="single" w:sz="4" w:space="0" w:color="auto"/>
            </w:tcBorders>
            <w:shd w:val="clear" w:color="auto" w:fill="auto"/>
            <w:noWrap/>
            <w:vAlign w:val="center"/>
            <w:hideMark/>
          </w:tcPr>
          <w:p w14:paraId="7DA9CB41" w14:textId="3BC172A6" w:rsidR="00161B82" w:rsidRPr="00171262" w:rsidRDefault="00161B82" w:rsidP="00161B82">
            <w:pPr>
              <w:widowControl/>
              <w:spacing w:before="20" w:after="20"/>
              <w:ind w:firstLine="0"/>
              <w:jc w:val="right"/>
              <w:rPr>
                <w:sz w:val="24"/>
              </w:rPr>
            </w:pPr>
            <w:r w:rsidRPr="00171262">
              <w:rPr>
                <w:sz w:val="26"/>
                <w:szCs w:val="26"/>
              </w:rPr>
              <w:t>89,39</w:t>
            </w:r>
          </w:p>
        </w:tc>
        <w:tc>
          <w:tcPr>
            <w:tcW w:w="1600" w:type="dxa"/>
            <w:tcBorders>
              <w:top w:val="nil"/>
              <w:left w:val="nil"/>
              <w:bottom w:val="single" w:sz="4" w:space="0" w:color="auto"/>
              <w:right w:val="single" w:sz="4" w:space="0" w:color="auto"/>
            </w:tcBorders>
            <w:shd w:val="clear" w:color="auto" w:fill="auto"/>
            <w:noWrap/>
            <w:vAlign w:val="center"/>
            <w:hideMark/>
          </w:tcPr>
          <w:p w14:paraId="75E77D30" w14:textId="07581550" w:rsidR="00161B82" w:rsidRPr="00171262" w:rsidRDefault="00161B82" w:rsidP="00161B82">
            <w:pPr>
              <w:widowControl/>
              <w:spacing w:before="20" w:after="20"/>
              <w:ind w:firstLine="0"/>
              <w:jc w:val="right"/>
              <w:rPr>
                <w:sz w:val="24"/>
              </w:rPr>
            </w:pPr>
            <w:r w:rsidRPr="00171262">
              <w:rPr>
                <w:sz w:val="26"/>
                <w:szCs w:val="26"/>
              </w:rPr>
              <w:t>108,82</w:t>
            </w:r>
          </w:p>
        </w:tc>
        <w:tc>
          <w:tcPr>
            <w:tcW w:w="1940" w:type="dxa"/>
            <w:tcBorders>
              <w:top w:val="nil"/>
              <w:left w:val="nil"/>
              <w:bottom w:val="single" w:sz="4" w:space="0" w:color="auto"/>
              <w:right w:val="single" w:sz="4" w:space="0" w:color="auto"/>
            </w:tcBorders>
            <w:shd w:val="clear" w:color="auto" w:fill="auto"/>
            <w:noWrap/>
            <w:vAlign w:val="center"/>
            <w:hideMark/>
          </w:tcPr>
          <w:p w14:paraId="4CBA8EF3" w14:textId="59364AB8" w:rsidR="00161B82" w:rsidRPr="00171262" w:rsidRDefault="00161B82" w:rsidP="00161B82">
            <w:pPr>
              <w:widowControl/>
              <w:spacing w:before="20" w:after="20"/>
              <w:ind w:firstLine="0"/>
              <w:jc w:val="right"/>
              <w:rPr>
                <w:sz w:val="24"/>
              </w:rPr>
            </w:pPr>
            <w:r w:rsidRPr="00171262">
              <w:rPr>
                <w:sz w:val="26"/>
                <w:szCs w:val="26"/>
              </w:rPr>
              <w:t>131,40</w:t>
            </w:r>
          </w:p>
        </w:tc>
      </w:tr>
      <w:tr w:rsidR="00161B82" w:rsidRPr="00171262" w14:paraId="53858263" w14:textId="77777777" w:rsidTr="00161B82">
        <w:trPr>
          <w:cantSplit/>
          <w:trHeight w:val="660"/>
        </w:trPr>
        <w:tc>
          <w:tcPr>
            <w:tcW w:w="53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9F96491" w14:textId="587679C2" w:rsidR="00161B82" w:rsidRPr="00171262" w:rsidRDefault="00161B82" w:rsidP="00161B82">
            <w:pPr>
              <w:widowControl/>
              <w:spacing w:before="20" w:after="20"/>
              <w:ind w:firstLine="0"/>
              <w:jc w:val="right"/>
              <w:rPr>
                <w:sz w:val="24"/>
              </w:rPr>
            </w:pPr>
            <w:r w:rsidRPr="00171262">
              <w:rPr>
                <w:sz w:val="26"/>
                <w:szCs w:val="26"/>
              </w:rPr>
              <w:t>8</w:t>
            </w:r>
          </w:p>
        </w:tc>
        <w:tc>
          <w:tcPr>
            <w:tcW w:w="5695" w:type="dxa"/>
            <w:tcBorders>
              <w:top w:val="nil"/>
              <w:left w:val="nil"/>
              <w:bottom w:val="single" w:sz="4" w:space="0" w:color="auto"/>
              <w:right w:val="single" w:sz="4" w:space="0" w:color="auto"/>
            </w:tcBorders>
            <w:shd w:val="clear" w:color="auto" w:fill="auto"/>
            <w:vAlign w:val="center"/>
            <w:hideMark/>
          </w:tcPr>
          <w:p w14:paraId="2F93EB10" w14:textId="5429EDE7" w:rsidR="00161B82" w:rsidRPr="00171262" w:rsidRDefault="00161B82" w:rsidP="00161B82">
            <w:pPr>
              <w:widowControl/>
              <w:spacing w:before="20" w:after="20"/>
              <w:ind w:firstLine="0"/>
              <w:jc w:val="left"/>
              <w:rPr>
                <w:sz w:val="24"/>
              </w:rPr>
            </w:pPr>
            <w:r w:rsidRPr="00171262">
              <w:rPr>
                <w:sz w:val="26"/>
                <w:szCs w:val="26"/>
              </w:rPr>
              <w:t>Khoán văn phòng phẩm phục vụ đào tạo, sát hạch A</w:t>
            </w:r>
          </w:p>
        </w:tc>
        <w:tc>
          <w:tcPr>
            <w:tcW w:w="1776" w:type="dxa"/>
            <w:tcBorders>
              <w:top w:val="nil"/>
              <w:left w:val="nil"/>
              <w:bottom w:val="single" w:sz="4" w:space="0" w:color="auto"/>
              <w:right w:val="single" w:sz="4" w:space="0" w:color="auto"/>
            </w:tcBorders>
            <w:shd w:val="clear" w:color="auto" w:fill="auto"/>
            <w:noWrap/>
            <w:vAlign w:val="center"/>
            <w:hideMark/>
          </w:tcPr>
          <w:p w14:paraId="58AD9D3A" w14:textId="728C3EA7" w:rsidR="00161B82" w:rsidRPr="00171262" w:rsidRDefault="00161B82" w:rsidP="00161B82">
            <w:pPr>
              <w:widowControl/>
              <w:spacing w:before="20" w:after="20"/>
              <w:ind w:firstLine="0"/>
              <w:jc w:val="right"/>
              <w:rPr>
                <w:sz w:val="24"/>
              </w:rPr>
            </w:pPr>
            <w:r w:rsidRPr="00171262">
              <w:rPr>
                <w:sz w:val="26"/>
                <w:szCs w:val="26"/>
              </w:rPr>
              <w:t>5,90</w:t>
            </w:r>
          </w:p>
        </w:tc>
        <w:tc>
          <w:tcPr>
            <w:tcW w:w="1600" w:type="dxa"/>
            <w:tcBorders>
              <w:top w:val="nil"/>
              <w:left w:val="nil"/>
              <w:bottom w:val="single" w:sz="4" w:space="0" w:color="auto"/>
              <w:right w:val="single" w:sz="4" w:space="0" w:color="auto"/>
            </w:tcBorders>
            <w:shd w:val="clear" w:color="auto" w:fill="auto"/>
            <w:noWrap/>
            <w:vAlign w:val="center"/>
            <w:hideMark/>
          </w:tcPr>
          <w:p w14:paraId="1775A0CD" w14:textId="094C8C6D" w:rsidR="00161B82" w:rsidRPr="00171262" w:rsidRDefault="00161B82" w:rsidP="00161B82">
            <w:pPr>
              <w:widowControl/>
              <w:spacing w:before="20" w:after="20"/>
              <w:ind w:firstLine="0"/>
              <w:jc w:val="right"/>
              <w:rPr>
                <w:sz w:val="24"/>
              </w:rPr>
            </w:pPr>
            <w:r w:rsidRPr="00171262">
              <w:rPr>
                <w:sz w:val="26"/>
                <w:szCs w:val="26"/>
              </w:rPr>
              <w:t>16,79</w:t>
            </w:r>
          </w:p>
        </w:tc>
        <w:tc>
          <w:tcPr>
            <w:tcW w:w="1640" w:type="dxa"/>
            <w:tcBorders>
              <w:top w:val="nil"/>
              <w:left w:val="nil"/>
              <w:bottom w:val="single" w:sz="4" w:space="0" w:color="auto"/>
              <w:right w:val="single" w:sz="4" w:space="0" w:color="auto"/>
            </w:tcBorders>
            <w:shd w:val="clear" w:color="auto" w:fill="auto"/>
            <w:noWrap/>
            <w:vAlign w:val="center"/>
            <w:hideMark/>
          </w:tcPr>
          <w:p w14:paraId="16A68D13" w14:textId="5EDD8C3F" w:rsidR="00161B82" w:rsidRPr="00171262" w:rsidRDefault="00161B82" w:rsidP="00161B82">
            <w:pPr>
              <w:widowControl/>
              <w:spacing w:before="20" w:after="20"/>
              <w:ind w:firstLine="0"/>
              <w:jc w:val="right"/>
              <w:rPr>
                <w:sz w:val="24"/>
              </w:rPr>
            </w:pPr>
            <w:r w:rsidRPr="00171262">
              <w:rPr>
                <w:sz w:val="26"/>
                <w:szCs w:val="26"/>
              </w:rPr>
              <w:t>20,16</w:t>
            </w:r>
          </w:p>
        </w:tc>
        <w:tc>
          <w:tcPr>
            <w:tcW w:w="1600" w:type="dxa"/>
            <w:tcBorders>
              <w:top w:val="nil"/>
              <w:left w:val="nil"/>
              <w:bottom w:val="single" w:sz="4" w:space="0" w:color="auto"/>
              <w:right w:val="single" w:sz="4" w:space="0" w:color="auto"/>
            </w:tcBorders>
            <w:shd w:val="clear" w:color="auto" w:fill="auto"/>
            <w:noWrap/>
            <w:vAlign w:val="center"/>
            <w:hideMark/>
          </w:tcPr>
          <w:p w14:paraId="0E7ED903" w14:textId="745A2ED1" w:rsidR="00161B82" w:rsidRPr="00171262" w:rsidRDefault="00161B82" w:rsidP="00161B82">
            <w:pPr>
              <w:widowControl/>
              <w:spacing w:before="20" w:after="20"/>
              <w:ind w:firstLine="0"/>
              <w:jc w:val="right"/>
              <w:rPr>
                <w:sz w:val="24"/>
              </w:rPr>
            </w:pPr>
            <w:r w:rsidRPr="00171262">
              <w:rPr>
                <w:sz w:val="26"/>
                <w:szCs w:val="26"/>
              </w:rPr>
              <w:t>24,41</w:t>
            </w:r>
          </w:p>
        </w:tc>
        <w:tc>
          <w:tcPr>
            <w:tcW w:w="1940" w:type="dxa"/>
            <w:tcBorders>
              <w:top w:val="nil"/>
              <w:left w:val="nil"/>
              <w:bottom w:val="single" w:sz="4" w:space="0" w:color="auto"/>
              <w:right w:val="single" w:sz="4" w:space="0" w:color="auto"/>
            </w:tcBorders>
            <w:shd w:val="clear" w:color="auto" w:fill="auto"/>
            <w:noWrap/>
            <w:vAlign w:val="center"/>
            <w:hideMark/>
          </w:tcPr>
          <w:p w14:paraId="33580A07" w14:textId="42C2F146" w:rsidR="00161B82" w:rsidRPr="00171262" w:rsidRDefault="00161B82" w:rsidP="00161B82">
            <w:pPr>
              <w:widowControl/>
              <w:spacing w:before="20" w:after="20"/>
              <w:ind w:firstLine="0"/>
              <w:jc w:val="right"/>
              <w:rPr>
                <w:sz w:val="24"/>
              </w:rPr>
            </w:pPr>
            <w:r w:rsidRPr="00171262">
              <w:rPr>
                <w:sz w:val="26"/>
                <w:szCs w:val="26"/>
              </w:rPr>
              <w:t>29,32</w:t>
            </w:r>
          </w:p>
        </w:tc>
      </w:tr>
      <w:tr w:rsidR="00161B82" w:rsidRPr="00171262" w14:paraId="4B226A3B" w14:textId="77777777" w:rsidTr="00161B82">
        <w:trPr>
          <w:cantSplit/>
          <w:trHeight w:val="660"/>
        </w:trPr>
        <w:tc>
          <w:tcPr>
            <w:tcW w:w="537" w:type="dxa"/>
            <w:tcBorders>
              <w:top w:val="nil"/>
              <w:left w:val="single" w:sz="4" w:space="0" w:color="auto"/>
              <w:bottom w:val="nil"/>
              <w:right w:val="single" w:sz="4" w:space="0" w:color="auto"/>
            </w:tcBorders>
            <w:shd w:val="clear" w:color="auto" w:fill="auto"/>
            <w:noWrap/>
            <w:vAlign w:val="center"/>
            <w:hideMark/>
          </w:tcPr>
          <w:p w14:paraId="43E7F39F" w14:textId="4BAEF341" w:rsidR="00161B82" w:rsidRPr="00171262" w:rsidRDefault="00161B82" w:rsidP="00161B82">
            <w:pPr>
              <w:widowControl/>
              <w:spacing w:before="20" w:after="20"/>
              <w:ind w:firstLine="0"/>
              <w:jc w:val="right"/>
              <w:rPr>
                <w:sz w:val="24"/>
              </w:rPr>
            </w:pPr>
            <w:r w:rsidRPr="00171262">
              <w:rPr>
                <w:sz w:val="26"/>
                <w:szCs w:val="26"/>
              </w:rPr>
              <w:t>9</w:t>
            </w:r>
          </w:p>
        </w:tc>
        <w:tc>
          <w:tcPr>
            <w:tcW w:w="5695" w:type="dxa"/>
            <w:tcBorders>
              <w:top w:val="nil"/>
              <w:left w:val="nil"/>
              <w:bottom w:val="single" w:sz="4" w:space="0" w:color="auto"/>
              <w:right w:val="single" w:sz="4" w:space="0" w:color="auto"/>
            </w:tcBorders>
            <w:shd w:val="clear" w:color="auto" w:fill="auto"/>
            <w:vAlign w:val="center"/>
            <w:hideMark/>
          </w:tcPr>
          <w:p w14:paraId="3479E491" w14:textId="11B6E2E0" w:rsidR="00161B82" w:rsidRPr="00171262" w:rsidRDefault="00161B82" w:rsidP="00161B82">
            <w:pPr>
              <w:widowControl/>
              <w:spacing w:before="20" w:after="20"/>
              <w:ind w:firstLine="0"/>
              <w:jc w:val="left"/>
              <w:rPr>
                <w:sz w:val="24"/>
              </w:rPr>
            </w:pPr>
            <w:r w:rsidRPr="00171262">
              <w:rPr>
                <w:sz w:val="26"/>
                <w:szCs w:val="26"/>
              </w:rPr>
              <w:t>Chi phí lương cho bộ phận quản lý (15% lương TT)</w:t>
            </w:r>
          </w:p>
        </w:tc>
        <w:tc>
          <w:tcPr>
            <w:tcW w:w="1776" w:type="dxa"/>
            <w:tcBorders>
              <w:top w:val="nil"/>
              <w:left w:val="nil"/>
              <w:bottom w:val="single" w:sz="4" w:space="0" w:color="auto"/>
              <w:right w:val="single" w:sz="4" w:space="0" w:color="auto"/>
            </w:tcBorders>
            <w:shd w:val="clear" w:color="auto" w:fill="auto"/>
            <w:noWrap/>
            <w:vAlign w:val="center"/>
            <w:hideMark/>
          </w:tcPr>
          <w:p w14:paraId="4342654B" w14:textId="58B3D989" w:rsidR="00161B82" w:rsidRPr="00171262" w:rsidRDefault="00161B82" w:rsidP="00161B82">
            <w:pPr>
              <w:widowControl/>
              <w:spacing w:before="20" w:after="20"/>
              <w:ind w:firstLine="0"/>
              <w:jc w:val="right"/>
              <w:rPr>
                <w:sz w:val="24"/>
              </w:rPr>
            </w:pPr>
            <w:r w:rsidRPr="00171262">
              <w:rPr>
                <w:sz w:val="26"/>
                <w:szCs w:val="26"/>
              </w:rPr>
              <w:t>19,05</w:t>
            </w:r>
          </w:p>
        </w:tc>
        <w:tc>
          <w:tcPr>
            <w:tcW w:w="1600" w:type="dxa"/>
            <w:tcBorders>
              <w:top w:val="nil"/>
              <w:left w:val="nil"/>
              <w:bottom w:val="single" w:sz="4" w:space="0" w:color="auto"/>
              <w:right w:val="single" w:sz="4" w:space="0" w:color="auto"/>
            </w:tcBorders>
            <w:shd w:val="clear" w:color="auto" w:fill="auto"/>
            <w:noWrap/>
            <w:vAlign w:val="center"/>
            <w:hideMark/>
          </w:tcPr>
          <w:p w14:paraId="6534C72F" w14:textId="06AD2F7F" w:rsidR="00161B82" w:rsidRPr="00171262" w:rsidRDefault="00161B82" w:rsidP="00161B82">
            <w:pPr>
              <w:widowControl/>
              <w:spacing w:before="20" w:after="20"/>
              <w:ind w:firstLine="0"/>
              <w:jc w:val="right"/>
              <w:rPr>
                <w:sz w:val="24"/>
              </w:rPr>
            </w:pPr>
            <w:r w:rsidRPr="00171262">
              <w:rPr>
                <w:sz w:val="26"/>
                <w:szCs w:val="26"/>
              </w:rPr>
              <w:t>54,51</w:t>
            </w:r>
          </w:p>
        </w:tc>
        <w:tc>
          <w:tcPr>
            <w:tcW w:w="1640" w:type="dxa"/>
            <w:tcBorders>
              <w:top w:val="nil"/>
              <w:left w:val="nil"/>
              <w:bottom w:val="single" w:sz="4" w:space="0" w:color="auto"/>
              <w:right w:val="single" w:sz="4" w:space="0" w:color="auto"/>
            </w:tcBorders>
            <w:shd w:val="clear" w:color="auto" w:fill="auto"/>
            <w:noWrap/>
            <w:vAlign w:val="center"/>
            <w:hideMark/>
          </w:tcPr>
          <w:p w14:paraId="34CA4738" w14:textId="18BCAFD5" w:rsidR="00161B82" w:rsidRPr="00171262" w:rsidRDefault="00161B82" w:rsidP="00161B82">
            <w:pPr>
              <w:widowControl/>
              <w:spacing w:before="20" w:after="20"/>
              <w:ind w:firstLine="0"/>
              <w:jc w:val="right"/>
              <w:rPr>
                <w:sz w:val="24"/>
              </w:rPr>
            </w:pPr>
            <w:r w:rsidRPr="00171262">
              <w:rPr>
                <w:sz w:val="26"/>
                <w:szCs w:val="26"/>
              </w:rPr>
              <w:t>65,81</w:t>
            </w:r>
          </w:p>
        </w:tc>
        <w:tc>
          <w:tcPr>
            <w:tcW w:w="1600" w:type="dxa"/>
            <w:tcBorders>
              <w:top w:val="nil"/>
              <w:left w:val="nil"/>
              <w:bottom w:val="single" w:sz="4" w:space="0" w:color="auto"/>
              <w:right w:val="single" w:sz="4" w:space="0" w:color="auto"/>
            </w:tcBorders>
            <w:shd w:val="clear" w:color="auto" w:fill="auto"/>
            <w:noWrap/>
            <w:vAlign w:val="center"/>
            <w:hideMark/>
          </w:tcPr>
          <w:p w14:paraId="4F1AED75" w14:textId="19B23A2D" w:rsidR="00161B82" w:rsidRPr="00171262" w:rsidRDefault="00161B82" w:rsidP="00161B82">
            <w:pPr>
              <w:widowControl/>
              <w:spacing w:before="20" w:after="20"/>
              <w:ind w:firstLine="0"/>
              <w:jc w:val="right"/>
              <w:rPr>
                <w:sz w:val="24"/>
              </w:rPr>
            </w:pPr>
            <w:r w:rsidRPr="00171262">
              <w:rPr>
                <w:sz w:val="26"/>
                <w:szCs w:val="26"/>
              </w:rPr>
              <w:t>80,10</w:t>
            </w:r>
          </w:p>
        </w:tc>
        <w:tc>
          <w:tcPr>
            <w:tcW w:w="1940" w:type="dxa"/>
            <w:tcBorders>
              <w:top w:val="nil"/>
              <w:left w:val="nil"/>
              <w:bottom w:val="single" w:sz="4" w:space="0" w:color="auto"/>
              <w:right w:val="single" w:sz="4" w:space="0" w:color="auto"/>
            </w:tcBorders>
            <w:shd w:val="clear" w:color="auto" w:fill="auto"/>
            <w:noWrap/>
            <w:vAlign w:val="center"/>
            <w:hideMark/>
          </w:tcPr>
          <w:p w14:paraId="57149198" w14:textId="656E81E0" w:rsidR="00161B82" w:rsidRPr="00171262" w:rsidRDefault="00161B82" w:rsidP="00161B82">
            <w:pPr>
              <w:widowControl/>
              <w:spacing w:before="20" w:after="20"/>
              <w:ind w:firstLine="0"/>
              <w:jc w:val="right"/>
              <w:rPr>
                <w:sz w:val="24"/>
              </w:rPr>
            </w:pPr>
            <w:r w:rsidRPr="00171262">
              <w:rPr>
                <w:sz w:val="26"/>
                <w:szCs w:val="26"/>
              </w:rPr>
              <w:t>96,71</w:t>
            </w:r>
          </w:p>
        </w:tc>
      </w:tr>
      <w:tr w:rsidR="00161B82" w:rsidRPr="00171262" w14:paraId="569DEE87" w14:textId="77777777" w:rsidTr="00161B82">
        <w:trPr>
          <w:cantSplit/>
          <w:trHeight w:val="660"/>
        </w:trPr>
        <w:tc>
          <w:tcPr>
            <w:tcW w:w="53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2523680" w14:textId="5B794AAF" w:rsidR="00161B82" w:rsidRPr="00171262" w:rsidRDefault="00161B82" w:rsidP="00161B82">
            <w:pPr>
              <w:widowControl/>
              <w:spacing w:before="20" w:after="20"/>
              <w:ind w:firstLine="0"/>
              <w:jc w:val="right"/>
              <w:rPr>
                <w:sz w:val="24"/>
              </w:rPr>
            </w:pPr>
            <w:r w:rsidRPr="00171262">
              <w:rPr>
                <w:sz w:val="26"/>
                <w:szCs w:val="26"/>
              </w:rPr>
              <w:t>10</w:t>
            </w:r>
          </w:p>
        </w:tc>
        <w:tc>
          <w:tcPr>
            <w:tcW w:w="5695" w:type="dxa"/>
            <w:tcBorders>
              <w:top w:val="nil"/>
              <w:left w:val="nil"/>
              <w:bottom w:val="single" w:sz="4" w:space="0" w:color="auto"/>
              <w:right w:val="single" w:sz="4" w:space="0" w:color="auto"/>
            </w:tcBorders>
            <w:shd w:val="clear" w:color="auto" w:fill="auto"/>
            <w:vAlign w:val="center"/>
            <w:hideMark/>
          </w:tcPr>
          <w:p w14:paraId="2701708B" w14:textId="57331362" w:rsidR="00161B82" w:rsidRPr="00171262" w:rsidRDefault="00161B82" w:rsidP="00161B82">
            <w:pPr>
              <w:widowControl/>
              <w:spacing w:before="20" w:after="20"/>
              <w:ind w:firstLine="0"/>
              <w:jc w:val="left"/>
              <w:rPr>
                <w:sz w:val="24"/>
              </w:rPr>
            </w:pPr>
            <w:r w:rsidRPr="00171262">
              <w:rPr>
                <w:sz w:val="26"/>
                <w:szCs w:val="26"/>
              </w:rPr>
              <w:t>Chi phí quản lý chung đào tạo, sát hạch mô tô (10%)</w:t>
            </w:r>
          </w:p>
        </w:tc>
        <w:tc>
          <w:tcPr>
            <w:tcW w:w="1776" w:type="dxa"/>
            <w:tcBorders>
              <w:top w:val="nil"/>
              <w:left w:val="nil"/>
              <w:bottom w:val="single" w:sz="4" w:space="0" w:color="auto"/>
              <w:right w:val="single" w:sz="4" w:space="0" w:color="auto"/>
            </w:tcBorders>
            <w:shd w:val="clear" w:color="auto" w:fill="auto"/>
            <w:noWrap/>
            <w:vAlign w:val="center"/>
            <w:hideMark/>
          </w:tcPr>
          <w:p w14:paraId="7D474622" w14:textId="3D03BCA1" w:rsidR="00161B82" w:rsidRPr="00171262" w:rsidRDefault="00161B82" w:rsidP="00161B82">
            <w:pPr>
              <w:widowControl/>
              <w:spacing w:before="20" w:after="20"/>
              <w:ind w:firstLine="0"/>
              <w:jc w:val="right"/>
              <w:rPr>
                <w:sz w:val="24"/>
              </w:rPr>
            </w:pPr>
            <w:r w:rsidRPr="00171262">
              <w:rPr>
                <w:sz w:val="26"/>
                <w:szCs w:val="26"/>
              </w:rPr>
              <w:t>54,62</w:t>
            </w:r>
          </w:p>
        </w:tc>
        <w:tc>
          <w:tcPr>
            <w:tcW w:w="1600" w:type="dxa"/>
            <w:tcBorders>
              <w:top w:val="nil"/>
              <w:left w:val="nil"/>
              <w:bottom w:val="single" w:sz="4" w:space="0" w:color="auto"/>
              <w:right w:val="single" w:sz="4" w:space="0" w:color="auto"/>
            </w:tcBorders>
            <w:shd w:val="clear" w:color="auto" w:fill="auto"/>
            <w:noWrap/>
            <w:vAlign w:val="center"/>
            <w:hideMark/>
          </w:tcPr>
          <w:p w14:paraId="325A7BB1" w14:textId="53684DBF" w:rsidR="00161B82" w:rsidRPr="00171262" w:rsidRDefault="00161B82" w:rsidP="00161B82">
            <w:pPr>
              <w:widowControl/>
              <w:spacing w:before="20" w:after="20"/>
              <w:ind w:firstLine="0"/>
              <w:jc w:val="right"/>
              <w:rPr>
                <w:sz w:val="24"/>
              </w:rPr>
            </w:pPr>
            <w:r w:rsidRPr="00171262">
              <w:rPr>
                <w:sz w:val="26"/>
                <w:szCs w:val="26"/>
              </w:rPr>
              <w:t>156,16</w:t>
            </w:r>
          </w:p>
        </w:tc>
        <w:tc>
          <w:tcPr>
            <w:tcW w:w="1640" w:type="dxa"/>
            <w:tcBorders>
              <w:top w:val="nil"/>
              <w:left w:val="nil"/>
              <w:bottom w:val="single" w:sz="4" w:space="0" w:color="auto"/>
              <w:right w:val="single" w:sz="4" w:space="0" w:color="auto"/>
            </w:tcBorders>
            <w:shd w:val="clear" w:color="auto" w:fill="auto"/>
            <w:noWrap/>
            <w:vAlign w:val="center"/>
            <w:hideMark/>
          </w:tcPr>
          <w:p w14:paraId="5447FA29" w14:textId="3F8227C7" w:rsidR="00161B82" w:rsidRPr="00171262" w:rsidRDefault="00161B82" w:rsidP="00161B82">
            <w:pPr>
              <w:widowControl/>
              <w:spacing w:before="20" w:after="20"/>
              <w:ind w:firstLine="0"/>
              <w:jc w:val="right"/>
              <w:rPr>
                <w:sz w:val="24"/>
              </w:rPr>
            </w:pPr>
            <w:r w:rsidRPr="00171262">
              <w:rPr>
                <w:sz w:val="26"/>
                <w:szCs w:val="26"/>
              </w:rPr>
              <w:t>188,46</w:t>
            </w:r>
          </w:p>
        </w:tc>
        <w:tc>
          <w:tcPr>
            <w:tcW w:w="1600" w:type="dxa"/>
            <w:tcBorders>
              <w:top w:val="nil"/>
              <w:left w:val="nil"/>
              <w:bottom w:val="single" w:sz="4" w:space="0" w:color="auto"/>
              <w:right w:val="single" w:sz="4" w:space="0" w:color="auto"/>
            </w:tcBorders>
            <w:shd w:val="clear" w:color="auto" w:fill="auto"/>
            <w:noWrap/>
            <w:vAlign w:val="center"/>
            <w:hideMark/>
          </w:tcPr>
          <w:p w14:paraId="6854CDF6" w14:textId="7F3CD3D5" w:rsidR="00161B82" w:rsidRPr="00171262" w:rsidRDefault="00161B82" w:rsidP="00161B82">
            <w:pPr>
              <w:widowControl/>
              <w:spacing w:before="20" w:after="20"/>
              <w:ind w:firstLine="0"/>
              <w:jc w:val="right"/>
              <w:rPr>
                <w:sz w:val="24"/>
              </w:rPr>
            </w:pPr>
            <w:r w:rsidRPr="00171262">
              <w:rPr>
                <w:sz w:val="26"/>
                <w:szCs w:val="26"/>
              </w:rPr>
              <w:t>229,33</w:t>
            </w:r>
          </w:p>
        </w:tc>
        <w:tc>
          <w:tcPr>
            <w:tcW w:w="1940" w:type="dxa"/>
            <w:tcBorders>
              <w:top w:val="nil"/>
              <w:left w:val="nil"/>
              <w:bottom w:val="single" w:sz="4" w:space="0" w:color="auto"/>
              <w:right w:val="single" w:sz="4" w:space="0" w:color="auto"/>
            </w:tcBorders>
            <w:shd w:val="clear" w:color="auto" w:fill="auto"/>
            <w:noWrap/>
            <w:vAlign w:val="center"/>
            <w:hideMark/>
          </w:tcPr>
          <w:p w14:paraId="186E32C2" w14:textId="5B978AB6" w:rsidR="00161B82" w:rsidRPr="00171262" w:rsidRDefault="00161B82" w:rsidP="00161B82">
            <w:pPr>
              <w:widowControl/>
              <w:spacing w:before="20" w:after="20"/>
              <w:ind w:firstLine="0"/>
              <w:jc w:val="right"/>
              <w:rPr>
                <w:sz w:val="24"/>
              </w:rPr>
            </w:pPr>
            <w:r w:rsidRPr="00171262">
              <w:rPr>
                <w:sz w:val="26"/>
                <w:szCs w:val="26"/>
              </w:rPr>
              <w:t>276,83</w:t>
            </w:r>
          </w:p>
        </w:tc>
      </w:tr>
      <w:tr w:rsidR="00161B82" w:rsidRPr="00171262" w14:paraId="52C37ECB" w14:textId="77777777" w:rsidTr="00161B82">
        <w:trPr>
          <w:cantSplit/>
          <w:trHeight w:val="330"/>
        </w:trPr>
        <w:tc>
          <w:tcPr>
            <w:tcW w:w="537" w:type="dxa"/>
            <w:tcBorders>
              <w:top w:val="nil"/>
              <w:left w:val="single" w:sz="4" w:space="0" w:color="auto"/>
              <w:bottom w:val="nil"/>
              <w:right w:val="single" w:sz="4" w:space="0" w:color="auto"/>
            </w:tcBorders>
            <w:shd w:val="clear" w:color="auto" w:fill="auto"/>
            <w:noWrap/>
            <w:vAlign w:val="center"/>
            <w:hideMark/>
          </w:tcPr>
          <w:p w14:paraId="03D497C6" w14:textId="5FB15D87" w:rsidR="00161B82" w:rsidRPr="00171262" w:rsidRDefault="00161B82" w:rsidP="00161B82">
            <w:pPr>
              <w:widowControl/>
              <w:spacing w:before="20" w:after="20"/>
              <w:ind w:firstLine="0"/>
              <w:jc w:val="right"/>
              <w:rPr>
                <w:sz w:val="24"/>
              </w:rPr>
            </w:pPr>
            <w:r w:rsidRPr="00171262">
              <w:rPr>
                <w:sz w:val="26"/>
                <w:szCs w:val="26"/>
              </w:rPr>
              <w:t>11</w:t>
            </w:r>
          </w:p>
        </w:tc>
        <w:tc>
          <w:tcPr>
            <w:tcW w:w="5695" w:type="dxa"/>
            <w:tcBorders>
              <w:top w:val="nil"/>
              <w:left w:val="nil"/>
              <w:bottom w:val="single" w:sz="4" w:space="0" w:color="auto"/>
              <w:right w:val="single" w:sz="4" w:space="0" w:color="auto"/>
            </w:tcBorders>
            <w:shd w:val="clear" w:color="auto" w:fill="auto"/>
            <w:vAlign w:val="center"/>
            <w:hideMark/>
          </w:tcPr>
          <w:p w14:paraId="0DCF3B88" w14:textId="325DF616" w:rsidR="00161B82" w:rsidRPr="00171262" w:rsidRDefault="00161B82" w:rsidP="00161B82">
            <w:pPr>
              <w:widowControl/>
              <w:spacing w:before="20" w:after="20"/>
              <w:ind w:firstLine="0"/>
              <w:jc w:val="left"/>
              <w:rPr>
                <w:sz w:val="24"/>
              </w:rPr>
            </w:pPr>
            <w:r w:rsidRPr="00171262">
              <w:rPr>
                <w:sz w:val="26"/>
                <w:szCs w:val="26"/>
              </w:rPr>
              <w:t>Đào tạo bồi dưỡng (2027:09GV)</w:t>
            </w:r>
          </w:p>
        </w:tc>
        <w:tc>
          <w:tcPr>
            <w:tcW w:w="1776" w:type="dxa"/>
            <w:tcBorders>
              <w:top w:val="nil"/>
              <w:left w:val="nil"/>
              <w:bottom w:val="single" w:sz="4" w:space="0" w:color="auto"/>
              <w:right w:val="single" w:sz="4" w:space="0" w:color="auto"/>
            </w:tcBorders>
            <w:shd w:val="clear" w:color="auto" w:fill="auto"/>
            <w:noWrap/>
            <w:vAlign w:val="center"/>
            <w:hideMark/>
          </w:tcPr>
          <w:p w14:paraId="622B9783" w14:textId="59B66F00" w:rsidR="00161B82" w:rsidRPr="00171262" w:rsidRDefault="00161B82" w:rsidP="00161B82">
            <w:pPr>
              <w:widowControl/>
              <w:spacing w:before="20" w:after="20"/>
              <w:ind w:firstLine="0"/>
              <w:jc w:val="right"/>
              <w:rPr>
                <w:sz w:val="24"/>
              </w:rPr>
            </w:pPr>
            <w:r w:rsidRPr="00171262">
              <w:rPr>
                <w:sz w:val="26"/>
                <w:szCs w:val="26"/>
              </w:rPr>
              <w:t>61,20</w:t>
            </w:r>
          </w:p>
        </w:tc>
        <w:tc>
          <w:tcPr>
            <w:tcW w:w="1600" w:type="dxa"/>
            <w:tcBorders>
              <w:top w:val="nil"/>
              <w:left w:val="nil"/>
              <w:bottom w:val="single" w:sz="4" w:space="0" w:color="auto"/>
              <w:right w:val="single" w:sz="4" w:space="0" w:color="auto"/>
            </w:tcBorders>
            <w:shd w:val="clear" w:color="auto" w:fill="auto"/>
            <w:noWrap/>
            <w:vAlign w:val="center"/>
            <w:hideMark/>
          </w:tcPr>
          <w:p w14:paraId="3D6064E4" w14:textId="46CD3801" w:rsidR="00161B82" w:rsidRPr="00171262" w:rsidRDefault="00161B82" w:rsidP="00161B82">
            <w:pPr>
              <w:widowControl/>
              <w:spacing w:before="20" w:after="20"/>
              <w:ind w:firstLine="0"/>
              <w:jc w:val="right"/>
              <w:rPr>
                <w:sz w:val="24"/>
              </w:rPr>
            </w:pPr>
            <w:r w:rsidRPr="00171262">
              <w:rPr>
                <w:sz w:val="26"/>
                <w:szCs w:val="26"/>
              </w:rPr>
              <w:t>7,00</w:t>
            </w:r>
          </w:p>
        </w:tc>
        <w:tc>
          <w:tcPr>
            <w:tcW w:w="1640" w:type="dxa"/>
            <w:tcBorders>
              <w:top w:val="nil"/>
              <w:left w:val="nil"/>
              <w:bottom w:val="single" w:sz="4" w:space="0" w:color="auto"/>
              <w:right w:val="single" w:sz="4" w:space="0" w:color="auto"/>
            </w:tcBorders>
            <w:shd w:val="clear" w:color="auto" w:fill="auto"/>
            <w:noWrap/>
            <w:vAlign w:val="center"/>
            <w:hideMark/>
          </w:tcPr>
          <w:p w14:paraId="360B52AC" w14:textId="49EA5282" w:rsidR="00161B82" w:rsidRPr="00171262" w:rsidRDefault="00161B82" w:rsidP="00161B82">
            <w:pPr>
              <w:widowControl/>
              <w:spacing w:before="20" w:after="20"/>
              <w:ind w:firstLine="0"/>
              <w:jc w:val="right"/>
              <w:rPr>
                <w:sz w:val="24"/>
              </w:rPr>
            </w:pPr>
            <w:r w:rsidRPr="00171262">
              <w:rPr>
                <w:sz w:val="26"/>
                <w:szCs w:val="26"/>
              </w:rPr>
              <w:t>7,00</w:t>
            </w:r>
          </w:p>
        </w:tc>
        <w:tc>
          <w:tcPr>
            <w:tcW w:w="1600" w:type="dxa"/>
            <w:tcBorders>
              <w:top w:val="nil"/>
              <w:left w:val="nil"/>
              <w:bottom w:val="single" w:sz="4" w:space="0" w:color="auto"/>
              <w:right w:val="single" w:sz="4" w:space="0" w:color="auto"/>
            </w:tcBorders>
            <w:shd w:val="clear" w:color="auto" w:fill="auto"/>
            <w:noWrap/>
            <w:vAlign w:val="center"/>
            <w:hideMark/>
          </w:tcPr>
          <w:p w14:paraId="6B6F7423" w14:textId="3D6C1E64" w:rsidR="00161B82" w:rsidRPr="00171262" w:rsidRDefault="00161B82" w:rsidP="00161B82">
            <w:pPr>
              <w:widowControl/>
              <w:spacing w:before="20" w:after="20"/>
              <w:ind w:firstLine="0"/>
              <w:jc w:val="right"/>
              <w:rPr>
                <w:sz w:val="24"/>
              </w:rPr>
            </w:pPr>
            <w:r w:rsidRPr="00171262">
              <w:rPr>
                <w:sz w:val="26"/>
                <w:szCs w:val="26"/>
              </w:rPr>
              <w:t>7,00</w:t>
            </w:r>
          </w:p>
        </w:tc>
        <w:tc>
          <w:tcPr>
            <w:tcW w:w="1940" w:type="dxa"/>
            <w:tcBorders>
              <w:top w:val="nil"/>
              <w:left w:val="nil"/>
              <w:bottom w:val="single" w:sz="4" w:space="0" w:color="auto"/>
              <w:right w:val="single" w:sz="4" w:space="0" w:color="auto"/>
            </w:tcBorders>
            <w:shd w:val="clear" w:color="auto" w:fill="auto"/>
            <w:noWrap/>
            <w:vAlign w:val="center"/>
            <w:hideMark/>
          </w:tcPr>
          <w:p w14:paraId="2DC752E2" w14:textId="77D6C202" w:rsidR="00161B82" w:rsidRPr="00171262" w:rsidRDefault="00161B82" w:rsidP="00161B82">
            <w:pPr>
              <w:widowControl/>
              <w:spacing w:before="20" w:after="20"/>
              <w:ind w:firstLine="0"/>
              <w:jc w:val="right"/>
              <w:rPr>
                <w:sz w:val="24"/>
              </w:rPr>
            </w:pPr>
            <w:r w:rsidRPr="00171262">
              <w:rPr>
                <w:sz w:val="26"/>
                <w:szCs w:val="26"/>
              </w:rPr>
              <w:t>7,00</w:t>
            </w:r>
          </w:p>
        </w:tc>
      </w:tr>
      <w:tr w:rsidR="00161B82" w:rsidRPr="00171262" w14:paraId="4D2E21A2" w14:textId="77777777" w:rsidTr="00161B82">
        <w:trPr>
          <w:cantSplit/>
          <w:trHeight w:val="330"/>
        </w:trPr>
        <w:tc>
          <w:tcPr>
            <w:tcW w:w="53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0E411A8" w14:textId="04DDC536" w:rsidR="00161B82" w:rsidRPr="00171262" w:rsidRDefault="00161B82" w:rsidP="00161B82">
            <w:pPr>
              <w:widowControl/>
              <w:spacing w:before="20" w:after="20"/>
              <w:ind w:firstLine="0"/>
              <w:jc w:val="right"/>
              <w:rPr>
                <w:sz w:val="24"/>
              </w:rPr>
            </w:pPr>
            <w:r w:rsidRPr="00171262">
              <w:rPr>
                <w:sz w:val="26"/>
                <w:szCs w:val="26"/>
              </w:rPr>
              <w:t>12</w:t>
            </w:r>
          </w:p>
        </w:tc>
        <w:tc>
          <w:tcPr>
            <w:tcW w:w="5695" w:type="dxa"/>
            <w:tcBorders>
              <w:top w:val="nil"/>
              <w:left w:val="nil"/>
              <w:bottom w:val="single" w:sz="4" w:space="0" w:color="auto"/>
              <w:right w:val="single" w:sz="4" w:space="0" w:color="auto"/>
            </w:tcBorders>
            <w:shd w:val="clear" w:color="auto" w:fill="auto"/>
            <w:vAlign w:val="center"/>
            <w:hideMark/>
          </w:tcPr>
          <w:p w14:paraId="388620B0" w14:textId="4AE34D1B" w:rsidR="00161B82" w:rsidRPr="00171262" w:rsidRDefault="00161B82" w:rsidP="00161B82">
            <w:pPr>
              <w:widowControl/>
              <w:spacing w:before="20" w:after="20"/>
              <w:ind w:firstLine="0"/>
              <w:jc w:val="left"/>
              <w:rPr>
                <w:sz w:val="24"/>
              </w:rPr>
            </w:pPr>
            <w:r w:rsidRPr="00171262">
              <w:rPr>
                <w:sz w:val="26"/>
                <w:szCs w:val="26"/>
              </w:rPr>
              <w:t>Chi phí hoạt động (điện, nước…)</w:t>
            </w:r>
          </w:p>
        </w:tc>
        <w:tc>
          <w:tcPr>
            <w:tcW w:w="1776" w:type="dxa"/>
            <w:tcBorders>
              <w:top w:val="nil"/>
              <w:left w:val="nil"/>
              <w:bottom w:val="single" w:sz="4" w:space="0" w:color="auto"/>
              <w:right w:val="single" w:sz="4" w:space="0" w:color="auto"/>
            </w:tcBorders>
            <w:shd w:val="clear" w:color="auto" w:fill="auto"/>
            <w:noWrap/>
            <w:vAlign w:val="center"/>
            <w:hideMark/>
          </w:tcPr>
          <w:p w14:paraId="0CA0E4CB" w14:textId="637B6962" w:rsidR="00161B82" w:rsidRPr="00171262" w:rsidRDefault="00161B82" w:rsidP="00161B82">
            <w:pPr>
              <w:widowControl/>
              <w:spacing w:before="20" w:after="20"/>
              <w:ind w:firstLine="0"/>
              <w:jc w:val="right"/>
              <w:rPr>
                <w:sz w:val="24"/>
              </w:rPr>
            </w:pPr>
            <w:r w:rsidRPr="00171262">
              <w:rPr>
                <w:sz w:val="26"/>
                <w:szCs w:val="26"/>
              </w:rPr>
              <w:t>5,46</w:t>
            </w:r>
          </w:p>
        </w:tc>
        <w:tc>
          <w:tcPr>
            <w:tcW w:w="1600" w:type="dxa"/>
            <w:tcBorders>
              <w:top w:val="nil"/>
              <w:left w:val="nil"/>
              <w:bottom w:val="single" w:sz="4" w:space="0" w:color="auto"/>
              <w:right w:val="single" w:sz="4" w:space="0" w:color="auto"/>
            </w:tcBorders>
            <w:shd w:val="clear" w:color="auto" w:fill="auto"/>
            <w:noWrap/>
            <w:vAlign w:val="center"/>
            <w:hideMark/>
          </w:tcPr>
          <w:p w14:paraId="137605F5" w14:textId="1086BC01" w:rsidR="00161B82" w:rsidRPr="00171262" w:rsidRDefault="00161B82" w:rsidP="00161B82">
            <w:pPr>
              <w:widowControl/>
              <w:spacing w:before="20" w:after="20"/>
              <w:ind w:firstLine="0"/>
              <w:jc w:val="right"/>
              <w:rPr>
                <w:sz w:val="24"/>
              </w:rPr>
            </w:pPr>
            <w:r w:rsidRPr="00171262">
              <w:rPr>
                <w:sz w:val="26"/>
                <w:szCs w:val="26"/>
              </w:rPr>
              <w:t>15,62</w:t>
            </w:r>
          </w:p>
        </w:tc>
        <w:tc>
          <w:tcPr>
            <w:tcW w:w="1640" w:type="dxa"/>
            <w:tcBorders>
              <w:top w:val="nil"/>
              <w:left w:val="nil"/>
              <w:bottom w:val="single" w:sz="4" w:space="0" w:color="auto"/>
              <w:right w:val="single" w:sz="4" w:space="0" w:color="auto"/>
            </w:tcBorders>
            <w:shd w:val="clear" w:color="auto" w:fill="auto"/>
            <w:noWrap/>
            <w:vAlign w:val="center"/>
            <w:hideMark/>
          </w:tcPr>
          <w:p w14:paraId="31CF430C" w14:textId="60BA1F84" w:rsidR="00161B82" w:rsidRPr="00171262" w:rsidRDefault="00161B82" w:rsidP="00161B82">
            <w:pPr>
              <w:widowControl/>
              <w:spacing w:before="20" w:after="20"/>
              <w:ind w:firstLine="0"/>
              <w:jc w:val="right"/>
              <w:rPr>
                <w:sz w:val="24"/>
              </w:rPr>
            </w:pPr>
            <w:r w:rsidRPr="00171262">
              <w:rPr>
                <w:sz w:val="26"/>
                <w:szCs w:val="26"/>
              </w:rPr>
              <w:t>18,85</w:t>
            </w:r>
          </w:p>
        </w:tc>
        <w:tc>
          <w:tcPr>
            <w:tcW w:w="1600" w:type="dxa"/>
            <w:tcBorders>
              <w:top w:val="nil"/>
              <w:left w:val="nil"/>
              <w:bottom w:val="single" w:sz="4" w:space="0" w:color="auto"/>
              <w:right w:val="single" w:sz="4" w:space="0" w:color="auto"/>
            </w:tcBorders>
            <w:shd w:val="clear" w:color="auto" w:fill="auto"/>
            <w:noWrap/>
            <w:vAlign w:val="center"/>
            <w:hideMark/>
          </w:tcPr>
          <w:p w14:paraId="774C024A" w14:textId="5F57E47E" w:rsidR="00161B82" w:rsidRPr="00171262" w:rsidRDefault="00161B82" w:rsidP="00161B82">
            <w:pPr>
              <w:widowControl/>
              <w:spacing w:before="20" w:after="20"/>
              <w:ind w:firstLine="0"/>
              <w:jc w:val="right"/>
              <w:rPr>
                <w:sz w:val="24"/>
              </w:rPr>
            </w:pPr>
            <w:r w:rsidRPr="00171262">
              <w:rPr>
                <w:sz w:val="26"/>
                <w:szCs w:val="26"/>
              </w:rPr>
              <w:t>22,93</w:t>
            </w:r>
          </w:p>
        </w:tc>
        <w:tc>
          <w:tcPr>
            <w:tcW w:w="1940" w:type="dxa"/>
            <w:tcBorders>
              <w:top w:val="nil"/>
              <w:left w:val="nil"/>
              <w:bottom w:val="single" w:sz="4" w:space="0" w:color="auto"/>
              <w:right w:val="single" w:sz="4" w:space="0" w:color="auto"/>
            </w:tcBorders>
            <w:shd w:val="clear" w:color="auto" w:fill="auto"/>
            <w:noWrap/>
            <w:vAlign w:val="center"/>
            <w:hideMark/>
          </w:tcPr>
          <w:p w14:paraId="3A00D668" w14:textId="49E591EF" w:rsidR="00161B82" w:rsidRPr="00171262" w:rsidRDefault="00161B82" w:rsidP="00161B82">
            <w:pPr>
              <w:widowControl/>
              <w:spacing w:before="20" w:after="20"/>
              <w:ind w:firstLine="0"/>
              <w:jc w:val="right"/>
              <w:rPr>
                <w:sz w:val="24"/>
              </w:rPr>
            </w:pPr>
            <w:r w:rsidRPr="00171262">
              <w:rPr>
                <w:sz w:val="26"/>
                <w:szCs w:val="26"/>
              </w:rPr>
              <w:t>27,68</w:t>
            </w:r>
          </w:p>
        </w:tc>
      </w:tr>
      <w:tr w:rsidR="00161B82" w:rsidRPr="00171262" w14:paraId="0877AA92" w14:textId="77777777" w:rsidTr="00161B82">
        <w:trPr>
          <w:cantSplit/>
          <w:trHeight w:val="330"/>
        </w:trPr>
        <w:tc>
          <w:tcPr>
            <w:tcW w:w="537" w:type="dxa"/>
            <w:tcBorders>
              <w:top w:val="nil"/>
              <w:left w:val="single" w:sz="4" w:space="0" w:color="auto"/>
              <w:bottom w:val="single" w:sz="4" w:space="0" w:color="auto"/>
              <w:right w:val="single" w:sz="4" w:space="0" w:color="auto"/>
            </w:tcBorders>
            <w:shd w:val="clear" w:color="auto" w:fill="auto"/>
            <w:noWrap/>
            <w:vAlign w:val="center"/>
            <w:hideMark/>
          </w:tcPr>
          <w:p w14:paraId="7DCD131F" w14:textId="071C67B4" w:rsidR="00161B82" w:rsidRPr="00171262" w:rsidRDefault="00161B82" w:rsidP="00161B82">
            <w:pPr>
              <w:widowControl/>
              <w:spacing w:before="20" w:after="20"/>
              <w:ind w:firstLine="0"/>
              <w:jc w:val="center"/>
              <w:rPr>
                <w:b/>
                <w:bCs/>
                <w:sz w:val="24"/>
              </w:rPr>
            </w:pPr>
            <w:r w:rsidRPr="00171262">
              <w:rPr>
                <w:b/>
                <w:bCs/>
                <w:sz w:val="26"/>
                <w:szCs w:val="26"/>
              </w:rPr>
              <w:t>C</w:t>
            </w:r>
          </w:p>
        </w:tc>
        <w:tc>
          <w:tcPr>
            <w:tcW w:w="5695" w:type="dxa"/>
            <w:tcBorders>
              <w:top w:val="nil"/>
              <w:left w:val="nil"/>
              <w:bottom w:val="single" w:sz="4" w:space="0" w:color="auto"/>
              <w:right w:val="single" w:sz="4" w:space="0" w:color="auto"/>
            </w:tcBorders>
            <w:shd w:val="clear" w:color="auto" w:fill="auto"/>
            <w:vAlign w:val="center"/>
            <w:hideMark/>
          </w:tcPr>
          <w:p w14:paraId="3F639335" w14:textId="67C30AC0" w:rsidR="00161B82" w:rsidRPr="00171262" w:rsidRDefault="00161B82" w:rsidP="00161B82">
            <w:pPr>
              <w:widowControl/>
              <w:spacing w:before="20" w:after="20"/>
              <w:ind w:firstLine="0"/>
              <w:jc w:val="left"/>
              <w:rPr>
                <w:b/>
                <w:bCs/>
                <w:sz w:val="24"/>
              </w:rPr>
            </w:pPr>
            <w:r w:rsidRPr="00171262">
              <w:rPr>
                <w:b/>
                <w:bCs/>
                <w:sz w:val="26"/>
                <w:szCs w:val="26"/>
              </w:rPr>
              <w:t>Chênh lệch thu - Chi</w:t>
            </w:r>
          </w:p>
        </w:tc>
        <w:tc>
          <w:tcPr>
            <w:tcW w:w="1776" w:type="dxa"/>
            <w:tcBorders>
              <w:top w:val="nil"/>
              <w:left w:val="nil"/>
              <w:bottom w:val="single" w:sz="4" w:space="0" w:color="auto"/>
              <w:right w:val="single" w:sz="4" w:space="0" w:color="auto"/>
            </w:tcBorders>
            <w:shd w:val="clear" w:color="auto" w:fill="auto"/>
            <w:noWrap/>
            <w:vAlign w:val="center"/>
            <w:hideMark/>
          </w:tcPr>
          <w:p w14:paraId="6A133756" w14:textId="1BE73F51" w:rsidR="00161B82" w:rsidRPr="00171262" w:rsidRDefault="00161B82" w:rsidP="00161B82">
            <w:pPr>
              <w:widowControl/>
              <w:spacing w:before="20" w:after="20"/>
              <w:ind w:firstLine="0"/>
              <w:jc w:val="right"/>
              <w:rPr>
                <w:b/>
                <w:bCs/>
                <w:sz w:val="24"/>
              </w:rPr>
            </w:pPr>
            <w:r w:rsidRPr="00171262">
              <w:rPr>
                <w:b/>
                <w:bCs/>
                <w:sz w:val="26"/>
                <w:szCs w:val="26"/>
              </w:rPr>
              <w:t>(48,07)</w:t>
            </w:r>
          </w:p>
        </w:tc>
        <w:tc>
          <w:tcPr>
            <w:tcW w:w="1600" w:type="dxa"/>
            <w:tcBorders>
              <w:top w:val="nil"/>
              <w:left w:val="nil"/>
              <w:bottom w:val="single" w:sz="4" w:space="0" w:color="auto"/>
              <w:right w:val="single" w:sz="4" w:space="0" w:color="auto"/>
            </w:tcBorders>
            <w:shd w:val="clear" w:color="auto" w:fill="auto"/>
            <w:noWrap/>
            <w:vAlign w:val="center"/>
            <w:hideMark/>
          </w:tcPr>
          <w:p w14:paraId="7E3ECB56" w14:textId="1174CECF" w:rsidR="00161B82" w:rsidRPr="00171262" w:rsidRDefault="00161B82" w:rsidP="00161B82">
            <w:pPr>
              <w:widowControl/>
              <w:spacing w:before="20" w:after="20"/>
              <w:ind w:firstLine="0"/>
              <w:jc w:val="right"/>
              <w:rPr>
                <w:b/>
                <w:bCs/>
                <w:sz w:val="24"/>
              </w:rPr>
            </w:pPr>
            <w:r w:rsidRPr="00171262">
              <w:rPr>
                <w:b/>
                <w:bCs/>
                <w:sz w:val="26"/>
                <w:szCs w:val="26"/>
              </w:rPr>
              <w:t>207,32</w:t>
            </w:r>
          </w:p>
        </w:tc>
        <w:tc>
          <w:tcPr>
            <w:tcW w:w="1640" w:type="dxa"/>
            <w:tcBorders>
              <w:top w:val="nil"/>
              <w:left w:val="nil"/>
              <w:bottom w:val="single" w:sz="4" w:space="0" w:color="auto"/>
              <w:right w:val="single" w:sz="4" w:space="0" w:color="auto"/>
            </w:tcBorders>
            <w:shd w:val="clear" w:color="auto" w:fill="auto"/>
            <w:noWrap/>
            <w:vAlign w:val="center"/>
            <w:hideMark/>
          </w:tcPr>
          <w:p w14:paraId="4A0B8E10" w14:textId="048E20D9" w:rsidR="00161B82" w:rsidRPr="00171262" w:rsidRDefault="00161B82" w:rsidP="00161B82">
            <w:pPr>
              <w:widowControl/>
              <w:spacing w:before="20" w:after="20"/>
              <w:ind w:firstLine="0"/>
              <w:jc w:val="right"/>
              <w:rPr>
                <w:b/>
                <w:bCs/>
                <w:sz w:val="24"/>
              </w:rPr>
            </w:pPr>
            <w:r w:rsidRPr="00171262">
              <w:rPr>
                <w:b/>
                <w:bCs/>
                <w:sz w:val="26"/>
                <w:szCs w:val="26"/>
              </w:rPr>
              <w:t>289,40</w:t>
            </w:r>
          </w:p>
        </w:tc>
        <w:tc>
          <w:tcPr>
            <w:tcW w:w="1600" w:type="dxa"/>
            <w:tcBorders>
              <w:top w:val="nil"/>
              <w:left w:val="nil"/>
              <w:bottom w:val="single" w:sz="4" w:space="0" w:color="auto"/>
              <w:right w:val="single" w:sz="4" w:space="0" w:color="auto"/>
            </w:tcBorders>
            <w:shd w:val="clear" w:color="auto" w:fill="auto"/>
            <w:noWrap/>
            <w:vAlign w:val="center"/>
            <w:hideMark/>
          </w:tcPr>
          <w:p w14:paraId="3855E457" w14:textId="5B8ED7C8" w:rsidR="00161B82" w:rsidRPr="00171262" w:rsidRDefault="00161B82" w:rsidP="00161B82">
            <w:pPr>
              <w:widowControl/>
              <w:spacing w:before="20" w:after="20"/>
              <w:ind w:firstLine="0"/>
              <w:jc w:val="right"/>
              <w:rPr>
                <w:b/>
                <w:bCs/>
                <w:sz w:val="24"/>
              </w:rPr>
            </w:pPr>
            <w:r w:rsidRPr="00171262">
              <w:rPr>
                <w:b/>
                <w:bCs/>
                <w:sz w:val="26"/>
                <w:szCs w:val="26"/>
              </w:rPr>
              <w:t>393,30</w:t>
            </w:r>
          </w:p>
        </w:tc>
        <w:tc>
          <w:tcPr>
            <w:tcW w:w="1940" w:type="dxa"/>
            <w:tcBorders>
              <w:top w:val="nil"/>
              <w:left w:val="nil"/>
              <w:bottom w:val="single" w:sz="4" w:space="0" w:color="auto"/>
              <w:right w:val="single" w:sz="4" w:space="0" w:color="auto"/>
            </w:tcBorders>
            <w:shd w:val="clear" w:color="auto" w:fill="auto"/>
            <w:noWrap/>
            <w:vAlign w:val="center"/>
            <w:hideMark/>
          </w:tcPr>
          <w:p w14:paraId="52259FFE" w14:textId="11F90148" w:rsidR="00161B82" w:rsidRPr="00171262" w:rsidRDefault="00161B82" w:rsidP="00161B82">
            <w:pPr>
              <w:widowControl/>
              <w:spacing w:before="20" w:after="20"/>
              <w:ind w:firstLine="0"/>
              <w:jc w:val="right"/>
              <w:rPr>
                <w:b/>
                <w:bCs/>
                <w:sz w:val="24"/>
              </w:rPr>
            </w:pPr>
            <w:r w:rsidRPr="00171262">
              <w:rPr>
                <w:b/>
                <w:bCs/>
                <w:sz w:val="26"/>
                <w:szCs w:val="26"/>
              </w:rPr>
              <w:t>514,10</w:t>
            </w:r>
          </w:p>
        </w:tc>
      </w:tr>
      <w:tr w:rsidR="00161B82" w:rsidRPr="00171262" w14:paraId="002790B0" w14:textId="77777777" w:rsidTr="00161B82">
        <w:trPr>
          <w:cantSplit/>
          <w:trHeight w:val="375"/>
        </w:trPr>
        <w:tc>
          <w:tcPr>
            <w:tcW w:w="537" w:type="dxa"/>
            <w:tcBorders>
              <w:top w:val="nil"/>
              <w:left w:val="single" w:sz="4" w:space="0" w:color="auto"/>
              <w:bottom w:val="single" w:sz="4" w:space="0" w:color="auto"/>
              <w:right w:val="single" w:sz="4" w:space="0" w:color="auto"/>
            </w:tcBorders>
            <w:shd w:val="clear" w:color="auto" w:fill="auto"/>
            <w:noWrap/>
            <w:vAlign w:val="center"/>
            <w:hideMark/>
          </w:tcPr>
          <w:p w14:paraId="71D7479A" w14:textId="7C6B61E4" w:rsidR="00161B82" w:rsidRPr="00171262" w:rsidRDefault="00161B82" w:rsidP="00161B82">
            <w:pPr>
              <w:widowControl/>
              <w:spacing w:before="20" w:after="20"/>
              <w:ind w:firstLine="0"/>
              <w:jc w:val="center"/>
              <w:rPr>
                <w:sz w:val="24"/>
              </w:rPr>
            </w:pPr>
            <w:r w:rsidRPr="00171262">
              <w:rPr>
                <w:szCs w:val="28"/>
              </w:rPr>
              <w:t> </w:t>
            </w:r>
          </w:p>
        </w:tc>
        <w:tc>
          <w:tcPr>
            <w:tcW w:w="5695" w:type="dxa"/>
            <w:tcBorders>
              <w:top w:val="nil"/>
              <w:left w:val="nil"/>
              <w:bottom w:val="single" w:sz="4" w:space="0" w:color="auto"/>
              <w:right w:val="single" w:sz="4" w:space="0" w:color="auto"/>
            </w:tcBorders>
            <w:shd w:val="clear" w:color="auto" w:fill="auto"/>
            <w:vAlign w:val="center"/>
            <w:hideMark/>
          </w:tcPr>
          <w:p w14:paraId="6AE2D15C" w14:textId="3E976F13" w:rsidR="00161B82" w:rsidRPr="00171262" w:rsidRDefault="00161B82" w:rsidP="00161B82">
            <w:pPr>
              <w:widowControl/>
              <w:spacing w:before="20" w:after="20"/>
              <w:ind w:firstLine="0"/>
              <w:jc w:val="left"/>
              <w:rPr>
                <w:sz w:val="24"/>
              </w:rPr>
            </w:pPr>
            <w:r w:rsidRPr="00171262">
              <w:rPr>
                <w:szCs w:val="28"/>
              </w:rPr>
              <w:t>Nộp thuế GTGT (ước tính)</w:t>
            </w:r>
          </w:p>
        </w:tc>
        <w:tc>
          <w:tcPr>
            <w:tcW w:w="1776" w:type="dxa"/>
            <w:tcBorders>
              <w:top w:val="nil"/>
              <w:left w:val="nil"/>
              <w:bottom w:val="single" w:sz="4" w:space="0" w:color="auto"/>
              <w:right w:val="single" w:sz="4" w:space="0" w:color="auto"/>
            </w:tcBorders>
            <w:shd w:val="clear" w:color="auto" w:fill="auto"/>
            <w:noWrap/>
            <w:vAlign w:val="center"/>
            <w:hideMark/>
          </w:tcPr>
          <w:p w14:paraId="1A869E5A" w14:textId="492EA082" w:rsidR="00161B82" w:rsidRPr="00171262" w:rsidRDefault="00161B82" w:rsidP="00161B82">
            <w:pPr>
              <w:widowControl/>
              <w:spacing w:before="20" w:after="20"/>
              <w:ind w:firstLine="0"/>
              <w:jc w:val="right"/>
              <w:rPr>
                <w:sz w:val="24"/>
              </w:rPr>
            </w:pPr>
            <w:r w:rsidRPr="00171262">
              <w:rPr>
                <w:szCs w:val="28"/>
              </w:rPr>
              <w:t>1,46</w:t>
            </w:r>
          </w:p>
        </w:tc>
        <w:tc>
          <w:tcPr>
            <w:tcW w:w="1600" w:type="dxa"/>
            <w:tcBorders>
              <w:top w:val="nil"/>
              <w:left w:val="nil"/>
              <w:bottom w:val="single" w:sz="4" w:space="0" w:color="auto"/>
              <w:right w:val="single" w:sz="4" w:space="0" w:color="auto"/>
            </w:tcBorders>
            <w:shd w:val="clear" w:color="auto" w:fill="auto"/>
            <w:noWrap/>
            <w:vAlign w:val="center"/>
            <w:hideMark/>
          </w:tcPr>
          <w:p w14:paraId="397593C6" w14:textId="1CD075BE" w:rsidR="00161B82" w:rsidRPr="00171262" w:rsidRDefault="00161B82" w:rsidP="00161B82">
            <w:pPr>
              <w:widowControl/>
              <w:spacing w:before="20" w:after="20"/>
              <w:ind w:firstLine="0"/>
              <w:jc w:val="right"/>
              <w:rPr>
                <w:sz w:val="24"/>
              </w:rPr>
            </w:pPr>
            <w:r w:rsidRPr="00171262">
              <w:rPr>
                <w:szCs w:val="28"/>
              </w:rPr>
              <w:t>4,06</w:t>
            </w:r>
          </w:p>
        </w:tc>
        <w:tc>
          <w:tcPr>
            <w:tcW w:w="1640" w:type="dxa"/>
            <w:tcBorders>
              <w:top w:val="nil"/>
              <w:left w:val="nil"/>
              <w:bottom w:val="single" w:sz="4" w:space="0" w:color="auto"/>
              <w:right w:val="single" w:sz="4" w:space="0" w:color="auto"/>
            </w:tcBorders>
            <w:shd w:val="clear" w:color="auto" w:fill="auto"/>
            <w:noWrap/>
            <w:vAlign w:val="center"/>
            <w:hideMark/>
          </w:tcPr>
          <w:p w14:paraId="6EB2EBCB" w14:textId="1B4C60B6" w:rsidR="00161B82" w:rsidRPr="00171262" w:rsidRDefault="00161B82" w:rsidP="00161B82">
            <w:pPr>
              <w:widowControl/>
              <w:spacing w:before="20" w:after="20"/>
              <w:ind w:firstLine="0"/>
              <w:jc w:val="right"/>
              <w:rPr>
                <w:sz w:val="24"/>
              </w:rPr>
            </w:pPr>
            <w:r w:rsidRPr="00171262">
              <w:rPr>
                <w:szCs w:val="28"/>
              </w:rPr>
              <w:t>4,84</w:t>
            </w:r>
          </w:p>
        </w:tc>
        <w:tc>
          <w:tcPr>
            <w:tcW w:w="1600" w:type="dxa"/>
            <w:tcBorders>
              <w:top w:val="nil"/>
              <w:left w:val="nil"/>
              <w:bottom w:val="single" w:sz="4" w:space="0" w:color="auto"/>
              <w:right w:val="single" w:sz="4" w:space="0" w:color="auto"/>
            </w:tcBorders>
            <w:shd w:val="clear" w:color="auto" w:fill="auto"/>
            <w:noWrap/>
            <w:vAlign w:val="center"/>
            <w:hideMark/>
          </w:tcPr>
          <w:p w14:paraId="610CB4EB" w14:textId="5C26DA1E" w:rsidR="00161B82" w:rsidRPr="00171262" w:rsidRDefault="00161B82" w:rsidP="00161B82">
            <w:pPr>
              <w:widowControl/>
              <w:spacing w:before="20" w:after="20"/>
              <w:ind w:firstLine="0"/>
              <w:jc w:val="right"/>
              <w:rPr>
                <w:sz w:val="24"/>
              </w:rPr>
            </w:pPr>
            <w:r w:rsidRPr="00171262">
              <w:rPr>
                <w:szCs w:val="28"/>
              </w:rPr>
              <w:t>5,85</w:t>
            </w:r>
          </w:p>
        </w:tc>
        <w:tc>
          <w:tcPr>
            <w:tcW w:w="1940" w:type="dxa"/>
            <w:tcBorders>
              <w:top w:val="nil"/>
              <w:left w:val="nil"/>
              <w:bottom w:val="single" w:sz="4" w:space="0" w:color="auto"/>
              <w:right w:val="single" w:sz="4" w:space="0" w:color="auto"/>
            </w:tcBorders>
            <w:shd w:val="clear" w:color="auto" w:fill="auto"/>
            <w:noWrap/>
            <w:vAlign w:val="center"/>
            <w:hideMark/>
          </w:tcPr>
          <w:p w14:paraId="3F85840C" w14:textId="598A8CFC" w:rsidR="00161B82" w:rsidRPr="00171262" w:rsidRDefault="00161B82" w:rsidP="00161B82">
            <w:pPr>
              <w:widowControl/>
              <w:spacing w:before="20" w:after="20"/>
              <w:ind w:firstLine="0"/>
              <w:jc w:val="right"/>
              <w:rPr>
                <w:sz w:val="24"/>
              </w:rPr>
            </w:pPr>
            <w:r w:rsidRPr="00171262">
              <w:rPr>
                <w:szCs w:val="28"/>
              </w:rPr>
              <w:t>7,02</w:t>
            </w:r>
          </w:p>
        </w:tc>
      </w:tr>
      <w:tr w:rsidR="00161B82" w:rsidRPr="00171262" w14:paraId="17C1B5E0" w14:textId="77777777" w:rsidTr="00161B82">
        <w:trPr>
          <w:cantSplit/>
          <w:trHeight w:val="375"/>
        </w:trPr>
        <w:tc>
          <w:tcPr>
            <w:tcW w:w="537" w:type="dxa"/>
            <w:tcBorders>
              <w:top w:val="nil"/>
              <w:left w:val="single" w:sz="4" w:space="0" w:color="auto"/>
              <w:bottom w:val="single" w:sz="4" w:space="0" w:color="auto"/>
              <w:right w:val="single" w:sz="4" w:space="0" w:color="auto"/>
            </w:tcBorders>
            <w:shd w:val="clear" w:color="auto" w:fill="auto"/>
            <w:noWrap/>
            <w:vAlign w:val="center"/>
            <w:hideMark/>
          </w:tcPr>
          <w:p w14:paraId="08E658A1" w14:textId="334F8274" w:rsidR="00161B82" w:rsidRPr="00171262" w:rsidRDefault="00161B82" w:rsidP="00161B82">
            <w:pPr>
              <w:widowControl/>
              <w:spacing w:before="20" w:after="20"/>
              <w:ind w:firstLine="0"/>
              <w:jc w:val="center"/>
              <w:rPr>
                <w:sz w:val="24"/>
              </w:rPr>
            </w:pPr>
            <w:r w:rsidRPr="00171262">
              <w:rPr>
                <w:szCs w:val="28"/>
              </w:rPr>
              <w:t> </w:t>
            </w:r>
          </w:p>
        </w:tc>
        <w:tc>
          <w:tcPr>
            <w:tcW w:w="5695" w:type="dxa"/>
            <w:tcBorders>
              <w:top w:val="nil"/>
              <w:left w:val="nil"/>
              <w:bottom w:val="single" w:sz="4" w:space="0" w:color="auto"/>
              <w:right w:val="single" w:sz="4" w:space="0" w:color="auto"/>
            </w:tcBorders>
            <w:shd w:val="clear" w:color="auto" w:fill="auto"/>
            <w:vAlign w:val="center"/>
            <w:hideMark/>
          </w:tcPr>
          <w:p w14:paraId="07E2BDCF" w14:textId="0C4C6CFE" w:rsidR="00161B82" w:rsidRPr="00171262" w:rsidRDefault="00161B82" w:rsidP="00161B82">
            <w:pPr>
              <w:widowControl/>
              <w:spacing w:before="20" w:after="20"/>
              <w:ind w:firstLine="0"/>
              <w:jc w:val="left"/>
              <w:rPr>
                <w:sz w:val="24"/>
              </w:rPr>
            </w:pPr>
            <w:r w:rsidRPr="00171262">
              <w:rPr>
                <w:szCs w:val="28"/>
              </w:rPr>
              <w:t>Nộp thuế TNDN</w:t>
            </w:r>
          </w:p>
        </w:tc>
        <w:tc>
          <w:tcPr>
            <w:tcW w:w="1776" w:type="dxa"/>
            <w:tcBorders>
              <w:top w:val="nil"/>
              <w:left w:val="nil"/>
              <w:bottom w:val="single" w:sz="4" w:space="0" w:color="auto"/>
              <w:right w:val="single" w:sz="4" w:space="0" w:color="auto"/>
            </w:tcBorders>
            <w:shd w:val="clear" w:color="auto" w:fill="auto"/>
            <w:noWrap/>
            <w:vAlign w:val="center"/>
            <w:hideMark/>
          </w:tcPr>
          <w:p w14:paraId="20985B39" w14:textId="0441BDB0" w:rsidR="00161B82" w:rsidRPr="00171262" w:rsidRDefault="00161B82" w:rsidP="00161B82">
            <w:pPr>
              <w:widowControl/>
              <w:spacing w:before="20" w:after="20"/>
              <w:ind w:firstLine="0"/>
              <w:jc w:val="right"/>
              <w:rPr>
                <w:sz w:val="24"/>
              </w:rPr>
            </w:pPr>
            <w:r w:rsidRPr="00171262">
              <w:rPr>
                <w:szCs w:val="28"/>
              </w:rPr>
              <w:t>11,80</w:t>
            </w:r>
          </w:p>
        </w:tc>
        <w:tc>
          <w:tcPr>
            <w:tcW w:w="1600" w:type="dxa"/>
            <w:tcBorders>
              <w:top w:val="nil"/>
              <w:left w:val="nil"/>
              <w:bottom w:val="single" w:sz="4" w:space="0" w:color="auto"/>
              <w:right w:val="single" w:sz="4" w:space="0" w:color="auto"/>
            </w:tcBorders>
            <w:shd w:val="clear" w:color="auto" w:fill="auto"/>
            <w:noWrap/>
            <w:vAlign w:val="center"/>
            <w:hideMark/>
          </w:tcPr>
          <w:p w14:paraId="0FF06AA9" w14:textId="6916BD3C" w:rsidR="00161B82" w:rsidRPr="00171262" w:rsidRDefault="00161B82" w:rsidP="00161B82">
            <w:pPr>
              <w:widowControl/>
              <w:spacing w:before="20" w:after="20"/>
              <w:ind w:firstLine="0"/>
              <w:jc w:val="right"/>
              <w:rPr>
                <w:sz w:val="24"/>
              </w:rPr>
            </w:pPr>
            <w:r w:rsidRPr="00171262">
              <w:rPr>
                <w:szCs w:val="28"/>
              </w:rPr>
              <w:t>33,67</w:t>
            </w:r>
          </w:p>
        </w:tc>
        <w:tc>
          <w:tcPr>
            <w:tcW w:w="1640" w:type="dxa"/>
            <w:tcBorders>
              <w:top w:val="nil"/>
              <w:left w:val="nil"/>
              <w:bottom w:val="single" w:sz="4" w:space="0" w:color="auto"/>
              <w:right w:val="single" w:sz="4" w:space="0" w:color="auto"/>
            </w:tcBorders>
            <w:shd w:val="clear" w:color="auto" w:fill="auto"/>
            <w:noWrap/>
            <w:vAlign w:val="center"/>
            <w:hideMark/>
          </w:tcPr>
          <w:p w14:paraId="153896E3" w14:textId="17B68936" w:rsidR="00161B82" w:rsidRPr="00171262" w:rsidRDefault="00161B82" w:rsidP="00161B82">
            <w:pPr>
              <w:widowControl/>
              <w:spacing w:before="20" w:after="20"/>
              <w:ind w:firstLine="0"/>
              <w:jc w:val="right"/>
              <w:rPr>
                <w:sz w:val="24"/>
              </w:rPr>
            </w:pPr>
            <w:r w:rsidRPr="00171262">
              <w:rPr>
                <w:szCs w:val="28"/>
              </w:rPr>
              <w:t>40,60</w:t>
            </w:r>
          </w:p>
        </w:tc>
        <w:tc>
          <w:tcPr>
            <w:tcW w:w="1600" w:type="dxa"/>
            <w:tcBorders>
              <w:top w:val="nil"/>
              <w:left w:val="nil"/>
              <w:bottom w:val="single" w:sz="4" w:space="0" w:color="auto"/>
              <w:right w:val="single" w:sz="4" w:space="0" w:color="auto"/>
            </w:tcBorders>
            <w:shd w:val="clear" w:color="auto" w:fill="auto"/>
            <w:noWrap/>
            <w:vAlign w:val="center"/>
            <w:hideMark/>
          </w:tcPr>
          <w:p w14:paraId="37012C80" w14:textId="50BA8F7E" w:rsidR="00161B82" w:rsidRPr="00171262" w:rsidRDefault="00161B82" w:rsidP="00161B82">
            <w:pPr>
              <w:widowControl/>
              <w:spacing w:before="20" w:after="20"/>
              <w:ind w:firstLine="0"/>
              <w:jc w:val="right"/>
              <w:rPr>
                <w:sz w:val="24"/>
              </w:rPr>
            </w:pPr>
            <w:r w:rsidRPr="00171262">
              <w:rPr>
                <w:szCs w:val="28"/>
              </w:rPr>
              <w:t>49,37</w:t>
            </w:r>
          </w:p>
        </w:tc>
        <w:tc>
          <w:tcPr>
            <w:tcW w:w="1940" w:type="dxa"/>
            <w:tcBorders>
              <w:top w:val="nil"/>
              <w:left w:val="nil"/>
              <w:bottom w:val="single" w:sz="4" w:space="0" w:color="auto"/>
              <w:right w:val="single" w:sz="4" w:space="0" w:color="auto"/>
            </w:tcBorders>
            <w:shd w:val="clear" w:color="auto" w:fill="auto"/>
            <w:noWrap/>
            <w:vAlign w:val="center"/>
            <w:hideMark/>
          </w:tcPr>
          <w:p w14:paraId="43150085" w14:textId="201FBB6D" w:rsidR="00161B82" w:rsidRPr="00171262" w:rsidRDefault="00161B82" w:rsidP="00161B82">
            <w:pPr>
              <w:widowControl/>
              <w:spacing w:before="20" w:after="20"/>
              <w:ind w:firstLine="0"/>
              <w:jc w:val="right"/>
              <w:rPr>
                <w:sz w:val="24"/>
              </w:rPr>
            </w:pPr>
            <w:r w:rsidRPr="00171262">
              <w:rPr>
                <w:szCs w:val="28"/>
              </w:rPr>
              <w:t>59,58</w:t>
            </w:r>
          </w:p>
        </w:tc>
      </w:tr>
      <w:tr w:rsidR="00161B82" w:rsidRPr="00171262" w14:paraId="5D8EA1D1" w14:textId="77777777" w:rsidTr="00161B82">
        <w:trPr>
          <w:cantSplit/>
          <w:trHeight w:val="375"/>
        </w:trPr>
        <w:tc>
          <w:tcPr>
            <w:tcW w:w="537" w:type="dxa"/>
            <w:tcBorders>
              <w:top w:val="nil"/>
              <w:left w:val="single" w:sz="4" w:space="0" w:color="auto"/>
              <w:bottom w:val="single" w:sz="4" w:space="0" w:color="auto"/>
              <w:right w:val="single" w:sz="4" w:space="0" w:color="auto"/>
            </w:tcBorders>
            <w:shd w:val="clear" w:color="auto" w:fill="auto"/>
            <w:noWrap/>
            <w:vAlign w:val="center"/>
            <w:hideMark/>
          </w:tcPr>
          <w:p w14:paraId="7D6B17C1" w14:textId="7C661897" w:rsidR="00161B82" w:rsidRPr="00171262" w:rsidRDefault="00161B82" w:rsidP="00161B82">
            <w:pPr>
              <w:widowControl/>
              <w:spacing w:before="20" w:after="20"/>
              <w:ind w:firstLine="0"/>
              <w:jc w:val="center"/>
              <w:rPr>
                <w:b/>
                <w:bCs/>
                <w:sz w:val="24"/>
              </w:rPr>
            </w:pPr>
            <w:r w:rsidRPr="00171262">
              <w:rPr>
                <w:b/>
                <w:bCs/>
                <w:szCs w:val="28"/>
              </w:rPr>
              <w:t>IV</w:t>
            </w:r>
          </w:p>
        </w:tc>
        <w:tc>
          <w:tcPr>
            <w:tcW w:w="5695" w:type="dxa"/>
            <w:tcBorders>
              <w:top w:val="nil"/>
              <w:left w:val="nil"/>
              <w:bottom w:val="single" w:sz="4" w:space="0" w:color="auto"/>
              <w:right w:val="single" w:sz="4" w:space="0" w:color="auto"/>
            </w:tcBorders>
            <w:shd w:val="clear" w:color="auto" w:fill="auto"/>
            <w:vAlign w:val="center"/>
            <w:hideMark/>
          </w:tcPr>
          <w:p w14:paraId="107B4EF6" w14:textId="73CA4A72" w:rsidR="00161B82" w:rsidRPr="00171262" w:rsidRDefault="00161B82" w:rsidP="00161B82">
            <w:pPr>
              <w:widowControl/>
              <w:spacing w:before="20" w:after="20"/>
              <w:ind w:firstLine="0"/>
              <w:jc w:val="left"/>
              <w:rPr>
                <w:b/>
                <w:bCs/>
                <w:sz w:val="24"/>
              </w:rPr>
            </w:pPr>
            <w:r w:rsidRPr="00171262">
              <w:rPr>
                <w:b/>
                <w:bCs/>
                <w:szCs w:val="28"/>
              </w:rPr>
              <w:t>Lợi nhuận sau thuế</w:t>
            </w:r>
          </w:p>
        </w:tc>
        <w:tc>
          <w:tcPr>
            <w:tcW w:w="1776" w:type="dxa"/>
            <w:tcBorders>
              <w:top w:val="nil"/>
              <w:left w:val="nil"/>
              <w:bottom w:val="single" w:sz="4" w:space="0" w:color="auto"/>
              <w:right w:val="single" w:sz="4" w:space="0" w:color="auto"/>
            </w:tcBorders>
            <w:shd w:val="clear" w:color="auto" w:fill="auto"/>
            <w:noWrap/>
            <w:vAlign w:val="center"/>
            <w:hideMark/>
          </w:tcPr>
          <w:p w14:paraId="6590F2FB" w14:textId="28669EC2" w:rsidR="00161B82" w:rsidRPr="00171262" w:rsidRDefault="00161B82" w:rsidP="00161B82">
            <w:pPr>
              <w:widowControl/>
              <w:spacing w:before="20" w:after="20"/>
              <w:ind w:firstLine="0"/>
              <w:jc w:val="right"/>
              <w:rPr>
                <w:b/>
                <w:bCs/>
                <w:sz w:val="24"/>
              </w:rPr>
            </w:pPr>
            <w:r w:rsidRPr="00171262">
              <w:rPr>
                <w:b/>
                <w:bCs/>
                <w:szCs w:val="28"/>
              </w:rPr>
              <w:t>(61,33)</w:t>
            </w:r>
          </w:p>
        </w:tc>
        <w:tc>
          <w:tcPr>
            <w:tcW w:w="1600" w:type="dxa"/>
            <w:tcBorders>
              <w:top w:val="nil"/>
              <w:left w:val="nil"/>
              <w:bottom w:val="single" w:sz="4" w:space="0" w:color="auto"/>
              <w:right w:val="single" w:sz="4" w:space="0" w:color="auto"/>
            </w:tcBorders>
            <w:shd w:val="clear" w:color="auto" w:fill="auto"/>
            <w:noWrap/>
            <w:vAlign w:val="center"/>
            <w:hideMark/>
          </w:tcPr>
          <w:p w14:paraId="04C66932" w14:textId="03E54AE7" w:rsidR="00161B82" w:rsidRPr="00171262" w:rsidRDefault="00161B82" w:rsidP="00161B82">
            <w:pPr>
              <w:widowControl/>
              <w:spacing w:before="20" w:after="20"/>
              <w:ind w:firstLine="0"/>
              <w:jc w:val="right"/>
              <w:rPr>
                <w:b/>
                <w:bCs/>
                <w:sz w:val="24"/>
              </w:rPr>
            </w:pPr>
            <w:r w:rsidRPr="00171262">
              <w:rPr>
                <w:b/>
                <w:bCs/>
                <w:szCs w:val="28"/>
              </w:rPr>
              <w:t>169,60</w:t>
            </w:r>
          </w:p>
        </w:tc>
        <w:tc>
          <w:tcPr>
            <w:tcW w:w="1640" w:type="dxa"/>
            <w:tcBorders>
              <w:top w:val="nil"/>
              <w:left w:val="nil"/>
              <w:bottom w:val="single" w:sz="4" w:space="0" w:color="auto"/>
              <w:right w:val="single" w:sz="4" w:space="0" w:color="auto"/>
            </w:tcBorders>
            <w:shd w:val="clear" w:color="auto" w:fill="auto"/>
            <w:noWrap/>
            <w:vAlign w:val="center"/>
            <w:hideMark/>
          </w:tcPr>
          <w:p w14:paraId="4ABE46C1" w14:textId="43F4CC9C" w:rsidR="00161B82" w:rsidRPr="00171262" w:rsidRDefault="00161B82" w:rsidP="00161B82">
            <w:pPr>
              <w:widowControl/>
              <w:spacing w:before="20" w:after="20"/>
              <w:ind w:firstLine="0"/>
              <w:jc w:val="right"/>
              <w:rPr>
                <w:b/>
                <w:bCs/>
                <w:sz w:val="24"/>
              </w:rPr>
            </w:pPr>
            <w:r w:rsidRPr="00171262">
              <w:rPr>
                <w:b/>
                <w:bCs/>
                <w:szCs w:val="28"/>
              </w:rPr>
              <w:t>243,96</w:t>
            </w:r>
          </w:p>
        </w:tc>
        <w:tc>
          <w:tcPr>
            <w:tcW w:w="1600" w:type="dxa"/>
            <w:tcBorders>
              <w:top w:val="nil"/>
              <w:left w:val="nil"/>
              <w:bottom w:val="single" w:sz="4" w:space="0" w:color="auto"/>
              <w:right w:val="single" w:sz="4" w:space="0" w:color="auto"/>
            </w:tcBorders>
            <w:shd w:val="clear" w:color="auto" w:fill="auto"/>
            <w:noWrap/>
            <w:vAlign w:val="center"/>
            <w:hideMark/>
          </w:tcPr>
          <w:p w14:paraId="00AD3EAC" w14:textId="215A65CC" w:rsidR="00161B82" w:rsidRPr="00171262" w:rsidRDefault="00161B82" w:rsidP="00161B82">
            <w:pPr>
              <w:widowControl/>
              <w:spacing w:before="20" w:after="20"/>
              <w:ind w:firstLine="0"/>
              <w:jc w:val="right"/>
              <w:rPr>
                <w:b/>
                <w:bCs/>
                <w:sz w:val="24"/>
              </w:rPr>
            </w:pPr>
            <w:r w:rsidRPr="00171262">
              <w:rPr>
                <w:b/>
                <w:bCs/>
                <w:szCs w:val="28"/>
              </w:rPr>
              <w:t>338,08</w:t>
            </w:r>
          </w:p>
        </w:tc>
        <w:tc>
          <w:tcPr>
            <w:tcW w:w="1940" w:type="dxa"/>
            <w:tcBorders>
              <w:top w:val="nil"/>
              <w:left w:val="nil"/>
              <w:bottom w:val="single" w:sz="4" w:space="0" w:color="auto"/>
              <w:right w:val="single" w:sz="4" w:space="0" w:color="auto"/>
            </w:tcBorders>
            <w:shd w:val="clear" w:color="auto" w:fill="auto"/>
            <w:noWrap/>
            <w:vAlign w:val="center"/>
            <w:hideMark/>
          </w:tcPr>
          <w:p w14:paraId="1149F6D2" w14:textId="240016E2" w:rsidR="00161B82" w:rsidRPr="00171262" w:rsidRDefault="00161B82" w:rsidP="00161B82">
            <w:pPr>
              <w:widowControl/>
              <w:spacing w:before="20" w:after="20"/>
              <w:ind w:firstLine="0"/>
              <w:jc w:val="right"/>
              <w:rPr>
                <w:b/>
                <w:bCs/>
                <w:sz w:val="24"/>
              </w:rPr>
            </w:pPr>
            <w:r w:rsidRPr="00171262">
              <w:rPr>
                <w:b/>
                <w:bCs/>
                <w:szCs w:val="28"/>
              </w:rPr>
              <w:t>447,50</w:t>
            </w:r>
          </w:p>
        </w:tc>
      </w:tr>
      <w:tr w:rsidR="00161B82" w:rsidRPr="00171262" w14:paraId="3C9E54F0" w14:textId="77777777" w:rsidTr="00161B82">
        <w:trPr>
          <w:cantSplit/>
          <w:trHeight w:val="375"/>
        </w:trPr>
        <w:tc>
          <w:tcPr>
            <w:tcW w:w="537" w:type="dxa"/>
            <w:tcBorders>
              <w:top w:val="nil"/>
              <w:left w:val="single" w:sz="4" w:space="0" w:color="auto"/>
              <w:bottom w:val="single" w:sz="4" w:space="0" w:color="auto"/>
              <w:right w:val="single" w:sz="4" w:space="0" w:color="auto"/>
            </w:tcBorders>
            <w:shd w:val="clear" w:color="auto" w:fill="auto"/>
            <w:noWrap/>
            <w:vAlign w:val="center"/>
            <w:hideMark/>
          </w:tcPr>
          <w:p w14:paraId="43E2B7DD" w14:textId="618F63F5" w:rsidR="00161B82" w:rsidRPr="00171262" w:rsidRDefault="00161B82" w:rsidP="00161B82">
            <w:pPr>
              <w:widowControl/>
              <w:spacing w:before="20" w:after="20"/>
              <w:ind w:firstLine="0"/>
              <w:jc w:val="center"/>
              <w:rPr>
                <w:b/>
                <w:bCs/>
                <w:sz w:val="24"/>
              </w:rPr>
            </w:pPr>
            <w:r w:rsidRPr="00171262">
              <w:rPr>
                <w:b/>
                <w:bCs/>
                <w:szCs w:val="28"/>
              </w:rPr>
              <w:t>V</w:t>
            </w:r>
          </w:p>
        </w:tc>
        <w:tc>
          <w:tcPr>
            <w:tcW w:w="5695" w:type="dxa"/>
            <w:tcBorders>
              <w:top w:val="nil"/>
              <w:left w:val="nil"/>
              <w:bottom w:val="single" w:sz="4" w:space="0" w:color="auto"/>
              <w:right w:val="single" w:sz="4" w:space="0" w:color="auto"/>
            </w:tcBorders>
            <w:shd w:val="clear" w:color="auto" w:fill="auto"/>
            <w:noWrap/>
            <w:vAlign w:val="center"/>
            <w:hideMark/>
          </w:tcPr>
          <w:p w14:paraId="6BB46EDA" w14:textId="54FAA789" w:rsidR="00161B82" w:rsidRPr="00171262" w:rsidRDefault="00161B82" w:rsidP="00161B82">
            <w:pPr>
              <w:widowControl/>
              <w:spacing w:before="20" w:after="20"/>
              <w:ind w:firstLine="0"/>
              <w:jc w:val="left"/>
              <w:rPr>
                <w:b/>
                <w:bCs/>
                <w:sz w:val="24"/>
              </w:rPr>
            </w:pPr>
            <w:r w:rsidRPr="00171262">
              <w:rPr>
                <w:b/>
                <w:bCs/>
                <w:szCs w:val="28"/>
              </w:rPr>
              <w:t>Xác định thời gian hoàn vốn đầu tư</w:t>
            </w:r>
          </w:p>
        </w:tc>
        <w:tc>
          <w:tcPr>
            <w:tcW w:w="1776" w:type="dxa"/>
            <w:tcBorders>
              <w:top w:val="nil"/>
              <w:left w:val="nil"/>
              <w:bottom w:val="single" w:sz="4" w:space="0" w:color="auto"/>
              <w:right w:val="single" w:sz="4" w:space="0" w:color="auto"/>
            </w:tcBorders>
            <w:shd w:val="clear" w:color="auto" w:fill="auto"/>
            <w:noWrap/>
            <w:vAlign w:val="center"/>
            <w:hideMark/>
          </w:tcPr>
          <w:p w14:paraId="040D8BAC" w14:textId="2EFA2470" w:rsidR="00161B82" w:rsidRPr="00171262" w:rsidRDefault="00161B82" w:rsidP="00161B82">
            <w:pPr>
              <w:widowControl/>
              <w:spacing w:before="20" w:after="20"/>
              <w:ind w:firstLine="0"/>
              <w:jc w:val="left"/>
              <w:rPr>
                <w:sz w:val="24"/>
              </w:rPr>
            </w:pPr>
            <w:r w:rsidRPr="00171262">
              <w:rPr>
                <w:szCs w:val="28"/>
              </w:rPr>
              <w:t> </w:t>
            </w:r>
          </w:p>
        </w:tc>
        <w:tc>
          <w:tcPr>
            <w:tcW w:w="1600" w:type="dxa"/>
            <w:tcBorders>
              <w:top w:val="nil"/>
              <w:left w:val="nil"/>
              <w:bottom w:val="single" w:sz="4" w:space="0" w:color="auto"/>
              <w:right w:val="single" w:sz="4" w:space="0" w:color="auto"/>
            </w:tcBorders>
            <w:shd w:val="clear" w:color="auto" w:fill="auto"/>
            <w:noWrap/>
            <w:vAlign w:val="center"/>
            <w:hideMark/>
          </w:tcPr>
          <w:p w14:paraId="16B3FD4F" w14:textId="4D54A538" w:rsidR="00161B82" w:rsidRPr="00171262" w:rsidRDefault="00161B82" w:rsidP="00161B82">
            <w:pPr>
              <w:widowControl/>
              <w:spacing w:before="20" w:after="20"/>
              <w:ind w:firstLine="0"/>
              <w:jc w:val="left"/>
              <w:rPr>
                <w:sz w:val="24"/>
              </w:rPr>
            </w:pPr>
            <w:r w:rsidRPr="00171262">
              <w:rPr>
                <w:szCs w:val="28"/>
              </w:rPr>
              <w:t> </w:t>
            </w:r>
          </w:p>
        </w:tc>
        <w:tc>
          <w:tcPr>
            <w:tcW w:w="1640" w:type="dxa"/>
            <w:tcBorders>
              <w:top w:val="nil"/>
              <w:left w:val="nil"/>
              <w:bottom w:val="single" w:sz="4" w:space="0" w:color="auto"/>
              <w:right w:val="single" w:sz="4" w:space="0" w:color="auto"/>
            </w:tcBorders>
            <w:shd w:val="clear" w:color="auto" w:fill="auto"/>
            <w:noWrap/>
            <w:vAlign w:val="center"/>
            <w:hideMark/>
          </w:tcPr>
          <w:p w14:paraId="12097F8B" w14:textId="43532897" w:rsidR="00161B82" w:rsidRPr="00171262" w:rsidRDefault="00161B82" w:rsidP="00161B82">
            <w:pPr>
              <w:widowControl/>
              <w:spacing w:before="20" w:after="20"/>
              <w:ind w:firstLine="0"/>
              <w:jc w:val="left"/>
              <w:rPr>
                <w:sz w:val="24"/>
              </w:rPr>
            </w:pPr>
            <w:r w:rsidRPr="00171262">
              <w:rPr>
                <w:szCs w:val="28"/>
              </w:rPr>
              <w:t> </w:t>
            </w:r>
          </w:p>
        </w:tc>
        <w:tc>
          <w:tcPr>
            <w:tcW w:w="1600" w:type="dxa"/>
            <w:tcBorders>
              <w:top w:val="nil"/>
              <w:left w:val="nil"/>
              <w:bottom w:val="single" w:sz="4" w:space="0" w:color="auto"/>
              <w:right w:val="single" w:sz="4" w:space="0" w:color="auto"/>
            </w:tcBorders>
            <w:shd w:val="clear" w:color="auto" w:fill="auto"/>
            <w:noWrap/>
            <w:vAlign w:val="center"/>
            <w:hideMark/>
          </w:tcPr>
          <w:p w14:paraId="116EA1AF" w14:textId="6848FB20" w:rsidR="00161B82" w:rsidRPr="00171262" w:rsidRDefault="00161B82" w:rsidP="00161B82">
            <w:pPr>
              <w:widowControl/>
              <w:spacing w:before="20" w:after="20"/>
              <w:ind w:firstLine="0"/>
              <w:jc w:val="left"/>
              <w:rPr>
                <w:sz w:val="24"/>
              </w:rPr>
            </w:pPr>
            <w:r w:rsidRPr="00171262">
              <w:rPr>
                <w:szCs w:val="28"/>
              </w:rPr>
              <w:t> </w:t>
            </w:r>
          </w:p>
        </w:tc>
        <w:tc>
          <w:tcPr>
            <w:tcW w:w="1940" w:type="dxa"/>
            <w:tcBorders>
              <w:top w:val="nil"/>
              <w:left w:val="nil"/>
              <w:bottom w:val="single" w:sz="4" w:space="0" w:color="auto"/>
              <w:right w:val="single" w:sz="4" w:space="0" w:color="auto"/>
            </w:tcBorders>
            <w:shd w:val="clear" w:color="auto" w:fill="auto"/>
            <w:noWrap/>
            <w:vAlign w:val="center"/>
            <w:hideMark/>
          </w:tcPr>
          <w:p w14:paraId="5C3D742A" w14:textId="52D6E566" w:rsidR="00161B82" w:rsidRPr="00171262" w:rsidRDefault="00161B82" w:rsidP="00161B82">
            <w:pPr>
              <w:widowControl/>
              <w:spacing w:before="20" w:after="20"/>
              <w:ind w:firstLine="0"/>
              <w:jc w:val="left"/>
              <w:rPr>
                <w:sz w:val="24"/>
              </w:rPr>
            </w:pPr>
            <w:r w:rsidRPr="00171262">
              <w:rPr>
                <w:szCs w:val="28"/>
              </w:rPr>
              <w:t> </w:t>
            </w:r>
          </w:p>
        </w:tc>
      </w:tr>
      <w:tr w:rsidR="00161B82" w:rsidRPr="00171262" w14:paraId="154D8914" w14:textId="77777777" w:rsidTr="00161B82">
        <w:trPr>
          <w:cantSplit/>
          <w:trHeight w:val="375"/>
        </w:trPr>
        <w:tc>
          <w:tcPr>
            <w:tcW w:w="537" w:type="dxa"/>
            <w:tcBorders>
              <w:top w:val="nil"/>
              <w:left w:val="single" w:sz="4" w:space="0" w:color="auto"/>
              <w:bottom w:val="single" w:sz="4" w:space="0" w:color="auto"/>
              <w:right w:val="single" w:sz="4" w:space="0" w:color="auto"/>
            </w:tcBorders>
            <w:shd w:val="clear" w:color="auto" w:fill="auto"/>
            <w:noWrap/>
            <w:vAlign w:val="center"/>
            <w:hideMark/>
          </w:tcPr>
          <w:p w14:paraId="212D4153" w14:textId="192B4DAD" w:rsidR="00161B82" w:rsidRPr="00171262" w:rsidRDefault="00161B82" w:rsidP="00161B82">
            <w:pPr>
              <w:widowControl/>
              <w:spacing w:before="20" w:after="20"/>
              <w:ind w:firstLine="0"/>
              <w:jc w:val="right"/>
              <w:rPr>
                <w:sz w:val="24"/>
              </w:rPr>
            </w:pPr>
            <w:r w:rsidRPr="00171262">
              <w:rPr>
                <w:szCs w:val="28"/>
              </w:rPr>
              <w:t>1</w:t>
            </w:r>
          </w:p>
        </w:tc>
        <w:tc>
          <w:tcPr>
            <w:tcW w:w="5695" w:type="dxa"/>
            <w:tcBorders>
              <w:top w:val="nil"/>
              <w:left w:val="nil"/>
              <w:bottom w:val="single" w:sz="4" w:space="0" w:color="auto"/>
              <w:right w:val="single" w:sz="4" w:space="0" w:color="auto"/>
            </w:tcBorders>
            <w:shd w:val="clear" w:color="auto" w:fill="auto"/>
            <w:noWrap/>
            <w:vAlign w:val="center"/>
            <w:hideMark/>
          </w:tcPr>
          <w:p w14:paraId="602FC13A" w14:textId="2D4FB499" w:rsidR="00161B82" w:rsidRPr="00171262" w:rsidRDefault="00161B82" w:rsidP="00161B82">
            <w:pPr>
              <w:widowControl/>
              <w:spacing w:before="20" w:after="20"/>
              <w:ind w:firstLine="0"/>
              <w:jc w:val="left"/>
              <w:rPr>
                <w:sz w:val="24"/>
              </w:rPr>
            </w:pPr>
            <w:r w:rsidRPr="00171262">
              <w:rPr>
                <w:szCs w:val="28"/>
              </w:rPr>
              <w:t>Tổng vốn đầu tư</w:t>
            </w:r>
          </w:p>
        </w:tc>
        <w:tc>
          <w:tcPr>
            <w:tcW w:w="1776" w:type="dxa"/>
            <w:tcBorders>
              <w:top w:val="nil"/>
              <w:left w:val="nil"/>
              <w:bottom w:val="single" w:sz="4" w:space="0" w:color="auto"/>
              <w:right w:val="single" w:sz="4" w:space="0" w:color="auto"/>
            </w:tcBorders>
            <w:shd w:val="clear" w:color="auto" w:fill="auto"/>
            <w:noWrap/>
            <w:vAlign w:val="center"/>
            <w:hideMark/>
          </w:tcPr>
          <w:p w14:paraId="2314B121" w14:textId="0E772BE7" w:rsidR="00161B82" w:rsidRPr="00171262" w:rsidRDefault="00161B82" w:rsidP="00161B82">
            <w:pPr>
              <w:widowControl/>
              <w:spacing w:before="20" w:after="20"/>
              <w:ind w:firstLine="0"/>
              <w:jc w:val="right"/>
              <w:rPr>
                <w:sz w:val="24"/>
              </w:rPr>
            </w:pPr>
            <w:r w:rsidRPr="00171262">
              <w:rPr>
                <w:szCs w:val="28"/>
              </w:rPr>
              <w:t>1.669,00</w:t>
            </w:r>
          </w:p>
        </w:tc>
        <w:tc>
          <w:tcPr>
            <w:tcW w:w="1600" w:type="dxa"/>
            <w:tcBorders>
              <w:top w:val="nil"/>
              <w:left w:val="nil"/>
              <w:bottom w:val="single" w:sz="4" w:space="0" w:color="auto"/>
              <w:right w:val="single" w:sz="4" w:space="0" w:color="auto"/>
            </w:tcBorders>
            <w:shd w:val="clear" w:color="auto" w:fill="auto"/>
            <w:noWrap/>
            <w:vAlign w:val="center"/>
            <w:hideMark/>
          </w:tcPr>
          <w:p w14:paraId="6BDBF768" w14:textId="5C6F1C07" w:rsidR="00161B82" w:rsidRPr="00171262" w:rsidRDefault="00161B82" w:rsidP="00161B82">
            <w:pPr>
              <w:widowControl/>
              <w:spacing w:before="20" w:after="20"/>
              <w:ind w:firstLine="0"/>
              <w:jc w:val="left"/>
              <w:rPr>
                <w:sz w:val="24"/>
              </w:rPr>
            </w:pPr>
            <w:r w:rsidRPr="00171262">
              <w:rPr>
                <w:szCs w:val="28"/>
              </w:rPr>
              <w:t> </w:t>
            </w:r>
          </w:p>
        </w:tc>
        <w:tc>
          <w:tcPr>
            <w:tcW w:w="1640" w:type="dxa"/>
            <w:tcBorders>
              <w:top w:val="nil"/>
              <w:left w:val="nil"/>
              <w:bottom w:val="single" w:sz="4" w:space="0" w:color="auto"/>
              <w:right w:val="single" w:sz="4" w:space="0" w:color="auto"/>
            </w:tcBorders>
            <w:shd w:val="clear" w:color="auto" w:fill="auto"/>
            <w:noWrap/>
            <w:vAlign w:val="center"/>
            <w:hideMark/>
          </w:tcPr>
          <w:p w14:paraId="70AF485D" w14:textId="2D931AC7" w:rsidR="00161B82" w:rsidRPr="00171262" w:rsidRDefault="00161B82" w:rsidP="00161B82">
            <w:pPr>
              <w:widowControl/>
              <w:spacing w:before="20" w:after="20"/>
              <w:ind w:firstLine="0"/>
              <w:jc w:val="left"/>
              <w:rPr>
                <w:sz w:val="24"/>
              </w:rPr>
            </w:pPr>
            <w:r w:rsidRPr="00171262">
              <w:rPr>
                <w:szCs w:val="28"/>
              </w:rPr>
              <w:t> </w:t>
            </w:r>
          </w:p>
        </w:tc>
        <w:tc>
          <w:tcPr>
            <w:tcW w:w="1600" w:type="dxa"/>
            <w:tcBorders>
              <w:top w:val="nil"/>
              <w:left w:val="nil"/>
              <w:bottom w:val="single" w:sz="4" w:space="0" w:color="auto"/>
              <w:right w:val="single" w:sz="4" w:space="0" w:color="auto"/>
            </w:tcBorders>
            <w:shd w:val="clear" w:color="auto" w:fill="auto"/>
            <w:noWrap/>
            <w:vAlign w:val="center"/>
            <w:hideMark/>
          </w:tcPr>
          <w:p w14:paraId="0F781418" w14:textId="7F76FCC9" w:rsidR="00161B82" w:rsidRPr="00171262" w:rsidRDefault="00161B82" w:rsidP="00161B82">
            <w:pPr>
              <w:widowControl/>
              <w:spacing w:before="20" w:after="20"/>
              <w:ind w:firstLine="0"/>
              <w:jc w:val="left"/>
              <w:rPr>
                <w:sz w:val="24"/>
              </w:rPr>
            </w:pPr>
            <w:r w:rsidRPr="00171262">
              <w:rPr>
                <w:szCs w:val="28"/>
              </w:rPr>
              <w:t> </w:t>
            </w:r>
          </w:p>
        </w:tc>
        <w:tc>
          <w:tcPr>
            <w:tcW w:w="1940" w:type="dxa"/>
            <w:tcBorders>
              <w:top w:val="nil"/>
              <w:left w:val="nil"/>
              <w:bottom w:val="single" w:sz="4" w:space="0" w:color="auto"/>
              <w:right w:val="single" w:sz="4" w:space="0" w:color="auto"/>
            </w:tcBorders>
            <w:shd w:val="clear" w:color="auto" w:fill="auto"/>
            <w:noWrap/>
            <w:vAlign w:val="center"/>
            <w:hideMark/>
          </w:tcPr>
          <w:p w14:paraId="0CA79D63" w14:textId="12CCA994" w:rsidR="00161B82" w:rsidRPr="00171262" w:rsidRDefault="00161B82" w:rsidP="00161B82">
            <w:pPr>
              <w:widowControl/>
              <w:spacing w:before="20" w:after="20"/>
              <w:ind w:firstLine="0"/>
              <w:jc w:val="left"/>
              <w:rPr>
                <w:sz w:val="24"/>
              </w:rPr>
            </w:pPr>
            <w:r w:rsidRPr="00171262">
              <w:rPr>
                <w:szCs w:val="28"/>
              </w:rPr>
              <w:t> </w:t>
            </w:r>
          </w:p>
        </w:tc>
      </w:tr>
      <w:tr w:rsidR="00161B82" w:rsidRPr="00171262" w14:paraId="00F3B802" w14:textId="77777777" w:rsidTr="00161B82">
        <w:trPr>
          <w:cantSplit/>
          <w:trHeight w:val="375"/>
        </w:trPr>
        <w:tc>
          <w:tcPr>
            <w:tcW w:w="537" w:type="dxa"/>
            <w:tcBorders>
              <w:top w:val="nil"/>
              <w:left w:val="single" w:sz="4" w:space="0" w:color="auto"/>
              <w:bottom w:val="single" w:sz="4" w:space="0" w:color="auto"/>
              <w:right w:val="single" w:sz="4" w:space="0" w:color="auto"/>
            </w:tcBorders>
            <w:shd w:val="clear" w:color="auto" w:fill="auto"/>
            <w:noWrap/>
            <w:vAlign w:val="center"/>
            <w:hideMark/>
          </w:tcPr>
          <w:p w14:paraId="5A907AE3" w14:textId="50923E4C" w:rsidR="00161B82" w:rsidRPr="00171262" w:rsidRDefault="00161B82" w:rsidP="00161B82">
            <w:pPr>
              <w:widowControl/>
              <w:spacing w:before="20" w:after="20"/>
              <w:ind w:firstLine="0"/>
              <w:jc w:val="right"/>
              <w:rPr>
                <w:sz w:val="24"/>
              </w:rPr>
            </w:pPr>
            <w:r w:rsidRPr="00171262">
              <w:rPr>
                <w:szCs w:val="28"/>
              </w:rPr>
              <w:t>2</w:t>
            </w:r>
          </w:p>
        </w:tc>
        <w:tc>
          <w:tcPr>
            <w:tcW w:w="5695" w:type="dxa"/>
            <w:tcBorders>
              <w:top w:val="nil"/>
              <w:left w:val="nil"/>
              <w:bottom w:val="single" w:sz="4" w:space="0" w:color="auto"/>
              <w:right w:val="single" w:sz="4" w:space="0" w:color="auto"/>
            </w:tcBorders>
            <w:shd w:val="clear" w:color="auto" w:fill="auto"/>
            <w:noWrap/>
            <w:vAlign w:val="center"/>
            <w:hideMark/>
          </w:tcPr>
          <w:p w14:paraId="73C74043" w14:textId="156CD7E8" w:rsidR="00161B82" w:rsidRPr="00171262" w:rsidRDefault="00161B82" w:rsidP="00161B82">
            <w:pPr>
              <w:widowControl/>
              <w:spacing w:before="20" w:after="20"/>
              <w:ind w:firstLine="0"/>
              <w:jc w:val="left"/>
              <w:rPr>
                <w:sz w:val="24"/>
              </w:rPr>
            </w:pPr>
            <w:r w:rsidRPr="00171262">
              <w:rPr>
                <w:szCs w:val="28"/>
              </w:rPr>
              <w:t>Dòng tiền</w:t>
            </w:r>
          </w:p>
        </w:tc>
        <w:tc>
          <w:tcPr>
            <w:tcW w:w="1776" w:type="dxa"/>
            <w:tcBorders>
              <w:top w:val="nil"/>
              <w:left w:val="nil"/>
              <w:bottom w:val="single" w:sz="4" w:space="0" w:color="auto"/>
              <w:right w:val="single" w:sz="4" w:space="0" w:color="auto"/>
            </w:tcBorders>
            <w:shd w:val="clear" w:color="auto" w:fill="auto"/>
            <w:noWrap/>
            <w:vAlign w:val="center"/>
            <w:hideMark/>
          </w:tcPr>
          <w:p w14:paraId="3DF93676" w14:textId="0CDC084D" w:rsidR="00161B82" w:rsidRPr="00171262" w:rsidRDefault="00161B82" w:rsidP="00161B82">
            <w:pPr>
              <w:widowControl/>
              <w:spacing w:before="20" w:after="20"/>
              <w:ind w:firstLine="0"/>
              <w:jc w:val="right"/>
              <w:rPr>
                <w:sz w:val="24"/>
              </w:rPr>
            </w:pPr>
            <w:r w:rsidRPr="00171262">
              <w:rPr>
                <w:szCs w:val="28"/>
              </w:rPr>
              <w:t>65,27</w:t>
            </w:r>
          </w:p>
        </w:tc>
        <w:tc>
          <w:tcPr>
            <w:tcW w:w="1600" w:type="dxa"/>
            <w:tcBorders>
              <w:top w:val="nil"/>
              <w:left w:val="nil"/>
              <w:bottom w:val="single" w:sz="4" w:space="0" w:color="auto"/>
              <w:right w:val="single" w:sz="4" w:space="0" w:color="auto"/>
            </w:tcBorders>
            <w:shd w:val="clear" w:color="auto" w:fill="auto"/>
            <w:noWrap/>
            <w:vAlign w:val="center"/>
            <w:hideMark/>
          </w:tcPr>
          <w:p w14:paraId="1CAB2AE8" w14:textId="70371B1B" w:rsidR="00161B82" w:rsidRPr="00171262" w:rsidRDefault="00161B82" w:rsidP="00161B82">
            <w:pPr>
              <w:widowControl/>
              <w:spacing w:before="20" w:after="20"/>
              <w:ind w:firstLine="0"/>
              <w:jc w:val="right"/>
              <w:rPr>
                <w:sz w:val="24"/>
              </w:rPr>
            </w:pPr>
            <w:r w:rsidRPr="00171262">
              <w:rPr>
                <w:szCs w:val="28"/>
              </w:rPr>
              <w:t>353,85</w:t>
            </w:r>
          </w:p>
        </w:tc>
        <w:tc>
          <w:tcPr>
            <w:tcW w:w="1640" w:type="dxa"/>
            <w:tcBorders>
              <w:top w:val="nil"/>
              <w:left w:val="nil"/>
              <w:bottom w:val="single" w:sz="4" w:space="0" w:color="auto"/>
              <w:right w:val="single" w:sz="4" w:space="0" w:color="auto"/>
            </w:tcBorders>
            <w:shd w:val="clear" w:color="auto" w:fill="auto"/>
            <w:noWrap/>
            <w:vAlign w:val="center"/>
            <w:hideMark/>
          </w:tcPr>
          <w:p w14:paraId="6D99B82E" w14:textId="55EF43EC" w:rsidR="00161B82" w:rsidRPr="00171262" w:rsidRDefault="00161B82" w:rsidP="00161B82">
            <w:pPr>
              <w:widowControl/>
              <w:spacing w:before="20" w:after="20"/>
              <w:ind w:firstLine="0"/>
              <w:jc w:val="right"/>
              <w:rPr>
                <w:sz w:val="24"/>
              </w:rPr>
            </w:pPr>
            <w:r w:rsidRPr="00171262">
              <w:rPr>
                <w:szCs w:val="28"/>
              </w:rPr>
              <w:t>428,21</w:t>
            </w:r>
          </w:p>
        </w:tc>
        <w:tc>
          <w:tcPr>
            <w:tcW w:w="1600" w:type="dxa"/>
            <w:tcBorders>
              <w:top w:val="nil"/>
              <w:left w:val="nil"/>
              <w:bottom w:val="single" w:sz="4" w:space="0" w:color="auto"/>
              <w:right w:val="single" w:sz="4" w:space="0" w:color="auto"/>
            </w:tcBorders>
            <w:shd w:val="clear" w:color="auto" w:fill="auto"/>
            <w:noWrap/>
            <w:vAlign w:val="center"/>
            <w:hideMark/>
          </w:tcPr>
          <w:p w14:paraId="3D3BBBDD" w14:textId="570D9132" w:rsidR="00161B82" w:rsidRPr="00171262" w:rsidRDefault="00161B82" w:rsidP="00161B82">
            <w:pPr>
              <w:widowControl/>
              <w:spacing w:before="20" w:after="20"/>
              <w:ind w:firstLine="0"/>
              <w:jc w:val="right"/>
              <w:rPr>
                <w:sz w:val="24"/>
              </w:rPr>
            </w:pPr>
            <w:r w:rsidRPr="00171262">
              <w:rPr>
                <w:szCs w:val="28"/>
              </w:rPr>
              <w:t>522,33</w:t>
            </w:r>
          </w:p>
        </w:tc>
        <w:tc>
          <w:tcPr>
            <w:tcW w:w="1940" w:type="dxa"/>
            <w:tcBorders>
              <w:top w:val="nil"/>
              <w:left w:val="nil"/>
              <w:bottom w:val="single" w:sz="4" w:space="0" w:color="auto"/>
              <w:right w:val="single" w:sz="4" w:space="0" w:color="auto"/>
            </w:tcBorders>
            <w:shd w:val="clear" w:color="auto" w:fill="auto"/>
            <w:noWrap/>
            <w:vAlign w:val="center"/>
            <w:hideMark/>
          </w:tcPr>
          <w:p w14:paraId="37A2F091" w14:textId="3E880A8C" w:rsidR="00161B82" w:rsidRPr="00171262" w:rsidRDefault="00161B82" w:rsidP="00161B82">
            <w:pPr>
              <w:widowControl/>
              <w:spacing w:before="20" w:after="20"/>
              <w:ind w:firstLine="0"/>
              <w:jc w:val="right"/>
              <w:rPr>
                <w:sz w:val="24"/>
              </w:rPr>
            </w:pPr>
            <w:r w:rsidRPr="00171262">
              <w:rPr>
                <w:szCs w:val="28"/>
              </w:rPr>
              <w:t>631,75</w:t>
            </w:r>
          </w:p>
        </w:tc>
      </w:tr>
      <w:tr w:rsidR="00161B82" w:rsidRPr="00D17E3E" w14:paraId="0B145D07" w14:textId="77777777" w:rsidTr="00161B82">
        <w:trPr>
          <w:cantSplit/>
          <w:trHeight w:val="375"/>
        </w:trPr>
        <w:tc>
          <w:tcPr>
            <w:tcW w:w="537" w:type="dxa"/>
            <w:tcBorders>
              <w:top w:val="nil"/>
              <w:left w:val="single" w:sz="4" w:space="0" w:color="auto"/>
              <w:bottom w:val="single" w:sz="4" w:space="0" w:color="auto"/>
              <w:right w:val="single" w:sz="4" w:space="0" w:color="auto"/>
            </w:tcBorders>
            <w:shd w:val="clear" w:color="auto" w:fill="auto"/>
            <w:noWrap/>
            <w:vAlign w:val="center"/>
            <w:hideMark/>
          </w:tcPr>
          <w:p w14:paraId="20E6C339" w14:textId="121F78A5" w:rsidR="00161B82" w:rsidRPr="00171262" w:rsidRDefault="00161B82" w:rsidP="00161B82">
            <w:pPr>
              <w:widowControl/>
              <w:spacing w:before="20" w:after="20"/>
              <w:ind w:firstLine="0"/>
              <w:jc w:val="right"/>
              <w:rPr>
                <w:sz w:val="24"/>
              </w:rPr>
            </w:pPr>
            <w:r w:rsidRPr="00171262">
              <w:rPr>
                <w:szCs w:val="28"/>
              </w:rPr>
              <w:t>3</w:t>
            </w:r>
          </w:p>
        </w:tc>
        <w:tc>
          <w:tcPr>
            <w:tcW w:w="5695" w:type="dxa"/>
            <w:tcBorders>
              <w:top w:val="nil"/>
              <w:left w:val="nil"/>
              <w:bottom w:val="single" w:sz="4" w:space="0" w:color="auto"/>
              <w:right w:val="single" w:sz="4" w:space="0" w:color="auto"/>
            </w:tcBorders>
            <w:shd w:val="clear" w:color="auto" w:fill="auto"/>
            <w:noWrap/>
            <w:vAlign w:val="center"/>
            <w:hideMark/>
          </w:tcPr>
          <w:p w14:paraId="4FDC38C6" w14:textId="0766C68F" w:rsidR="00161B82" w:rsidRPr="00171262" w:rsidRDefault="00161B82" w:rsidP="00161B82">
            <w:pPr>
              <w:widowControl/>
              <w:spacing w:before="20" w:after="20"/>
              <w:ind w:firstLine="0"/>
              <w:jc w:val="left"/>
              <w:rPr>
                <w:sz w:val="24"/>
              </w:rPr>
            </w:pPr>
            <w:r w:rsidRPr="00171262">
              <w:rPr>
                <w:szCs w:val="28"/>
              </w:rPr>
              <w:t>Thời gian hoàn vốn</w:t>
            </w:r>
          </w:p>
        </w:tc>
        <w:tc>
          <w:tcPr>
            <w:tcW w:w="1776" w:type="dxa"/>
            <w:tcBorders>
              <w:top w:val="nil"/>
              <w:left w:val="nil"/>
              <w:bottom w:val="single" w:sz="4" w:space="0" w:color="auto"/>
              <w:right w:val="single" w:sz="4" w:space="0" w:color="auto"/>
            </w:tcBorders>
            <w:shd w:val="clear" w:color="auto" w:fill="auto"/>
            <w:noWrap/>
            <w:vAlign w:val="center"/>
            <w:hideMark/>
          </w:tcPr>
          <w:p w14:paraId="4E7AEBD1" w14:textId="0D17D04D" w:rsidR="00161B82" w:rsidRPr="00D17E3E" w:rsidRDefault="00161B82" w:rsidP="00161B82">
            <w:pPr>
              <w:widowControl/>
              <w:spacing w:before="20" w:after="20"/>
              <w:ind w:firstLine="0"/>
              <w:jc w:val="right"/>
              <w:rPr>
                <w:b/>
                <w:bCs/>
                <w:sz w:val="24"/>
              </w:rPr>
            </w:pPr>
            <w:r w:rsidRPr="00171262">
              <w:rPr>
                <w:b/>
                <w:bCs/>
                <w:szCs w:val="28"/>
              </w:rPr>
              <w:t>4,47</w:t>
            </w:r>
          </w:p>
        </w:tc>
        <w:tc>
          <w:tcPr>
            <w:tcW w:w="1600" w:type="dxa"/>
            <w:tcBorders>
              <w:top w:val="nil"/>
              <w:left w:val="nil"/>
              <w:bottom w:val="single" w:sz="4" w:space="0" w:color="auto"/>
              <w:right w:val="single" w:sz="4" w:space="0" w:color="auto"/>
            </w:tcBorders>
            <w:shd w:val="clear" w:color="auto" w:fill="auto"/>
            <w:noWrap/>
            <w:vAlign w:val="center"/>
            <w:hideMark/>
          </w:tcPr>
          <w:p w14:paraId="5CB59807" w14:textId="72CF88AE" w:rsidR="00161B82" w:rsidRPr="00D17E3E" w:rsidRDefault="00161B82" w:rsidP="00161B82">
            <w:pPr>
              <w:widowControl/>
              <w:spacing w:before="20" w:after="20"/>
              <w:ind w:firstLine="0"/>
              <w:jc w:val="left"/>
              <w:rPr>
                <w:sz w:val="24"/>
              </w:rPr>
            </w:pPr>
            <w:r w:rsidRPr="00D17E3E">
              <w:rPr>
                <w:szCs w:val="28"/>
              </w:rPr>
              <w:t> </w:t>
            </w:r>
          </w:p>
        </w:tc>
        <w:tc>
          <w:tcPr>
            <w:tcW w:w="1640" w:type="dxa"/>
            <w:tcBorders>
              <w:top w:val="nil"/>
              <w:left w:val="nil"/>
              <w:bottom w:val="single" w:sz="4" w:space="0" w:color="auto"/>
              <w:right w:val="single" w:sz="4" w:space="0" w:color="auto"/>
            </w:tcBorders>
            <w:shd w:val="clear" w:color="auto" w:fill="auto"/>
            <w:noWrap/>
            <w:vAlign w:val="center"/>
            <w:hideMark/>
          </w:tcPr>
          <w:p w14:paraId="3D961BFC" w14:textId="1EBB6397" w:rsidR="00161B82" w:rsidRPr="00D17E3E" w:rsidRDefault="00161B82" w:rsidP="00161B82">
            <w:pPr>
              <w:widowControl/>
              <w:spacing w:before="20" w:after="20"/>
              <w:ind w:firstLine="0"/>
              <w:jc w:val="left"/>
              <w:rPr>
                <w:sz w:val="24"/>
              </w:rPr>
            </w:pPr>
            <w:r w:rsidRPr="00D17E3E">
              <w:rPr>
                <w:szCs w:val="28"/>
              </w:rPr>
              <w:t> </w:t>
            </w:r>
          </w:p>
        </w:tc>
        <w:tc>
          <w:tcPr>
            <w:tcW w:w="1600" w:type="dxa"/>
            <w:tcBorders>
              <w:top w:val="nil"/>
              <w:left w:val="nil"/>
              <w:bottom w:val="single" w:sz="4" w:space="0" w:color="auto"/>
              <w:right w:val="single" w:sz="4" w:space="0" w:color="auto"/>
            </w:tcBorders>
            <w:shd w:val="clear" w:color="auto" w:fill="auto"/>
            <w:noWrap/>
            <w:vAlign w:val="center"/>
            <w:hideMark/>
          </w:tcPr>
          <w:p w14:paraId="42BC6B69" w14:textId="15E84C62" w:rsidR="00161B82" w:rsidRPr="00D17E3E" w:rsidRDefault="00161B82" w:rsidP="00161B82">
            <w:pPr>
              <w:widowControl/>
              <w:spacing w:before="20" w:after="20"/>
              <w:ind w:firstLine="0"/>
              <w:jc w:val="left"/>
              <w:rPr>
                <w:sz w:val="24"/>
              </w:rPr>
            </w:pPr>
            <w:r w:rsidRPr="00D17E3E">
              <w:rPr>
                <w:szCs w:val="28"/>
              </w:rPr>
              <w:t> </w:t>
            </w:r>
          </w:p>
        </w:tc>
        <w:tc>
          <w:tcPr>
            <w:tcW w:w="1940" w:type="dxa"/>
            <w:tcBorders>
              <w:top w:val="nil"/>
              <w:left w:val="nil"/>
              <w:bottom w:val="single" w:sz="4" w:space="0" w:color="auto"/>
              <w:right w:val="single" w:sz="4" w:space="0" w:color="auto"/>
            </w:tcBorders>
            <w:shd w:val="clear" w:color="auto" w:fill="auto"/>
            <w:noWrap/>
            <w:vAlign w:val="center"/>
            <w:hideMark/>
          </w:tcPr>
          <w:p w14:paraId="51718551" w14:textId="0BC70BBE" w:rsidR="00161B82" w:rsidRPr="00D17E3E" w:rsidRDefault="00161B82" w:rsidP="00161B82">
            <w:pPr>
              <w:widowControl/>
              <w:spacing w:before="20" w:after="20"/>
              <w:ind w:firstLine="0"/>
              <w:jc w:val="left"/>
              <w:rPr>
                <w:sz w:val="24"/>
              </w:rPr>
            </w:pPr>
            <w:r w:rsidRPr="00D17E3E">
              <w:rPr>
                <w:szCs w:val="28"/>
              </w:rPr>
              <w:t> </w:t>
            </w:r>
          </w:p>
        </w:tc>
      </w:tr>
    </w:tbl>
    <w:p w14:paraId="27419EE6" w14:textId="77777777" w:rsidR="004F7CBD" w:rsidRPr="00D17E3E" w:rsidRDefault="004F7CBD"/>
    <w:p w14:paraId="1B79B0BA" w14:textId="77777777" w:rsidR="004F7CBD" w:rsidRPr="00D17E3E" w:rsidRDefault="004F7CBD">
      <w:pPr>
        <w:widowControl/>
        <w:spacing w:before="0" w:after="0"/>
        <w:ind w:firstLine="0"/>
        <w:jc w:val="left"/>
        <w:rPr>
          <w:i/>
        </w:rPr>
      </w:pPr>
    </w:p>
    <w:p w14:paraId="267D9AE0" w14:textId="77777777" w:rsidR="00260083" w:rsidRPr="00D17E3E" w:rsidRDefault="00260083"/>
    <w:sectPr w:rsidR="00260083" w:rsidRPr="00D17E3E" w:rsidSect="00A6136A">
      <w:pgSz w:w="16840" w:h="11907" w:orient="landscape" w:code="9"/>
      <w:pgMar w:top="1701" w:right="1134" w:bottom="1134" w:left="1134" w:header="720" w:footer="72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A635DC" w14:textId="77777777" w:rsidR="00FE5651" w:rsidRDefault="00FE5651">
      <w:r>
        <w:separator/>
      </w:r>
    </w:p>
  </w:endnote>
  <w:endnote w:type="continuationSeparator" w:id="0">
    <w:p w14:paraId="70824490" w14:textId="77777777" w:rsidR="00FE5651" w:rsidRDefault="00FE56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H">
    <w:panose1 w:val="020B7200000000000000"/>
    <w:charset w:val="00"/>
    <w:family w:val="swiss"/>
    <w:pitch w:val="variable"/>
    <w:sig w:usb0="00000007" w:usb1="00000000" w:usb2="00000000" w:usb3="00000000" w:csb0="00000013" w:csb1="00000000"/>
  </w:font>
  <w:font w:name="Times New Roman Bold">
    <w:altName w:val="Times New Roman"/>
    <w:panose1 w:val="02020803070505020304"/>
    <w:charset w:val="00"/>
    <w:family w:val="roman"/>
    <w:notTrueType/>
    <w:pitch w:val="default"/>
  </w:font>
  <w:font w:name=".VnTime">
    <w:altName w:val="Times New Roman"/>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7FC319" w14:textId="77777777" w:rsidR="009C06F8" w:rsidRPr="00192465" w:rsidRDefault="009C06F8" w:rsidP="0019246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706806" w14:textId="77777777" w:rsidR="00FE5651" w:rsidRDefault="00FE5651">
      <w:r>
        <w:separator/>
      </w:r>
    </w:p>
  </w:footnote>
  <w:footnote w:type="continuationSeparator" w:id="0">
    <w:p w14:paraId="3B08C8CE" w14:textId="77777777" w:rsidR="00FE5651" w:rsidRDefault="00FE56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01529896"/>
      <w:docPartObj>
        <w:docPartGallery w:val="Page Numbers (Top of Page)"/>
        <w:docPartUnique/>
      </w:docPartObj>
    </w:sdtPr>
    <w:sdtEndPr>
      <w:rPr>
        <w:noProof/>
      </w:rPr>
    </w:sdtEndPr>
    <w:sdtContent>
      <w:p w14:paraId="14AE1B11" w14:textId="77777777" w:rsidR="009C06F8" w:rsidRDefault="009C06F8">
        <w:pPr>
          <w:pStyle w:val="Header"/>
          <w:jc w:val="center"/>
        </w:pPr>
        <w:r>
          <w:fldChar w:fldCharType="begin"/>
        </w:r>
        <w:r>
          <w:instrText xml:space="preserve"> PAGE   \* MERGEFORMAT </w:instrText>
        </w:r>
        <w:r>
          <w:fldChar w:fldCharType="separate"/>
        </w:r>
        <w:r>
          <w:rPr>
            <w:noProof/>
          </w:rPr>
          <w:t>i</w:t>
        </w:r>
        <w:r>
          <w:rPr>
            <w:noProof/>
          </w:rPr>
          <w:fldChar w:fldCharType="end"/>
        </w:r>
      </w:p>
    </w:sdtContent>
  </w:sdt>
  <w:p w14:paraId="76512188" w14:textId="77777777" w:rsidR="009C06F8" w:rsidRDefault="009C06F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15673457"/>
      <w:docPartObj>
        <w:docPartGallery w:val="Page Numbers (Top of Page)"/>
        <w:docPartUnique/>
      </w:docPartObj>
    </w:sdtPr>
    <w:sdtEndPr>
      <w:rPr>
        <w:noProof/>
        <w:color w:val="000000" w:themeColor="text1"/>
      </w:rPr>
    </w:sdtEndPr>
    <w:sdtContent>
      <w:p w14:paraId="53ECD1A1" w14:textId="77777777" w:rsidR="009C06F8" w:rsidRPr="00982CEF" w:rsidRDefault="009C06F8" w:rsidP="00474AB6">
        <w:pPr>
          <w:pStyle w:val="Header"/>
          <w:ind w:firstLine="142"/>
          <w:jc w:val="center"/>
          <w:rPr>
            <w:color w:val="000000" w:themeColor="text1"/>
          </w:rPr>
        </w:pPr>
        <w:r w:rsidRPr="00E63FF6">
          <w:rPr>
            <w:color w:val="000000" w:themeColor="text1"/>
            <w:sz w:val="28"/>
            <w:szCs w:val="28"/>
          </w:rPr>
          <w:fldChar w:fldCharType="begin"/>
        </w:r>
        <w:r w:rsidRPr="00E63FF6">
          <w:rPr>
            <w:color w:val="000000" w:themeColor="text1"/>
            <w:sz w:val="28"/>
            <w:szCs w:val="28"/>
          </w:rPr>
          <w:instrText xml:space="preserve"> PAGE   \* MERGEFORMAT </w:instrText>
        </w:r>
        <w:r w:rsidRPr="00E63FF6">
          <w:rPr>
            <w:color w:val="000000" w:themeColor="text1"/>
            <w:sz w:val="28"/>
            <w:szCs w:val="28"/>
          </w:rPr>
          <w:fldChar w:fldCharType="separate"/>
        </w:r>
        <w:r w:rsidR="00161B82">
          <w:rPr>
            <w:noProof/>
            <w:color w:val="000000" w:themeColor="text1"/>
            <w:sz w:val="28"/>
            <w:szCs w:val="28"/>
          </w:rPr>
          <w:t>1</w:t>
        </w:r>
        <w:r w:rsidRPr="00E63FF6">
          <w:rPr>
            <w:noProof/>
            <w:color w:val="000000" w:themeColor="text1"/>
            <w:sz w:val="28"/>
            <w:szCs w:val="28"/>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116469"/>
    <w:multiLevelType w:val="singleLevel"/>
    <w:tmpl w:val="92DEC00E"/>
    <w:lvl w:ilvl="0">
      <w:numFmt w:val="bullet"/>
      <w:lvlText w:val="-"/>
      <w:lvlJc w:val="left"/>
      <w:pPr>
        <w:tabs>
          <w:tab w:val="num" w:pos="927"/>
        </w:tabs>
        <w:ind w:left="927" w:hanging="360"/>
      </w:pPr>
      <w:rPr>
        <w:rFonts w:hint="default"/>
      </w:rPr>
    </w:lvl>
  </w:abstractNum>
  <w:abstractNum w:abstractNumId="1" w15:restartNumberingAfterBreak="0">
    <w:nsid w:val="04E6165D"/>
    <w:multiLevelType w:val="hybridMultilevel"/>
    <w:tmpl w:val="9CCCD612"/>
    <w:lvl w:ilvl="0" w:tplc="080C397C">
      <w:start w:val="6"/>
      <w:numFmt w:val="bullet"/>
      <w:lvlText w:val="-"/>
      <w:lvlJc w:val="left"/>
      <w:pPr>
        <w:ind w:left="121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AB62C8"/>
    <w:multiLevelType w:val="hybridMultilevel"/>
    <w:tmpl w:val="AC5CB34E"/>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9D0704"/>
    <w:multiLevelType w:val="hybridMultilevel"/>
    <w:tmpl w:val="031802DA"/>
    <w:lvl w:ilvl="0" w:tplc="BCB88AE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E6A29C9"/>
    <w:multiLevelType w:val="hybridMultilevel"/>
    <w:tmpl w:val="078CFF2A"/>
    <w:lvl w:ilvl="0" w:tplc="C4822DE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A7E045C"/>
    <w:multiLevelType w:val="hybridMultilevel"/>
    <w:tmpl w:val="0D20C528"/>
    <w:lvl w:ilvl="0" w:tplc="F76C766E">
      <w:start w:val="1"/>
      <w:numFmt w:val="decimal"/>
      <w:suff w:val="space"/>
      <w:lvlText w:val="%1."/>
      <w:lvlJc w:val="left"/>
      <w:pPr>
        <w:ind w:left="433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1C9070FD"/>
    <w:multiLevelType w:val="hybridMultilevel"/>
    <w:tmpl w:val="376C9874"/>
    <w:lvl w:ilvl="0" w:tplc="D8CA614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EB4255C"/>
    <w:multiLevelType w:val="hybridMultilevel"/>
    <w:tmpl w:val="3DCE52E2"/>
    <w:lvl w:ilvl="0" w:tplc="154EC81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FAA681D"/>
    <w:multiLevelType w:val="hybridMultilevel"/>
    <w:tmpl w:val="CB040508"/>
    <w:lvl w:ilvl="0" w:tplc="C7464E90">
      <w:start w:val="1"/>
      <w:numFmt w:val="decimal"/>
      <w:suff w:val="space"/>
      <w:lvlText w:val="%1."/>
      <w:lvlJc w:val="left"/>
      <w:pPr>
        <w:ind w:left="0" w:firstLine="720"/>
      </w:pPr>
      <w:rPr>
        <w:rFonts w:ascii="Times New Roman" w:hAnsi="Times New Roman" w:hint="default"/>
        <w:caps w:val="0"/>
        <w:strike w:val="0"/>
        <w:dstrike w:val="0"/>
        <w:vanish w:val="0"/>
        <w:sz w:val="28"/>
        <w:vertAlign w:val="baseline"/>
      </w:r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9" w15:restartNumberingAfterBreak="0">
    <w:nsid w:val="20662C90"/>
    <w:multiLevelType w:val="multilevel"/>
    <w:tmpl w:val="8698FA24"/>
    <w:lvl w:ilvl="0">
      <w:start w:val="3"/>
      <w:numFmt w:val="decimal"/>
      <w:lvlText w:val="%1."/>
      <w:lvlJc w:val="left"/>
      <w:pPr>
        <w:ind w:left="360" w:hanging="360"/>
      </w:pPr>
      <w:rPr>
        <w:rFonts w:hint="default"/>
      </w:rPr>
    </w:lvl>
    <w:lvl w:ilvl="1">
      <w:start w:val="3"/>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0" w15:restartNumberingAfterBreak="0">
    <w:nsid w:val="2C48080A"/>
    <w:multiLevelType w:val="hybridMultilevel"/>
    <w:tmpl w:val="209EAA44"/>
    <w:lvl w:ilvl="0" w:tplc="96DC1F66">
      <w:numFmt w:val="bullet"/>
      <w:lvlText w:val="-"/>
      <w:lvlJc w:val="left"/>
      <w:pPr>
        <w:ind w:left="720" w:hanging="360"/>
      </w:pPr>
      <w:rPr>
        <w:rFonts w:ascii=".VnTimeH" w:eastAsia="Times New Roman" w:hAnsi=".VnTimeH"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35180C8D"/>
    <w:multiLevelType w:val="hybridMultilevel"/>
    <w:tmpl w:val="C7F6AD18"/>
    <w:lvl w:ilvl="0" w:tplc="FEFEFA5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3620194D"/>
    <w:multiLevelType w:val="hybridMultilevel"/>
    <w:tmpl w:val="DF9E4AB6"/>
    <w:lvl w:ilvl="0" w:tplc="D8A4C736">
      <w:start w:val="1"/>
      <w:numFmt w:val="lowerRoman"/>
      <w:lvlText w:val="%1."/>
      <w:lvlJc w:val="left"/>
      <w:pPr>
        <w:ind w:left="1440" w:hanging="72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3" w15:restartNumberingAfterBreak="0">
    <w:nsid w:val="3C276519"/>
    <w:multiLevelType w:val="hybridMultilevel"/>
    <w:tmpl w:val="50343860"/>
    <w:lvl w:ilvl="0" w:tplc="2B026A66">
      <w:start w:val="1"/>
      <w:numFmt w:val="decimal"/>
      <w:suff w:val="space"/>
      <w:lvlText w:val="%1."/>
      <w:lvlJc w:val="left"/>
      <w:pPr>
        <w:ind w:left="0" w:firstLine="0"/>
      </w:pPr>
      <w:rPr>
        <w:rFonts w:hint="default"/>
      </w:rPr>
    </w:lvl>
    <w:lvl w:ilvl="1" w:tplc="042A0019" w:tentative="1">
      <w:start w:val="1"/>
      <w:numFmt w:val="lowerLetter"/>
      <w:lvlText w:val="%2."/>
      <w:lvlJc w:val="left"/>
      <w:pPr>
        <w:ind w:left="1221" w:hanging="360"/>
      </w:pPr>
    </w:lvl>
    <w:lvl w:ilvl="2" w:tplc="042A001B" w:tentative="1">
      <w:start w:val="1"/>
      <w:numFmt w:val="lowerRoman"/>
      <w:lvlText w:val="%3."/>
      <w:lvlJc w:val="right"/>
      <w:pPr>
        <w:ind w:left="1941" w:hanging="180"/>
      </w:pPr>
    </w:lvl>
    <w:lvl w:ilvl="3" w:tplc="042A000F" w:tentative="1">
      <w:start w:val="1"/>
      <w:numFmt w:val="decimal"/>
      <w:lvlText w:val="%4."/>
      <w:lvlJc w:val="left"/>
      <w:pPr>
        <w:ind w:left="2661" w:hanging="360"/>
      </w:pPr>
    </w:lvl>
    <w:lvl w:ilvl="4" w:tplc="042A0019" w:tentative="1">
      <w:start w:val="1"/>
      <w:numFmt w:val="lowerLetter"/>
      <w:lvlText w:val="%5."/>
      <w:lvlJc w:val="left"/>
      <w:pPr>
        <w:ind w:left="3381" w:hanging="360"/>
      </w:pPr>
    </w:lvl>
    <w:lvl w:ilvl="5" w:tplc="042A001B" w:tentative="1">
      <w:start w:val="1"/>
      <w:numFmt w:val="lowerRoman"/>
      <w:lvlText w:val="%6."/>
      <w:lvlJc w:val="right"/>
      <w:pPr>
        <w:ind w:left="4101" w:hanging="180"/>
      </w:pPr>
    </w:lvl>
    <w:lvl w:ilvl="6" w:tplc="042A000F" w:tentative="1">
      <w:start w:val="1"/>
      <w:numFmt w:val="decimal"/>
      <w:lvlText w:val="%7."/>
      <w:lvlJc w:val="left"/>
      <w:pPr>
        <w:ind w:left="4821" w:hanging="360"/>
      </w:pPr>
    </w:lvl>
    <w:lvl w:ilvl="7" w:tplc="042A0019" w:tentative="1">
      <w:start w:val="1"/>
      <w:numFmt w:val="lowerLetter"/>
      <w:lvlText w:val="%8."/>
      <w:lvlJc w:val="left"/>
      <w:pPr>
        <w:ind w:left="5541" w:hanging="360"/>
      </w:pPr>
    </w:lvl>
    <w:lvl w:ilvl="8" w:tplc="042A001B" w:tentative="1">
      <w:start w:val="1"/>
      <w:numFmt w:val="lowerRoman"/>
      <w:lvlText w:val="%9."/>
      <w:lvlJc w:val="right"/>
      <w:pPr>
        <w:ind w:left="6261" w:hanging="180"/>
      </w:pPr>
    </w:lvl>
  </w:abstractNum>
  <w:abstractNum w:abstractNumId="14" w15:restartNumberingAfterBreak="0">
    <w:nsid w:val="44302C09"/>
    <w:multiLevelType w:val="hybridMultilevel"/>
    <w:tmpl w:val="7F0C88F0"/>
    <w:lvl w:ilvl="0" w:tplc="196234A8">
      <w:start w:val="3"/>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5" w15:restartNumberingAfterBreak="0">
    <w:nsid w:val="481C2046"/>
    <w:multiLevelType w:val="hybridMultilevel"/>
    <w:tmpl w:val="9EF460CC"/>
    <w:lvl w:ilvl="0" w:tplc="96DC1F66">
      <w:numFmt w:val="bullet"/>
      <w:lvlText w:val="-"/>
      <w:lvlJc w:val="left"/>
      <w:pPr>
        <w:ind w:left="720" w:hanging="360"/>
      </w:pPr>
      <w:rPr>
        <w:rFonts w:ascii=".VnTimeH" w:eastAsia="Times New Roman" w:hAnsi=".VnTimeH"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15:restartNumberingAfterBreak="0">
    <w:nsid w:val="4FDB59DB"/>
    <w:multiLevelType w:val="hybridMultilevel"/>
    <w:tmpl w:val="8E5CF324"/>
    <w:lvl w:ilvl="0" w:tplc="13EA3812">
      <w:start w:val="3"/>
      <w:numFmt w:val="bullet"/>
      <w:lvlText w:val="-"/>
      <w:lvlJc w:val="left"/>
      <w:pPr>
        <w:ind w:left="720" w:hanging="360"/>
      </w:pPr>
      <w:rPr>
        <w:rFonts w:ascii="Times New Roman" w:eastAsia="Times New Roman" w:hAnsi="Times New Roman" w:cs="Times New Roman" w:hint="default"/>
        <w:color w:val="FF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12967B2"/>
    <w:multiLevelType w:val="hybridMultilevel"/>
    <w:tmpl w:val="7688E474"/>
    <w:lvl w:ilvl="0" w:tplc="6832DBC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56E839C8"/>
    <w:multiLevelType w:val="hybridMultilevel"/>
    <w:tmpl w:val="BECC3168"/>
    <w:lvl w:ilvl="0" w:tplc="572A5FC6">
      <w:start w:val="1"/>
      <w:numFmt w:val="decimal"/>
      <w:lvlText w:val="%1."/>
      <w:lvlJc w:val="left"/>
      <w:pPr>
        <w:tabs>
          <w:tab w:val="num" w:pos="960"/>
        </w:tabs>
        <w:ind w:left="960" w:hanging="360"/>
      </w:pPr>
      <w:rPr>
        <w:rFonts w:hint="default"/>
      </w:rPr>
    </w:lvl>
    <w:lvl w:ilvl="1" w:tplc="04090019">
      <w:start w:val="1"/>
      <w:numFmt w:val="lowerLetter"/>
      <w:lvlText w:val="%2."/>
      <w:lvlJc w:val="left"/>
      <w:pPr>
        <w:tabs>
          <w:tab w:val="num" w:pos="1320"/>
        </w:tabs>
        <w:ind w:left="1320" w:hanging="360"/>
      </w:pPr>
    </w:lvl>
    <w:lvl w:ilvl="2" w:tplc="0409001B" w:tentative="1">
      <w:start w:val="1"/>
      <w:numFmt w:val="lowerRoman"/>
      <w:lvlText w:val="%3."/>
      <w:lvlJc w:val="right"/>
      <w:pPr>
        <w:tabs>
          <w:tab w:val="num" w:pos="2040"/>
        </w:tabs>
        <w:ind w:left="2040" w:hanging="180"/>
      </w:pPr>
    </w:lvl>
    <w:lvl w:ilvl="3" w:tplc="0409000F" w:tentative="1">
      <w:start w:val="1"/>
      <w:numFmt w:val="decimal"/>
      <w:lvlText w:val="%4."/>
      <w:lvlJc w:val="left"/>
      <w:pPr>
        <w:tabs>
          <w:tab w:val="num" w:pos="2760"/>
        </w:tabs>
        <w:ind w:left="2760" w:hanging="360"/>
      </w:pPr>
    </w:lvl>
    <w:lvl w:ilvl="4" w:tplc="04090019" w:tentative="1">
      <w:start w:val="1"/>
      <w:numFmt w:val="lowerLetter"/>
      <w:lvlText w:val="%5."/>
      <w:lvlJc w:val="left"/>
      <w:pPr>
        <w:tabs>
          <w:tab w:val="num" w:pos="3480"/>
        </w:tabs>
        <w:ind w:left="3480" w:hanging="360"/>
      </w:pPr>
    </w:lvl>
    <w:lvl w:ilvl="5" w:tplc="0409001B" w:tentative="1">
      <w:start w:val="1"/>
      <w:numFmt w:val="lowerRoman"/>
      <w:lvlText w:val="%6."/>
      <w:lvlJc w:val="right"/>
      <w:pPr>
        <w:tabs>
          <w:tab w:val="num" w:pos="4200"/>
        </w:tabs>
        <w:ind w:left="4200" w:hanging="180"/>
      </w:pPr>
    </w:lvl>
    <w:lvl w:ilvl="6" w:tplc="0409000F" w:tentative="1">
      <w:start w:val="1"/>
      <w:numFmt w:val="decimal"/>
      <w:lvlText w:val="%7."/>
      <w:lvlJc w:val="left"/>
      <w:pPr>
        <w:tabs>
          <w:tab w:val="num" w:pos="4920"/>
        </w:tabs>
        <w:ind w:left="4920" w:hanging="360"/>
      </w:pPr>
    </w:lvl>
    <w:lvl w:ilvl="7" w:tplc="04090019" w:tentative="1">
      <w:start w:val="1"/>
      <w:numFmt w:val="lowerLetter"/>
      <w:lvlText w:val="%8."/>
      <w:lvlJc w:val="left"/>
      <w:pPr>
        <w:tabs>
          <w:tab w:val="num" w:pos="5640"/>
        </w:tabs>
        <w:ind w:left="5640" w:hanging="360"/>
      </w:pPr>
    </w:lvl>
    <w:lvl w:ilvl="8" w:tplc="0409001B" w:tentative="1">
      <w:start w:val="1"/>
      <w:numFmt w:val="lowerRoman"/>
      <w:lvlText w:val="%9."/>
      <w:lvlJc w:val="right"/>
      <w:pPr>
        <w:tabs>
          <w:tab w:val="num" w:pos="6360"/>
        </w:tabs>
        <w:ind w:left="6360" w:hanging="180"/>
      </w:pPr>
    </w:lvl>
  </w:abstractNum>
  <w:abstractNum w:abstractNumId="19" w15:restartNumberingAfterBreak="0">
    <w:nsid w:val="60030C4D"/>
    <w:multiLevelType w:val="hybridMultilevel"/>
    <w:tmpl w:val="A28E8D98"/>
    <w:lvl w:ilvl="0" w:tplc="07989D4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0BE351D"/>
    <w:multiLevelType w:val="hybridMultilevel"/>
    <w:tmpl w:val="B194317A"/>
    <w:lvl w:ilvl="0" w:tplc="51F23F4C">
      <w:start w:val="3"/>
      <w:numFmt w:val="bullet"/>
      <w:lvlText w:val="-"/>
      <w:lvlJc w:val="left"/>
      <w:pPr>
        <w:ind w:left="720" w:hanging="360"/>
      </w:pPr>
      <w:rPr>
        <w:rFonts w:ascii="Times New Roman" w:eastAsia="Times New Roman" w:hAnsi="Times New Roman" w:cs="Times New Roman" w:hint="default"/>
        <w:color w:val="FF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201185A"/>
    <w:multiLevelType w:val="hybridMultilevel"/>
    <w:tmpl w:val="583A3F04"/>
    <w:lvl w:ilvl="0" w:tplc="2F449396">
      <w:start w:val="1"/>
      <w:numFmt w:val="bullet"/>
      <w:lvlText w:val="-"/>
      <w:lvlJc w:val="left"/>
      <w:pPr>
        <w:ind w:left="1080" w:hanging="360"/>
      </w:pPr>
      <w:rPr>
        <w:rFonts w:ascii="Times New Roman" w:eastAsia="Times New Roma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2" w15:restartNumberingAfterBreak="0">
    <w:nsid w:val="6A260B1D"/>
    <w:multiLevelType w:val="hybridMultilevel"/>
    <w:tmpl w:val="024A1916"/>
    <w:lvl w:ilvl="0" w:tplc="49A25A3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6BD4038A"/>
    <w:multiLevelType w:val="hybridMultilevel"/>
    <w:tmpl w:val="89E832E6"/>
    <w:lvl w:ilvl="0" w:tplc="5C2ED742">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8B913BB"/>
    <w:multiLevelType w:val="hybridMultilevel"/>
    <w:tmpl w:val="662E65BA"/>
    <w:lvl w:ilvl="0" w:tplc="18AAA916">
      <w:start w:val="5"/>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5" w15:restartNumberingAfterBreak="0">
    <w:nsid w:val="7A444954"/>
    <w:multiLevelType w:val="hybridMultilevel"/>
    <w:tmpl w:val="B6321E5A"/>
    <w:lvl w:ilvl="0" w:tplc="0409000F">
      <w:start w:val="1"/>
      <w:numFmt w:val="decimal"/>
      <w:lvlText w:val="%1."/>
      <w:lvlJc w:val="left"/>
      <w:pPr>
        <w:ind w:left="502"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E28191A"/>
    <w:multiLevelType w:val="hybridMultilevel"/>
    <w:tmpl w:val="D4D6B20A"/>
    <w:lvl w:ilvl="0" w:tplc="A1CEC72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68256630">
    <w:abstractNumId w:val="18"/>
  </w:num>
  <w:num w:numId="2" w16cid:durableId="1898971702">
    <w:abstractNumId w:val="24"/>
  </w:num>
  <w:num w:numId="3" w16cid:durableId="1469660683">
    <w:abstractNumId w:val="0"/>
  </w:num>
  <w:num w:numId="4" w16cid:durableId="287931342">
    <w:abstractNumId w:val="4"/>
  </w:num>
  <w:num w:numId="5" w16cid:durableId="59376172">
    <w:abstractNumId w:val="9"/>
  </w:num>
  <w:num w:numId="6" w16cid:durableId="510609647">
    <w:abstractNumId w:val="25"/>
  </w:num>
  <w:num w:numId="7" w16cid:durableId="1623725209">
    <w:abstractNumId w:val="2"/>
  </w:num>
  <w:num w:numId="8" w16cid:durableId="304311471">
    <w:abstractNumId w:val="14"/>
  </w:num>
  <w:num w:numId="9" w16cid:durableId="2030333488">
    <w:abstractNumId w:val="10"/>
  </w:num>
  <w:num w:numId="10" w16cid:durableId="1780175330">
    <w:abstractNumId w:val="15"/>
  </w:num>
  <w:num w:numId="11" w16cid:durableId="1516263491">
    <w:abstractNumId w:val="19"/>
  </w:num>
  <w:num w:numId="12" w16cid:durableId="1359506971">
    <w:abstractNumId w:val="23"/>
  </w:num>
  <w:num w:numId="13" w16cid:durableId="780106308">
    <w:abstractNumId w:val="26"/>
  </w:num>
  <w:num w:numId="14" w16cid:durableId="1201088877">
    <w:abstractNumId w:val="3"/>
  </w:num>
  <w:num w:numId="15" w16cid:durableId="1955402826">
    <w:abstractNumId w:val="13"/>
  </w:num>
  <w:num w:numId="16" w16cid:durableId="6490887">
    <w:abstractNumId w:val="8"/>
  </w:num>
  <w:num w:numId="17" w16cid:durableId="1075473536">
    <w:abstractNumId w:val="8"/>
  </w:num>
  <w:num w:numId="18" w16cid:durableId="1467352020">
    <w:abstractNumId w:val="8"/>
  </w:num>
  <w:num w:numId="19" w16cid:durableId="1406805938">
    <w:abstractNumId w:val="12"/>
  </w:num>
  <w:num w:numId="20" w16cid:durableId="1129972622">
    <w:abstractNumId w:val="21"/>
  </w:num>
  <w:num w:numId="21" w16cid:durableId="2008095297">
    <w:abstractNumId w:val="8"/>
    <w:lvlOverride w:ilvl="0">
      <w:startOverride w:val="1"/>
    </w:lvlOverride>
  </w:num>
  <w:num w:numId="22" w16cid:durableId="541327601">
    <w:abstractNumId w:val="5"/>
  </w:num>
  <w:num w:numId="23" w16cid:durableId="1080248732">
    <w:abstractNumId w:val="17"/>
  </w:num>
  <w:num w:numId="24" w16cid:durableId="1863861454">
    <w:abstractNumId w:val="22"/>
  </w:num>
  <w:num w:numId="25" w16cid:durableId="618948098">
    <w:abstractNumId w:val="20"/>
  </w:num>
  <w:num w:numId="26" w16cid:durableId="475491585">
    <w:abstractNumId w:val="16"/>
  </w:num>
  <w:num w:numId="27" w16cid:durableId="1838689596">
    <w:abstractNumId w:val="6"/>
  </w:num>
  <w:num w:numId="28" w16cid:durableId="293609389">
    <w:abstractNumId w:val="11"/>
  </w:num>
  <w:num w:numId="29" w16cid:durableId="998849363">
    <w:abstractNumId w:val="7"/>
  </w:num>
  <w:num w:numId="30" w16cid:durableId="3079042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6A1C"/>
    <w:rsid w:val="00000BFD"/>
    <w:rsid w:val="00000D61"/>
    <w:rsid w:val="0000122E"/>
    <w:rsid w:val="00001355"/>
    <w:rsid w:val="00001444"/>
    <w:rsid w:val="0000146B"/>
    <w:rsid w:val="00001796"/>
    <w:rsid w:val="00001B6C"/>
    <w:rsid w:val="00001E1B"/>
    <w:rsid w:val="000032E6"/>
    <w:rsid w:val="00003554"/>
    <w:rsid w:val="00004C5D"/>
    <w:rsid w:val="00004D77"/>
    <w:rsid w:val="000052EA"/>
    <w:rsid w:val="00006995"/>
    <w:rsid w:val="00006CD9"/>
    <w:rsid w:val="00010FAE"/>
    <w:rsid w:val="000112F0"/>
    <w:rsid w:val="00013079"/>
    <w:rsid w:val="00013C72"/>
    <w:rsid w:val="0001432A"/>
    <w:rsid w:val="0001620F"/>
    <w:rsid w:val="0002047E"/>
    <w:rsid w:val="000204C8"/>
    <w:rsid w:val="00022CA7"/>
    <w:rsid w:val="0002326B"/>
    <w:rsid w:val="00024D4A"/>
    <w:rsid w:val="00026129"/>
    <w:rsid w:val="0002652B"/>
    <w:rsid w:val="00026955"/>
    <w:rsid w:val="00026A92"/>
    <w:rsid w:val="00026B3F"/>
    <w:rsid w:val="00026C12"/>
    <w:rsid w:val="00026DCA"/>
    <w:rsid w:val="00027B7E"/>
    <w:rsid w:val="00030713"/>
    <w:rsid w:val="0003102C"/>
    <w:rsid w:val="00031376"/>
    <w:rsid w:val="00031DED"/>
    <w:rsid w:val="00031F90"/>
    <w:rsid w:val="000326C5"/>
    <w:rsid w:val="00033821"/>
    <w:rsid w:val="0003389D"/>
    <w:rsid w:val="0003442B"/>
    <w:rsid w:val="00034BD1"/>
    <w:rsid w:val="0003758D"/>
    <w:rsid w:val="00037E6F"/>
    <w:rsid w:val="000414A7"/>
    <w:rsid w:val="0004260A"/>
    <w:rsid w:val="00042612"/>
    <w:rsid w:val="000441F1"/>
    <w:rsid w:val="00044D35"/>
    <w:rsid w:val="00044F2B"/>
    <w:rsid w:val="00045DF8"/>
    <w:rsid w:val="00045F92"/>
    <w:rsid w:val="0004715C"/>
    <w:rsid w:val="0005022E"/>
    <w:rsid w:val="00050D8C"/>
    <w:rsid w:val="0005120F"/>
    <w:rsid w:val="0005187F"/>
    <w:rsid w:val="00051E8B"/>
    <w:rsid w:val="00052739"/>
    <w:rsid w:val="00052C53"/>
    <w:rsid w:val="000532B2"/>
    <w:rsid w:val="0005392B"/>
    <w:rsid w:val="0005394D"/>
    <w:rsid w:val="00054089"/>
    <w:rsid w:val="00055079"/>
    <w:rsid w:val="00055516"/>
    <w:rsid w:val="000556EC"/>
    <w:rsid w:val="00055911"/>
    <w:rsid w:val="00055E8B"/>
    <w:rsid w:val="00055F3D"/>
    <w:rsid w:val="00057208"/>
    <w:rsid w:val="00057CFD"/>
    <w:rsid w:val="00057DE5"/>
    <w:rsid w:val="00061802"/>
    <w:rsid w:val="00061E37"/>
    <w:rsid w:val="0006226E"/>
    <w:rsid w:val="00062CF1"/>
    <w:rsid w:val="0006372E"/>
    <w:rsid w:val="00064680"/>
    <w:rsid w:val="000650F1"/>
    <w:rsid w:val="00065D0A"/>
    <w:rsid w:val="00065DEA"/>
    <w:rsid w:val="00066AC1"/>
    <w:rsid w:val="000679D7"/>
    <w:rsid w:val="00067B31"/>
    <w:rsid w:val="00067B3F"/>
    <w:rsid w:val="00067FBC"/>
    <w:rsid w:val="00072882"/>
    <w:rsid w:val="000743C2"/>
    <w:rsid w:val="00074B47"/>
    <w:rsid w:val="00074F96"/>
    <w:rsid w:val="00075155"/>
    <w:rsid w:val="0007564F"/>
    <w:rsid w:val="00075B5D"/>
    <w:rsid w:val="000763D2"/>
    <w:rsid w:val="00076C5C"/>
    <w:rsid w:val="000802A1"/>
    <w:rsid w:val="00080979"/>
    <w:rsid w:val="00081ED4"/>
    <w:rsid w:val="00082BAE"/>
    <w:rsid w:val="0008333C"/>
    <w:rsid w:val="00083D19"/>
    <w:rsid w:val="0008583A"/>
    <w:rsid w:val="00085A6D"/>
    <w:rsid w:val="00085FCC"/>
    <w:rsid w:val="000900A3"/>
    <w:rsid w:val="0009036A"/>
    <w:rsid w:val="000905DB"/>
    <w:rsid w:val="00090B42"/>
    <w:rsid w:val="00090D0B"/>
    <w:rsid w:val="0009128B"/>
    <w:rsid w:val="0009217D"/>
    <w:rsid w:val="00092251"/>
    <w:rsid w:val="0009272D"/>
    <w:rsid w:val="00093173"/>
    <w:rsid w:val="00093F43"/>
    <w:rsid w:val="00094209"/>
    <w:rsid w:val="0009451B"/>
    <w:rsid w:val="0009484A"/>
    <w:rsid w:val="00096033"/>
    <w:rsid w:val="00096259"/>
    <w:rsid w:val="0009689A"/>
    <w:rsid w:val="0009792C"/>
    <w:rsid w:val="00097FFE"/>
    <w:rsid w:val="000A003F"/>
    <w:rsid w:val="000A0195"/>
    <w:rsid w:val="000A028A"/>
    <w:rsid w:val="000A0551"/>
    <w:rsid w:val="000A0593"/>
    <w:rsid w:val="000A0C8E"/>
    <w:rsid w:val="000A2143"/>
    <w:rsid w:val="000A30DF"/>
    <w:rsid w:val="000A3361"/>
    <w:rsid w:val="000A3873"/>
    <w:rsid w:val="000A40D8"/>
    <w:rsid w:val="000A4297"/>
    <w:rsid w:val="000A6ADF"/>
    <w:rsid w:val="000A7E2C"/>
    <w:rsid w:val="000B0EAD"/>
    <w:rsid w:val="000B2B18"/>
    <w:rsid w:val="000B3903"/>
    <w:rsid w:val="000B3C77"/>
    <w:rsid w:val="000B554E"/>
    <w:rsid w:val="000B5F32"/>
    <w:rsid w:val="000B7360"/>
    <w:rsid w:val="000C05D2"/>
    <w:rsid w:val="000C0A36"/>
    <w:rsid w:val="000C3819"/>
    <w:rsid w:val="000C3D19"/>
    <w:rsid w:val="000C40D0"/>
    <w:rsid w:val="000C4981"/>
    <w:rsid w:val="000C4E3C"/>
    <w:rsid w:val="000C50B2"/>
    <w:rsid w:val="000C6076"/>
    <w:rsid w:val="000C6608"/>
    <w:rsid w:val="000C6EDB"/>
    <w:rsid w:val="000D104D"/>
    <w:rsid w:val="000D13FA"/>
    <w:rsid w:val="000D14B0"/>
    <w:rsid w:val="000D1894"/>
    <w:rsid w:val="000D2040"/>
    <w:rsid w:val="000D352A"/>
    <w:rsid w:val="000D3C43"/>
    <w:rsid w:val="000D42F7"/>
    <w:rsid w:val="000D48BA"/>
    <w:rsid w:val="000D4908"/>
    <w:rsid w:val="000D66A4"/>
    <w:rsid w:val="000D6E2B"/>
    <w:rsid w:val="000D789F"/>
    <w:rsid w:val="000E06EB"/>
    <w:rsid w:val="000E0E3E"/>
    <w:rsid w:val="000E114B"/>
    <w:rsid w:val="000E11F5"/>
    <w:rsid w:val="000E123F"/>
    <w:rsid w:val="000E25C9"/>
    <w:rsid w:val="000E26E0"/>
    <w:rsid w:val="000E2761"/>
    <w:rsid w:val="000E2D27"/>
    <w:rsid w:val="000E355B"/>
    <w:rsid w:val="000E3DCA"/>
    <w:rsid w:val="000E47C0"/>
    <w:rsid w:val="000E4C10"/>
    <w:rsid w:val="000E572B"/>
    <w:rsid w:val="000E68EB"/>
    <w:rsid w:val="000E73B9"/>
    <w:rsid w:val="000E78B1"/>
    <w:rsid w:val="000E7EFD"/>
    <w:rsid w:val="000F0EB2"/>
    <w:rsid w:val="000F0F6B"/>
    <w:rsid w:val="000F10ED"/>
    <w:rsid w:val="000F1F20"/>
    <w:rsid w:val="000F21EC"/>
    <w:rsid w:val="000F5097"/>
    <w:rsid w:val="000F5E38"/>
    <w:rsid w:val="000F7518"/>
    <w:rsid w:val="0010136F"/>
    <w:rsid w:val="001019CA"/>
    <w:rsid w:val="00101BD2"/>
    <w:rsid w:val="00102185"/>
    <w:rsid w:val="00102384"/>
    <w:rsid w:val="00103770"/>
    <w:rsid w:val="00103EB7"/>
    <w:rsid w:val="00103F1F"/>
    <w:rsid w:val="0010419A"/>
    <w:rsid w:val="00104263"/>
    <w:rsid w:val="00104920"/>
    <w:rsid w:val="00104C0E"/>
    <w:rsid w:val="00106652"/>
    <w:rsid w:val="00106740"/>
    <w:rsid w:val="00106BA9"/>
    <w:rsid w:val="001070F2"/>
    <w:rsid w:val="001110CE"/>
    <w:rsid w:val="00111458"/>
    <w:rsid w:val="001125C5"/>
    <w:rsid w:val="0011304A"/>
    <w:rsid w:val="00113079"/>
    <w:rsid w:val="00113279"/>
    <w:rsid w:val="00114021"/>
    <w:rsid w:val="00115A79"/>
    <w:rsid w:val="00115AE8"/>
    <w:rsid w:val="00116C64"/>
    <w:rsid w:val="00116EFC"/>
    <w:rsid w:val="00117497"/>
    <w:rsid w:val="00117498"/>
    <w:rsid w:val="00117779"/>
    <w:rsid w:val="001177D7"/>
    <w:rsid w:val="0012085A"/>
    <w:rsid w:val="00120EBB"/>
    <w:rsid w:val="00120FF4"/>
    <w:rsid w:val="001210A8"/>
    <w:rsid w:val="001218C9"/>
    <w:rsid w:val="001225CE"/>
    <w:rsid w:val="00122B43"/>
    <w:rsid w:val="001246D4"/>
    <w:rsid w:val="00124845"/>
    <w:rsid w:val="0012559A"/>
    <w:rsid w:val="0013061E"/>
    <w:rsid w:val="00130F43"/>
    <w:rsid w:val="0013127A"/>
    <w:rsid w:val="0013217E"/>
    <w:rsid w:val="00133717"/>
    <w:rsid w:val="00133B09"/>
    <w:rsid w:val="00133DAC"/>
    <w:rsid w:val="001360E7"/>
    <w:rsid w:val="00136AA3"/>
    <w:rsid w:val="00136D47"/>
    <w:rsid w:val="0014012E"/>
    <w:rsid w:val="00140325"/>
    <w:rsid w:val="0014100E"/>
    <w:rsid w:val="001418BE"/>
    <w:rsid w:val="0014226D"/>
    <w:rsid w:val="00142322"/>
    <w:rsid w:val="00142862"/>
    <w:rsid w:val="00143AEC"/>
    <w:rsid w:val="00144C44"/>
    <w:rsid w:val="001453CE"/>
    <w:rsid w:val="00146C52"/>
    <w:rsid w:val="00146E5F"/>
    <w:rsid w:val="0014717B"/>
    <w:rsid w:val="001504DF"/>
    <w:rsid w:val="0015133B"/>
    <w:rsid w:val="001514D4"/>
    <w:rsid w:val="001518E7"/>
    <w:rsid w:val="00151B23"/>
    <w:rsid w:val="00152229"/>
    <w:rsid w:val="001522A1"/>
    <w:rsid w:val="0015307C"/>
    <w:rsid w:val="00153298"/>
    <w:rsid w:val="001543D6"/>
    <w:rsid w:val="00154AE8"/>
    <w:rsid w:val="001550B4"/>
    <w:rsid w:val="00155BEB"/>
    <w:rsid w:val="001561B9"/>
    <w:rsid w:val="001566C2"/>
    <w:rsid w:val="00157F58"/>
    <w:rsid w:val="00160362"/>
    <w:rsid w:val="00160C69"/>
    <w:rsid w:val="00160DCE"/>
    <w:rsid w:val="00161285"/>
    <w:rsid w:val="00161B82"/>
    <w:rsid w:val="00162E2D"/>
    <w:rsid w:val="00163030"/>
    <w:rsid w:val="001630B4"/>
    <w:rsid w:val="00163749"/>
    <w:rsid w:val="001637DE"/>
    <w:rsid w:val="00164680"/>
    <w:rsid w:val="00164746"/>
    <w:rsid w:val="0016513C"/>
    <w:rsid w:val="00165ACD"/>
    <w:rsid w:val="001664C3"/>
    <w:rsid w:val="00166B65"/>
    <w:rsid w:val="00166B88"/>
    <w:rsid w:val="00167F46"/>
    <w:rsid w:val="00170376"/>
    <w:rsid w:val="0017056F"/>
    <w:rsid w:val="00171262"/>
    <w:rsid w:val="00171E67"/>
    <w:rsid w:val="0017321E"/>
    <w:rsid w:val="001744DB"/>
    <w:rsid w:val="001758A6"/>
    <w:rsid w:val="00175B58"/>
    <w:rsid w:val="00176415"/>
    <w:rsid w:val="00177293"/>
    <w:rsid w:val="0017729D"/>
    <w:rsid w:val="00177385"/>
    <w:rsid w:val="001777D9"/>
    <w:rsid w:val="00177DE8"/>
    <w:rsid w:val="00177F62"/>
    <w:rsid w:val="001809C8"/>
    <w:rsid w:val="001813F2"/>
    <w:rsid w:val="0018208F"/>
    <w:rsid w:val="00182B00"/>
    <w:rsid w:val="00182D67"/>
    <w:rsid w:val="00183F11"/>
    <w:rsid w:val="00185195"/>
    <w:rsid w:val="0018542A"/>
    <w:rsid w:val="00186119"/>
    <w:rsid w:val="001862B3"/>
    <w:rsid w:val="001877A0"/>
    <w:rsid w:val="00187DB4"/>
    <w:rsid w:val="00190DD1"/>
    <w:rsid w:val="00191C55"/>
    <w:rsid w:val="0019200E"/>
    <w:rsid w:val="0019229F"/>
    <w:rsid w:val="00192465"/>
    <w:rsid w:val="001926D6"/>
    <w:rsid w:val="00192B09"/>
    <w:rsid w:val="00192CA9"/>
    <w:rsid w:val="001934C1"/>
    <w:rsid w:val="00193845"/>
    <w:rsid w:val="0019407D"/>
    <w:rsid w:val="00194173"/>
    <w:rsid w:val="0019445E"/>
    <w:rsid w:val="0019465E"/>
    <w:rsid w:val="001947B3"/>
    <w:rsid w:val="001948EA"/>
    <w:rsid w:val="00195411"/>
    <w:rsid w:val="00195AA9"/>
    <w:rsid w:val="00195C80"/>
    <w:rsid w:val="00196E55"/>
    <w:rsid w:val="0019748F"/>
    <w:rsid w:val="001975E4"/>
    <w:rsid w:val="00197D5A"/>
    <w:rsid w:val="001A080A"/>
    <w:rsid w:val="001A0818"/>
    <w:rsid w:val="001A08FF"/>
    <w:rsid w:val="001A1796"/>
    <w:rsid w:val="001A1B01"/>
    <w:rsid w:val="001A2277"/>
    <w:rsid w:val="001A251A"/>
    <w:rsid w:val="001A274E"/>
    <w:rsid w:val="001A2E9A"/>
    <w:rsid w:val="001A40A3"/>
    <w:rsid w:val="001A42D1"/>
    <w:rsid w:val="001A42E4"/>
    <w:rsid w:val="001A55E0"/>
    <w:rsid w:val="001A5A15"/>
    <w:rsid w:val="001B0642"/>
    <w:rsid w:val="001B0E22"/>
    <w:rsid w:val="001B11C4"/>
    <w:rsid w:val="001B150E"/>
    <w:rsid w:val="001B1C66"/>
    <w:rsid w:val="001B2C73"/>
    <w:rsid w:val="001B31F4"/>
    <w:rsid w:val="001B3EA1"/>
    <w:rsid w:val="001B52C6"/>
    <w:rsid w:val="001B6E83"/>
    <w:rsid w:val="001B76E1"/>
    <w:rsid w:val="001B775F"/>
    <w:rsid w:val="001C0FED"/>
    <w:rsid w:val="001C124E"/>
    <w:rsid w:val="001C15FE"/>
    <w:rsid w:val="001C21DB"/>
    <w:rsid w:val="001C2AB7"/>
    <w:rsid w:val="001C3BFC"/>
    <w:rsid w:val="001C429C"/>
    <w:rsid w:val="001C43BE"/>
    <w:rsid w:val="001C4679"/>
    <w:rsid w:val="001C61E8"/>
    <w:rsid w:val="001C6B96"/>
    <w:rsid w:val="001C775A"/>
    <w:rsid w:val="001D000B"/>
    <w:rsid w:val="001D03C0"/>
    <w:rsid w:val="001D0753"/>
    <w:rsid w:val="001D0A43"/>
    <w:rsid w:val="001D13A2"/>
    <w:rsid w:val="001D4394"/>
    <w:rsid w:val="001D604F"/>
    <w:rsid w:val="001D688C"/>
    <w:rsid w:val="001D6919"/>
    <w:rsid w:val="001D6C16"/>
    <w:rsid w:val="001D705C"/>
    <w:rsid w:val="001E04B5"/>
    <w:rsid w:val="001E2A0E"/>
    <w:rsid w:val="001E2E41"/>
    <w:rsid w:val="001E33B5"/>
    <w:rsid w:val="001E3F84"/>
    <w:rsid w:val="001E6599"/>
    <w:rsid w:val="001E6CA9"/>
    <w:rsid w:val="001E6F16"/>
    <w:rsid w:val="001E7015"/>
    <w:rsid w:val="001E74FC"/>
    <w:rsid w:val="001E7CE0"/>
    <w:rsid w:val="001E7D7B"/>
    <w:rsid w:val="001F0122"/>
    <w:rsid w:val="001F041C"/>
    <w:rsid w:val="001F0ED8"/>
    <w:rsid w:val="001F155E"/>
    <w:rsid w:val="001F18EF"/>
    <w:rsid w:val="001F29E4"/>
    <w:rsid w:val="001F38A6"/>
    <w:rsid w:val="001F5451"/>
    <w:rsid w:val="001F55A8"/>
    <w:rsid w:val="001F584B"/>
    <w:rsid w:val="001F6DDF"/>
    <w:rsid w:val="001F769D"/>
    <w:rsid w:val="00200107"/>
    <w:rsid w:val="00200973"/>
    <w:rsid w:val="00200CCC"/>
    <w:rsid w:val="002010E1"/>
    <w:rsid w:val="00202761"/>
    <w:rsid w:val="00202E31"/>
    <w:rsid w:val="00203430"/>
    <w:rsid w:val="00203D6D"/>
    <w:rsid w:val="002040B0"/>
    <w:rsid w:val="0020547A"/>
    <w:rsid w:val="00205541"/>
    <w:rsid w:val="00205FE1"/>
    <w:rsid w:val="00206291"/>
    <w:rsid w:val="00206CB7"/>
    <w:rsid w:val="0020763D"/>
    <w:rsid w:val="00207AAE"/>
    <w:rsid w:val="00210AD4"/>
    <w:rsid w:val="00211547"/>
    <w:rsid w:val="00212890"/>
    <w:rsid w:val="002128CB"/>
    <w:rsid w:val="00214425"/>
    <w:rsid w:val="002144BF"/>
    <w:rsid w:val="0021470D"/>
    <w:rsid w:val="00214E49"/>
    <w:rsid w:val="00217FF6"/>
    <w:rsid w:val="00220478"/>
    <w:rsid w:val="002204DD"/>
    <w:rsid w:val="00220BC8"/>
    <w:rsid w:val="00220EB7"/>
    <w:rsid w:val="00221256"/>
    <w:rsid w:val="00222973"/>
    <w:rsid w:val="00222E55"/>
    <w:rsid w:val="0022305D"/>
    <w:rsid w:val="002236EA"/>
    <w:rsid w:val="00224D9C"/>
    <w:rsid w:val="00225A41"/>
    <w:rsid w:val="00225B45"/>
    <w:rsid w:val="00225B57"/>
    <w:rsid w:val="00226423"/>
    <w:rsid w:val="00226976"/>
    <w:rsid w:val="00226D8A"/>
    <w:rsid w:val="0022785B"/>
    <w:rsid w:val="002278C2"/>
    <w:rsid w:val="002300AB"/>
    <w:rsid w:val="00230FDE"/>
    <w:rsid w:val="00231DD8"/>
    <w:rsid w:val="0023238D"/>
    <w:rsid w:val="002329A7"/>
    <w:rsid w:val="0023399E"/>
    <w:rsid w:val="00233C07"/>
    <w:rsid w:val="00234B1C"/>
    <w:rsid w:val="002351C7"/>
    <w:rsid w:val="002357F4"/>
    <w:rsid w:val="0023701D"/>
    <w:rsid w:val="00237E72"/>
    <w:rsid w:val="00240330"/>
    <w:rsid w:val="00240946"/>
    <w:rsid w:val="00241E1D"/>
    <w:rsid w:val="00242374"/>
    <w:rsid w:val="00242552"/>
    <w:rsid w:val="00242D4C"/>
    <w:rsid w:val="00243AC0"/>
    <w:rsid w:val="002449FE"/>
    <w:rsid w:val="00245089"/>
    <w:rsid w:val="00245DBB"/>
    <w:rsid w:val="00246B5E"/>
    <w:rsid w:val="00246EE1"/>
    <w:rsid w:val="00250748"/>
    <w:rsid w:val="00250788"/>
    <w:rsid w:val="00251CAC"/>
    <w:rsid w:val="0025262A"/>
    <w:rsid w:val="002528FE"/>
    <w:rsid w:val="00252FD3"/>
    <w:rsid w:val="00253599"/>
    <w:rsid w:val="002538C1"/>
    <w:rsid w:val="0025440B"/>
    <w:rsid w:val="0025593B"/>
    <w:rsid w:val="00255E4E"/>
    <w:rsid w:val="00256488"/>
    <w:rsid w:val="00256BBA"/>
    <w:rsid w:val="00256D71"/>
    <w:rsid w:val="00257838"/>
    <w:rsid w:val="00260083"/>
    <w:rsid w:val="002605CB"/>
    <w:rsid w:val="00261EA1"/>
    <w:rsid w:val="00261FDC"/>
    <w:rsid w:val="00264147"/>
    <w:rsid w:val="00264E16"/>
    <w:rsid w:val="00265959"/>
    <w:rsid w:val="002671AE"/>
    <w:rsid w:val="00267B13"/>
    <w:rsid w:val="0027110D"/>
    <w:rsid w:val="0027154F"/>
    <w:rsid w:val="002717E1"/>
    <w:rsid w:val="00271865"/>
    <w:rsid w:val="00272D4A"/>
    <w:rsid w:val="00273088"/>
    <w:rsid w:val="00273B85"/>
    <w:rsid w:val="002740DE"/>
    <w:rsid w:val="00274152"/>
    <w:rsid w:val="002763DD"/>
    <w:rsid w:val="002779E2"/>
    <w:rsid w:val="00282DBA"/>
    <w:rsid w:val="00283BF4"/>
    <w:rsid w:val="002852FF"/>
    <w:rsid w:val="002853D3"/>
    <w:rsid w:val="00286F79"/>
    <w:rsid w:val="00287293"/>
    <w:rsid w:val="00287D6C"/>
    <w:rsid w:val="002906BE"/>
    <w:rsid w:val="002914D7"/>
    <w:rsid w:val="00291BC5"/>
    <w:rsid w:val="00291CC3"/>
    <w:rsid w:val="00295379"/>
    <w:rsid w:val="00295708"/>
    <w:rsid w:val="002960A3"/>
    <w:rsid w:val="002A0385"/>
    <w:rsid w:val="002A1145"/>
    <w:rsid w:val="002A1E67"/>
    <w:rsid w:val="002A316D"/>
    <w:rsid w:val="002A4838"/>
    <w:rsid w:val="002A51FA"/>
    <w:rsid w:val="002A54B5"/>
    <w:rsid w:val="002A60C7"/>
    <w:rsid w:val="002A6405"/>
    <w:rsid w:val="002A6695"/>
    <w:rsid w:val="002A74F4"/>
    <w:rsid w:val="002A7BFB"/>
    <w:rsid w:val="002B09FE"/>
    <w:rsid w:val="002B104B"/>
    <w:rsid w:val="002B1D31"/>
    <w:rsid w:val="002B2FD7"/>
    <w:rsid w:val="002B4615"/>
    <w:rsid w:val="002B481B"/>
    <w:rsid w:val="002B54E0"/>
    <w:rsid w:val="002B5B4C"/>
    <w:rsid w:val="002B6E45"/>
    <w:rsid w:val="002B7372"/>
    <w:rsid w:val="002B7895"/>
    <w:rsid w:val="002B7B8A"/>
    <w:rsid w:val="002B7F85"/>
    <w:rsid w:val="002C037A"/>
    <w:rsid w:val="002C1B46"/>
    <w:rsid w:val="002C2846"/>
    <w:rsid w:val="002C4161"/>
    <w:rsid w:val="002C4C5C"/>
    <w:rsid w:val="002C5388"/>
    <w:rsid w:val="002C6921"/>
    <w:rsid w:val="002C71CD"/>
    <w:rsid w:val="002D28CB"/>
    <w:rsid w:val="002D3510"/>
    <w:rsid w:val="002D353B"/>
    <w:rsid w:val="002D47BE"/>
    <w:rsid w:val="002D47D5"/>
    <w:rsid w:val="002D551E"/>
    <w:rsid w:val="002D5F42"/>
    <w:rsid w:val="002D69AE"/>
    <w:rsid w:val="002D7DFD"/>
    <w:rsid w:val="002E0609"/>
    <w:rsid w:val="002E0986"/>
    <w:rsid w:val="002E09D4"/>
    <w:rsid w:val="002E12F0"/>
    <w:rsid w:val="002E15BE"/>
    <w:rsid w:val="002E1D35"/>
    <w:rsid w:val="002E299D"/>
    <w:rsid w:val="002E3273"/>
    <w:rsid w:val="002E389D"/>
    <w:rsid w:val="002E4FCA"/>
    <w:rsid w:val="002E6D5D"/>
    <w:rsid w:val="002E6DF5"/>
    <w:rsid w:val="002E72EE"/>
    <w:rsid w:val="002E76CB"/>
    <w:rsid w:val="002E79AF"/>
    <w:rsid w:val="002F0049"/>
    <w:rsid w:val="002F16DC"/>
    <w:rsid w:val="002F1CFE"/>
    <w:rsid w:val="002F27F7"/>
    <w:rsid w:val="002F2A31"/>
    <w:rsid w:val="002F2A7D"/>
    <w:rsid w:val="002F36DE"/>
    <w:rsid w:val="002F3A70"/>
    <w:rsid w:val="002F51C3"/>
    <w:rsid w:val="002F53C9"/>
    <w:rsid w:val="002F6524"/>
    <w:rsid w:val="002F722A"/>
    <w:rsid w:val="002F76F7"/>
    <w:rsid w:val="002F7ECB"/>
    <w:rsid w:val="00300AAF"/>
    <w:rsid w:val="00304D60"/>
    <w:rsid w:val="00305B9E"/>
    <w:rsid w:val="00306CCA"/>
    <w:rsid w:val="0030722B"/>
    <w:rsid w:val="003076BE"/>
    <w:rsid w:val="003110C9"/>
    <w:rsid w:val="00311A01"/>
    <w:rsid w:val="00311DA4"/>
    <w:rsid w:val="0031222E"/>
    <w:rsid w:val="00315D3C"/>
    <w:rsid w:val="00315E3A"/>
    <w:rsid w:val="003160BF"/>
    <w:rsid w:val="0031698F"/>
    <w:rsid w:val="00316D0F"/>
    <w:rsid w:val="00317F7D"/>
    <w:rsid w:val="003205B3"/>
    <w:rsid w:val="00320FAF"/>
    <w:rsid w:val="003216B1"/>
    <w:rsid w:val="00321BAE"/>
    <w:rsid w:val="00323F5D"/>
    <w:rsid w:val="00324BD6"/>
    <w:rsid w:val="00325191"/>
    <w:rsid w:val="00327A25"/>
    <w:rsid w:val="00327FE8"/>
    <w:rsid w:val="00330F7B"/>
    <w:rsid w:val="00331127"/>
    <w:rsid w:val="00332047"/>
    <w:rsid w:val="003320FF"/>
    <w:rsid w:val="003321FB"/>
    <w:rsid w:val="003327BE"/>
    <w:rsid w:val="00333254"/>
    <w:rsid w:val="0033399B"/>
    <w:rsid w:val="0033474B"/>
    <w:rsid w:val="003348B2"/>
    <w:rsid w:val="0033665C"/>
    <w:rsid w:val="00336A73"/>
    <w:rsid w:val="00336C7F"/>
    <w:rsid w:val="003372F7"/>
    <w:rsid w:val="00340A1F"/>
    <w:rsid w:val="00341023"/>
    <w:rsid w:val="0034127D"/>
    <w:rsid w:val="0034144C"/>
    <w:rsid w:val="00342FAD"/>
    <w:rsid w:val="0034471D"/>
    <w:rsid w:val="00344AB7"/>
    <w:rsid w:val="00344C67"/>
    <w:rsid w:val="0034557F"/>
    <w:rsid w:val="00345B0F"/>
    <w:rsid w:val="00345F63"/>
    <w:rsid w:val="00346C3C"/>
    <w:rsid w:val="003501C7"/>
    <w:rsid w:val="003503EF"/>
    <w:rsid w:val="0035094B"/>
    <w:rsid w:val="00350D40"/>
    <w:rsid w:val="0035199D"/>
    <w:rsid w:val="00351AE1"/>
    <w:rsid w:val="003522BB"/>
    <w:rsid w:val="003526AD"/>
    <w:rsid w:val="00352E06"/>
    <w:rsid w:val="0035323B"/>
    <w:rsid w:val="0035339A"/>
    <w:rsid w:val="00355319"/>
    <w:rsid w:val="003559FF"/>
    <w:rsid w:val="0035614E"/>
    <w:rsid w:val="003605B1"/>
    <w:rsid w:val="00360AB2"/>
    <w:rsid w:val="00360B89"/>
    <w:rsid w:val="00361279"/>
    <w:rsid w:val="0036170E"/>
    <w:rsid w:val="00362166"/>
    <w:rsid w:val="003627FE"/>
    <w:rsid w:val="0036393A"/>
    <w:rsid w:val="00363E7A"/>
    <w:rsid w:val="003643D8"/>
    <w:rsid w:val="003645DD"/>
    <w:rsid w:val="003655A9"/>
    <w:rsid w:val="0036575B"/>
    <w:rsid w:val="00365A79"/>
    <w:rsid w:val="00365E91"/>
    <w:rsid w:val="003662AA"/>
    <w:rsid w:val="00366372"/>
    <w:rsid w:val="003701EF"/>
    <w:rsid w:val="00370CCC"/>
    <w:rsid w:val="00370F95"/>
    <w:rsid w:val="00370F96"/>
    <w:rsid w:val="00372055"/>
    <w:rsid w:val="003724BE"/>
    <w:rsid w:val="00372734"/>
    <w:rsid w:val="00372744"/>
    <w:rsid w:val="003733FB"/>
    <w:rsid w:val="00373A35"/>
    <w:rsid w:val="00373A72"/>
    <w:rsid w:val="00373C6F"/>
    <w:rsid w:val="0037570B"/>
    <w:rsid w:val="0037641C"/>
    <w:rsid w:val="003766AB"/>
    <w:rsid w:val="00380991"/>
    <w:rsid w:val="00380BF6"/>
    <w:rsid w:val="00381011"/>
    <w:rsid w:val="0038243C"/>
    <w:rsid w:val="003826AC"/>
    <w:rsid w:val="00382B5F"/>
    <w:rsid w:val="00382DEF"/>
    <w:rsid w:val="00383232"/>
    <w:rsid w:val="00383BD4"/>
    <w:rsid w:val="00383CE5"/>
    <w:rsid w:val="00384201"/>
    <w:rsid w:val="0038432D"/>
    <w:rsid w:val="0038543D"/>
    <w:rsid w:val="00385E47"/>
    <w:rsid w:val="00387B83"/>
    <w:rsid w:val="00390696"/>
    <w:rsid w:val="00390A03"/>
    <w:rsid w:val="00391DEA"/>
    <w:rsid w:val="0039218B"/>
    <w:rsid w:val="003925BB"/>
    <w:rsid w:val="00393D47"/>
    <w:rsid w:val="003943C8"/>
    <w:rsid w:val="003947E8"/>
    <w:rsid w:val="003951C1"/>
    <w:rsid w:val="0039552C"/>
    <w:rsid w:val="00395C18"/>
    <w:rsid w:val="00395F09"/>
    <w:rsid w:val="00396BED"/>
    <w:rsid w:val="00396CF6"/>
    <w:rsid w:val="00397FD5"/>
    <w:rsid w:val="003A190F"/>
    <w:rsid w:val="003A2610"/>
    <w:rsid w:val="003A3636"/>
    <w:rsid w:val="003A3BC7"/>
    <w:rsid w:val="003A4793"/>
    <w:rsid w:val="003A49E2"/>
    <w:rsid w:val="003A5BDA"/>
    <w:rsid w:val="003A7988"/>
    <w:rsid w:val="003A7EFA"/>
    <w:rsid w:val="003B0574"/>
    <w:rsid w:val="003B0580"/>
    <w:rsid w:val="003B0726"/>
    <w:rsid w:val="003B1A98"/>
    <w:rsid w:val="003B3706"/>
    <w:rsid w:val="003B4B1F"/>
    <w:rsid w:val="003B6C13"/>
    <w:rsid w:val="003B7D90"/>
    <w:rsid w:val="003C01AE"/>
    <w:rsid w:val="003C0513"/>
    <w:rsid w:val="003C061E"/>
    <w:rsid w:val="003C131C"/>
    <w:rsid w:val="003C18B4"/>
    <w:rsid w:val="003C33BE"/>
    <w:rsid w:val="003C3B93"/>
    <w:rsid w:val="003C4339"/>
    <w:rsid w:val="003C4BA2"/>
    <w:rsid w:val="003C5053"/>
    <w:rsid w:val="003C5683"/>
    <w:rsid w:val="003C5E7D"/>
    <w:rsid w:val="003C74C2"/>
    <w:rsid w:val="003C7D2E"/>
    <w:rsid w:val="003D04D8"/>
    <w:rsid w:val="003D0878"/>
    <w:rsid w:val="003D14F5"/>
    <w:rsid w:val="003D1E08"/>
    <w:rsid w:val="003D2C30"/>
    <w:rsid w:val="003D33A3"/>
    <w:rsid w:val="003D40D1"/>
    <w:rsid w:val="003D49E2"/>
    <w:rsid w:val="003D6455"/>
    <w:rsid w:val="003D7169"/>
    <w:rsid w:val="003E0857"/>
    <w:rsid w:val="003E1A7C"/>
    <w:rsid w:val="003E3D06"/>
    <w:rsid w:val="003E4BBC"/>
    <w:rsid w:val="003E4CC6"/>
    <w:rsid w:val="003E58E0"/>
    <w:rsid w:val="003E5B10"/>
    <w:rsid w:val="003E5BA8"/>
    <w:rsid w:val="003E72DE"/>
    <w:rsid w:val="003F267F"/>
    <w:rsid w:val="003F26EB"/>
    <w:rsid w:val="003F2B92"/>
    <w:rsid w:val="003F2C9A"/>
    <w:rsid w:val="003F30C1"/>
    <w:rsid w:val="003F3238"/>
    <w:rsid w:val="003F3421"/>
    <w:rsid w:val="003F36E5"/>
    <w:rsid w:val="003F536E"/>
    <w:rsid w:val="003F5E69"/>
    <w:rsid w:val="003F6341"/>
    <w:rsid w:val="003F6848"/>
    <w:rsid w:val="003F7BC1"/>
    <w:rsid w:val="00400DE9"/>
    <w:rsid w:val="0040113F"/>
    <w:rsid w:val="004013FE"/>
    <w:rsid w:val="0040208E"/>
    <w:rsid w:val="00402504"/>
    <w:rsid w:val="00402E33"/>
    <w:rsid w:val="004031B1"/>
    <w:rsid w:val="0040398A"/>
    <w:rsid w:val="00403E06"/>
    <w:rsid w:val="00404EEB"/>
    <w:rsid w:val="0040518C"/>
    <w:rsid w:val="00405A21"/>
    <w:rsid w:val="00406548"/>
    <w:rsid w:val="00406D9F"/>
    <w:rsid w:val="0040777A"/>
    <w:rsid w:val="00407FCF"/>
    <w:rsid w:val="00410DA7"/>
    <w:rsid w:val="00411243"/>
    <w:rsid w:val="00411706"/>
    <w:rsid w:val="00414A08"/>
    <w:rsid w:val="00415820"/>
    <w:rsid w:val="00415D4B"/>
    <w:rsid w:val="0041709C"/>
    <w:rsid w:val="00417734"/>
    <w:rsid w:val="00417C83"/>
    <w:rsid w:val="004202C5"/>
    <w:rsid w:val="00420557"/>
    <w:rsid w:val="00421032"/>
    <w:rsid w:val="004216D6"/>
    <w:rsid w:val="00421AB0"/>
    <w:rsid w:val="00421FDD"/>
    <w:rsid w:val="00423723"/>
    <w:rsid w:val="00423AFE"/>
    <w:rsid w:val="00423E51"/>
    <w:rsid w:val="004244EC"/>
    <w:rsid w:val="0042451C"/>
    <w:rsid w:val="00424C50"/>
    <w:rsid w:val="00424FA5"/>
    <w:rsid w:val="00425B94"/>
    <w:rsid w:val="00425D63"/>
    <w:rsid w:val="00427B8A"/>
    <w:rsid w:val="00430441"/>
    <w:rsid w:val="00430BA3"/>
    <w:rsid w:val="004320CB"/>
    <w:rsid w:val="0043351D"/>
    <w:rsid w:val="00433937"/>
    <w:rsid w:val="00433AC7"/>
    <w:rsid w:val="004347F3"/>
    <w:rsid w:val="0043516A"/>
    <w:rsid w:val="00435365"/>
    <w:rsid w:val="004354B2"/>
    <w:rsid w:val="004357AE"/>
    <w:rsid w:val="00435923"/>
    <w:rsid w:val="00436A6C"/>
    <w:rsid w:val="00436FBA"/>
    <w:rsid w:val="00440206"/>
    <w:rsid w:val="004435EA"/>
    <w:rsid w:val="00444404"/>
    <w:rsid w:val="00444660"/>
    <w:rsid w:val="00444D21"/>
    <w:rsid w:val="004461B7"/>
    <w:rsid w:val="00446600"/>
    <w:rsid w:val="00446711"/>
    <w:rsid w:val="00446BBC"/>
    <w:rsid w:val="0044743C"/>
    <w:rsid w:val="004474D1"/>
    <w:rsid w:val="00447E18"/>
    <w:rsid w:val="004503CF"/>
    <w:rsid w:val="00450974"/>
    <w:rsid w:val="004511E5"/>
    <w:rsid w:val="00451288"/>
    <w:rsid w:val="00451380"/>
    <w:rsid w:val="00451CD7"/>
    <w:rsid w:val="004520FE"/>
    <w:rsid w:val="00452C9B"/>
    <w:rsid w:val="00452E76"/>
    <w:rsid w:val="00452FFA"/>
    <w:rsid w:val="00453420"/>
    <w:rsid w:val="004552C2"/>
    <w:rsid w:val="00455A41"/>
    <w:rsid w:val="00456317"/>
    <w:rsid w:val="00456944"/>
    <w:rsid w:val="00460CA5"/>
    <w:rsid w:val="00461E89"/>
    <w:rsid w:val="00462268"/>
    <w:rsid w:val="00464488"/>
    <w:rsid w:val="00466301"/>
    <w:rsid w:val="00466728"/>
    <w:rsid w:val="00466BFF"/>
    <w:rsid w:val="00467389"/>
    <w:rsid w:val="0046750D"/>
    <w:rsid w:val="00470052"/>
    <w:rsid w:val="0047045A"/>
    <w:rsid w:val="004705A3"/>
    <w:rsid w:val="00470914"/>
    <w:rsid w:val="00470B4E"/>
    <w:rsid w:val="00470C82"/>
    <w:rsid w:val="0047183B"/>
    <w:rsid w:val="00471B35"/>
    <w:rsid w:val="004723D3"/>
    <w:rsid w:val="004725C4"/>
    <w:rsid w:val="00473028"/>
    <w:rsid w:val="00473931"/>
    <w:rsid w:val="00473C36"/>
    <w:rsid w:val="004749EA"/>
    <w:rsid w:val="00474AB6"/>
    <w:rsid w:val="004764EE"/>
    <w:rsid w:val="00476F15"/>
    <w:rsid w:val="004770DF"/>
    <w:rsid w:val="00482979"/>
    <w:rsid w:val="00484605"/>
    <w:rsid w:val="00485024"/>
    <w:rsid w:val="004850EE"/>
    <w:rsid w:val="004852E7"/>
    <w:rsid w:val="00485683"/>
    <w:rsid w:val="004857C7"/>
    <w:rsid w:val="0048599B"/>
    <w:rsid w:val="004867E2"/>
    <w:rsid w:val="00487103"/>
    <w:rsid w:val="004871A1"/>
    <w:rsid w:val="00487CF9"/>
    <w:rsid w:val="004904F6"/>
    <w:rsid w:val="0049138E"/>
    <w:rsid w:val="004935D6"/>
    <w:rsid w:val="0049372C"/>
    <w:rsid w:val="00493C8F"/>
    <w:rsid w:val="00494237"/>
    <w:rsid w:val="004A0D23"/>
    <w:rsid w:val="004A10EF"/>
    <w:rsid w:val="004A114D"/>
    <w:rsid w:val="004A1765"/>
    <w:rsid w:val="004A17BC"/>
    <w:rsid w:val="004A2D4A"/>
    <w:rsid w:val="004A37E8"/>
    <w:rsid w:val="004A3F0E"/>
    <w:rsid w:val="004A4026"/>
    <w:rsid w:val="004A4849"/>
    <w:rsid w:val="004A4D93"/>
    <w:rsid w:val="004A6260"/>
    <w:rsid w:val="004A637F"/>
    <w:rsid w:val="004A69EB"/>
    <w:rsid w:val="004A7DE0"/>
    <w:rsid w:val="004B04C9"/>
    <w:rsid w:val="004B0BE8"/>
    <w:rsid w:val="004B11EE"/>
    <w:rsid w:val="004B14C3"/>
    <w:rsid w:val="004B18DE"/>
    <w:rsid w:val="004B2199"/>
    <w:rsid w:val="004B2B64"/>
    <w:rsid w:val="004B32C2"/>
    <w:rsid w:val="004B4FC8"/>
    <w:rsid w:val="004B5891"/>
    <w:rsid w:val="004B5DC5"/>
    <w:rsid w:val="004B6356"/>
    <w:rsid w:val="004B67E6"/>
    <w:rsid w:val="004B792B"/>
    <w:rsid w:val="004C06A8"/>
    <w:rsid w:val="004C09BA"/>
    <w:rsid w:val="004C0CED"/>
    <w:rsid w:val="004C1283"/>
    <w:rsid w:val="004C2749"/>
    <w:rsid w:val="004C2E4C"/>
    <w:rsid w:val="004C33C7"/>
    <w:rsid w:val="004C4071"/>
    <w:rsid w:val="004C4603"/>
    <w:rsid w:val="004C4EA0"/>
    <w:rsid w:val="004C556E"/>
    <w:rsid w:val="004C7096"/>
    <w:rsid w:val="004C72DD"/>
    <w:rsid w:val="004C7369"/>
    <w:rsid w:val="004D0C26"/>
    <w:rsid w:val="004D0DE8"/>
    <w:rsid w:val="004D18E5"/>
    <w:rsid w:val="004D2F98"/>
    <w:rsid w:val="004D3789"/>
    <w:rsid w:val="004D43D6"/>
    <w:rsid w:val="004D5139"/>
    <w:rsid w:val="004D552D"/>
    <w:rsid w:val="004D5672"/>
    <w:rsid w:val="004D5E4E"/>
    <w:rsid w:val="004D6798"/>
    <w:rsid w:val="004D6CA9"/>
    <w:rsid w:val="004D7538"/>
    <w:rsid w:val="004E04F1"/>
    <w:rsid w:val="004E0CC9"/>
    <w:rsid w:val="004E2374"/>
    <w:rsid w:val="004E2498"/>
    <w:rsid w:val="004E314C"/>
    <w:rsid w:val="004E41BA"/>
    <w:rsid w:val="004E505E"/>
    <w:rsid w:val="004E61BF"/>
    <w:rsid w:val="004E6AC4"/>
    <w:rsid w:val="004E708F"/>
    <w:rsid w:val="004E70EC"/>
    <w:rsid w:val="004F0CE1"/>
    <w:rsid w:val="004F1868"/>
    <w:rsid w:val="004F1BE0"/>
    <w:rsid w:val="004F224D"/>
    <w:rsid w:val="004F2DD9"/>
    <w:rsid w:val="004F2F68"/>
    <w:rsid w:val="004F35F5"/>
    <w:rsid w:val="004F362D"/>
    <w:rsid w:val="004F4BD1"/>
    <w:rsid w:val="004F5560"/>
    <w:rsid w:val="004F5F91"/>
    <w:rsid w:val="004F6334"/>
    <w:rsid w:val="004F6F1B"/>
    <w:rsid w:val="004F7CBD"/>
    <w:rsid w:val="004F7D6F"/>
    <w:rsid w:val="004F7EB7"/>
    <w:rsid w:val="004F7FD5"/>
    <w:rsid w:val="00500FB1"/>
    <w:rsid w:val="00502C48"/>
    <w:rsid w:val="00504141"/>
    <w:rsid w:val="0050481D"/>
    <w:rsid w:val="005055F0"/>
    <w:rsid w:val="005058E6"/>
    <w:rsid w:val="00505E82"/>
    <w:rsid w:val="00507B60"/>
    <w:rsid w:val="00507D0D"/>
    <w:rsid w:val="00510EF2"/>
    <w:rsid w:val="00510F9A"/>
    <w:rsid w:val="00511448"/>
    <w:rsid w:val="00512444"/>
    <w:rsid w:val="00512F4C"/>
    <w:rsid w:val="005135D5"/>
    <w:rsid w:val="0051362F"/>
    <w:rsid w:val="00514F98"/>
    <w:rsid w:val="0051584D"/>
    <w:rsid w:val="00517C75"/>
    <w:rsid w:val="005205E0"/>
    <w:rsid w:val="00520C30"/>
    <w:rsid w:val="00520C7D"/>
    <w:rsid w:val="00522CE1"/>
    <w:rsid w:val="00525322"/>
    <w:rsid w:val="00525440"/>
    <w:rsid w:val="00525943"/>
    <w:rsid w:val="005262B5"/>
    <w:rsid w:val="005265D7"/>
    <w:rsid w:val="00526972"/>
    <w:rsid w:val="00527519"/>
    <w:rsid w:val="005277B4"/>
    <w:rsid w:val="0052794D"/>
    <w:rsid w:val="00531172"/>
    <w:rsid w:val="0053170D"/>
    <w:rsid w:val="00532B56"/>
    <w:rsid w:val="00532DD1"/>
    <w:rsid w:val="00532E4B"/>
    <w:rsid w:val="005342D4"/>
    <w:rsid w:val="005343D6"/>
    <w:rsid w:val="0053462B"/>
    <w:rsid w:val="00534FC5"/>
    <w:rsid w:val="005350CB"/>
    <w:rsid w:val="00535C74"/>
    <w:rsid w:val="00536140"/>
    <w:rsid w:val="0053702B"/>
    <w:rsid w:val="005370FC"/>
    <w:rsid w:val="00537571"/>
    <w:rsid w:val="005377C7"/>
    <w:rsid w:val="00541FB8"/>
    <w:rsid w:val="00542259"/>
    <w:rsid w:val="00542CBE"/>
    <w:rsid w:val="00543A2A"/>
    <w:rsid w:val="0054617D"/>
    <w:rsid w:val="00546A3D"/>
    <w:rsid w:val="00546FC5"/>
    <w:rsid w:val="00547179"/>
    <w:rsid w:val="00547A74"/>
    <w:rsid w:val="00547E67"/>
    <w:rsid w:val="00552798"/>
    <w:rsid w:val="005529DF"/>
    <w:rsid w:val="00553E89"/>
    <w:rsid w:val="00556487"/>
    <w:rsid w:val="00556A6C"/>
    <w:rsid w:val="0055786E"/>
    <w:rsid w:val="005579CD"/>
    <w:rsid w:val="00560A53"/>
    <w:rsid w:val="00561203"/>
    <w:rsid w:val="00561AF6"/>
    <w:rsid w:val="005622AA"/>
    <w:rsid w:val="005623F8"/>
    <w:rsid w:val="00563087"/>
    <w:rsid w:val="005639D0"/>
    <w:rsid w:val="00563CC2"/>
    <w:rsid w:val="005645CC"/>
    <w:rsid w:val="0056547E"/>
    <w:rsid w:val="00565A3C"/>
    <w:rsid w:val="005668B4"/>
    <w:rsid w:val="00566928"/>
    <w:rsid w:val="005676BB"/>
    <w:rsid w:val="005702B7"/>
    <w:rsid w:val="00572B6D"/>
    <w:rsid w:val="00573196"/>
    <w:rsid w:val="0057348A"/>
    <w:rsid w:val="005742F3"/>
    <w:rsid w:val="00574308"/>
    <w:rsid w:val="00574523"/>
    <w:rsid w:val="005745CC"/>
    <w:rsid w:val="005753DE"/>
    <w:rsid w:val="0057555F"/>
    <w:rsid w:val="005757B6"/>
    <w:rsid w:val="00576A73"/>
    <w:rsid w:val="00576C63"/>
    <w:rsid w:val="00576DAF"/>
    <w:rsid w:val="00576EBE"/>
    <w:rsid w:val="005778F3"/>
    <w:rsid w:val="005801B7"/>
    <w:rsid w:val="00580756"/>
    <w:rsid w:val="00580B0C"/>
    <w:rsid w:val="00581446"/>
    <w:rsid w:val="00581699"/>
    <w:rsid w:val="00581ED6"/>
    <w:rsid w:val="00581EFD"/>
    <w:rsid w:val="00582679"/>
    <w:rsid w:val="00583C1D"/>
    <w:rsid w:val="00584853"/>
    <w:rsid w:val="00586299"/>
    <w:rsid w:val="00587683"/>
    <w:rsid w:val="00587C89"/>
    <w:rsid w:val="00587F4B"/>
    <w:rsid w:val="00590549"/>
    <w:rsid w:val="00590EFC"/>
    <w:rsid w:val="005915D4"/>
    <w:rsid w:val="00591D52"/>
    <w:rsid w:val="00592E2B"/>
    <w:rsid w:val="00595330"/>
    <w:rsid w:val="00595794"/>
    <w:rsid w:val="005957AE"/>
    <w:rsid w:val="00595830"/>
    <w:rsid w:val="005961CC"/>
    <w:rsid w:val="005967B1"/>
    <w:rsid w:val="005A06E8"/>
    <w:rsid w:val="005A0A37"/>
    <w:rsid w:val="005A0B0C"/>
    <w:rsid w:val="005A0F77"/>
    <w:rsid w:val="005A13A8"/>
    <w:rsid w:val="005A1823"/>
    <w:rsid w:val="005A22B8"/>
    <w:rsid w:val="005A302E"/>
    <w:rsid w:val="005A6FEE"/>
    <w:rsid w:val="005A7341"/>
    <w:rsid w:val="005B0A5E"/>
    <w:rsid w:val="005B0BAE"/>
    <w:rsid w:val="005B1FAF"/>
    <w:rsid w:val="005B3B9E"/>
    <w:rsid w:val="005B3EE2"/>
    <w:rsid w:val="005B4971"/>
    <w:rsid w:val="005B4999"/>
    <w:rsid w:val="005B4A4A"/>
    <w:rsid w:val="005B5990"/>
    <w:rsid w:val="005B620D"/>
    <w:rsid w:val="005B7319"/>
    <w:rsid w:val="005B77C1"/>
    <w:rsid w:val="005B7BC0"/>
    <w:rsid w:val="005C135A"/>
    <w:rsid w:val="005C1B42"/>
    <w:rsid w:val="005C1C69"/>
    <w:rsid w:val="005C2626"/>
    <w:rsid w:val="005C28C9"/>
    <w:rsid w:val="005C2B35"/>
    <w:rsid w:val="005C2EA7"/>
    <w:rsid w:val="005C320A"/>
    <w:rsid w:val="005C4029"/>
    <w:rsid w:val="005C48A8"/>
    <w:rsid w:val="005C639A"/>
    <w:rsid w:val="005C68D1"/>
    <w:rsid w:val="005D10E5"/>
    <w:rsid w:val="005D10F0"/>
    <w:rsid w:val="005D11F8"/>
    <w:rsid w:val="005D3AA0"/>
    <w:rsid w:val="005D5078"/>
    <w:rsid w:val="005D5B1E"/>
    <w:rsid w:val="005D6921"/>
    <w:rsid w:val="005D6DD9"/>
    <w:rsid w:val="005D7BC0"/>
    <w:rsid w:val="005D7C6C"/>
    <w:rsid w:val="005D7C7F"/>
    <w:rsid w:val="005E0E62"/>
    <w:rsid w:val="005E27A4"/>
    <w:rsid w:val="005E2B7F"/>
    <w:rsid w:val="005E2B86"/>
    <w:rsid w:val="005E2D53"/>
    <w:rsid w:val="005E309C"/>
    <w:rsid w:val="005E3997"/>
    <w:rsid w:val="005E3E69"/>
    <w:rsid w:val="005E4190"/>
    <w:rsid w:val="005E5139"/>
    <w:rsid w:val="005E592B"/>
    <w:rsid w:val="005E5E2C"/>
    <w:rsid w:val="005E5F7B"/>
    <w:rsid w:val="005E6CB6"/>
    <w:rsid w:val="005F05BB"/>
    <w:rsid w:val="005F11E2"/>
    <w:rsid w:val="005F1D9D"/>
    <w:rsid w:val="005F2871"/>
    <w:rsid w:val="005F2C7B"/>
    <w:rsid w:val="005F32EF"/>
    <w:rsid w:val="005F3D48"/>
    <w:rsid w:val="005F43C2"/>
    <w:rsid w:val="005F4C55"/>
    <w:rsid w:val="005F5528"/>
    <w:rsid w:val="005F724F"/>
    <w:rsid w:val="005F77F4"/>
    <w:rsid w:val="00600C4D"/>
    <w:rsid w:val="0060130D"/>
    <w:rsid w:val="006014E8"/>
    <w:rsid w:val="00601C06"/>
    <w:rsid w:val="00601D5D"/>
    <w:rsid w:val="00602344"/>
    <w:rsid w:val="00605341"/>
    <w:rsid w:val="0060654F"/>
    <w:rsid w:val="0060698F"/>
    <w:rsid w:val="00606A1A"/>
    <w:rsid w:val="006071C3"/>
    <w:rsid w:val="006076C2"/>
    <w:rsid w:val="00607C2E"/>
    <w:rsid w:val="00607E1D"/>
    <w:rsid w:val="0061045A"/>
    <w:rsid w:val="006105B2"/>
    <w:rsid w:val="006106E0"/>
    <w:rsid w:val="006112A8"/>
    <w:rsid w:val="006112FB"/>
    <w:rsid w:val="00611B78"/>
    <w:rsid w:val="00612765"/>
    <w:rsid w:val="00612849"/>
    <w:rsid w:val="0061286A"/>
    <w:rsid w:val="00613BB6"/>
    <w:rsid w:val="00613C67"/>
    <w:rsid w:val="006143B5"/>
    <w:rsid w:val="006158F8"/>
    <w:rsid w:val="00615EB1"/>
    <w:rsid w:val="00616E86"/>
    <w:rsid w:val="00616F4B"/>
    <w:rsid w:val="0061784A"/>
    <w:rsid w:val="00620231"/>
    <w:rsid w:val="00620275"/>
    <w:rsid w:val="00620FE2"/>
    <w:rsid w:val="00621D74"/>
    <w:rsid w:val="006236C4"/>
    <w:rsid w:val="00624E05"/>
    <w:rsid w:val="00624E72"/>
    <w:rsid w:val="00625625"/>
    <w:rsid w:val="00625AB4"/>
    <w:rsid w:val="00625C72"/>
    <w:rsid w:val="006260A8"/>
    <w:rsid w:val="006267BA"/>
    <w:rsid w:val="00626B10"/>
    <w:rsid w:val="00626C46"/>
    <w:rsid w:val="0063094F"/>
    <w:rsid w:val="00631B9B"/>
    <w:rsid w:val="00631CE7"/>
    <w:rsid w:val="00631D4D"/>
    <w:rsid w:val="00631F28"/>
    <w:rsid w:val="006322E0"/>
    <w:rsid w:val="0063308D"/>
    <w:rsid w:val="0063330E"/>
    <w:rsid w:val="0063386B"/>
    <w:rsid w:val="00634265"/>
    <w:rsid w:val="00635205"/>
    <w:rsid w:val="00635223"/>
    <w:rsid w:val="006366BE"/>
    <w:rsid w:val="00636AE4"/>
    <w:rsid w:val="00640308"/>
    <w:rsid w:val="006411BD"/>
    <w:rsid w:val="00641214"/>
    <w:rsid w:val="00641C9E"/>
    <w:rsid w:val="00642940"/>
    <w:rsid w:val="0064356C"/>
    <w:rsid w:val="006442B8"/>
    <w:rsid w:val="0064530F"/>
    <w:rsid w:val="00645BAB"/>
    <w:rsid w:val="00646B4E"/>
    <w:rsid w:val="0064772C"/>
    <w:rsid w:val="00647A94"/>
    <w:rsid w:val="00650567"/>
    <w:rsid w:val="00650937"/>
    <w:rsid w:val="00650E89"/>
    <w:rsid w:val="0065138D"/>
    <w:rsid w:val="00651973"/>
    <w:rsid w:val="00652BBC"/>
    <w:rsid w:val="00652FDD"/>
    <w:rsid w:val="006532B9"/>
    <w:rsid w:val="00653A0A"/>
    <w:rsid w:val="00653B7F"/>
    <w:rsid w:val="00653EBB"/>
    <w:rsid w:val="00654132"/>
    <w:rsid w:val="00654401"/>
    <w:rsid w:val="00654D0F"/>
    <w:rsid w:val="00654E66"/>
    <w:rsid w:val="0065643D"/>
    <w:rsid w:val="006575E0"/>
    <w:rsid w:val="00657762"/>
    <w:rsid w:val="00657D46"/>
    <w:rsid w:val="0066051C"/>
    <w:rsid w:val="00661F86"/>
    <w:rsid w:val="00662863"/>
    <w:rsid w:val="00663155"/>
    <w:rsid w:val="00663917"/>
    <w:rsid w:val="00663CA8"/>
    <w:rsid w:val="00664F17"/>
    <w:rsid w:val="0066749F"/>
    <w:rsid w:val="006703AB"/>
    <w:rsid w:val="006726CA"/>
    <w:rsid w:val="00672796"/>
    <w:rsid w:val="00672F6E"/>
    <w:rsid w:val="00673A06"/>
    <w:rsid w:val="00674342"/>
    <w:rsid w:val="00674F50"/>
    <w:rsid w:val="0067539A"/>
    <w:rsid w:val="00675523"/>
    <w:rsid w:val="00675712"/>
    <w:rsid w:val="006757CE"/>
    <w:rsid w:val="00677D25"/>
    <w:rsid w:val="00677F03"/>
    <w:rsid w:val="006817AB"/>
    <w:rsid w:val="006819D9"/>
    <w:rsid w:val="00681AF7"/>
    <w:rsid w:val="00681BCD"/>
    <w:rsid w:val="00682468"/>
    <w:rsid w:val="0068263E"/>
    <w:rsid w:val="00682B9E"/>
    <w:rsid w:val="00683402"/>
    <w:rsid w:val="00683E52"/>
    <w:rsid w:val="00684063"/>
    <w:rsid w:val="00685325"/>
    <w:rsid w:val="00685C35"/>
    <w:rsid w:val="00686D94"/>
    <w:rsid w:val="0068715F"/>
    <w:rsid w:val="00687EA9"/>
    <w:rsid w:val="00687EF2"/>
    <w:rsid w:val="0069147F"/>
    <w:rsid w:val="0069216C"/>
    <w:rsid w:val="006937F7"/>
    <w:rsid w:val="00693AB0"/>
    <w:rsid w:val="00694B0D"/>
    <w:rsid w:val="00694B69"/>
    <w:rsid w:val="006953D4"/>
    <w:rsid w:val="0069554A"/>
    <w:rsid w:val="0069566E"/>
    <w:rsid w:val="006962FA"/>
    <w:rsid w:val="0069634B"/>
    <w:rsid w:val="00696BE7"/>
    <w:rsid w:val="006974EC"/>
    <w:rsid w:val="006976E4"/>
    <w:rsid w:val="006A013E"/>
    <w:rsid w:val="006A0433"/>
    <w:rsid w:val="006A1C46"/>
    <w:rsid w:val="006A2097"/>
    <w:rsid w:val="006A4436"/>
    <w:rsid w:val="006A447D"/>
    <w:rsid w:val="006A46DC"/>
    <w:rsid w:val="006A521D"/>
    <w:rsid w:val="006A52FF"/>
    <w:rsid w:val="006A5CAA"/>
    <w:rsid w:val="006A61B3"/>
    <w:rsid w:val="006A6279"/>
    <w:rsid w:val="006A6692"/>
    <w:rsid w:val="006A760F"/>
    <w:rsid w:val="006A77B3"/>
    <w:rsid w:val="006A7FA5"/>
    <w:rsid w:val="006B065A"/>
    <w:rsid w:val="006B210B"/>
    <w:rsid w:val="006B3049"/>
    <w:rsid w:val="006B3072"/>
    <w:rsid w:val="006B5066"/>
    <w:rsid w:val="006B52AE"/>
    <w:rsid w:val="006B5D1B"/>
    <w:rsid w:val="006B6821"/>
    <w:rsid w:val="006B69E3"/>
    <w:rsid w:val="006C0306"/>
    <w:rsid w:val="006C0B6E"/>
    <w:rsid w:val="006C0F53"/>
    <w:rsid w:val="006C15B1"/>
    <w:rsid w:val="006C18C3"/>
    <w:rsid w:val="006C1B79"/>
    <w:rsid w:val="006C35A0"/>
    <w:rsid w:val="006C38C1"/>
    <w:rsid w:val="006C4487"/>
    <w:rsid w:val="006C52C4"/>
    <w:rsid w:val="006C5AF7"/>
    <w:rsid w:val="006C5F0B"/>
    <w:rsid w:val="006C65C9"/>
    <w:rsid w:val="006C770E"/>
    <w:rsid w:val="006D05DC"/>
    <w:rsid w:val="006D0A3E"/>
    <w:rsid w:val="006D0D2C"/>
    <w:rsid w:val="006D132F"/>
    <w:rsid w:val="006D13CE"/>
    <w:rsid w:val="006D1411"/>
    <w:rsid w:val="006D15B1"/>
    <w:rsid w:val="006D1640"/>
    <w:rsid w:val="006D1C5A"/>
    <w:rsid w:val="006D2143"/>
    <w:rsid w:val="006D2BEF"/>
    <w:rsid w:val="006D301B"/>
    <w:rsid w:val="006D418E"/>
    <w:rsid w:val="006D4D04"/>
    <w:rsid w:val="006D4D2A"/>
    <w:rsid w:val="006D6186"/>
    <w:rsid w:val="006D6BAB"/>
    <w:rsid w:val="006D7611"/>
    <w:rsid w:val="006D76C6"/>
    <w:rsid w:val="006E0363"/>
    <w:rsid w:val="006E0880"/>
    <w:rsid w:val="006E11A3"/>
    <w:rsid w:val="006E1B71"/>
    <w:rsid w:val="006E222F"/>
    <w:rsid w:val="006E2F3C"/>
    <w:rsid w:val="006E4301"/>
    <w:rsid w:val="006E4455"/>
    <w:rsid w:val="006E4B20"/>
    <w:rsid w:val="006E5115"/>
    <w:rsid w:val="006E5BD0"/>
    <w:rsid w:val="006E5BE0"/>
    <w:rsid w:val="006E5D49"/>
    <w:rsid w:val="006E6E2D"/>
    <w:rsid w:val="006E6FD2"/>
    <w:rsid w:val="006F028E"/>
    <w:rsid w:val="006F05BD"/>
    <w:rsid w:val="006F0D48"/>
    <w:rsid w:val="006F18C6"/>
    <w:rsid w:val="006F1A9B"/>
    <w:rsid w:val="006F1C36"/>
    <w:rsid w:val="006F2030"/>
    <w:rsid w:val="006F2EA6"/>
    <w:rsid w:val="006F4483"/>
    <w:rsid w:val="006F4ACF"/>
    <w:rsid w:val="006F4C8F"/>
    <w:rsid w:val="006F51F2"/>
    <w:rsid w:val="006F58CA"/>
    <w:rsid w:val="006F5B1A"/>
    <w:rsid w:val="006F5C0E"/>
    <w:rsid w:val="006F7992"/>
    <w:rsid w:val="00700429"/>
    <w:rsid w:val="00700858"/>
    <w:rsid w:val="00700AC0"/>
    <w:rsid w:val="007030D4"/>
    <w:rsid w:val="00703145"/>
    <w:rsid w:val="0070443A"/>
    <w:rsid w:val="007061A3"/>
    <w:rsid w:val="007061B2"/>
    <w:rsid w:val="00706235"/>
    <w:rsid w:val="00706914"/>
    <w:rsid w:val="007072E1"/>
    <w:rsid w:val="0070757C"/>
    <w:rsid w:val="00710050"/>
    <w:rsid w:val="00710C2B"/>
    <w:rsid w:val="007110DA"/>
    <w:rsid w:val="0071194E"/>
    <w:rsid w:val="00712442"/>
    <w:rsid w:val="00714C9F"/>
    <w:rsid w:val="007154EA"/>
    <w:rsid w:val="00715514"/>
    <w:rsid w:val="00717A14"/>
    <w:rsid w:val="00717D7E"/>
    <w:rsid w:val="00720755"/>
    <w:rsid w:val="00720911"/>
    <w:rsid w:val="0072169A"/>
    <w:rsid w:val="00721DF3"/>
    <w:rsid w:val="007221BB"/>
    <w:rsid w:val="007226A1"/>
    <w:rsid w:val="0072305C"/>
    <w:rsid w:val="0072381D"/>
    <w:rsid w:val="00724033"/>
    <w:rsid w:val="00725246"/>
    <w:rsid w:val="00727205"/>
    <w:rsid w:val="00727D91"/>
    <w:rsid w:val="00731287"/>
    <w:rsid w:val="00731E0E"/>
    <w:rsid w:val="007331CF"/>
    <w:rsid w:val="00733881"/>
    <w:rsid w:val="007338F6"/>
    <w:rsid w:val="00734117"/>
    <w:rsid w:val="00734DD4"/>
    <w:rsid w:val="007354C5"/>
    <w:rsid w:val="00736169"/>
    <w:rsid w:val="00736D32"/>
    <w:rsid w:val="00737BF2"/>
    <w:rsid w:val="00740696"/>
    <w:rsid w:val="00741E19"/>
    <w:rsid w:val="0074223C"/>
    <w:rsid w:val="00742CD5"/>
    <w:rsid w:val="00742D0F"/>
    <w:rsid w:val="007437F0"/>
    <w:rsid w:val="0074385E"/>
    <w:rsid w:val="007440D8"/>
    <w:rsid w:val="0074417F"/>
    <w:rsid w:val="007460A2"/>
    <w:rsid w:val="0074633B"/>
    <w:rsid w:val="00746365"/>
    <w:rsid w:val="007471DE"/>
    <w:rsid w:val="00747232"/>
    <w:rsid w:val="0075033F"/>
    <w:rsid w:val="00750B43"/>
    <w:rsid w:val="00750C96"/>
    <w:rsid w:val="00750F96"/>
    <w:rsid w:val="007527C0"/>
    <w:rsid w:val="0075309F"/>
    <w:rsid w:val="00753D5E"/>
    <w:rsid w:val="00753F09"/>
    <w:rsid w:val="007541D1"/>
    <w:rsid w:val="00754C8F"/>
    <w:rsid w:val="00755033"/>
    <w:rsid w:val="00755C8A"/>
    <w:rsid w:val="00755F14"/>
    <w:rsid w:val="0075698A"/>
    <w:rsid w:val="0075736F"/>
    <w:rsid w:val="00760088"/>
    <w:rsid w:val="00761953"/>
    <w:rsid w:val="00762694"/>
    <w:rsid w:val="00763BD4"/>
    <w:rsid w:val="007648F2"/>
    <w:rsid w:val="00765B25"/>
    <w:rsid w:val="007670E8"/>
    <w:rsid w:val="007677D3"/>
    <w:rsid w:val="007678EF"/>
    <w:rsid w:val="00767A4C"/>
    <w:rsid w:val="00771384"/>
    <w:rsid w:val="00772EB8"/>
    <w:rsid w:val="00773954"/>
    <w:rsid w:val="00774696"/>
    <w:rsid w:val="0077507B"/>
    <w:rsid w:val="00777A0C"/>
    <w:rsid w:val="00777AD2"/>
    <w:rsid w:val="007801E6"/>
    <w:rsid w:val="00781BB8"/>
    <w:rsid w:val="007826FE"/>
    <w:rsid w:val="007829C3"/>
    <w:rsid w:val="0078309B"/>
    <w:rsid w:val="00783440"/>
    <w:rsid w:val="00783CBA"/>
    <w:rsid w:val="00784158"/>
    <w:rsid w:val="007841BD"/>
    <w:rsid w:val="00784264"/>
    <w:rsid w:val="00785BF5"/>
    <w:rsid w:val="007864BD"/>
    <w:rsid w:val="007865F5"/>
    <w:rsid w:val="007866DF"/>
    <w:rsid w:val="007873B4"/>
    <w:rsid w:val="0079063F"/>
    <w:rsid w:val="00790689"/>
    <w:rsid w:val="00790712"/>
    <w:rsid w:val="0079153F"/>
    <w:rsid w:val="00791E00"/>
    <w:rsid w:val="00792343"/>
    <w:rsid w:val="0079248C"/>
    <w:rsid w:val="007924DB"/>
    <w:rsid w:val="00792B2B"/>
    <w:rsid w:val="0079394C"/>
    <w:rsid w:val="00794331"/>
    <w:rsid w:val="0079472C"/>
    <w:rsid w:val="00794EA4"/>
    <w:rsid w:val="00794EC2"/>
    <w:rsid w:val="00795111"/>
    <w:rsid w:val="00796C7C"/>
    <w:rsid w:val="007A0317"/>
    <w:rsid w:val="007A160C"/>
    <w:rsid w:val="007A190A"/>
    <w:rsid w:val="007A1BD4"/>
    <w:rsid w:val="007A202F"/>
    <w:rsid w:val="007A2360"/>
    <w:rsid w:val="007A23DA"/>
    <w:rsid w:val="007A248B"/>
    <w:rsid w:val="007A26A5"/>
    <w:rsid w:val="007A28C2"/>
    <w:rsid w:val="007A2C3C"/>
    <w:rsid w:val="007A4386"/>
    <w:rsid w:val="007A537E"/>
    <w:rsid w:val="007A59BA"/>
    <w:rsid w:val="007A68E1"/>
    <w:rsid w:val="007A6F68"/>
    <w:rsid w:val="007A7033"/>
    <w:rsid w:val="007A71B6"/>
    <w:rsid w:val="007B09F9"/>
    <w:rsid w:val="007B1A64"/>
    <w:rsid w:val="007B22FF"/>
    <w:rsid w:val="007B26EB"/>
    <w:rsid w:val="007B2988"/>
    <w:rsid w:val="007B29D8"/>
    <w:rsid w:val="007B2CB6"/>
    <w:rsid w:val="007B2DDE"/>
    <w:rsid w:val="007B3275"/>
    <w:rsid w:val="007B4126"/>
    <w:rsid w:val="007B4261"/>
    <w:rsid w:val="007B454F"/>
    <w:rsid w:val="007B4E68"/>
    <w:rsid w:val="007B60FF"/>
    <w:rsid w:val="007B6183"/>
    <w:rsid w:val="007B66C0"/>
    <w:rsid w:val="007B7B94"/>
    <w:rsid w:val="007B7DEB"/>
    <w:rsid w:val="007C0165"/>
    <w:rsid w:val="007C0A37"/>
    <w:rsid w:val="007C1441"/>
    <w:rsid w:val="007C2BA0"/>
    <w:rsid w:val="007C2C10"/>
    <w:rsid w:val="007C2EB3"/>
    <w:rsid w:val="007C503C"/>
    <w:rsid w:val="007C5BCE"/>
    <w:rsid w:val="007C6E70"/>
    <w:rsid w:val="007C7C2A"/>
    <w:rsid w:val="007D03E1"/>
    <w:rsid w:val="007D06D9"/>
    <w:rsid w:val="007D183E"/>
    <w:rsid w:val="007D1A8A"/>
    <w:rsid w:val="007D292D"/>
    <w:rsid w:val="007D2A2A"/>
    <w:rsid w:val="007D2BC0"/>
    <w:rsid w:val="007D2FE7"/>
    <w:rsid w:val="007D3352"/>
    <w:rsid w:val="007D3AED"/>
    <w:rsid w:val="007D7066"/>
    <w:rsid w:val="007D73B1"/>
    <w:rsid w:val="007D7C0D"/>
    <w:rsid w:val="007E0295"/>
    <w:rsid w:val="007E1271"/>
    <w:rsid w:val="007E1AA3"/>
    <w:rsid w:val="007E1F25"/>
    <w:rsid w:val="007E26E5"/>
    <w:rsid w:val="007E340F"/>
    <w:rsid w:val="007E3B51"/>
    <w:rsid w:val="007E4611"/>
    <w:rsid w:val="007E5786"/>
    <w:rsid w:val="007E5FC3"/>
    <w:rsid w:val="007E6629"/>
    <w:rsid w:val="007E6D6E"/>
    <w:rsid w:val="007F03FB"/>
    <w:rsid w:val="007F0567"/>
    <w:rsid w:val="007F06CF"/>
    <w:rsid w:val="007F0954"/>
    <w:rsid w:val="007F0EA3"/>
    <w:rsid w:val="007F1258"/>
    <w:rsid w:val="007F152D"/>
    <w:rsid w:val="007F191D"/>
    <w:rsid w:val="007F6E9B"/>
    <w:rsid w:val="007F7084"/>
    <w:rsid w:val="007F77F7"/>
    <w:rsid w:val="007F7889"/>
    <w:rsid w:val="007F791F"/>
    <w:rsid w:val="007F7C81"/>
    <w:rsid w:val="007F7E92"/>
    <w:rsid w:val="008021FD"/>
    <w:rsid w:val="00803872"/>
    <w:rsid w:val="00804B88"/>
    <w:rsid w:val="00805E27"/>
    <w:rsid w:val="008066D0"/>
    <w:rsid w:val="0081019B"/>
    <w:rsid w:val="00811AF8"/>
    <w:rsid w:val="00812850"/>
    <w:rsid w:val="00813930"/>
    <w:rsid w:val="00814A7A"/>
    <w:rsid w:val="00814D4C"/>
    <w:rsid w:val="00814F15"/>
    <w:rsid w:val="00815DCC"/>
    <w:rsid w:val="00816A02"/>
    <w:rsid w:val="008174F0"/>
    <w:rsid w:val="00817671"/>
    <w:rsid w:val="00817DB3"/>
    <w:rsid w:val="00822447"/>
    <w:rsid w:val="0082244B"/>
    <w:rsid w:val="00822F23"/>
    <w:rsid w:val="008233D2"/>
    <w:rsid w:val="0082374B"/>
    <w:rsid w:val="00823764"/>
    <w:rsid w:val="008239C1"/>
    <w:rsid w:val="00823CE3"/>
    <w:rsid w:val="008242DA"/>
    <w:rsid w:val="008243D3"/>
    <w:rsid w:val="0082471F"/>
    <w:rsid w:val="00824D2A"/>
    <w:rsid w:val="00824EBD"/>
    <w:rsid w:val="0082661C"/>
    <w:rsid w:val="008273E9"/>
    <w:rsid w:val="008306D4"/>
    <w:rsid w:val="00830999"/>
    <w:rsid w:val="00830DC5"/>
    <w:rsid w:val="00831078"/>
    <w:rsid w:val="00831C66"/>
    <w:rsid w:val="0083363B"/>
    <w:rsid w:val="00834BA4"/>
    <w:rsid w:val="00834E5F"/>
    <w:rsid w:val="008357D4"/>
    <w:rsid w:val="00836553"/>
    <w:rsid w:val="00837461"/>
    <w:rsid w:val="0083768B"/>
    <w:rsid w:val="0084264C"/>
    <w:rsid w:val="00842DB9"/>
    <w:rsid w:val="00842DC4"/>
    <w:rsid w:val="00843045"/>
    <w:rsid w:val="008431BD"/>
    <w:rsid w:val="008438E9"/>
    <w:rsid w:val="008446CC"/>
    <w:rsid w:val="00844E5B"/>
    <w:rsid w:val="008456D6"/>
    <w:rsid w:val="008501FD"/>
    <w:rsid w:val="008507E7"/>
    <w:rsid w:val="008529D9"/>
    <w:rsid w:val="00853E42"/>
    <w:rsid w:val="008540C8"/>
    <w:rsid w:val="00855D41"/>
    <w:rsid w:val="008565B5"/>
    <w:rsid w:val="008567D8"/>
    <w:rsid w:val="00856CA7"/>
    <w:rsid w:val="00856DC4"/>
    <w:rsid w:val="00860327"/>
    <w:rsid w:val="00860852"/>
    <w:rsid w:val="0086183B"/>
    <w:rsid w:val="00861C64"/>
    <w:rsid w:val="00862476"/>
    <w:rsid w:val="00863866"/>
    <w:rsid w:val="00863B94"/>
    <w:rsid w:val="00863C6D"/>
    <w:rsid w:val="008644E9"/>
    <w:rsid w:val="00864953"/>
    <w:rsid w:val="008651B8"/>
    <w:rsid w:val="0086538B"/>
    <w:rsid w:val="008658E9"/>
    <w:rsid w:val="008717B9"/>
    <w:rsid w:val="0087187D"/>
    <w:rsid w:val="00872CB1"/>
    <w:rsid w:val="00873360"/>
    <w:rsid w:val="00873756"/>
    <w:rsid w:val="00873924"/>
    <w:rsid w:val="00873E6D"/>
    <w:rsid w:val="008751FD"/>
    <w:rsid w:val="00877592"/>
    <w:rsid w:val="008775AB"/>
    <w:rsid w:val="00877DCD"/>
    <w:rsid w:val="008802EA"/>
    <w:rsid w:val="00881413"/>
    <w:rsid w:val="00881962"/>
    <w:rsid w:val="00882DF2"/>
    <w:rsid w:val="00883E2D"/>
    <w:rsid w:val="00884867"/>
    <w:rsid w:val="0088502A"/>
    <w:rsid w:val="008855CC"/>
    <w:rsid w:val="00885859"/>
    <w:rsid w:val="008863AD"/>
    <w:rsid w:val="00886B66"/>
    <w:rsid w:val="00890AF9"/>
    <w:rsid w:val="00890CB4"/>
    <w:rsid w:val="008929E8"/>
    <w:rsid w:val="008929F9"/>
    <w:rsid w:val="00892EAC"/>
    <w:rsid w:val="008932FE"/>
    <w:rsid w:val="0089347D"/>
    <w:rsid w:val="00894BA8"/>
    <w:rsid w:val="0089562E"/>
    <w:rsid w:val="008968D4"/>
    <w:rsid w:val="00896C69"/>
    <w:rsid w:val="008970AB"/>
    <w:rsid w:val="008973E8"/>
    <w:rsid w:val="00897C49"/>
    <w:rsid w:val="00897D7C"/>
    <w:rsid w:val="008A03A8"/>
    <w:rsid w:val="008A05DA"/>
    <w:rsid w:val="008A1128"/>
    <w:rsid w:val="008A16FB"/>
    <w:rsid w:val="008A1CF1"/>
    <w:rsid w:val="008A2A6C"/>
    <w:rsid w:val="008A2B13"/>
    <w:rsid w:val="008A2C9B"/>
    <w:rsid w:val="008A6A0E"/>
    <w:rsid w:val="008B1A20"/>
    <w:rsid w:val="008B1EE8"/>
    <w:rsid w:val="008B2346"/>
    <w:rsid w:val="008B2375"/>
    <w:rsid w:val="008B27B5"/>
    <w:rsid w:val="008B2B2C"/>
    <w:rsid w:val="008B2F0D"/>
    <w:rsid w:val="008B3FD8"/>
    <w:rsid w:val="008B472B"/>
    <w:rsid w:val="008B4B20"/>
    <w:rsid w:val="008B627E"/>
    <w:rsid w:val="008B639E"/>
    <w:rsid w:val="008B694F"/>
    <w:rsid w:val="008B78DF"/>
    <w:rsid w:val="008B7A66"/>
    <w:rsid w:val="008B7B96"/>
    <w:rsid w:val="008C05C3"/>
    <w:rsid w:val="008C1B31"/>
    <w:rsid w:val="008C2233"/>
    <w:rsid w:val="008C2A88"/>
    <w:rsid w:val="008C3200"/>
    <w:rsid w:val="008C338C"/>
    <w:rsid w:val="008C3FF1"/>
    <w:rsid w:val="008C491A"/>
    <w:rsid w:val="008C4A35"/>
    <w:rsid w:val="008C4B3E"/>
    <w:rsid w:val="008C5A3C"/>
    <w:rsid w:val="008C615B"/>
    <w:rsid w:val="008C6A81"/>
    <w:rsid w:val="008C6E3B"/>
    <w:rsid w:val="008C75C1"/>
    <w:rsid w:val="008D014D"/>
    <w:rsid w:val="008D0A87"/>
    <w:rsid w:val="008D36AE"/>
    <w:rsid w:val="008D39FA"/>
    <w:rsid w:val="008D4BCF"/>
    <w:rsid w:val="008D5718"/>
    <w:rsid w:val="008D5FD1"/>
    <w:rsid w:val="008D61C9"/>
    <w:rsid w:val="008E0623"/>
    <w:rsid w:val="008E080B"/>
    <w:rsid w:val="008E0812"/>
    <w:rsid w:val="008E0E3B"/>
    <w:rsid w:val="008E152B"/>
    <w:rsid w:val="008E1541"/>
    <w:rsid w:val="008E2BF8"/>
    <w:rsid w:val="008E3C87"/>
    <w:rsid w:val="008E3EA0"/>
    <w:rsid w:val="008E4181"/>
    <w:rsid w:val="008E4347"/>
    <w:rsid w:val="008E460E"/>
    <w:rsid w:val="008E4983"/>
    <w:rsid w:val="008E4C01"/>
    <w:rsid w:val="008E59DE"/>
    <w:rsid w:val="008E5B84"/>
    <w:rsid w:val="008E65A7"/>
    <w:rsid w:val="008E75DD"/>
    <w:rsid w:val="008E7BE1"/>
    <w:rsid w:val="008E7C0B"/>
    <w:rsid w:val="008F0108"/>
    <w:rsid w:val="008F0634"/>
    <w:rsid w:val="008F09BC"/>
    <w:rsid w:val="008F1AF1"/>
    <w:rsid w:val="008F1B24"/>
    <w:rsid w:val="008F2546"/>
    <w:rsid w:val="008F402A"/>
    <w:rsid w:val="008F4748"/>
    <w:rsid w:val="008F4833"/>
    <w:rsid w:val="008F4C00"/>
    <w:rsid w:val="008F5783"/>
    <w:rsid w:val="008F5DCF"/>
    <w:rsid w:val="008F5E2D"/>
    <w:rsid w:val="008F6371"/>
    <w:rsid w:val="008F774D"/>
    <w:rsid w:val="008F78D0"/>
    <w:rsid w:val="008F7936"/>
    <w:rsid w:val="008F7E8A"/>
    <w:rsid w:val="00900A6B"/>
    <w:rsid w:val="00901970"/>
    <w:rsid w:val="00901AD7"/>
    <w:rsid w:val="00901BC4"/>
    <w:rsid w:val="00901EA1"/>
    <w:rsid w:val="00901F5A"/>
    <w:rsid w:val="009029DD"/>
    <w:rsid w:val="009037B8"/>
    <w:rsid w:val="009042A9"/>
    <w:rsid w:val="00904689"/>
    <w:rsid w:val="00904878"/>
    <w:rsid w:val="00905A02"/>
    <w:rsid w:val="009062CF"/>
    <w:rsid w:val="0090716E"/>
    <w:rsid w:val="00907770"/>
    <w:rsid w:val="00911244"/>
    <w:rsid w:val="009112BD"/>
    <w:rsid w:val="0091282B"/>
    <w:rsid w:val="00913B32"/>
    <w:rsid w:val="00913D5E"/>
    <w:rsid w:val="009157DF"/>
    <w:rsid w:val="009158BA"/>
    <w:rsid w:val="00916D07"/>
    <w:rsid w:val="00917F77"/>
    <w:rsid w:val="00920FDF"/>
    <w:rsid w:val="00921127"/>
    <w:rsid w:val="00922517"/>
    <w:rsid w:val="00923047"/>
    <w:rsid w:val="009232E8"/>
    <w:rsid w:val="00923369"/>
    <w:rsid w:val="009242F8"/>
    <w:rsid w:val="009243B6"/>
    <w:rsid w:val="00924E01"/>
    <w:rsid w:val="0092504A"/>
    <w:rsid w:val="0092535E"/>
    <w:rsid w:val="009256CD"/>
    <w:rsid w:val="00925825"/>
    <w:rsid w:val="0092765C"/>
    <w:rsid w:val="00927744"/>
    <w:rsid w:val="00930969"/>
    <w:rsid w:val="00932564"/>
    <w:rsid w:val="00932B2D"/>
    <w:rsid w:val="00932E72"/>
    <w:rsid w:val="00933351"/>
    <w:rsid w:val="009336FD"/>
    <w:rsid w:val="00934C05"/>
    <w:rsid w:val="00935043"/>
    <w:rsid w:val="0093554B"/>
    <w:rsid w:val="00936F4E"/>
    <w:rsid w:val="0093765C"/>
    <w:rsid w:val="00937CD4"/>
    <w:rsid w:val="00937D5D"/>
    <w:rsid w:val="0094169D"/>
    <w:rsid w:val="0094197F"/>
    <w:rsid w:val="00941E8D"/>
    <w:rsid w:val="00942F4B"/>
    <w:rsid w:val="00943D50"/>
    <w:rsid w:val="00943D5D"/>
    <w:rsid w:val="00943F35"/>
    <w:rsid w:val="00945804"/>
    <w:rsid w:val="009459F6"/>
    <w:rsid w:val="00945BFA"/>
    <w:rsid w:val="00946CD6"/>
    <w:rsid w:val="00947293"/>
    <w:rsid w:val="00947834"/>
    <w:rsid w:val="00947DCD"/>
    <w:rsid w:val="00951106"/>
    <w:rsid w:val="00952069"/>
    <w:rsid w:val="0095208D"/>
    <w:rsid w:val="009529DA"/>
    <w:rsid w:val="00952A47"/>
    <w:rsid w:val="009538F9"/>
    <w:rsid w:val="00954164"/>
    <w:rsid w:val="0095427A"/>
    <w:rsid w:val="00954339"/>
    <w:rsid w:val="00955044"/>
    <w:rsid w:val="0095518A"/>
    <w:rsid w:val="00957D21"/>
    <w:rsid w:val="009601B4"/>
    <w:rsid w:val="00962145"/>
    <w:rsid w:val="009622BE"/>
    <w:rsid w:val="0096512F"/>
    <w:rsid w:val="00965539"/>
    <w:rsid w:val="009660D6"/>
    <w:rsid w:val="00966231"/>
    <w:rsid w:val="00967ABB"/>
    <w:rsid w:val="00967C16"/>
    <w:rsid w:val="00967D65"/>
    <w:rsid w:val="00967E5E"/>
    <w:rsid w:val="0097046A"/>
    <w:rsid w:val="009706AE"/>
    <w:rsid w:val="00970B85"/>
    <w:rsid w:val="0097160E"/>
    <w:rsid w:val="009717D4"/>
    <w:rsid w:val="009726F2"/>
    <w:rsid w:val="00972815"/>
    <w:rsid w:val="00972951"/>
    <w:rsid w:val="0097298C"/>
    <w:rsid w:val="00974633"/>
    <w:rsid w:val="00975587"/>
    <w:rsid w:val="009766A9"/>
    <w:rsid w:val="00976E20"/>
    <w:rsid w:val="00977F44"/>
    <w:rsid w:val="009825A7"/>
    <w:rsid w:val="00982C95"/>
    <w:rsid w:val="00982CEF"/>
    <w:rsid w:val="00983257"/>
    <w:rsid w:val="00983D72"/>
    <w:rsid w:val="00983DDA"/>
    <w:rsid w:val="00984073"/>
    <w:rsid w:val="0098414B"/>
    <w:rsid w:val="00984723"/>
    <w:rsid w:val="00986634"/>
    <w:rsid w:val="0098736D"/>
    <w:rsid w:val="009877EA"/>
    <w:rsid w:val="00987FC8"/>
    <w:rsid w:val="00990A92"/>
    <w:rsid w:val="00991700"/>
    <w:rsid w:val="00991B89"/>
    <w:rsid w:val="00992AA6"/>
    <w:rsid w:val="00992CD7"/>
    <w:rsid w:val="00992FF6"/>
    <w:rsid w:val="00993D59"/>
    <w:rsid w:val="0099400F"/>
    <w:rsid w:val="00994C24"/>
    <w:rsid w:val="00996E81"/>
    <w:rsid w:val="0099755A"/>
    <w:rsid w:val="0099759C"/>
    <w:rsid w:val="00997C6C"/>
    <w:rsid w:val="009A0320"/>
    <w:rsid w:val="009A03F0"/>
    <w:rsid w:val="009A091F"/>
    <w:rsid w:val="009A0F27"/>
    <w:rsid w:val="009A12C4"/>
    <w:rsid w:val="009A13C7"/>
    <w:rsid w:val="009A2076"/>
    <w:rsid w:val="009A3155"/>
    <w:rsid w:val="009A31F1"/>
    <w:rsid w:val="009A35BF"/>
    <w:rsid w:val="009A4194"/>
    <w:rsid w:val="009A4456"/>
    <w:rsid w:val="009A5402"/>
    <w:rsid w:val="009A5E17"/>
    <w:rsid w:val="009A6997"/>
    <w:rsid w:val="009A72B7"/>
    <w:rsid w:val="009B106C"/>
    <w:rsid w:val="009B1833"/>
    <w:rsid w:val="009B224D"/>
    <w:rsid w:val="009B259D"/>
    <w:rsid w:val="009B46B6"/>
    <w:rsid w:val="009B49F9"/>
    <w:rsid w:val="009B4E7B"/>
    <w:rsid w:val="009B55C3"/>
    <w:rsid w:val="009B5940"/>
    <w:rsid w:val="009B5C07"/>
    <w:rsid w:val="009B61EC"/>
    <w:rsid w:val="009B6D45"/>
    <w:rsid w:val="009B7121"/>
    <w:rsid w:val="009B7256"/>
    <w:rsid w:val="009C0073"/>
    <w:rsid w:val="009C06F8"/>
    <w:rsid w:val="009C0D1D"/>
    <w:rsid w:val="009C1AE6"/>
    <w:rsid w:val="009C2789"/>
    <w:rsid w:val="009C36C6"/>
    <w:rsid w:val="009C389A"/>
    <w:rsid w:val="009C3A77"/>
    <w:rsid w:val="009C50F3"/>
    <w:rsid w:val="009C7E50"/>
    <w:rsid w:val="009C7F4F"/>
    <w:rsid w:val="009D0EDE"/>
    <w:rsid w:val="009D11D4"/>
    <w:rsid w:val="009D210F"/>
    <w:rsid w:val="009D234A"/>
    <w:rsid w:val="009D35E2"/>
    <w:rsid w:val="009D3B02"/>
    <w:rsid w:val="009D3C93"/>
    <w:rsid w:val="009D3CD5"/>
    <w:rsid w:val="009D494B"/>
    <w:rsid w:val="009D49C8"/>
    <w:rsid w:val="009D4A96"/>
    <w:rsid w:val="009D5C3E"/>
    <w:rsid w:val="009D65CF"/>
    <w:rsid w:val="009D78B9"/>
    <w:rsid w:val="009E05CE"/>
    <w:rsid w:val="009E147C"/>
    <w:rsid w:val="009E1A46"/>
    <w:rsid w:val="009E36ED"/>
    <w:rsid w:val="009E4ADD"/>
    <w:rsid w:val="009E58C0"/>
    <w:rsid w:val="009E639C"/>
    <w:rsid w:val="009E6AD7"/>
    <w:rsid w:val="009E7674"/>
    <w:rsid w:val="009E79F8"/>
    <w:rsid w:val="009F0A5F"/>
    <w:rsid w:val="009F0C0D"/>
    <w:rsid w:val="009F16E9"/>
    <w:rsid w:val="009F19DA"/>
    <w:rsid w:val="009F252E"/>
    <w:rsid w:val="009F2D9B"/>
    <w:rsid w:val="009F2ECD"/>
    <w:rsid w:val="009F3236"/>
    <w:rsid w:val="009F5B0B"/>
    <w:rsid w:val="009F7B4B"/>
    <w:rsid w:val="00A00AB6"/>
    <w:rsid w:val="00A00E15"/>
    <w:rsid w:val="00A011DB"/>
    <w:rsid w:val="00A02319"/>
    <w:rsid w:val="00A048C1"/>
    <w:rsid w:val="00A04B0E"/>
    <w:rsid w:val="00A05B4D"/>
    <w:rsid w:val="00A0688E"/>
    <w:rsid w:val="00A06B8A"/>
    <w:rsid w:val="00A11CD8"/>
    <w:rsid w:val="00A11E03"/>
    <w:rsid w:val="00A12710"/>
    <w:rsid w:val="00A12868"/>
    <w:rsid w:val="00A128BD"/>
    <w:rsid w:val="00A128BE"/>
    <w:rsid w:val="00A12C86"/>
    <w:rsid w:val="00A12D80"/>
    <w:rsid w:val="00A14A4A"/>
    <w:rsid w:val="00A14BD8"/>
    <w:rsid w:val="00A15049"/>
    <w:rsid w:val="00A1533E"/>
    <w:rsid w:val="00A1648B"/>
    <w:rsid w:val="00A16F64"/>
    <w:rsid w:val="00A171DA"/>
    <w:rsid w:val="00A17CAF"/>
    <w:rsid w:val="00A200E5"/>
    <w:rsid w:val="00A20162"/>
    <w:rsid w:val="00A20BBA"/>
    <w:rsid w:val="00A20BCA"/>
    <w:rsid w:val="00A21A28"/>
    <w:rsid w:val="00A21B80"/>
    <w:rsid w:val="00A21E36"/>
    <w:rsid w:val="00A23682"/>
    <w:rsid w:val="00A23D6E"/>
    <w:rsid w:val="00A248D7"/>
    <w:rsid w:val="00A2539E"/>
    <w:rsid w:val="00A2577B"/>
    <w:rsid w:val="00A25FA3"/>
    <w:rsid w:val="00A26FF2"/>
    <w:rsid w:val="00A2797D"/>
    <w:rsid w:val="00A27C38"/>
    <w:rsid w:val="00A31A48"/>
    <w:rsid w:val="00A33765"/>
    <w:rsid w:val="00A33CC6"/>
    <w:rsid w:val="00A35315"/>
    <w:rsid w:val="00A353EF"/>
    <w:rsid w:val="00A3689F"/>
    <w:rsid w:val="00A3770B"/>
    <w:rsid w:val="00A378A9"/>
    <w:rsid w:val="00A37AB3"/>
    <w:rsid w:val="00A4018F"/>
    <w:rsid w:val="00A40B86"/>
    <w:rsid w:val="00A41CE1"/>
    <w:rsid w:val="00A420CE"/>
    <w:rsid w:val="00A42495"/>
    <w:rsid w:val="00A428FD"/>
    <w:rsid w:val="00A43292"/>
    <w:rsid w:val="00A43FF4"/>
    <w:rsid w:val="00A44013"/>
    <w:rsid w:val="00A448FB"/>
    <w:rsid w:val="00A44980"/>
    <w:rsid w:val="00A44B4A"/>
    <w:rsid w:val="00A467CA"/>
    <w:rsid w:val="00A46837"/>
    <w:rsid w:val="00A47039"/>
    <w:rsid w:val="00A47D01"/>
    <w:rsid w:val="00A50173"/>
    <w:rsid w:val="00A5160E"/>
    <w:rsid w:val="00A51E9C"/>
    <w:rsid w:val="00A51FBA"/>
    <w:rsid w:val="00A5281B"/>
    <w:rsid w:val="00A5347E"/>
    <w:rsid w:val="00A53C7A"/>
    <w:rsid w:val="00A54095"/>
    <w:rsid w:val="00A54709"/>
    <w:rsid w:val="00A54CCD"/>
    <w:rsid w:val="00A553E1"/>
    <w:rsid w:val="00A5735C"/>
    <w:rsid w:val="00A60050"/>
    <w:rsid w:val="00A601A4"/>
    <w:rsid w:val="00A603CB"/>
    <w:rsid w:val="00A6136A"/>
    <w:rsid w:val="00A613CE"/>
    <w:rsid w:val="00A617AA"/>
    <w:rsid w:val="00A617B8"/>
    <w:rsid w:val="00A61F1B"/>
    <w:rsid w:val="00A62780"/>
    <w:rsid w:val="00A62936"/>
    <w:rsid w:val="00A62A47"/>
    <w:rsid w:val="00A636F3"/>
    <w:rsid w:val="00A63C0B"/>
    <w:rsid w:val="00A647A9"/>
    <w:rsid w:val="00A64B70"/>
    <w:rsid w:val="00A65AD7"/>
    <w:rsid w:val="00A66816"/>
    <w:rsid w:val="00A67029"/>
    <w:rsid w:val="00A6778B"/>
    <w:rsid w:val="00A7308C"/>
    <w:rsid w:val="00A733EC"/>
    <w:rsid w:val="00A736D6"/>
    <w:rsid w:val="00A73E21"/>
    <w:rsid w:val="00A744EB"/>
    <w:rsid w:val="00A74CE0"/>
    <w:rsid w:val="00A75D58"/>
    <w:rsid w:val="00A769B1"/>
    <w:rsid w:val="00A76CCF"/>
    <w:rsid w:val="00A76FE9"/>
    <w:rsid w:val="00A807A7"/>
    <w:rsid w:val="00A81CE5"/>
    <w:rsid w:val="00A82521"/>
    <w:rsid w:val="00A826ED"/>
    <w:rsid w:val="00A83CA9"/>
    <w:rsid w:val="00A84E45"/>
    <w:rsid w:val="00A8503D"/>
    <w:rsid w:val="00A854E9"/>
    <w:rsid w:val="00A85654"/>
    <w:rsid w:val="00A86A7C"/>
    <w:rsid w:val="00A86E77"/>
    <w:rsid w:val="00A8780C"/>
    <w:rsid w:val="00A90650"/>
    <w:rsid w:val="00A9122D"/>
    <w:rsid w:val="00A9135F"/>
    <w:rsid w:val="00A913F5"/>
    <w:rsid w:val="00A91D0F"/>
    <w:rsid w:val="00A920C1"/>
    <w:rsid w:val="00A922D4"/>
    <w:rsid w:val="00A9235C"/>
    <w:rsid w:val="00A9247C"/>
    <w:rsid w:val="00A9250C"/>
    <w:rsid w:val="00A9317F"/>
    <w:rsid w:val="00A93C79"/>
    <w:rsid w:val="00A93F3A"/>
    <w:rsid w:val="00A941A3"/>
    <w:rsid w:val="00A9611E"/>
    <w:rsid w:val="00A96A79"/>
    <w:rsid w:val="00A971EB"/>
    <w:rsid w:val="00A9754F"/>
    <w:rsid w:val="00AA06AC"/>
    <w:rsid w:val="00AA20C4"/>
    <w:rsid w:val="00AA2107"/>
    <w:rsid w:val="00AA2FDB"/>
    <w:rsid w:val="00AA3706"/>
    <w:rsid w:val="00AA416A"/>
    <w:rsid w:val="00AA43B9"/>
    <w:rsid w:val="00AA5544"/>
    <w:rsid w:val="00AA586E"/>
    <w:rsid w:val="00AA61F7"/>
    <w:rsid w:val="00AA6263"/>
    <w:rsid w:val="00AA6737"/>
    <w:rsid w:val="00AA6D24"/>
    <w:rsid w:val="00AA7409"/>
    <w:rsid w:val="00AA7486"/>
    <w:rsid w:val="00AA7627"/>
    <w:rsid w:val="00AA79E7"/>
    <w:rsid w:val="00AA7B83"/>
    <w:rsid w:val="00AB0585"/>
    <w:rsid w:val="00AB0E7C"/>
    <w:rsid w:val="00AB0E8F"/>
    <w:rsid w:val="00AB1E0D"/>
    <w:rsid w:val="00AB2C0E"/>
    <w:rsid w:val="00AB34E4"/>
    <w:rsid w:val="00AB3B47"/>
    <w:rsid w:val="00AB3B59"/>
    <w:rsid w:val="00AB4550"/>
    <w:rsid w:val="00AB4693"/>
    <w:rsid w:val="00AB4762"/>
    <w:rsid w:val="00AB5600"/>
    <w:rsid w:val="00AB5843"/>
    <w:rsid w:val="00AB58FC"/>
    <w:rsid w:val="00AB5DA3"/>
    <w:rsid w:val="00AB6017"/>
    <w:rsid w:val="00AB6896"/>
    <w:rsid w:val="00AB743A"/>
    <w:rsid w:val="00AB7547"/>
    <w:rsid w:val="00AC0006"/>
    <w:rsid w:val="00AC007F"/>
    <w:rsid w:val="00AC024A"/>
    <w:rsid w:val="00AC1472"/>
    <w:rsid w:val="00AC1DBE"/>
    <w:rsid w:val="00AC25ED"/>
    <w:rsid w:val="00AC2AE5"/>
    <w:rsid w:val="00AC469F"/>
    <w:rsid w:val="00AC4B7A"/>
    <w:rsid w:val="00AC5C20"/>
    <w:rsid w:val="00AC6029"/>
    <w:rsid w:val="00AC7A3F"/>
    <w:rsid w:val="00AD0BCA"/>
    <w:rsid w:val="00AD1A09"/>
    <w:rsid w:val="00AD265A"/>
    <w:rsid w:val="00AD3B01"/>
    <w:rsid w:val="00AD4E7A"/>
    <w:rsid w:val="00AD5465"/>
    <w:rsid w:val="00AD5F34"/>
    <w:rsid w:val="00AD5FA7"/>
    <w:rsid w:val="00AD6647"/>
    <w:rsid w:val="00AD7025"/>
    <w:rsid w:val="00AD72FB"/>
    <w:rsid w:val="00AD756E"/>
    <w:rsid w:val="00AD7618"/>
    <w:rsid w:val="00AE0706"/>
    <w:rsid w:val="00AE27CA"/>
    <w:rsid w:val="00AE3A0E"/>
    <w:rsid w:val="00AE4D3D"/>
    <w:rsid w:val="00AE571D"/>
    <w:rsid w:val="00AE5ED3"/>
    <w:rsid w:val="00AE66EC"/>
    <w:rsid w:val="00AE7925"/>
    <w:rsid w:val="00AE79FE"/>
    <w:rsid w:val="00AF09FF"/>
    <w:rsid w:val="00AF0BA6"/>
    <w:rsid w:val="00AF0C0A"/>
    <w:rsid w:val="00AF0E0F"/>
    <w:rsid w:val="00AF23F3"/>
    <w:rsid w:val="00AF25CF"/>
    <w:rsid w:val="00AF3766"/>
    <w:rsid w:val="00AF37D0"/>
    <w:rsid w:val="00AF3C96"/>
    <w:rsid w:val="00AF3FAB"/>
    <w:rsid w:val="00AF4557"/>
    <w:rsid w:val="00AF4620"/>
    <w:rsid w:val="00AF4BE5"/>
    <w:rsid w:val="00AF4DF0"/>
    <w:rsid w:val="00AF50FB"/>
    <w:rsid w:val="00AF6193"/>
    <w:rsid w:val="00AF711B"/>
    <w:rsid w:val="00AF7B39"/>
    <w:rsid w:val="00AF7F1D"/>
    <w:rsid w:val="00B00C20"/>
    <w:rsid w:val="00B00D8E"/>
    <w:rsid w:val="00B00E96"/>
    <w:rsid w:val="00B01498"/>
    <w:rsid w:val="00B014F2"/>
    <w:rsid w:val="00B01AFD"/>
    <w:rsid w:val="00B01DC0"/>
    <w:rsid w:val="00B01ED5"/>
    <w:rsid w:val="00B0238A"/>
    <w:rsid w:val="00B0278D"/>
    <w:rsid w:val="00B04165"/>
    <w:rsid w:val="00B044E6"/>
    <w:rsid w:val="00B05381"/>
    <w:rsid w:val="00B0545B"/>
    <w:rsid w:val="00B063FC"/>
    <w:rsid w:val="00B07890"/>
    <w:rsid w:val="00B1239B"/>
    <w:rsid w:val="00B12980"/>
    <w:rsid w:val="00B12FD2"/>
    <w:rsid w:val="00B13184"/>
    <w:rsid w:val="00B13FA6"/>
    <w:rsid w:val="00B14AC1"/>
    <w:rsid w:val="00B1503F"/>
    <w:rsid w:val="00B15CE6"/>
    <w:rsid w:val="00B15F46"/>
    <w:rsid w:val="00B17056"/>
    <w:rsid w:val="00B20852"/>
    <w:rsid w:val="00B20A96"/>
    <w:rsid w:val="00B2213F"/>
    <w:rsid w:val="00B22622"/>
    <w:rsid w:val="00B22F95"/>
    <w:rsid w:val="00B23011"/>
    <w:rsid w:val="00B232DF"/>
    <w:rsid w:val="00B23E79"/>
    <w:rsid w:val="00B2503A"/>
    <w:rsid w:val="00B2565E"/>
    <w:rsid w:val="00B270E2"/>
    <w:rsid w:val="00B2716E"/>
    <w:rsid w:val="00B27B1A"/>
    <w:rsid w:val="00B30148"/>
    <w:rsid w:val="00B3018B"/>
    <w:rsid w:val="00B30D91"/>
    <w:rsid w:val="00B31D9A"/>
    <w:rsid w:val="00B33656"/>
    <w:rsid w:val="00B33BF0"/>
    <w:rsid w:val="00B3478F"/>
    <w:rsid w:val="00B357E1"/>
    <w:rsid w:val="00B35CD1"/>
    <w:rsid w:val="00B36092"/>
    <w:rsid w:val="00B36207"/>
    <w:rsid w:val="00B37116"/>
    <w:rsid w:val="00B37C2E"/>
    <w:rsid w:val="00B4060F"/>
    <w:rsid w:val="00B41B79"/>
    <w:rsid w:val="00B4245E"/>
    <w:rsid w:val="00B43317"/>
    <w:rsid w:val="00B44190"/>
    <w:rsid w:val="00B4477C"/>
    <w:rsid w:val="00B44ADE"/>
    <w:rsid w:val="00B44B4F"/>
    <w:rsid w:val="00B45E31"/>
    <w:rsid w:val="00B45F61"/>
    <w:rsid w:val="00B46166"/>
    <w:rsid w:val="00B4669A"/>
    <w:rsid w:val="00B521D3"/>
    <w:rsid w:val="00B52321"/>
    <w:rsid w:val="00B525CE"/>
    <w:rsid w:val="00B5272C"/>
    <w:rsid w:val="00B52D38"/>
    <w:rsid w:val="00B53CBC"/>
    <w:rsid w:val="00B5442B"/>
    <w:rsid w:val="00B565FF"/>
    <w:rsid w:val="00B56892"/>
    <w:rsid w:val="00B57AD1"/>
    <w:rsid w:val="00B60A2D"/>
    <w:rsid w:val="00B61D90"/>
    <w:rsid w:val="00B61F6B"/>
    <w:rsid w:val="00B62EFE"/>
    <w:rsid w:val="00B6378A"/>
    <w:rsid w:val="00B63913"/>
    <w:rsid w:val="00B63B84"/>
    <w:rsid w:val="00B643C8"/>
    <w:rsid w:val="00B64539"/>
    <w:rsid w:val="00B649F6"/>
    <w:rsid w:val="00B65298"/>
    <w:rsid w:val="00B660A3"/>
    <w:rsid w:val="00B66C0A"/>
    <w:rsid w:val="00B6787A"/>
    <w:rsid w:val="00B71ABC"/>
    <w:rsid w:val="00B72612"/>
    <w:rsid w:val="00B74E5E"/>
    <w:rsid w:val="00B75823"/>
    <w:rsid w:val="00B76644"/>
    <w:rsid w:val="00B779E9"/>
    <w:rsid w:val="00B77BE9"/>
    <w:rsid w:val="00B77D79"/>
    <w:rsid w:val="00B77E07"/>
    <w:rsid w:val="00B808F0"/>
    <w:rsid w:val="00B82E63"/>
    <w:rsid w:val="00B83DB2"/>
    <w:rsid w:val="00B83DFA"/>
    <w:rsid w:val="00B84010"/>
    <w:rsid w:val="00B8508E"/>
    <w:rsid w:val="00B856A6"/>
    <w:rsid w:val="00B85AFC"/>
    <w:rsid w:val="00B85BC4"/>
    <w:rsid w:val="00B85FC8"/>
    <w:rsid w:val="00B8646A"/>
    <w:rsid w:val="00B87F8E"/>
    <w:rsid w:val="00B90ADC"/>
    <w:rsid w:val="00B91F06"/>
    <w:rsid w:val="00B91FD7"/>
    <w:rsid w:val="00B92936"/>
    <w:rsid w:val="00B92C89"/>
    <w:rsid w:val="00B934C8"/>
    <w:rsid w:val="00B9409E"/>
    <w:rsid w:val="00B94F56"/>
    <w:rsid w:val="00B96D22"/>
    <w:rsid w:val="00B973AC"/>
    <w:rsid w:val="00B9794B"/>
    <w:rsid w:val="00BA0182"/>
    <w:rsid w:val="00BA0610"/>
    <w:rsid w:val="00BA10AE"/>
    <w:rsid w:val="00BA11DA"/>
    <w:rsid w:val="00BA18CA"/>
    <w:rsid w:val="00BA1D6E"/>
    <w:rsid w:val="00BA1FEB"/>
    <w:rsid w:val="00BA3DA0"/>
    <w:rsid w:val="00BA420E"/>
    <w:rsid w:val="00BA4B98"/>
    <w:rsid w:val="00BA5C44"/>
    <w:rsid w:val="00BA630B"/>
    <w:rsid w:val="00BA6741"/>
    <w:rsid w:val="00BB0169"/>
    <w:rsid w:val="00BB1388"/>
    <w:rsid w:val="00BB1946"/>
    <w:rsid w:val="00BB19C2"/>
    <w:rsid w:val="00BB2BBF"/>
    <w:rsid w:val="00BB2C1F"/>
    <w:rsid w:val="00BB3867"/>
    <w:rsid w:val="00BB49FA"/>
    <w:rsid w:val="00BB5318"/>
    <w:rsid w:val="00BB566C"/>
    <w:rsid w:val="00BB5B9A"/>
    <w:rsid w:val="00BB5E80"/>
    <w:rsid w:val="00BB5E98"/>
    <w:rsid w:val="00BB66A0"/>
    <w:rsid w:val="00BB76C8"/>
    <w:rsid w:val="00BB773A"/>
    <w:rsid w:val="00BB78C6"/>
    <w:rsid w:val="00BB7EA8"/>
    <w:rsid w:val="00BC02F2"/>
    <w:rsid w:val="00BC0A96"/>
    <w:rsid w:val="00BC2415"/>
    <w:rsid w:val="00BC3288"/>
    <w:rsid w:val="00BC3619"/>
    <w:rsid w:val="00BC3CFC"/>
    <w:rsid w:val="00BC4820"/>
    <w:rsid w:val="00BC64DA"/>
    <w:rsid w:val="00BC65B3"/>
    <w:rsid w:val="00BC72D9"/>
    <w:rsid w:val="00BC73B4"/>
    <w:rsid w:val="00BC7412"/>
    <w:rsid w:val="00BC7C91"/>
    <w:rsid w:val="00BD07DD"/>
    <w:rsid w:val="00BD09B9"/>
    <w:rsid w:val="00BD1850"/>
    <w:rsid w:val="00BD2053"/>
    <w:rsid w:val="00BD2914"/>
    <w:rsid w:val="00BD315A"/>
    <w:rsid w:val="00BD4750"/>
    <w:rsid w:val="00BD4E59"/>
    <w:rsid w:val="00BD5227"/>
    <w:rsid w:val="00BD6555"/>
    <w:rsid w:val="00BD721C"/>
    <w:rsid w:val="00BD723D"/>
    <w:rsid w:val="00BD7F0D"/>
    <w:rsid w:val="00BE0003"/>
    <w:rsid w:val="00BE03A7"/>
    <w:rsid w:val="00BE0437"/>
    <w:rsid w:val="00BE1617"/>
    <w:rsid w:val="00BE3F47"/>
    <w:rsid w:val="00BE43D6"/>
    <w:rsid w:val="00BE52E2"/>
    <w:rsid w:val="00BE5D48"/>
    <w:rsid w:val="00BE60C7"/>
    <w:rsid w:val="00BE61DF"/>
    <w:rsid w:val="00BE6CDE"/>
    <w:rsid w:val="00BE6DBE"/>
    <w:rsid w:val="00BE6E6F"/>
    <w:rsid w:val="00BE76B1"/>
    <w:rsid w:val="00BF0A1F"/>
    <w:rsid w:val="00BF0FEB"/>
    <w:rsid w:val="00BF0FFC"/>
    <w:rsid w:val="00BF1182"/>
    <w:rsid w:val="00BF2952"/>
    <w:rsid w:val="00BF3A41"/>
    <w:rsid w:val="00BF49A9"/>
    <w:rsid w:val="00BF4EC2"/>
    <w:rsid w:val="00BF503F"/>
    <w:rsid w:val="00BF54A4"/>
    <w:rsid w:val="00BF5D37"/>
    <w:rsid w:val="00BF611F"/>
    <w:rsid w:val="00C0150D"/>
    <w:rsid w:val="00C03973"/>
    <w:rsid w:val="00C05040"/>
    <w:rsid w:val="00C06477"/>
    <w:rsid w:val="00C067D9"/>
    <w:rsid w:val="00C068A5"/>
    <w:rsid w:val="00C06A39"/>
    <w:rsid w:val="00C06C97"/>
    <w:rsid w:val="00C06EC1"/>
    <w:rsid w:val="00C07A38"/>
    <w:rsid w:val="00C07FC2"/>
    <w:rsid w:val="00C1015D"/>
    <w:rsid w:val="00C12595"/>
    <w:rsid w:val="00C12E33"/>
    <w:rsid w:val="00C1489C"/>
    <w:rsid w:val="00C14DF3"/>
    <w:rsid w:val="00C15DD3"/>
    <w:rsid w:val="00C16F1A"/>
    <w:rsid w:val="00C171BE"/>
    <w:rsid w:val="00C203FE"/>
    <w:rsid w:val="00C208E0"/>
    <w:rsid w:val="00C20E01"/>
    <w:rsid w:val="00C21B84"/>
    <w:rsid w:val="00C224E3"/>
    <w:rsid w:val="00C226FC"/>
    <w:rsid w:val="00C23D6B"/>
    <w:rsid w:val="00C24B54"/>
    <w:rsid w:val="00C25095"/>
    <w:rsid w:val="00C25A5A"/>
    <w:rsid w:val="00C25CD9"/>
    <w:rsid w:val="00C25DA3"/>
    <w:rsid w:val="00C2654D"/>
    <w:rsid w:val="00C267C4"/>
    <w:rsid w:val="00C26EC7"/>
    <w:rsid w:val="00C309FB"/>
    <w:rsid w:val="00C30A77"/>
    <w:rsid w:val="00C30E2C"/>
    <w:rsid w:val="00C33956"/>
    <w:rsid w:val="00C33C03"/>
    <w:rsid w:val="00C3452B"/>
    <w:rsid w:val="00C3479A"/>
    <w:rsid w:val="00C36B2B"/>
    <w:rsid w:val="00C37452"/>
    <w:rsid w:val="00C37A02"/>
    <w:rsid w:val="00C42432"/>
    <w:rsid w:val="00C42E6E"/>
    <w:rsid w:val="00C436BF"/>
    <w:rsid w:val="00C43818"/>
    <w:rsid w:val="00C439B5"/>
    <w:rsid w:val="00C43A2E"/>
    <w:rsid w:val="00C43A41"/>
    <w:rsid w:val="00C4407B"/>
    <w:rsid w:val="00C450BB"/>
    <w:rsid w:val="00C458D2"/>
    <w:rsid w:val="00C45B1D"/>
    <w:rsid w:val="00C45E88"/>
    <w:rsid w:val="00C52808"/>
    <w:rsid w:val="00C529B2"/>
    <w:rsid w:val="00C52D5C"/>
    <w:rsid w:val="00C53C15"/>
    <w:rsid w:val="00C53C98"/>
    <w:rsid w:val="00C53FFA"/>
    <w:rsid w:val="00C540DD"/>
    <w:rsid w:val="00C54DCF"/>
    <w:rsid w:val="00C55D31"/>
    <w:rsid w:val="00C56411"/>
    <w:rsid w:val="00C604E0"/>
    <w:rsid w:val="00C60BE7"/>
    <w:rsid w:val="00C62569"/>
    <w:rsid w:val="00C626D0"/>
    <w:rsid w:val="00C64F86"/>
    <w:rsid w:val="00C65402"/>
    <w:rsid w:val="00C65611"/>
    <w:rsid w:val="00C65E1B"/>
    <w:rsid w:val="00C66932"/>
    <w:rsid w:val="00C66A0F"/>
    <w:rsid w:val="00C7016A"/>
    <w:rsid w:val="00C70429"/>
    <w:rsid w:val="00C71021"/>
    <w:rsid w:val="00C723F0"/>
    <w:rsid w:val="00C73AB3"/>
    <w:rsid w:val="00C73F5E"/>
    <w:rsid w:val="00C74F04"/>
    <w:rsid w:val="00C75D60"/>
    <w:rsid w:val="00C75EB6"/>
    <w:rsid w:val="00C76674"/>
    <w:rsid w:val="00C76C73"/>
    <w:rsid w:val="00C76E61"/>
    <w:rsid w:val="00C77164"/>
    <w:rsid w:val="00C77198"/>
    <w:rsid w:val="00C771C6"/>
    <w:rsid w:val="00C778CA"/>
    <w:rsid w:val="00C811E1"/>
    <w:rsid w:val="00C81373"/>
    <w:rsid w:val="00C814B5"/>
    <w:rsid w:val="00C81815"/>
    <w:rsid w:val="00C823FD"/>
    <w:rsid w:val="00C8263F"/>
    <w:rsid w:val="00C82E6B"/>
    <w:rsid w:val="00C84E17"/>
    <w:rsid w:val="00C854EE"/>
    <w:rsid w:val="00C86304"/>
    <w:rsid w:val="00C865A4"/>
    <w:rsid w:val="00C868EF"/>
    <w:rsid w:val="00C86D3C"/>
    <w:rsid w:val="00C9008E"/>
    <w:rsid w:val="00C90325"/>
    <w:rsid w:val="00C912B1"/>
    <w:rsid w:val="00C91C61"/>
    <w:rsid w:val="00C930B7"/>
    <w:rsid w:val="00C93141"/>
    <w:rsid w:val="00C93913"/>
    <w:rsid w:val="00C94D60"/>
    <w:rsid w:val="00C95AAD"/>
    <w:rsid w:val="00C96514"/>
    <w:rsid w:val="00C9675E"/>
    <w:rsid w:val="00C9781D"/>
    <w:rsid w:val="00C97B2E"/>
    <w:rsid w:val="00CA1102"/>
    <w:rsid w:val="00CA1430"/>
    <w:rsid w:val="00CA1534"/>
    <w:rsid w:val="00CA1BCD"/>
    <w:rsid w:val="00CA3F42"/>
    <w:rsid w:val="00CA4D0D"/>
    <w:rsid w:val="00CA5044"/>
    <w:rsid w:val="00CA5403"/>
    <w:rsid w:val="00CA5869"/>
    <w:rsid w:val="00CA627F"/>
    <w:rsid w:val="00CA6D62"/>
    <w:rsid w:val="00CA703F"/>
    <w:rsid w:val="00CA7095"/>
    <w:rsid w:val="00CA7180"/>
    <w:rsid w:val="00CB0235"/>
    <w:rsid w:val="00CB11BE"/>
    <w:rsid w:val="00CB235C"/>
    <w:rsid w:val="00CB2945"/>
    <w:rsid w:val="00CB2FD7"/>
    <w:rsid w:val="00CB3236"/>
    <w:rsid w:val="00CB3404"/>
    <w:rsid w:val="00CB4077"/>
    <w:rsid w:val="00CB4997"/>
    <w:rsid w:val="00CB4A66"/>
    <w:rsid w:val="00CB4F87"/>
    <w:rsid w:val="00CB6A82"/>
    <w:rsid w:val="00CB6BCE"/>
    <w:rsid w:val="00CB755A"/>
    <w:rsid w:val="00CC1EA0"/>
    <w:rsid w:val="00CC26A5"/>
    <w:rsid w:val="00CC2C98"/>
    <w:rsid w:val="00CC2F02"/>
    <w:rsid w:val="00CC353E"/>
    <w:rsid w:val="00CC5392"/>
    <w:rsid w:val="00CC5511"/>
    <w:rsid w:val="00CC57F4"/>
    <w:rsid w:val="00CC5F7C"/>
    <w:rsid w:val="00CC6072"/>
    <w:rsid w:val="00CC6CAA"/>
    <w:rsid w:val="00CD088C"/>
    <w:rsid w:val="00CD0D0E"/>
    <w:rsid w:val="00CD0F49"/>
    <w:rsid w:val="00CD1CE7"/>
    <w:rsid w:val="00CD2989"/>
    <w:rsid w:val="00CD3521"/>
    <w:rsid w:val="00CD3F67"/>
    <w:rsid w:val="00CD4246"/>
    <w:rsid w:val="00CD5A16"/>
    <w:rsid w:val="00CD5D5A"/>
    <w:rsid w:val="00CD6602"/>
    <w:rsid w:val="00CD73CA"/>
    <w:rsid w:val="00CE0DF1"/>
    <w:rsid w:val="00CE27B9"/>
    <w:rsid w:val="00CE3619"/>
    <w:rsid w:val="00CE37A0"/>
    <w:rsid w:val="00CE57C3"/>
    <w:rsid w:val="00CE5B12"/>
    <w:rsid w:val="00CE5BA4"/>
    <w:rsid w:val="00CE6F69"/>
    <w:rsid w:val="00CE73D8"/>
    <w:rsid w:val="00CF0EFC"/>
    <w:rsid w:val="00CF0F43"/>
    <w:rsid w:val="00CF16AB"/>
    <w:rsid w:val="00CF2026"/>
    <w:rsid w:val="00CF3E13"/>
    <w:rsid w:val="00CF3F68"/>
    <w:rsid w:val="00CF5320"/>
    <w:rsid w:val="00CF628F"/>
    <w:rsid w:val="00CF6969"/>
    <w:rsid w:val="00CF6FAB"/>
    <w:rsid w:val="00D00DCA"/>
    <w:rsid w:val="00D02520"/>
    <w:rsid w:val="00D02E8B"/>
    <w:rsid w:val="00D04122"/>
    <w:rsid w:val="00D041D7"/>
    <w:rsid w:val="00D04810"/>
    <w:rsid w:val="00D04A86"/>
    <w:rsid w:val="00D0529C"/>
    <w:rsid w:val="00D0575F"/>
    <w:rsid w:val="00D06C44"/>
    <w:rsid w:val="00D06EFA"/>
    <w:rsid w:val="00D10773"/>
    <w:rsid w:val="00D113DF"/>
    <w:rsid w:val="00D11619"/>
    <w:rsid w:val="00D12DFB"/>
    <w:rsid w:val="00D12ED5"/>
    <w:rsid w:val="00D12EE5"/>
    <w:rsid w:val="00D13723"/>
    <w:rsid w:val="00D13856"/>
    <w:rsid w:val="00D140E5"/>
    <w:rsid w:val="00D14E7F"/>
    <w:rsid w:val="00D15E2D"/>
    <w:rsid w:val="00D16409"/>
    <w:rsid w:val="00D17E3E"/>
    <w:rsid w:val="00D20295"/>
    <w:rsid w:val="00D20ED6"/>
    <w:rsid w:val="00D211C3"/>
    <w:rsid w:val="00D21551"/>
    <w:rsid w:val="00D21D93"/>
    <w:rsid w:val="00D22EC3"/>
    <w:rsid w:val="00D22F9F"/>
    <w:rsid w:val="00D23A91"/>
    <w:rsid w:val="00D24221"/>
    <w:rsid w:val="00D24819"/>
    <w:rsid w:val="00D2483E"/>
    <w:rsid w:val="00D263A7"/>
    <w:rsid w:val="00D26C73"/>
    <w:rsid w:val="00D27785"/>
    <w:rsid w:val="00D2791B"/>
    <w:rsid w:val="00D300D4"/>
    <w:rsid w:val="00D31D4B"/>
    <w:rsid w:val="00D32E9D"/>
    <w:rsid w:val="00D335C3"/>
    <w:rsid w:val="00D337B0"/>
    <w:rsid w:val="00D3419C"/>
    <w:rsid w:val="00D362AA"/>
    <w:rsid w:val="00D369EA"/>
    <w:rsid w:val="00D36AFE"/>
    <w:rsid w:val="00D37090"/>
    <w:rsid w:val="00D40FBC"/>
    <w:rsid w:val="00D42895"/>
    <w:rsid w:val="00D429E9"/>
    <w:rsid w:val="00D444F0"/>
    <w:rsid w:val="00D449F6"/>
    <w:rsid w:val="00D44B46"/>
    <w:rsid w:val="00D463EF"/>
    <w:rsid w:val="00D46AEB"/>
    <w:rsid w:val="00D47CA5"/>
    <w:rsid w:val="00D5003F"/>
    <w:rsid w:val="00D503E9"/>
    <w:rsid w:val="00D50D26"/>
    <w:rsid w:val="00D50DCB"/>
    <w:rsid w:val="00D511F4"/>
    <w:rsid w:val="00D51314"/>
    <w:rsid w:val="00D513B6"/>
    <w:rsid w:val="00D52CE5"/>
    <w:rsid w:val="00D52DB9"/>
    <w:rsid w:val="00D539DA"/>
    <w:rsid w:val="00D54560"/>
    <w:rsid w:val="00D545EC"/>
    <w:rsid w:val="00D54630"/>
    <w:rsid w:val="00D55B55"/>
    <w:rsid w:val="00D55BD4"/>
    <w:rsid w:val="00D563C5"/>
    <w:rsid w:val="00D56544"/>
    <w:rsid w:val="00D56737"/>
    <w:rsid w:val="00D56A1C"/>
    <w:rsid w:val="00D570BC"/>
    <w:rsid w:val="00D600DD"/>
    <w:rsid w:val="00D6165C"/>
    <w:rsid w:val="00D618A5"/>
    <w:rsid w:val="00D6207D"/>
    <w:rsid w:val="00D62AA5"/>
    <w:rsid w:val="00D62DF3"/>
    <w:rsid w:val="00D63726"/>
    <w:rsid w:val="00D6378B"/>
    <w:rsid w:val="00D64FDD"/>
    <w:rsid w:val="00D650BA"/>
    <w:rsid w:val="00D6572F"/>
    <w:rsid w:val="00D65C45"/>
    <w:rsid w:val="00D65C93"/>
    <w:rsid w:val="00D66262"/>
    <w:rsid w:val="00D668A9"/>
    <w:rsid w:val="00D66A07"/>
    <w:rsid w:val="00D66C4F"/>
    <w:rsid w:val="00D671F7"/>
    <w:rsid w:val="00D6758A"/>
    <w:rsid w:val="00D67678"/>
    <w:rsid w:val="00D6790A"/>
    <w:rsid w:val="00D67ABC"/>
    <w:rsid w:val="00D716CC"/>
    <w:rsid w:val="00D7228D"/>
    <w:rsid w:val="00D725F3"/>
    <w:rsid w:val="00D72C1B"/>
    <w:rsid w:val="00D72EF6"/>
    <w:rsid w:val="00D7478F"/>
    <w:rsid w:val="00D748D7"/>
    <w:rsid w:val="00D75C2F"/>
    <w:rsid w:val="00D76EB8"/>
    <w:rsid w:val="00D774EB"/>
    <w:rsid w:val="00D7772C"/>
    <w:rsid w:val="00D7785A"/>
    <w:rsid w:val="00D80A91"/>
    <w:rsid w:val="00D80DBB"/>
    <w:rsid w:val="00D82E2E"/>
    <w:rsid w:val="00D833A3"/>
    <w:rsid w:val="00D83709"/>
    <w:rsid w:val="00D85123"/>
    <w:rsid w:val="00D85C0D"/>
    <w:rsid w:val="00D86422"/>
    <w:rsid w:val="00D872D5"/>
    <w:rsid w:val="00D87351"/>
    <w:rsid w:val="00D906BB"/>
    <w:rsid w:val="00D90AAD"/>
    <w:rsid w:val="00D9127E"/>
    <w:rsid w:val="00D92111"/>
    <w:rsid w:val="00D92C73"/>
    <w:rsid w:val="00D93154"/>
    <w:rsid w:val="00D931A0"/>
    <w:rsid w:val="00D938FD"/>
    <w:rsid w:val="00D93F99"/>
    <w:rsid w:val="00D94469"/>
    <w:rsid w:val="00D94519"/>
    <w:rsid w:val="00D95B94"/>
    <w:rsid w:val="00D95C04"/>
    <w:rsid w:val="00D95F4E"/>
    <w:rsid w:val="00DA0476"/>
    <w:rsid w:val="00DA1DBA"/>
    <w:rsid w:val="00DA2437"/>
    <w:rsid w:val="00DA24D2"/>
    <w:rsid w:val="00DA25F2"/>
    <w:rsid w:val="00DA329C"/>
    <w:rsid w:val="00DA43D9"/>
    <w:rsid w:val="00DA46BB"/>
    <w:rsid w:val="00DA49B0"/>
    <w:rsid w:val="00DA5CC9"/>
    <w:rsid w:val="00DA67D5"/>
    <w:rsid w:val="00DA6AE4"/>
    <w:rsid w:val="00DA6DFD"/>
    <w:rsid w:val="00DA78DC"/>
    <w:rsid w:val="00DB0327"/>
    <w:rsid w:val="00DB04C1"/>
    <w:rsid w:val="00DB07E7"/>
    <w:rsid w:val="00DB3D9C"/>
    <w:rsid w:val="00DB3DBE"/>
    <w:rsid w:val="00DB499E"/>
    <w:rsid w:val="00DB5AA4"/>
    <w:rsid w:val="00DB60B8"/>
    <w:rsid w:val="00DB775F"/>
    <w:rsid w:val="00DB78C5"/>
    <w:rsid w:val="00DC036E"/>
    <w:rsid w:val="00DC059A"/>
    <w:rsid w:val="00DC06BE"/>
    <w:rsid w:val="00DC0CFB"/>
    <w:rsid w:val="00DC1167"/>
    <w:rsid w:val="00DC143A"/>
    <w:rsid w:val="00DC14F8"/>
    <w:rsid w:val="00DC1B45"/>
    <w:rsid w:val="00DC2530"/>
    <w:rsid w:val="00DC2B9D"/>
    <w:rsid w:val="00DC4449"/>
    <w:rsid w:val="00DC4C3E"/>
    <w:rsid w:val="00DC54AD"/>
    <w:rsid w:val="00DC636C"/>
    <w:rsid w:val="00DC6598"/>
    <w:rsid w:val="00DC6B0E"/>
    <w:rsid w:val="00DC6FDF"/>
    <w:rsid w:val="00DC71B5"/>
    <w:rsid w:val="00DC7517"/>
    <w:rsid w:val="00DD0749"/>
    <w:rsid w:val="00DD09A7"/>
    <w:rsid w:val="00DD15CF"/>
    <w:rsid w:val="00DD1967"/>
    <w:rsid w:val="00DD2CEF"/>
    <w:rsid w:val="00DD2DDB"/>
    <w:rsid w:val="00DD3312"/>
    <w:rsid w:val="00DD4011"/>
    <w:rsid w:val="00DD42F3"/>
    <w:rsid w:val="00DD442F"/>
    <w:rsid w:val="00DD5413"/>
    <w:rsid w:val="00DD5931"/>
    <w:rsid w:val="00DD618F"/>
    <w:rsid w:val="00DD620E"/>
    <w:rsid w:val="00DD6335"/>
    <w:rsid w:val="00DD6368"/>
    <w:rsid w:val="00DD6A1F"/>
    <w:rsid w:val="00DD6E2B"/>
    <w:rsid w:val="00DD743A"/>
    <w:rsid w:val="00DE159D"/>
    <w:rsid w:val="00DE17CA"/>
    <w:rsid w:val="00DE1EC1"/>
    <w:rsid w:val="00DE315E"/>
    <w:rsid w:val="00DE31B2"/>
    <w:rsid w:val="00DE3B6C"/>
    <w:rsid w:val="00DE3C83"/>
    <w:rsid w:val="00DE4F52"/>
    <w:rsid w:val="00DE5B05"/>
    <w:rsid w:val="00DE629B"/>
    <w:rsid w:val="00DE77A2"/>
    <w:rsid w:val="00DF008C"/>
    <w:rsid w:val="00DF02E2"/>
    <w:rsid w:val="00DF0CBA"/>
    <w:rsid w:val="00DF176D"/>
    <w:rsid w:val="00DF1A0F"/>
    <w:rsid w:val="00DF1B72"/>
    <w:rsid w:val="00DF1CAF"/>
    <w:rsid w:val="00DF2894"/>
    <w:rsid w:val="00DF2AAF"/>
    <w:rsid w:val="00DF31B7"/>
    <w:rsid w:val="00DF3611"/>
    <w:rsid w:val="00DF3C6F"/>
    <w:rsid w:val="00DF43A4"/>
    <w:rsid w:val="00DF5309"/>
    <w:rsid w:val="00DF5608"/>
    <w:rsid w:val="00DF58A0"/>
    <w:rsid w:val="00DF5A2F"/>
    <w:rsid w:val="00DF5DB7"/>
    <w:rsid w:val="00DF6598"/>
    <w:rsid w:val="00DF6E85"/>
    <w:rsid w:val="00DF6ED9"/>
    <w:rsid w:val="00DF7433"/>
    <w:rsid w:val="00E00B95"/>
    <w:rsid w:val="00E00C6C"/>
    <w:rsid w:val="00E021D3"/>
    <w:rsid w:val="00E02B60"/>
    <w:rsid w:val="00E02BF3"/>
    <w:rsid w:val="00E03AB0"/>
    <w:rsid w:val="00E045FB"/>
    <w:rsid w:val="00E0482E"/>
    <w:rsid w:val="00E049CB"/>
    <w:rsid w:val="00E05965"/>
    <w:rsid w:val="00E0715F"/>
    <w:rsid w:val="00E07334"/>
    <w:rsid w:val="00E0788D"/>
    <w:rsid w:val="00E07E0E"/>
    <w:rsid w:val="00E10500"/>
    <w:rsid w:val="00E10BBE"/>
    <w:rsid w:val="00E119AB"/>
    <w:rsid w:val="00E12128"/>
    <w:rsid w:val="00E130EC"/>
    <w:rsid w:val="00E13255"/>
    <w:rsid w:val="00E1482F"/>
    <w:rsid w:val="00E15453"/>
    <w:rsid w:val="00E1664C"/>
    <w:rsid w:val="00E166F4"/>
    <w:rsid w:val="00E16842"/>
    <w:rsid w:val="00E20FD9"/>
    <w:rsid w:val="00E2190F"/>
    <w:rsid w:val="00E23BF8"/>
    <w:rsid w:val="00E247C1"/>
    <w:rsid w:val="00E25825"/>
    <w:rsid w:val="00E26304"/>
    <w:rsid w:val="00E276E8"/>
    <w:rsid w:val="00E27B4E"/>
    <w:rsid w:val="00E27EA1"/>
    <w:rsid w:val="00E3181A"/>
    <w:rsid w:val="00E31CAE"/>
    <w:rsid w:val="00E31D41"/>
    <w:rsid w:val="00E32058"/>
    <w:rsid w:val="00E321C9"/>
    <w:rsid w:val="00E330F0"/>
    <w:rsid w:val="00E336CA"/>
    <w:rsid w:val="00E33CFB"/>
    <w:rsid w:val="00E354C5"/>
    <w:rsid w:val="00E357FF"/>
    <w:rsid w:val="00E35835"/>
    <w:rsid w:val="00E358D0"/>
    <w:rsid w:val="00E35CDF"/>
    <w:rsid w:val="00E35E9F"/>
    <w:rsid w:val="00E3691D"/>
    <w:rsid w:val="00E36E01"/>
    <w:rsid w:val="00E41516"/>
    <w:rsid w:val="00E4154C"/>
    <w:rsid w:val="00E41FD5"/>
    <w:rsid w:val="00E420DA"/>
    <w:rsid w:val="00E432FE"/>
    <w:rsid w:val="00E4400C"/>
    <w:rsid w:val="00E44E45"/>
    <w:rsid w:val="00E45D8D"/>
    <w:rsid w:val="00E45F26"/>
    <w:rsid w:val="00E45FE7"/>
    <w:rsid w:val="00E47847"/>
    <w:rsid w:val="00E50775"/>
    <w:rsid w:val="00E50828"/>
    <w:rsid w:val="00E51CD7"/>
    <w:rsid w:val="00E52A66"/>
    <w:rsid w:val="00E52DF0"/>
    <w:rsid w:val="00E54004"/>
    <w:rsid w:val="00E54EF1"/>
    <w:rsid w:val="00E56372"/>
    <w:rsid w:val="00E56943"/>
    <w:rsid w:val="00E60117"/>
    <w:rsid w:val="00E605DC"/>
    <w:rsid w:val="00E60A55"/>
    <w:rsid w:val="00E610A2"/>
    <w:rsid w:val="00E611BF"/>
    <w:rsid w:val="00E6195B"/>
    <w:rsid w:val="00E63435"/>
    <w:rsid w:val="00E63A48"/>
    <w:rsid w:val="00E63FF6"/>
    <w:rsid w:val="00E64272"/>
    <w:rsid w:val="00E66003"/>
    <w:rsid w:val="00E666A3"/>
    <w:rsid w:val="00E66977"/>
    <w:rsid w:val="00E67B42"/>
    <w:rsid w:val="00E67BBB"/>
    <w:rsid w:val="00E67BED"/>
    <w:rsid w:val="00E70991"/>
    <w:rsid w:val="00E70B01"/>
    <w:rsid w:val="00E70B50"/>
    <w:rsid w:val="00E70C54"/>
    <w:rsid w:val="00E70CC3"/>
    <w:rsid w:val="00E711CE"/>
    <w:rsid w:val="00E71229"/>
    <w:rsid w:val="00E7155C"/>
    <w:rsid w:val="00E722B3"/>
    <w:rsid w:val="00E725B5"/>
    <w:rsid w:val="00E72674"/>
    <w:rsid w:val="00E74028"/>
    <w:rsid w:val="00E758B2"/>
    <w:rsid w:val="00E77602"/>
    <w:rsid w:val="00E77AC5"/>
    <w:rsid w:val="00E8133E"/>
    <w:rsid w:val="00E81C2A"/>
    <w:rsid w:val="00E8209E"/>
    <w:rsid w:val="00E822FB"/>
    <w:rsid w:val="00E82364"/>
    <w:rsid w:val="00E824D4"/>
    <w:rsid w:val="00E84227"/>
    <w:rsid w:val="00E84B76"/>
    <w:rsid w:val="00E85706"/>
    <w:rsid w:val="00E86C05"/>
    <w:rsid w:val="00E8774F"/>
    <w:rsid w:val="00E87E9F"/>
    <w:rsid w:val="00E90066"/>
    <w:rsid w:val="00E91177"/>
    <w:rsid w:val="00E91C5D"/>
    <w:rsid w:val="00E93E17"/>
    <w:rsid w:val="00E947BC"/>
    <w:rsid w:val="00E94F8F"/>
    <w:rsid w:val="00E95D62"/>
    <w:rsid w:val="00E960F4"/>
    <w:rsid w:val="00E97268"/>
    <w:rsid w:val="00EA1A9E"/>
    <w:rsid w:val="00EA1FF1"/>
    <w:rsid w:val="00EA2168"/>
    <w:rsid w:val="00EA2B86"/>
    <w:rsid w:val="00EA305C"/>
    <w:rsid w:val="00EA39CE"/>
    <w:rsid w:val="00EA5D7B"/>
    <w:rsid w:val="00EA73B9"/>
    <w:rsid w:val="00EA75BD"/>
    <w:rsid w:val="00EB03DC"/>
    <w:rsid w:val="00EB1C50"/>
    <w:rsid w:val="00EB1D0A"/>
    <w:rsid w:val="00EB4A68"/>
    <w:rsid w:val="00EB5C78"/>
    <w:rsid w:val="00EB65A7"/>
    <w:rsid w:val="00EB73F0"/>
    <w:rsid w:val="00EB78D6"/>
    <w:rsid w:val="00EB79B7"/>
    <w:rsid w:val="00EC1C74"/>
    <w:rsid w:val="00EC2362"/>
    <w:rsid w:val="00EC2C6A"/>
    <w:rsid w:val="00EC2FEE"/>
    <w:rsid w:val="00EC3DCE"/>
    <w:rsid w:val="00EC4A91"/>
    <w:rsid w:val="00EC4B1F"/>
    <w:rsid w:val="00EC4C22"/>
    <w:rsid w:val="00EC56C1"/>
    <w:rsid w:val="00EC6301"/>
    <w:rsid w:val="00EC6D2A"/>
    <w:rsid w:val="00EC7326"/>
    <w:rsid w:val="00ED01AF"/>
    <w:rsid w:val="00ED150A"/>
    <w:rsid w:val="00ED1AB2"/>
    <w:rsid w:val="00ED2495"/>
    <w:rsid w:val="00ED27AB"/>
    <w:rsid w:val="00ED2D08"/>
    <w:rsid w:val="00ED2E53"/>
    <w:rsid w:val="00ED40B2"/>
    <w:rsid w:val="00ED55B6"/>
    <w:rsid w:val="00ED5B77"/>
    <w:rsid w:val="00ED693B"/>
    <w:rsid w:val="00ED6D88"/>
    <w:rsid w:val="00EE2884"/>
    <w:rsid w:val="00EE3468"/>
    <w:rsid w:val="00EE3A2C"/>
    <w:rsid w:val="00EE4521"/>
    <w:rsid w:val="00EE45FD"/>
    <w:rsid w:val="00EE4933"/>
    <w:rsid w:val="00EE5049"/>
    <w:rsid w:val="00EE51EC"/>
    <w:rsid w:val="00EE5837"/>
    <w:rsid w:val="00EE63F6"/>
    <w:rsid w:val="00EE6595"/>
    <w:rsid w:val="00EE6816"/>
    <w:rsid w:val="00EE69D2"/>
    <w:rsid w:val="00EF0103"/>
    <w:rsid w:val="00EF1828"/>
    <w:rsid w:val="00EF2648"/>
    <w:rsid w:val="00EF32AF"/>
    <w:rsid w:val="00EF45DE"/>
    <w:rsid w:val="00EF5DEE"/>
    <w:rsid w:val="00EF68D5"/>
    <w:rsid w:val="00EF6910"/>
    <w:rsid w:val="00EF6B9E"/>
    <w:rsid w:val="00EF7B72"/>
    <w:rsid w:val="00EF7C87"/>
    <w:rsid w:val="00F0099E"/>
    <w:rsid w:val="00F01031"/>
    <w:rsid w:val="00F01464"/>
    <w:rsid w:val="00F01553"/>
    <w:rsid w:val="00F028B8"/>
    <w:rsid w:val="00F04633"/>
    <w:rsid w:val="00F0475E"/>
    <w:rsid w:val="00F065ED"/>
    <w:rsid w:val="00F06718"/>
    <w:rsid w:val="00F06C40"/>
    <w:rsid w:val="00F0784F"/>
    <w:rsid w:val="00F113E4"/>
    <w:rsid w:val="00F11B07"/>
    <w:rsid w:val="00F12EEC"/>
    <w:rsid w:val="00F13197"/>
    <w:rsid w:val="00F13A88"/>
    <w:rsid w:val="00F14603"/>
    <w:rsid w:val="00F1493B"/>
    <w:rsid w:val="00F14C66"/>
    <w:rsid w:val="00F1549D"/>
    <w:rsid w:val="00F155F7"/>
    <w:rsid w:val="00F1660B"/>
    <w:rsid w:val="00F16612"/>
    <w:rsid w:val="00F1706C"/>
    <w:rsid w:val="00F174BA"/>
    <w:rsid w:val="00F17F4A"/>
    <w:rsid w:val="00F201B5"/>
    <w:rsid w:val="00F2060F"/>
    <w:rsid w:val="00F22CD0"/>
    <w:rsid w:val="00F23911"/>
    <w:rsid w:val="00F23A14"/>
    <w:rsid w:val="00F2440E"/>
    <w:rsid w:val="00F248C1"/>
    <w:rsid w:val="00F264CB"/>
    <w:rsid w:val="00F26BA4"/>
    <w:rsid w:val="00F275D6"/>
    <w:rsid w:val="00F309AF"/>
    <w:rsid w:val="00F30B62"/>
    <w:rsid w:val="00F317C3"/>
    <w:rsid w:val="00F31876"/>
    <w:rsid w:val="00F32F3C"/>
    <w:rsid w:val="00F34791"/>
    <w:rsid w:val="00F347C3"/>
    <w:rsid w:val="00F3495D"/>
    <w:rsid w:val="00F35369"/>
    <w:rsid w:val="00F358DC"/>
    <w:rsid w:val="00F36DD1"/>
    <w:rsid w:val="00F37186"/>
    <w:rsid w:val="00F37398"/>
    <w:rsid w:val="00F4060A"/>
    <w:rsid w:val="00F409D5"/>
    <w:rsid w:val="00F41A6A"/>
    <w:rsid w:val="00F41F35"/>
    <w:rsid w:val="00F43320"/>
    <w:rsid w:val="00F44020"/>
    <w:rsid w:val="00F44C72"/>
    <w:rsid w:val="00F45C3F"/>
    <w:rsid w:val="00F45DDE"/>
    <w:rsid w:val="00F46137"/>
    <w:rsid w:val="00F463A3"/>
    <w:rsid w:val="00F46D75"/>
    <w:rsid w:val="00F46E00"/>
    <w:rsid w:val="00F46ED1"/>
    <w:rsid w:val="00F47095"/>
    <w:rsid w:val="00F507EF"/>
    <w:rsid w:val="00F510C5"/>
    <w:rsid w:val="00F51517"/>
    <w:rsid w:val="00F515C4"/>
    <w:rsid w:val="00F519ED"/>
    <w:rsid w:val="00F51CC1"/>
    <w:rsid w:val="00F52596"/>
    <w:rsid w:val="00F526CB"/>
    <w:rsid w:val="00F52C7A"/>
    <w:rsid w:val="00F53620"/>
    <w:rsid w:val="00F5433C"/>
    <w:rsid w:val="00F54640"/>
    <w:rsid w:val="00F5536E"/>
    <w:rsid w:val="00F55EE6"/>
    <w:rsid w:val="00F56988"/>
    <w:rsid w:val="00F569DE"/>
    <w:rsid w:val="00F56D13"/>
    <w:rsid w:val="00F56D41"/>
    <w:rsid w:val="00F56EC6"/>
    <w:rsid w:val="00F577E7"/>
    <w:rsid w:val="00F6136D"/>
    <w:rsid w:val="00F61A46"/>
    <w:rsid w:val="00F61D2E"/>
    <w:rsid w:val="00F63510"/>
    <w:rsid w:val="00F6396B"/>
    <w:rsid w:val="00F64615"/>
    <w:rsid w:val="00F6461A"/>
    <w:rsid w:val="00F64B00"/>
    <w:rsid w:val="00F659AD"/>
    <w:rsid w:val="00F65D0D"/>
    <w:rsid w:val="00F660B4"/>
    <w:rsid w:val="00F6619F"/>
    <w:rsid w:val="00F661F7"/>
    <w:rsid w:val="00F66212"/>
    <w:rsid w:val="00F7078F"/>
    <w:rsid w:val="00F708B3"/>
    <w:rsid w:val="00F70A8A"/>
    <w:rsid w:val="00F71115"/>
    <w:rsid w:val="00F71240"/>
    <w:rsid w:val="00F71845"/>
    <w:rsid w:val="00F71A8E"/>
    <w:rsid w:val="00F72179"/>
    <w:rsid w:val="00F7310A"/>
    <w:rsid w:val="00F7390B"/>
    <w:rsid w:val="00F741D8"/>
    <w:rsid w:val="00F75E91"/>
    <w:rsid w:val="00F760D3"/>
    <w:rsid w:val="00F774FD"/>
    <w:rsid w:val="00F77AB7"/>
    <w:rsid w:val="00F8048A"/>
    <w:rsid w:val="00F810B3"/>
    <w:rsid w:val="00F8202D"/>
    <w:rsid w:val="00F821B1"/>
    <w:rsid w:val="00F82353"/>
    <w:rsid w:val="00F83B54"/>
    <w:rsid w:val="00F83C4A"/>
    <w:rsid w:val="00F83C8E"/>
    <w:rsid w:val="00F840F1"/>
    <w:rsid w:val="00F84ABE"/>
    <w:rsid w:val="00F84AD1"/>
    <w:rsid w:val="00F855E1"/>
    <w:rsid w:val="00F86770"/>
    <w:rsid w:val="00F87158"/>
    <w:rsid w:val="00F87433"/>
    <w:rsid w:val="00F87A5B"/>
    <w:rsid w:val="00F87ABA"/>
    <w:rsid w:val="00F91189"/>
    <w:rsid w:val="00F91938"/>
    <w:rsid w:val="00F91BD6"/>
    <w:rsid w:val="00F92371"/>
    <w:rsid w:val="00F92D23"/>
    <w:rsid w:val="00F92E5F"/>
    <w:rsid w:val="00F9371F"/>
    <w:rsid w:val="00F949AA"/>
    <w:rsid w:val="00F94FE9"/>
    <w:rsid w:val="00F95726"/>
    <w:rsid w:val="00F959B4"/>
    <w:rsid w:val="00F95F7B"/>
    <w:rsid w:val="00F96722"/>
    <w:rsid w:val="00FA011A"/>
    <w:rsid w:val="00FA03F3"/>
    <w:rsid w:val="00FA0958"/>
    <w:rsid w:val="00FA09F5"/>
    <w:rsid w:val="00FA198A"/>
    <w:rsid w:val="00FA211F"/>
    <w:rsid w:val="00FA29BE"/>
    <w:rsid w:val="00FA3040"/>
    <w:rsid w:val="00FA3907"/>
    <w:rsid w:val="00FA4033"/>
    <w:rsid w:val="00FA440F"/>
    <w:rsid w:val="00FA4745"/>
    <w:rsid w:val="00FA4FD4"/>
    <w:rsid w:val="00FA5824"/>
    <w:rsid w:val="00FA58F3"/>
    <w:rsid w:val="00FA5BF3"/>
    <w:rsid w:val="00FA5E52"/>
    <w:rsid w:val="00FA64CE"/>
    <w:rsid w:val="00FA664E"/>
    <w:rsid w:val="00FA6D9A"/>
    <w:rsid w:val="00FA7E36"/>
    <w:rsid w:val="00FB0021"/>
    <w:rsid w:val="00FB011E"/>
    <w:rsid w:val="00FB0EBC"/>
    <w:rsid w:val="00FB1238"/>
    <w:rsid w:val="00FB16A1"/>
    <w:rsid w:val="00FB1CB4"/>
    <w:rsid w:val="00FB210B"/>
    <w:rsid w:val="00FB24E1"/>
    <w:rsid w:val="00FB283B"/>
    <w:rsid w:val="00FB31C0"/>
    <w:rsid w:val="00FB397D"/>
    <w:rsid w:val="00FB416F"/>
    <w:rsid w:val="00FB609C"/>
    <w:rsid w:val="00FB6706"/>
    <w:rsid w:val="00FC1EA5"/>
    <w:rsid w:val="00FC322D"/>
    <w:rsid w:val="00FC3515"/>
    <w:rsid w:val="00FC3878"/>
    <w:rsid w:val="00FC40E3"/>
    <w:rsid w:val="00FC5473"/>
    <w:rsid w:val="00FC5568"/>
    <w:rsid w:val="00FC57BB"/>
    <w:rsid w:val="00FC60AC"/>
    <w:rsid w:val="00FC6C7A"/>
    <w:rsid w:val="00FC789A"/>
    <w:rsid w:val="00FD042E"/>
    <w:rsid w:val="00FD050C"/>
    <w:rsid w:val="00FD127A"/>
    <w:rsid w:val="00FD20B0"/>
    <w:rsid w:val="00FD2958"/>
    <w:rsid w:val="00FD308A"/>
    <w:rsid w:val="00FD3E73"/>
    <w:rsid w:val="00FD3F3F"/>
    <w:rsid w:val="00FD532A"/>
    <w:rsid w:val="00FD6246"/>
    <w:rsid w:val="00FD6267"/>
    <w:rsid w:val="00FD6556"/>
    <w:rsid w:val="00FD67EC"/>
    <w:rsid w:val="00FD6914"/>
    <w:rsid w:val="00FD6F73"/>
    <w:rsid w:val="00FD7A77"/>
    <w:rsid w:val="00FE08BD"/>
    <w:rsid w:val="00FE08F0"/>
    <w:rsid w:val="00FE1221"/>
    <w:rsid w:val="00FE1AEF"/>
    <w:rsid w:val="00FE21B4"/>
    <w:rsid w:val="00FE23BB"/>
    <w:rsid w:val="00FE2F1F"/>
    <w:rsid w:val="00FE4BF2"/>
    <w:rsid w:val="00FE5651"/>
    <w:rsid w:val="00FE5851"/>
    <w:rsid w:val="00FE6930"/>
    <w:rsid w:val="00FE70FC"/>
    <w:rsid w:val="00FF02AE"/>
    <w:rsid w:val="00FF1216"/>
    <w:rsid w:val="00FF17A6"/>
    <w:rsid w:val="00FF1A78"/>
    <w:rsid w:val="00FF3493"/>
    <w:rsid w:val="00FF39CB"/>
    <w:rsid w:val="00FF3B21"/>
    <w:rsid w:val="00FF49B9"/>
    <w:rsid w:val="00FF4A0E"/>
    <w:rsid w:val="00FF4B6B"/>
    <w:rsid w:val="00FF5430"/>
    <w:rsid w:val="00FF6DF1"/>
    <w:rsid w:val="00FF6F15"/>
    <w:rsid w:val="00FF7275"/>
    <w:rsid w:val="00FF74A6"/>
    <w:rsid w:val="00FF7FF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C739A81"/>
  <w15:chartTrackingRefBased/>
  <w15:docId w15:val="{FB1B133C-E1EE-47E2-AB23-69CF1A7460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footnote text" w:qFormat="1"/>
    <w:lsdException w:name="header" w:uiPriority="99"/>
    <w:lsdException w:name="footer" w:uiPriority="99"/>
    <w:lsdException w:name="caption" w:semiHidden="1" w:unhideWhenUsed="1" w:qFormat="1"/>
    <w:lsdException w:name="table of figures" w:uiPriority="99"/>
    <w:lsdException w:name="footnote reference" w:uiPriority="99" w:qFormat="1"/>
    <w:lsdException w:name="Title" w:qFormat="1"/>
    <w:lsdException w:name="Subtitle" w:qFormat="1"/>
    <w:lsdException w:name="Hyperlink" w:uiPriority="99"/>
    <w:lsdException w:name="Strong" w:qFormat="1"/>
    <w:lsdException w:name="Emphasis" w:qFormat="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F7275"/>
    <w:pPr>
      <w:widowControl w:val="0"/>
      <w:spacing w:before="120" w:after="120"/>
      <w:ind w:firstLine="720"/>
      <w:jc w:val="both"/>
    </w:pPr>
    <w:rPr>
      <w:sz w:val="28"/>
      <w:szCs w:val="24"/>
      <w:lang w:val="en-US" w:eastAsia="en-US"/>
    </w:rPr>
  </w:style>
  <w:style w:type="paragraph" w:styleId="Heading1">
    <w:name w:val="heading 1"/>
    <w:aliases w:val="Mục C1"/>
    <w:basedOn w:val="Normal"/>
    <w:next w:val="Normal"/>
    <w:link w:val="Heading1Char"/>
    <w:qFormat/>
    <w:rsid w:val="002E6DF5"/>
    <w:pPr>
      <w:outlineLvl w:val="0"/>
    </w:pPr>
    <w:rPr>
      <w:rFonts w:asciiTheme="majorHAnsi" w:hAnsiTheme="majorHAnsi"/>
      <w:b/>
      <w:bCs/>
      <w:color w:val="7030A0"/>
      <w:kern w:val="32"/>
      <w:szCs w:val="32"/>
    </w:rPr>
  </w:style>
  <w:style w:type="paragraph" w:styleId="Heading2">
    <w:name w:val="heading 2"/>
    <w:basedOn w:val="Normal"/>
    <w:next w:val="Normal"/>
    <w:link w:val="Heading2Char"/>
    <w:unhideWhenUsed/>
    <w:qFormat/>
    <w:rsid w:val="00DD1967"/>
    <w:pPr>
      <w:outlineLvl w:val="1"/>
    </w:pPr>
    <w:rPr>
      <w:rFonts w:asciiTheme="majorHAnsi" w:eastAsiaTheme="majorEastAsia" w:hAnsiTheme="majorHAnsi" w:cstheme="majorBidi"/>
      <w:b/>
      <w:color w:val="2E74B5" w:themeColor="accent1" w:themeShade="BF"/>
      <w:szCs w:val="26"/>
    </w:rPr>
  </w:style>
  <w:style w:type="paragraph" w:styleId="Heading3">
    <w:name w:val="heading 3"/>
    <w:basedOn w:val="Normal"/>
    <w:next w:val="Normal"/>
    <w:link w:val="Heading3Char"/>
    <w:unhideWhenUsed/>
    <w:qFormat/>
    <w:rsid w:val="00714C9F"/>
    <w:pPr>
      <w:keepNext/>
      <w:keepLines/>
      <w:spacing w:before="40"/>
      <w:outlineLvl w:val="2"/>
    </w:pPr>
    <w:rPr>
      <w:rFonts w:asciiTheme="majorHAnsi" w:eastAsiaTheme="majorEastAsia" w:hAnsiTheme="majorHAnsi" w:cstheme="majorBidi"/>
      <w:color w:val="1F4D78" w:themeColor="accent1" w:themeShade="7F"/>
      <w:sz w:val="24"/>
    </w:rPr>
  </w:style>
  <w:style w:type="paragraph" w:styleId="Heading4">
    <w:name w:val="heading 4"/>
    <w:aliases w:val="Tên chương"/>
    <w:basedOn w:val="Heading1"/>
    <w:next w:val="Heading1"/>
    <w:qFormat/>
    <w:rsid w:val="00583C1D"/>
    <w:pPr>
      <w:spacing w:before="0" w:after="0"/>
      <w:ind w:firstLine="0"/>
      <w:jc w:val="center"/>
      <w:outlineLvl w:val="3"/>
    </w:pPr>
    <w:rPr>
      <w:rFonts w:ascii="Times New Roman Bold" w:hAnsi="Times New Roman Bold"/>
      <w:color w:val="0000FF"/>
      <w:kern w:val="0"/>
      <w:lang w:val="nl-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2">
    <w:name w:val="Body Text Indent 2"/>
    <w:basedOn w:val="Normal"/>
    <w:link w:val="BodyTextIndent2Char"/>
    <w:rsid w:val="00D56A1C"/>
    <w:rPr>
      <w:rFonts w:ascii=".VnTime" w:hAnsi=".VnTime"/>
      <w:szCs w:val="20"/>
    </w:rPr>
  </w:style>
  <w:style w:type="paragraph" w:customStyle="1" w:styleId="CharCharCharCharCharCharChar">
    <w:name w:val="Char Char Char Char Char Char Char"/>
    <w:basedOn w:val="Normal"/>
    <w:rsid w:val="00D56A1C"/>
    <w:pPr>
      <w:pageBreakBefore/>
      <w:spacing w:before="100" w:beforeAutospacing="1" w:after="100" w:afterAutospacing="1"/>
    </w:pPr>
    <w:rPr>
      <w:rFonts w:ascii="Tahoma" w:hAnsi="Tahoma" w:cs="Tahoma"/>
      <w:sz w:val="20"/>
      <w:szCs w:val="20"/>
    </w:rPr>
  </w:style>
  <w:style w:type="character" w:styleId="Strong">
    <w:name w:val="Strong"/>
    <w:qFormat/>
    <w:rsid w:val="00D56A1C"/>
    <w:rPr>
      <w:b/>
      <w:bCs/>
    </w:rPr>
  </w:style>
  <w:style w:type="character" w:customStyle="1" w:styleId="spelle">
    <w:name w:val="spelle"/>
    <w:basedOn w:val="DefaultParagraphFont"/>
    <w:rsid w:val="00D56A1C"/>
  </w:style>
  <w:style w:type="character" w:customStyle="1" w:styleId="grame">
    <w:name w:val="grame"/>
    <w:basedOn w:val="DefaultParagraphFont"/>
    <w:rsid w:val="00D56A1C"/>
  </w:style>
  <w:style w:type="character" w:customStyle="1" w:styleId="Heading1Char">
    <w:name w:val="Heading 1 Char"/>
    <w:aliases w:val="Mục C1 Char"/>
    <w:link w:val="Heading1"/>
    <w:rsid w:val="002E6DF5"/>
    <w:rPr>
      <w:rFonts w:asciiTheme="majorHAnsi" w:hAnsiTheme="majorHAnsi"/>
      <w:b/>
      <w:bCs/>
      <w:color w:val="7030A0"/>
      <w:kern w:val="32"/>
      <w:sz w:val="28"/>
      <w:szCs w:val="32"/>
      <w:lang w:val="en-US" w:eastAsia="en-US"/>
    </w:rPr>
  </w:style>
  <w:style w:type="paragraph" w:styleId="TOCHeading">
    <w:name w:val="TOC Heading"/>
    <w:basedOn w:val="Heading1"/>
    <w:next w:val="Normal"/>
    <w:uiPriority w:val="39"/>
    <w:unhideWhenUsed/>
    <w:qFormat/>
    <w:rsid w:val="00C65402"/>
    <w:pPr>
      <w:outlineLvl w:val="9"/>
    </w:pPr>
  </w:style>
  <w:style w:type="paragraph" w:styleId="NormalWeb">
    <w:name w:val="Normal (Web)"/>
    <w:basedOn w:val="Normal"/>
    <w:unhideWhenUsed/>
    <w:rsid w:val="007C2EB3"/>
    <w:pPr>
      <w:spacing w:before="100" w:beforeAutospacing="1" w:after="100" w:afterAutospacing="1"/>
    </w:pPr>
    <w:rPr>
      <w:sz w:val="24"/>
    </w:rPr>
  </w:style>
  <w:style w:type="paragraph" w:styleId="BodyText">
    <w:name w:val="Body Text"/>
    <w:basedOn w:val="Normal"/>
    <w:link w:val="BodyTextChar"/>
    <w:rsid w:val="008B2F0D"/>
    <w:rPr>
      <w:sz w:val="24"/>
    </w:rPr>
  </w:style>
  <w:style w:type="character" w:customStyle="1" w:styleId="BodyTextChar">
    <w:name w:val="Body Text Char"/>
    <w:link w:val="BodyText"/>
    <w:rsid w:val="008B2F0D"/>
    <w:rPr>
      <w:sz w:val="24"/>
      <w:szCs w:val="24"/>
    </w:rPr>
  </w:style>
  <w:style w:type="paragraph" w:styleId="BodyText2">
    <w:name w:val="Body Text 2"/>
    <w:basedOn w:val="Normal"/>
    <w:link w:val="BodyText2Char"/>
    <w:rsid w:val="006B065A"/>
    <w:pPr>
      <w:spacing w:line="480" w:lineRule="auto"/>
    </w:pPr>
    <w:rPr>
      <w:sz w:val="24"/>
    </w:rPr>
  </w:style>
  <w:style w:type="character" w:customStyle="1" w:styleId="BodyText2Char">
    <w:name w:val="Body Text 2 Char"/>
    <w:link w:val="BodyText2"/>
    <w:rsid w:val="006B065A"/>
    <w:rPr>
      <w:sz w:val="24"/>
      <w:szCs w:val="24"/>
    </w:rPr>
  </w:style>
  <w:style w:type="paragraph" w:styleId="BodyTextIndent3">
    <w:name w:val="Body Text Indent 3"/>
    <w:basedOn w:val="Normal"/>
    <w:link w:val="BodyTextIndent3Char"/>
    <w:rsid w:val="00DD618F"/>
    <w:pPr>
      <w:ind w:left="360"/>
    </w:pPr>
    <w:rPr>
      <w:sz w:val="16"/>
      <w:szCs w:val="16"/>
    </w:rPr>
  </w:style>
  <w:style w:type="character" w:customStyle="1" w:styleId="BodyTextIndent3Char">
    <w:name w:val="Body Text Indent 3 Char"/>
    <w:link w:val="BodyTextIndent3"/>
    <w:rsid w:val="00DD618F"/>
    <w:rPr>
      <w:sz w:val="16"/>
      <w:szCs w:val="16"/>
    </w:rPr>
  </w:style>
  <w:style w:type="character" w:styleId="Hyperlink">
    <w:name w:val="Hyperlink"/>
    <w:basedOn w:val="DefaultParagraphFont"/>
    <w:uiPriority w:val="99"/>
    <w:rsid w:val="0020763D"/>
    <w:rPr>
      <w:color w:val="0563C1" w:themeColor="hyperlink"/>
      <w:u w:val="single"/>
    </w:rPr>
  </w:style>
  <w:style w:type="paragraph" w:customStyle="1" w:styleId="McC2">
    <w:name w:val="Mục C2"/>
    <w:basedOn w:val="Heading2"/>
    <w:link w:val="McC2Char"/>
    <w:qFormat/>
    <w:rsid w:val="00BD2914"/>
    <w:pPr>
      <w:spacing w:before="60" w:line="288" w:lineRule="auto"/>
      <w:contextualSpacing/>
    </w:pPr>
    <w:rPr>
      <w:rFonts w:ascii="Times New Roman" w:eastAsia="Times New Roman" w:hAnsi="Times New Roman" w:cs="Times New Roman"/>
      <w:b w:val="0"/>
      <w:bCs/>
      <w:iCs/>
      <w:color w:val="000099"/>
      <w:szCs w:val="28"/>
      <w:lang w:val="nl-NL"/>
    </w:rPr>
  </w:style>
  <w:style w:type="character" w:customStyle="1" w:styleId="McC2Char">
    <w:name w:val="Mục C2 Char"/>
    <w:link w:val="McC2"/>
    <w:rsid w:val="00BD2914"/>
    <w:rPr>
      <w:b/>
      <w:bCs/>
      <w:iCs/>
      <w:color w:val="000099"/>
      <w:sz w:val="28"/>
      <w:szCs w:val="28"/>
      <w:lang w:val="nl-NL" w:eastAsia="en-US"/>
    </w:rPr>
  </w:style>
  <w:style w:type="paragraph" w:customStyle="1" w:styleId="McC3">
    <w:name w:val="Mục C3"/>
    <w:basedOn w:val="Heading3"/>
    <w:link w:val="McC3Char"/>
    <w:qFormat/>
    <w:rsid w:val="00714C9F"/>
    <w:pPr>
      <w:keepLines w:val="0"/>
      <w:spacing w:before="120" w:line="360" w:lineRule="exact"/>
    </w:pPr>
    <w:rPr>
      <w:rFonts w:ascii="Times New Roman" w:eastAsia="Times New Roman" w:hAnsi="Times New Roman" w:cs="Times New Roman"/>
      <w:b/>
      <w:bCs/>
      <w:i/>
      <w:color w:val="FF0000"/>
      <w:sz w:val="28"/>
      <w:szCs w:val="26"/>
      <w:lang w:val="da-DK"/>
    </w:rPr>
  </w:style>
  <w:style w:type="character" w:customStyle="1" w:styleId="McC3Char">
    <w:name w:val="Mục C3 Char"/>
    <w:link w:val="McC3"/>
    <w:rsid w:val="00714C9F"/>
    <w:rPr>
      <w:b/>
      <w:bCs/>
      <w:i/>
      <w:color w:val="FF0000"/>
      <w:sz w:val="28"/>
      <w:szCs w:val="26"/>
      <w:lang w:val="da-DK" w:eastAsia="en-US"/>
    </w:rPr>
  </w:style>
  <w:style w:type="paragraph" w:styleId="Header">
    <w:name w:val="header"/>
    <w:basedOn w:val="Normal"/>
    <w:link w:val="HeaderChar"/>
    <w:uiPriority w:val="99"/>
    <w:rsid w:val="00714C9F"/>
    <w:pPr>
      <w:tabs>
        <w:tab w:val="center" w:pos="4680"/>
        <w:tab w:val="right" w:pos="9360"/>
      </w:tabs>
    </w:pPr>
    <w:rPr>
      <w:sz w:val="24"/>
    </w:rPr>
  </w:style>
  <w:style w:type="character" w:customStyle="1" w:styleId="HeaderChar">
    <w:name w:val="Header Char"/>
    <w:basedOn w:val="DefaultParagraphFont"/>
    <w:link w:val="Header"/>
    <w:uiPriority w:val="99"/>
    <w:rsid w:val="00714C9F"/>
    <w:rPr>
      <w:sz w:val="24"/>
      <w:szCs w:val="24"/>
      <w:lang w:val="en-US" w:eastAsia="en-US"/>
    </w:rPr>
  </w:style>
  <w:style w:type="character" w:customStyle="1" w:styleId="BodyTextIndent2Char">
    <w:name w:val="Body Text Indent 2 Char"/>
    <w:link w:val="BodyTextIndent2"/>
    <w:rsid w:val="00714C9F"/>
    <w:rPr>
      <w:rFonts w:ascii=".VnTime" w:hAnsi=".VnTime"/>
      <w:sz w:val="28"/>
      <w:lang w:val="en-US" w:eastAsia="en-US"/>
    </w:rPr>
  </w:style>
  <w:style w:type="character" w:customStyle="1" w:styleId="Heading2Char">
    <w:name w:val="Heading 2 Char"/>
    <w:basedOn w:val="DefaultParagraphFont"/>
    <w:link w:val="Heading2"/>
    <w:rsid w:val="00DD1967"/>
    <w:rPr>
      <w:rFonts w:asciiTheme="majorHAnsi" w:eastAsiaTheme="majorEastAsia" w:hAnsiTheme="majorHAnsi" w:cstheme="majorBidi"/>
      <w:b/>
      <w:color w:val="2E74B5" w:themeColor="accent1" w:themeShade="BF"/>
      <w:sz w:val="28"/>
      <w:szCs w:val="26"/>
      <w:lang w:val="en-US" w:eastAsia="en-US"/>
    </w:rPr>
  </w:style>
  <w:style w:type="character" w:customStyle="1" w:styleId="Heading3Char">
    <w:name w:val="Heading 3 Char"/>
    <w:basedOn w:val="DefaultParagraphFont"/>
    <w:link w:val="Heading3"/>
    <w:rsid w:val="00714C9F"/>
    <w:rPr>
      <w:rFonts w:asciiTheme="majorHAnsi" w:eastAsiaTheme="majorEastAsia" w:hAnsiTheme="majorHAnsi" w:cstheme="majorBidi"/>
      <w:color w:val="1F4D78" w:themeColor="accent1" w:themeShade="7F"/>
      <w:sz w:val="24"/>
      <w:szCs w:val="24"/>
      <w:lang w:val="en-US" w:eastAsia="en-US"/>
    </w:rPr>
  </w:style>
  <w:style w:type="paragraph" w:styleId="Footer">
    <w:name w:val="footer"/>
    <w:basedOn w:val="Normal"/>
    <w:link w:val="FooterChar"/>
    <w:uiPriority w:val="99"/>
    <w:rsid w:val="00194173"/>
    <w:pPr>
      <w:tabs>
        <w:tab w:val="center" w:pos="4680"/>
        <w:tab w:val="right" w:pos="9360"/>
      </w:tabs>
    </w:pPr>
    <w:rPr>
      <w:sz w:val="24"/>
    </w:rPr>
  </w:style>
  <w:style w:type="character" w:customStyle="1" w:styleId="FooterChar">
    <w:name w:val="Footer Char"/>
    <w:basedOn w:val="DefaultParagraphFont"/>
    <w:link w:val="Footer"/>
    <w:uiPriority w:val="99"/>
    <w:rsid w:val="00194173"/>
    <w:rPr>
      <w:sz w:val="24"/>
      <w:szCs w:val="24"/>
      <w:lang w:val="en-US" w:eastAsia="en-US"/>
    </w:rPr>
  </w:style>
  <w:style w:type="paragraph" w:styleId="BalloonText">
    <w:name w:val="Balloon Text"/>
    <w:basedOn w:val="Normal"/>
    <w:link w:val="BalloonTextChar"/>
    <w:semiHidden/>
    <w:unhideWhenUsed/>
    <w:rsid w:val="002A0385"/>
    <w:rPr>
      <w:rFonts w:ascii="Segoe UI" w:hAnsi="Segoe UI" w:cs="Segoe UI"/>
      <w:sz w:val="18"/>
      <w:szCs w:val="18"/>
    </w:rPr>
  </w:style>
  <w:style w:type="character" w:customStyle="1" w:styleId="BalloonTextChar">
    <w:name w:val="Balloon Text Char"/>
    <w:basedOn w:val="DefaultParagraphFont"/>
    <w:link w:val="BalloonText"/>
    <w:semiHidden/>
    <w:rsid w:val="002A0385"/>
    <w:rPr>
      <w:rFonts w:ascii="Segoe UI" w:hAnsi="Segoe UI" w:cs="Segoe UI"/>
      <w:sz w:val="18"/>
      <w:szCs w:val="18"/>
      <w:lang w:val="en-US" w:eastAsia="en-US"/>
    </w:rPr>
  </w:style>
  <w:style w:type="paragraph" w:styleId="ListParagraph">
    <w:name w:val="List Paragraph"/>
    <w:basedOn w:val="Normal"/>
    <w:uiPriority w:val="34"/>
    <w:qFormat/>
    <w:rsid w:val="002E6DF5"/>
    <w:pPr>
      <w:ind w:firstLine="0"/>
    </w:pPr>
    <w:rPr>
      <w:color w:val="0000CC"/>
    </w:rPr>
  </w:style>
  <w:style w:type="paragraph" w:styleId="FootnoteText">
    <w:name w:val="footnote text"/>
    <w:aliases w:val="Footnote Text Char Tegn Char,Footnote Text Char Char Char Char Char,Footnote Text Char Char Char Char Char Char Ch Char,Footnote Text Char Char Char Char Char Char Ch Char Char,Footnote Text Char Char Char Char Char Char Ch,fn,single space"/>
    <w:basedOn w:val="Normal"/>
    <w:link w:val="FootnoteTextChar"/>
    <w:qFormat/>
    <w:rsid w:val="00067B3F"/>
    <w:pPr>
      <w:spacing w:before="0" w:after="0"/>
      <w:ind w:firstLine="0"/>
    </w:pPr>
    <w:rPr>
      <w:sz w:val="20"/>
      <w:szCs w:val="20"/>
    </w:rPr>
  </w:style>
  <w:style w:type="character" w:customStyle="1" w:styleId="FootnoteTextChar">
    <w:name w:val="Footnote Text Char"/>
    <w:aliases w:val="Footnote Text Char Tegn Char Char,Footnote Text Char Char Char Char Char Char,Footnote Text Char Char Char Char Char Char Ch Char Char1,Footnote Text Char Char Char Char Char Char Ch Char Char Char,fn Char,single space Char"/>
    <w:basedOn w:val="DefaultParagraphFont"/>
    <w:link w:val="FootnoteText"/>
    <w:qFormat/>
    <w:rsid w:val="00067B3F"/>
    <w:rPr>
      <w:lang w:val="en-US" w:eastAsia="en-US"/>
    </w:rPr>
  </w:style>
  <w:style w:type="character" w:styleId="FootnoteReference">
    <w:name w:val="footnote reference"/>
    <w:aliases w:val="Footnote,Footnote text,ftref,BearingPoint,16 Point,Superscript 6 Point,fr,Ref,de nota al pie,Footnote Text1,f,Footnote + Arial,10 pt,Black,Footnote Text11,BVI fnr,(NECG) Footnote Reference, BVI fnr,footnote ref,Footnote text + 13 pt,R"/>
    <w:basedOn w:val="DefaultParagraphFont"/>
    <w:link w:val="ftrefCharCharChar1Char"/>
    <w:uiPriority w:val="99"/>
    <w:qFormat/>
    <w:rsid w:val="00984073"/>
    <w:rPr>
      <w:vertAlign w:val="superscript"/>
    </w:rPr>
  </w:style>
  <w:style w:type="character" w:customStyle="1" w:styleId="UnresolvedMention1">
    <w:name w:val="Unresolved Mention1"/>
    <w:basedOn w:val="DefaultParagraphFont"/>
    <w:uiPriority w:val="99"/>
    <w:semiHidden/>
    <w:unhideWhenUsed/>
    <w:rsid w:val="00923047"/>
    <w:rPr>
      <w:color w:val="605E5C"/>
      <w:shd w:val="clear" w:color="auto" w:fill="E1DFDD"/>
    </w:rPr>
  </w:style>
  <w:style w:type="table" w:styleId="TableGrid">
    <w:name w:val="Table Grid"/>
    <w:basedOn w:val="TableNormal"/>
    <w:uiPriority w:val="59"/>
    <w:rsid w:val="002A54B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tenseQuote">
    <w:name w:val="Intense Quote"/>
    <w:aliases w:val="Bảng"/>
    <w:basedOn w:val="Normal"/>
    <w:next w:val="Normal"/>
    <w:link w:val="IntenseQuoteChar"/>
    <w:uiPriority w:val="30"/>
    <w:qFormat/>
    <w:rsid w:val="00D671F7"/>
    <w:pPr>
      <w:spacing w:before="0" w:after="0"/>
      <w:ind w:firstLine="0"/>
    </w:pPr>
    <w:rPr>
      <w:iCs/>
    </w:rPr>
  </w:style>
  <w:style w:type="character" w:customStyle="1" w:styleId="IntenseQuoteChar">
    <w:name w:val="Intense Quote Char"/>
    <w:aliases w:val="Bảng Char"/>
    <w:basedOn w:val="DefaultParagraphFont"/>
    <w:link w:val="IntenseQuote"/>
    <w:uiPriority w:val="30"/>
    <w:rsid w:val="00D671F7"/>
    <w:rPr>
      <w:iCs/>
      <w:sz w:val="28"/>
      <w:szCs w:val="24"/>
      <w:lang w:val="en-US" w:eastAsia="en-US"/>
    </w:rPr>
  </w:style>
  <w:style w:type="paragraph" w:customStyle="1" w:styleId="S">
    <w:name w:val="Sơ đồ"/>
    <w:basedOn w:val="Normal"/>
    <w:link w:val="SChar"/>
    <w:qFormat/>
    <w:rsid w:val="006E5115"/>
    <w:pPr>
      <w:spacing w:before="0"/>
      <w:ind w:firstLine="0"/>
      <w:jc w:val="center"/>
    </w:pPr>
    <w:rPr>
      <w:i/>
      <w:color w:val="538135" w:themeColor="accent6" w:themeShade="BF"/>
      <w:lang w:val="nl-BE"/>
    </w:rPr>
  </w:style>
  <w:style w:type="paragraph" w:customStyle="1" w:styleId="tnbng">
    <w:name w:val="tên bảng"/>
    <w:basedOn w:val="S"/>
    <w:link w:val="tnbngChar"/>
    <w:qFormat/>
    <w:rsid w:val="006E5115"/>
    <w:rPr>
      <w:color w:val="2F5496" w:themeColor="accent5" w:themeShade="BF"/>
    </w:rPr>
  </w:style>
  <w:style w:type="character" w:customStyle="1" w:styleId="SChar">
    <w:name w:val="Sơ đồ Char"/>
    <w:basedOn w:val="DefaultParagraphFont"/>
    <w:link w:val="S"/>
    <w:rsid w:val="006E5115"/>
    <w:rPr>
      <w:i/>
      <w:color w:val="538135" w:themeColor="accent6" w:themeShade="BF"/>
      <w:sz w:val="28"/>
      <w:szCs w:val="24"/>
      <w:lang w:val="nl-BE" w:eastAsia="en-US"/>
    </w:rPr>
  </w:style>
  <w:style w:type="paragraph" w:styleId="TOC1">
    <w:name w:val="toc 1"/>
    <w:basedOn w:val="Normal"/>
    <w:next w:val="Normal"/>
    <w:autoRedefine/>
    <w:uiPriority w:val="39"/>
    <w:rsid w:val="00256BBA"/>
    <w:pPr>
      <w:tabs>
        <w:tab w:val="right" w:leader="dot" w:pos="9072"/>
      </w:tabs>
      <w:spacing w:before="60" w:after="60"/>
      <w:ind w:firstLine="0"/>
    </w:pPr>
    <w:rPr>
      <w:rFonts w:ascii="Times New Roman Bold" w:hAnsi="Times New Roman Bold"/>
      <w:b/>
      <w:color w:val="0000CC"/>
    </w:rPr>
  </w:style>
  <w:style w:type="character" w:customStyle="1" w:styleId="tnbngChar">
    <w:name w:val="tên bảng Char"/>
    <w:basedOn w:val="SChar"/>
    <w:link w:val="tnbng"/>
    <w:rsid w:val="006E5115"/>
    <w:rPr>
      <w:i/>
      <w:color w:val="2F5496" w:themeColor="accent5" w:themeShade="BF"/>
      <w:sz w:val="28"/>
      <w:szCs w:val="24"/>
      <w:lang w:val="nl-BE" w:eastAsia="en-US"/>
    </w:rPr>
  </w:style>
  <w:style w:type="paragraph" w:styleId="TOC2">
    <w:name w:val="toc 2"/>
    <w:basedOn w:val="Normal"/>
    <w:next w:val="Normal"/>
    <w:autoRedefine/>
    <w:uiPriority w:val="39"/>
    <w:rsid w:val="003A2610"/>
    <w:pPr>
      <w:tabs>
        <w:tab w:val="right" w:leader="dot" w:pos="9062"/>
      </w:tabs>
      <w:spacing w:before="60" w:after="60"/>
      <w:ind w:firstLine="567"/>
    </w:pPr>
    <w:rPr>
      <w:color w:val="EE0000"/>
    </w:rPr>
  </w:style>
  <w:style w:type="paragraph" w:customStyle="1" w:styleId="CharCharCharCharCharCharCharCharChar1Char">
    <w:name w:val="Char Char Char Char Char Char Char Char Char1 Char"/>
    <w:basedOn w:val="Normal"/>
    <w:next w:val="Normal"/>
    <w:autoRedefine/>
    <w:semiHidden/>
    <w:rsid w:val="00F6461A"/>
    <w:pPr>
      <w:widowControl/>
      <w:spacing w:line="312" w:lineRule="auto"/>
      <w:ind w:firstLine="0"/>
      <w:jc w:val="left"/>
    </w:pPr>
    <w:rPr>
      <w:szCs w:val="22"/>
    </w:rPr>
  </w:style>
  <w:style w:type="character" w:styleId="CommentReference">
    <w:name w:val="annotation reference"/>
    <w:basedOn w:val="DefaultParagraphFont"/>
    <w:rsid w:val="001D688C"/>
    <w:rPr>
      <w:sz w:val="16"/>
      <w:szCs w:val="16"/>
    </w:rPr>
  </w:style>
  <w:style w:type="paragraph" w:styleId="CommentText">
    <w:name w:val="annotation text"/>
    <w:basedOn w:val="Normal"/>
    <w:link w:val="CommentTextChar"/>
    <w:rsid w:val="001D688C"/>
    <w:rPr>
      <w:sz w:val="20"/>
      <w:szCs w:val="20"/>
    </w:rPr>
  </w:style>
  <w:style w:type="character" w:customStyle="1" w:styleId="CommentTextChar">
    <w:name w:val="Comment Text Char"/>
    <w:basedOn w:val="DefaultParagraphFont"/>
    <w:link w:val="CommentText"/>
    <w:rsid w:val="001D688C"/>
    <w:rPr>
      <w:lang w:val="en-US" w:eastAsia="en-US"/>
    </w:rPr>
  </w:style>
  <w:style w:type="paragraph" w:styleId="CommentSubject">
    <w:name w:val="annotation subject"/>
    <w:basedOn w:val="CommentText"/>
    <w:next w:val="CommentText"/>
    <w:link w:val="CommentSubjectChar"/>
    <w:semiHidden/>
    <w:unhideWhenUsed/>
    <w:rsid w:val="001D688C"/>
    <w:rPr>
      <w:b/>
      <w:bCs/>
    </w:rPr>
  </w:style>
  <w:style w:type="character" w:customStyle="1" w:styleId="CommentSubjectChar">
    <w:name w:val="Comment Subject Char"/>
    <w:basedOn w:val="CommentTextChar"/>
    <w:link w:val="CommentSubject"/>
    <w:semiHidden/>
    <w:rsid w:val="001D688C"/>
    <w:rPr>
      <w:b/>
      <w:bCs/>
      <w:lang w:val="en-US" w:eastAsia="en-US"/>
    </w:rPr>
  </w:style>
  <w:style w:type="paragraph" w:styleId="TOC3">
    <w:name w:val="toc 3"/>
    <w:basedOn w:val="Normal"/>
    <w:next w:val="Normal"/>
    <w:autoRedefine/>
    <w:uiPriority w:val="39"/>
    <w:rsid w:val="002D7DFD"/>
    <w:pPr>
      <w:spacing w:before="60" w:after="60" w:line="276" w:lineRule="auto"/>
      <w:ind w:left="567"/>
    </w:pPr>
    <w:rPr>
      <w:color w:val="00B050"/>
    </w:rPr>
  </w:style>
  <w:style w:type="paragraph" w:customStyle="1" w:styleId="ftrefCharCharChar1Char">
    <w:name w:val="ftref Char Char Char1 Char"/>
    <w:aliases w:val="(NECG) Footnote Reference Char Char Char1 Char,Fußnotenzeichen DISS Char Char Char1 Char,16 Point Char Char Char1 Char,Superscript 6 Point Char Char Char Char,fr Char Char Char Char,Footnote Char Char Char Char,Footnote te"/>
    <w:basedOn w:val="Normal"/>
    <w:link w:val="FootnoteReference"/>
    <w:uiPriority w:val="99"/>
    <w:qFormat/>
    <w:rsid w:val="000D4908"/>
    <w:pPr>
      <w:widowControl/>
      <w:spacing w:after="160" w:line="240" w:lineRule="exact"/>
      <w:ind w:firstLine="0"/>
      <w:jc w:val="left"/>
    </w:pPr>
    <w:rPr>
      <w:sz w:val="20"/>
      <w:szCs w:val="20"/>
      <w:vertAlign w:val="superscript"/>
      <w:lang w:val="vi-VN" w:eastAsia="vi-VN"/>
    </w:rPr>
  </w:style>
  <w:style w:type="paragraph" w:styleId="Revision">
    <w:name w:val="Revision"/>
    <w:hidden/>
    <w:uiPriority w:val="99"/>
    <w:semiHidden/>
    <w:rsid w:val="00747232"/>
    <w:rPr>
      <w:sz w:val="28"/>
      <w:szCs w:val="24"/>
      <w:lang w:val="en-US" w:eastAsia="en-US"/>
    </w:rPr>
  </w:style>
  <w:style w:type="table" w:customStyle="1" w:styleId="TableGrid1">
    <w:name w:val="Table Grid1"/>
    <w:basedOn w:val="TableNormal"/>
    <w:next w:val="TableGrid"/>
    <w:uiPriority w:val="59"/>
    <w:rsid w:val="009C50F3"/>
    <w:rPr>
      <w:rFonts w:eastAsia="Calibri"/>
      <w:sz w:val="28"/>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rsid w:val="00BB49FA"/>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173994">
      <w:bodyDiv w:val="1"/>
      <w:marLeft w:val="0"/>
      <w:marRight w:val="0"/>
      <w:marTop w:val="0"/>
      <w:marBottom w:val="0"/>
      <w:divBdr>
        <w:top w:val="none" w:sz="0" w:space="0" w:color="auto"/>
        <w:left w:val="none" w:sz="0" w:space="0" w:color="auto"/>
        <w:bottom w:val="none" w:sz="0" w:space="0" w:color="auto"/>
        <w:right w:val="none" w:sz="0" w:space="0" w:color="auto"/>
      </w:divBdr>
    </w:div>
    <w:div w:id="39062462">
      <w:bodyDiv w:val="1"/>
      <w:marLeft w:val="0"/>
      <w:marRight w:val="0"/>
      <w:marTop w:val="0"/>
      <w:marBottom w:val="0"/>
      <w:divBdr>
        <w:top w:val="none" w:sz="0" w:space="0" w:color="auto"/>
        <w:left w:val="none" w:sz="0" w:space="0" w:color="auto"/>
        <w:bottom w:val="none" w:sz="0" w:space="0" w:color="auto"/>
        <w:right w:val="none" w:sz="0" w:space="0" w:color="auto"/>
      </w:divBdr>
    </w:div>
    <w:div w:id="55444623">
      <w:bodyDiv w:val="1"/>
      <w:marLeft w:val="0"/>
      <w:marRight w:val="0"/>
      <w:marTop w:val="0"/>
      <w:marBottom w:val="0"/>
      <w:divBdr>
        <w:top w:val="none" w:sz="0" w:space="0" w:color="auto"/>
        <w:left w:val="none" w:sz="0" w:space="0" w:color="auto"/>
        <w:bottom w:val="none" w:sz="0" w:space="0" w:color="auto"/>
        <w:right w:val="none" w:sz="0" w:space="0" w:color="auto"/>
      </w:divBdr>
    </w:div>
    <w:div w:id="98450306">
      <w:bodyDiv w:val="1"/>
      <w:marLeft w:val="0"/>
      <w:marRight w:val="0"/>
      <w:marTop w:val="0"/>
      <w:marBottom w:val="0"/>
      <w:divBdr>
        <w:top w:val="none" w:sz="0" w:space="0" w:color="auto"/>
        <w:left w:val="none" w:sz="0" w:space="0" w:color="auto"/>
        <w:bottom w:val="none" w:sz="0" w:space="0" w:color="auto"/>
        <w:right w:val="none" w:sz="0" w:space="0" w:color="auto"/>
      </w:divBdr>
    </w:div>
    <w:div w:id="144125816">
      <w:bodyDiv w:val="1"/>
      <w:marLeft w:val="0"/>
      <w:marRight w:val="0"/>
      <w:marTop w:val="0"/>
      <w:marBottom w:val="0"/>
      <w:divBdr>
        <w:top w:val="none" w:sz="0" w:space="0" w:color="auto"/>
        <w:left w:val="none" w:sz="0" w:space="0" w:color="auto"/>
        <w:bottom w:val="none" w:sz="0" w:space="0" w:color="auto"/>
        <w:right w:val="none" w:sz="0" w:space="0" w:color="auto"/>
      </w:divBdr>
    </w:div>
    <w:div w:id="186456241">
      <w:bodyDiv w:val="1"/>
      <w:marLeft w:val="0"/>
      <w:marRight w:val="0"/>
      <w:marTop w:val="0"/>
      <w:marBottom w:val="0"/>
      <w:divBdr>
        <w:top w:val="none" w:sz="0" w:space="0" w:color="auto"/>
        <w:left w:val="none" w:sz="0" w:space="0" w:color="auto"/>
        <w:bottom w:val="none" w:sz="0" w:space="0" w:color="auto"/>
        <w:right w:val="none" w:sz="0" w:space="0" w:color="auto"/>
      </w:divBdr>
    </w:div>
    <w:div w:id="206570248">
      <w:bodyDiv w:val="1"/>
      <w:marLeft w:val="0"/>
      <w:marRight w:val="0"/>
      <w:marTop w:val="0"/>
      <w:marBottom w:val="0"/>
      <w:divBdr>
        <w:top w:val="none" w:sz="0" w:space="0" w:color="auto"/>
        <w:left w:val="none" w:sz="0" w:space="0" w:color="auto"/>
        <w:bottom w:val="none" w:sz="0" w:space="0" w:color="auto"/>
        <w:right w:val="none" w:sz="0" w:space="0" w:color="auto"/>
      </w:divBdr>
    </w:div>
    <w:div w:id="255334986">
      <w:bodyDiv w:val="1"/>
      <w:marLeft w:val="0"/>
      <w:marRight w:val="0"/>
      <w:marTop w:val="0"/>
      <w:marBottom w:val="0"/>
      <w:divBdr>
        <w:top w:val="none" w:sz="0" w:space="0" w:color="auto"/>
        <w:left w:val="none" w:sz="0" w:space="0" w:color="auto"/>
        <w:bottom w:val="none" w:sz="0" w:space="0" w:color="auto"/>
        <w:right w:val="none" w:sz="0" w:space="0" w:color="auto"/>
      </w:divBdr>
    </w:div>
    <w:div w:id="282881211">
      <w:bodyDiv w:val="1"/>
      <w:marLeft w:val="0"/>
      <w:marRight w:val="0"/>
      <w:marTop w:val="0"/>
      <w:marBottom w:val="0"/>
      <w:divBdr>
        <w:top w:val="none" w:sz="0" w:space="0" w:color="auto"/>
        <w:left w:val="none" w:sz="0" w:space="0" w:color="auto"/>
        <w:bottom w:val="none" w:sz="0" w:space="0" w:color="auto"/>
        <w:right w:val="none" w:sz="0" w:space="0" w:color="auto"/>
      </w:divBdr>
    </w:div>
    <w:div w:id="311495585">
      <w:bodyDiv w:val="1"/>
      <w:marLeft w:val="0"/>
      <w:marRight w:val="0"/>
      <w:marTop w:val="0"/>
      <w:marBottom w:val="0"/>
      <w:divBdr>
        <w:top w:val="none" w:sz="0" w:space="0" w:color="auto"/>
        <w:left w:val="none" w:sz="0" w:space="0" w:color="auto"/>
        <w:bottom w:val="none" w:sz="0" w:space="0" w:color="auto"/>
        <w:right w:val="none" w:sz="0" w:space="0" w:color="auto"/>
      </w:divBdr>
    </w:div>
    <w:div w:id="314265527">
      <w:bodyDiv w:val="1"/>
      <w:marLeft w:val="0"/>
      <w:marRight w:val="0"/>
      <w:marTop w:val="0"/>
      <w:marBottom w:val="0"/>
      <w:divBdr>
        <w:top w:val="none" w:sz="0" w:space="0" w:color="auto"/>
        <w:left w:val="none" w:sz="0" w:space="0" w:color="auto"/>
        <w:bottom w:val="none" w:sz="0" w:space="0" w:color="auto"/>
        <w:right w:val="none" w:sz="0" w:space="0" w:color="auto"/>
      </w:divBdr>
    </w:div>
    <w:div w:id="357707311">
      <w:bodyDiv w:val="1"/>
      <w:marLeft w:val="0"/>
      <w:marRight w:val="0"/>
      <w:marTop w:val="0"/>
      <w:marBottom w:val="0"/>
      <w:divBdr>
        <w:top w:val="none" w:sz="0" w:space="0" w:color="auto"/>
        <w:left w:val="none" w:sz="0" w:space="0" w:color="auto"/>
        <w:bottom w:val="none" w:sz="0" w:space="0" w:color="auto"/>
        <w:right w:val="none" w:sz="0" w:space="0" w:color="auto"/>
      </w:divBdr>
    </w:div>
    <w:div w:id="378169435">
      <w:bodyDiv w:val="1"/>
      <w:marLeft w:val="0"/>
      <w:marRight w:val="0"/>
      <w:marTop w:val="0"/>
      <w:marBottom w:val="0"/>
      <w:divBdr>
        <w:top w:val="none" w:sz="0" w:space="0" w:color="auto"/>
        <w:left w:val="none" w:sz="0" w:space="0" w:color="auto"/>
        <w:bottom w:val="none" w:sz="0" w:space="0" w:color="auto"/>
        <w:right w:val="none" w:sz="0" w:space="0" w:color="auto"/>
      </w:divBdr>
    </w:div>
    <w:div w:id="405960751">
      <w:bodyDiv w:val="1"/>
      <w:marLeft w:val="0"/>
      <w:marRight w:val="0"/>
      <w:marTop w:val="0"/>
      <w:marBottom w:val="0"/>
      <w:divBdr>
        <w:top w:val="none" w:sz="0" w:space="0" w:color="auto"/>
        <w:left w:val="none" w:sz="0" w:space="0" w:color="auto"/>
        <w:bottom w:val="none" w:sz="0" w:space="0" w:color="auto"/>
        <w:right w:val="none" w:sz="0" w:space="0" w:color="auto"/>
      </w:divBdr>
    </w:div>
    <w:div w:id="421070022">
      <w:bodyDiv w:val="1"/>
      <w:marLeft w:val="0"/>
      <w:marRight w:val="0"/>
      <w:marTop w:val="0"/>
      <w:marBottom w:val="0"/>
      <w:divBdr>
        <w:top w:val="none" w:sz="0" w:space="0" w:color="auto"/>
        <w:left w:val="none" w:sz="0" w:space="0" w:color="auto"/>
        <w:bottom w:val="none" w:sz="0" w:space="0" w:color="auto"/>
        <w:right w:val="none" w:sz="0" w:space="0" w:color="auto"/>
      </w:divBdr>
    </w:div>
    <w:div w:id="553154272">
      <w:bodyDiv w:val="1"/>
      <w:marLeft w:val="0"/>
      <w:marRight w:val="0"/>
      <w:marTop w:val="0"/>
      <w:marBottom w:val="0"/>
      <w:divBdr>
        <w:top w:val="none" w:sz="0" w:space="0" w:color="auto"/>
        <w:left w:val="none" w:sz="0" w:space="0" w:color="auto"/>
        <w:bottom w:val="none" w:sz="0" w:space="0" w:color="auto"/>
        <w:right w:val="none" w:sz="0" w:space="0" w:color="auto"/>
      </w:divBdr>
    </w:div>
    <w:div w:id="600575643">
      <w:bodyDiv w:val="1"/>
      <w:marLeft w:val="0"/>
      <w:marRight w:val="0"/>
      <w:marTop w:val="0"/>
      <w:marBottom w:val="0"/>
      <w:divBdr>
        <w:top w:val="none" w:sz="0" w:space="0" w:color="auto"/>
        <w:left w:val="none" w:sz="0" w:space="0" w:color="auto"/>
        <w:bottom w:val="none" w:sz="0" w:space="0" w:color="auto"/>
        <w:right w:val="none" w:sz="0" w:space="0" w:color="auto"/>
      </w:divBdr>
    </w:div>
    <w:div w:id="645013967">
      <w:bodyDiv w:val="1"/>
      <w:marLeft w:val="0"/>
      <w:marRight w:val="0"/>
      <w:marTop w:val="0"/>
      <w:marBottom w:val="0"/>
      <w:divBdr>
        <w:top w:val="none" w:sz="0" w:space="0" w:color="auto"/>
        <w:left w:val="none" w:sz="0" w:space="0" w:color="auto"/>
        <w:bottom w:val="none" w:sz="0" w:space="0" w:color="auto"/>
        <w:right w:val="none" w:sz="0" w:space="0" w:color="auto"/>
      </w:divBdr>
    </w:div>
    <w:div w:id="654071653">
      <w:bodyDiv w:val="1"/>
      <w:marLeft w:val="0"/>
      <w:marRight w:val="0"/>
      <w:marTop w:val="0"/>
      <w:marBottom w:val="0"/>
      <w:divBdr>
        <w:top w:val="none" w:sz="0" w:space="0" w:color="auto"/>
        <w:left w:val="none" w:sz="0" w:space="0" w:color="auto"/>
        <w:bottom w:val="none" w:sz="0" w:space="0" w:color="auto"/>
        <w:right w:val="none" w:sz="0" w:space="0" w:color="auto"/>
      </w:divBdr>
    </w:div>
    <w:div w:id="682047435">
      <w:bodyDiv w:val="1"/>
      <w:marLeft w:val="0"/>
      <w:marRight w:val="0"/>
      <w:marTop w:val="0"/>
      <w:marBottom w:val="0"/>
      <w:divBdr>
        <w:top w:val="none" w:sz="0" w:space="0" w:color="auto"/>
        <w:left w:val="none" w:sz="0" w:space="0" w:color="auto"/>
        <w:bottom w:val="none" w:sz="0" w:space="0" w:color="auto"/>
        <w:right w:val="none" w:sz="0" w:space="0" w:color="auto"/>
      </w:divBdr>
    </w:div>
    <w:div w:id="697123368">
      <w:bodyDiv w:val="1"/>
      <w:marLeft w:val="0"/>
      <w:marRight w:val="0"/>
      <w:marTop w:val="0"/>
      <w:marBottom w:val="0"/>
      <w:divBdr>
        <w:top w:val="none" w:sz="0" w:space="0" w:color="auto"/>
        <w:left w:val="none" w:sz="0" w:space="0" w:color="auto"/>
        <w:bottom w:val="none" w:sz="0" w:space="0" w:color="auto"/>
        <w:right w:val="none" w:sz="0" w:space="0" w:color="auto"/>
      </w:divBdr>
    </w:div>
    <w:div w:id="708837936">
      <w:bodyDiv w:val="1"/>
      <w:marLeft w:val="0"/>
      <w:marRight w:val="0"/>
      <w:marTop w:val="0"/>
      <w:marBottom w:val="0"/>
      <w:divBdr>
        <w:top w:val="none" w:sz="0" w:space="0" w:color="auto"/>
        <w:left w:val="none" w:sz="0" w:space="0" w:color="auto"/>
        <w:bottom w:val="none" w:sz="0" w:space="0" w:color="auto"/>
        <w:right w:val="none" w:sz="0" w:space="0" w:color="auto"/>
      </w:divBdr>
    </w:div>
    <w:div w:id="755900311">
      <w:bodyDiv w:val="1"/>
      <w:marLeft w:val="0"/>
      <w:marRight w:val="0"/>
      <w:marTop w:val="0"/>
      <w:marBottom w:val="0"/>
      <w:divBdr>
        <w:top w:val="none" w:sz="0" w:space="0" w:color="auto"/>
        <w:left w:val="none" w:sz="0" w:space="0" w:color="auto"/>
        <w:bottom w:val="none" w:sz="0" w:space="0" w:color="auto"/>
        <w:right w:val="none" w:sz="0" w:space="0" w:color="auto"/>
      </w:divBdr>
    </w:div>
    <w:div w:id="847669577">
      <w:bodyDiv w:val="1"/>
      <w:marLeft w:val="0"/>
      <w:marRight w:val="0"/>
      <w:marTop w:val="0"/>
      <w:marBottom w:val="0"/>
      <w:divBdr>
        <w:top w:val="none" w:sz="0" w:space="0" w:color="auto"/>
        <w:left w:val="none" w:sz="0" w:space="0" w:color="auto"/>
        <w:bottom w:val="none" w:sz="0" w:space="0" w:color="auto"/>
        <w:right w:val="none" w:sz="0" w:space="0" w:color="auto"/>
      </w:divBdr>
    </w:div>
    <w:div w:id="864319934">
      <w:bodyDiv w:val="1"/>
      <w:marLeft w:val="0"/>
      <w:marRight w:val="0"/>
      <w:marTop w:val="0"/>
      <w:marBottom w:val="0"/>
      <w:divBdr>
        <w:top w:val="none" w:sz="0" w:space="0" w:color="auto"/>
        <w:left w:val="none" w:sz="0" w:space="0" w:color="auto"/>
        <w:bottom w:val="none" w:sz="0" w:space="0" w:color="auto"/>
        <w:right w:val="none" w:sz="0" w:space="0" w:color="auto"/>
      </w:divBdr>
    </w:div>
    <w:div w:id="880097422">
      <w:bodyDiv w:val="1"/>
      <w:marLeft w:val="0"/>
      <w:marRight w:val="0"/>
      <w:marTop w:val="0"/>
      <w:marBottom w:val="0"/>
      <w:divBdr>
        <w:top w:val="none" w:sz="0" w:space="0" w:color="auto"/>
        <w:left w:val="none" w:sz="0" w:space="0" w:color="auto"/>
        <w:bottom w:val="none" w:sz="0" w:space="0" w:color="auto"/>
        <w:right w:val="none" w:sz="0" w:space="0" w:color="auto"/>
      </w:divBdr>
    </w:div>
    <w:div w:id="946959780">
      <w:bodyDiv w:val="1"/>
      <w:marLeft w:val="0"/>
      <w:marRight w:val="0"/>
      <w:marTop w:val="0"/>
      <w:marBottom w:val="0"/>
      <w:divBdr>
        <w:top w:val="none" w:sz="0" w:space="0" w:color="auto"/>
        <w:left w:val="none" w:sz="0" w:space="0" w:color="auto"/>
        <w:bottom w:val="none" w:sz="0" w:space="0" w:color="auto"/>
        <w:right w:val="none" w:sz="0" w:space="0" w:color="auto"/>
      </w:divBdr>
    </w:div>
    <w:div w:id="951477332">
      <w:bodyDiv w:val="1"/>
      <w:marLeft w:val="0"/>
      <w:marRight w:val="0"/>
      <w:marTop w:val="0"/>
      <w:marBottom w:val="0"/>
      <w:divBdr>
        <w:top w:val="none" w:sz="0" w:space="0" w:color="auto"/>
        <w:left w:val="none" w:sz="0" w:space="0" w:color="auto"/>
        <w:bottom w:val="none" w:sz="0" w:space="0" w:color="auto"/>
        <w:right w:val="none" w:sz="0" w:space="0" w:color="auto"/>
      </w:divBdr>
    </w:div>
    <w:div w:id="1027947795">
      <w:bodyDiv w:val="1"/>
      <w:marLeft w:val="0"/>
      <w:marRight w:val="0"/>
      <w:marTop w:val="0"/>
      <w:marBottom w:val="0"/>
      <w:divBdr>
        <w:top w:val="none" w:sz="0" w:space="0" w:color="auto"/>
        <w:left w:val="none" w:sz="0" w:space="0" w:color="auto"/>
        <w:bottom w:val="none" w:sz="0" w:space="0" w:color="auto"/>
        <w:right w:val="none" w:sz="0" w:space="0" w:color="auto"/>
      </w:divBdr>
    </w:div>
    <w:div w:id="1033186254">
      <w:bodyDiv w:val="1"/>
      <w:marLeft w:val="0"/>
      <w:marRight w:val="0"/>
      <w:marTop w:val="0"/>
      <w:marBottom w:val="0"/>
      <w:divBdr>
        <w:top w:val="none" w:sz="0" w:space="0" w:color="auto"/>
        <w:left w:val="none" w:sz="0" w:space="0" w:color="auto"/>
        <w:bottom w:val="none" w:sz="0" w:space="0" w:color="auto"/>
        <w:right w:val="none" w:sz="0" w:space="0" w:color="auto"/>
      </w:divBdr>
    </w:div>
    <w:div w:id="1045980198">
      <w:bodyDiv w:val="1"/>
      <w:marLeft w:val="0"/>
      <w:marRight w:val="0"/>
      <w:marTop w:val="0"/>
      <w:marBottom w:val="0"/>
      <w:divBdr>
        <w:top w:val="none" w:sz="0" w:space="0" w:color="auto"/>
        <w:left w:val="none" w:sz="0" w:space="0" w:color="auto"/>
        <w:bottom w:val="none" w:sz="0" w:space="0" w:color="auto"/>
        <w:right w:val="none" w:sz="0" w:space="0" w:color="auto"/>
      </w:divBdr>
    </w:div>
    <w:div w:id="1070077343">
      <w:bodyDiv w:val="1"/>
      <w:marLeft w:val="0"/>
      <w:marRight w:val="0"/>
      <w:marTop w:val="0"/>
      <w:marBottom w:val="0"/>
      <w:divBdr>
        <w:top w:val="none" w:sz="0" w:space="0" w:color="auto"/>
        <w:left w:val="none" w:sz="0" w:space="0" w:color="auto"/>
        <w:bottom w:val="none" w:sz="0" w:space="0" w:color="auto"/>
        <w:right w:val="none" w:sz="0" w:space="0" w:color="auto"/>
      </w:divBdr>
    </w:div>
    <w:div w:id="1074163592">
      <w:bodyDiv w:val="1"/>
      <w:marLeft w:val="0"/>
      <w:marRight w:val="0"/>
      <w:marTop w:val="0"/>
      <w:marBottom w:val="0"/>
      <w:divBdr>
        <w:top w:val="none" w:sz="0" w:space="0" w:color="auto"/>
        <w:left w:val="none" w:sz="0" w:space="0" w:color="auto"/>
        <w:bottom w:val="none" w:sz="0" w:space="0" w:color="auto"/>
        <w:right w:val="none" w:sz="0" w:space="0" w:color="auto"/>
      </w:divBdr>
    </w:div>
    <w:div w:id="1168205195">
      <w:bodyDiv w:val="1"/>
      <w:marLeft w:val="0"/>
      <w:marRight w:val="0"/>
      <w:marTop w:val="0"/>
      <w:marBottom w:val="0"/>
      <w:divBdr>
        <w:top w:val="none" w:sz="0" w:space="0" w:color="auto"/>
        <w:left w:val="none" w:sz="0" w:space="0" w:color="auto"/>
        <w:bottom w:val="none" w:sz="0" w:space="0" w:color="auto"/>
        <w:right w:val="none" w:sz="0" w:space="0" w:color="auto"/>
      </w:divBdr>
    </w:div>
    <w:div w:id="1199780525">
      <w:bodyDiv w:val="1"/>
      <w:marLeft w:val="0"/>
      <w:marRight w:val="0"/>
      <w:marTop w:val="0"/>
      <w:marBottom w:val="0"/>
      <w:divBdr>
        <w:top w:val="none" w:sz="0" w:space="0" w:color="auto"/>
        <w:left w:val="none" w:sz="0" w:space="0" w:color="auto"/>
        <w:bottom w:val="none" w:sz="0" w:space="0" w:color="auto"/>
        <w:right w:val="none" w:sz="0" w:space="0" w:color="auto"/>
      </w:divBdr>
    </w:div>
    <w:div w:id="1206985008">
      <w:bodyDiv w:val="1"/>
      <w:marLeft w:val="0"/>
      <w:marRight w:val="0"/>
      <w:marTop w:val="0"/>
      <w:marBottom w:val="0"/>
      <w:divBdr>
        <w:top w:val="none" w:sz="0" w:space="0" w:color="auto"/>
        <w:left w:val="none" w:sz="0" w:space="0" w:color="auto"/>
        <w:bottom w:val="none" w:sz="0" w:space="0" w:color="auto"/>
        <w:right w:val="none" w:sz="0" w:space="0" w:color="auto"/>
      </w:divBdr>
    </w:div>
    <w:div w:id="1242720188">
      <w:bodyDiv w:val="1"/>
      <w:marLeft w:val="0"/>
      <w:marRight w:val="0"/>
      <w:marTop w:val="0"/>
      <w:marBottom w:val="0"/>
      <w:divBdr>
        <w:top w:val="none" w:sz="0" w:space="0" w:color="auto"/>
        <w:left w:val="none" w:sz="0" w:space="0" w:color="auto"/>
        <w:bottom w:val="none" w:sz="0" w:space="0" w:color="auto"/>
        <w:right w:val="none" w:sz="0" w:space="0" w:color="auto"/>
      </w:divBdr>
    </w:div>
    <w:div w:id="1259143671">
      <w:bodyDiv w:val="1"/>
      <w:marLeft w:val="0"/>
      <w:marRight w:val="0"/>
      <w:marTop w:val="0"/>
      <w:marBottom w:val="0"/>
      <w:divBdr>
        <w:top w:val="none" w:sz="0" w:space="0" w:color="auto"/>
        <w:left w:val="none" w:sz="0" w:space="0" w:color="auto"/>
        <w:bottom w:val="none" w:sz="0" w:space="0" w:color="auto"/>
        <w:right w:val="none" w:sz="0" w:space="0" w:color="auto"/>
      </w:divBdr>
    </w:div>
    <w:div w:id="1267227585">
      <w:bodyDiv w:val="1"/>
      <w:marLeft w:val="0"/>
      <w:marRight w:val="0"/>
      <w:marTop w:val="0"/>
      <w:marBottom w:val="0"/>
      <w:divBdr>
        <w:top w:val="none" w:sz="0" w:space="0" w:color="auto"/>
        <w:left w:val="none" w:sz="0" w:space="0" w:color="auto"/>
        <w:bottom w:val="none" w:sz="0" w:space="0" w:color="auto"/>
        <w:right w:val="none" w:sz="0" w:space="0" w:color="auto"/>
      </w:divBdr>
    </w:div>
    <w:div w:id="1365211286">
      <w:bodyDiv w:val="1"/>
      <w:marLeft w:val="0"/>
      <w:marRight w:val="0"/>
      <w:marTop w:val="0"/>
      <w:marBottom w:val="0"/>
      <w:divBdr>
        <w:top w:val="none" w:sz="0" w:space="0" w:color="auto"/>
        <w:left w:val="none" w:sz="0" w:space="0" w:color="auto"/>
        <w:bottom w:val="none" w:sz="0" w:space="0" w:color="auto"/>
        <w:right w:val="none" w:sz="0" w:space="0" w:color="auto"/>
      </w:divBdr>
    </w:div>
    <w:div w:id="1379891370">
      <w:bodyDiv w:val="1"/>
      <w:marLeft w:val="0"/>
      <w:marRight w:val="0"/>
      <w:marTop w:val="0"/>
      <w:marBottom w:val="0"/>
      <w:divBdr>
        <w:top w:val="none" w:sz="0" w:space="0" w:color="auto"/>
        <w:left w:val="none" w:sz="0" w:space="0" w:color="auto"/>
        <w:bottom w:val="none" w:sz="0" w:space="0" w:color="auto"/>
        <w:right w:val="none" w:sz="0" w:space="0" w:color="auto"/>
      </w:divBdr>
    </w:div>
    <w:div w:id="1382560456">
      <w:bodyDiv w:val="1"/>
      <w:marLeft w:val="0"/>
      <w:marRight w:val="0"/>
      <w:marTop w:val="0"/>
      <w:marBottom w:val="0"/>
      <w:divBdr>
        <w:top w:val="none" w:sz="0" w:space="0" w:color="auto"/>
        <w:left w:val="none" w:sz="0" w:space="0" w:color="auto"/>
        <w:bottom w:val="none" w:sz="0" w:space="0" w:color="auto"/>
        <w:right w:val="none" w:sz="0" w:space="0" w:color="auto"/>
      </w:divBdr>
    </w:div>
    <w:div w:id="1496870837">
      <w:bodyDiv w:val="1"/>
      <w:marLeft w:val="0"/>
      <w:marRight w:val="0"/>
      <w:marTop w:val="0"/>
      <w:marBottom w:val="0"/>
      <w:divBdr>
        <w:top w:val="none" w:sz="0" w:space="0" w:color="auto"/>
        <w:left w:val="none" w:sz="0" w:space="0" w:color="auto"/>
        <w:bottom w:val="none" w:sz="0" w:space="0" w:color="auto"/>
        <w:right w:val="none" w:sz="0" w:space="0" w:color="auto"/>
      </w:divBdr>
    </w:div>
    <w:div w:id="1785467153">
      <w:bodyDiv w:val="1"/>
      <w:marLeft w:val="0"/>
      <w:marRight w:val="0"/>
      <w:marTop w:val="0"/>
      <w:marBottom w:val="0"/>
      <w:divBdr>
        <w:top w:val="none" w:sz="0" w:space="0" w:color="auto"/>
        <w:left w:val="none" w:sz="0" w:space="0" w:color="auto"/>
        <w:bottom w:val="none" w:sz="0" w:space="0" w:color="auto"/>
        <w:right w:val="none" w:sz="0" w:space="0" w:color="auto"/>
      </w:divBdr>
    </w:div>
    <w:div w:id="1812823297">
      <w:bodyDiv w:val="1"/>
      <w:marLeft w:val="0"/>
      <w:marRight w:val="0"/>
      <w:marTop w:val="0"/>
      <w:marBottom w:val="0"/>
      <w:divBdr>
        <w:top w:val="none" w:sz="0" w:space="0" w:color="auto"/>
        <w:left w:val="none" w:sz="0" w:space="0" w:color="auto"/>
        <w:bottom w:val="none" w:sz="0" w:space="0" w:color="auto"/>
        <w:right w:val="none" w:sz="0" w:space="0" w:color="auto"/>
      </w:divBdr>
    </w:div>
    <w:div w:id="1825200812">
      <w:bodyDiv w:val="1"/>
      <w:marLeft w:val="0"/>
      <w:marRight w:val="0"/>
      <w:marTop w:val="0"/>
      <w:marBottom w:val="0"/>
      <w:divBdr>
        <w:top w:val="none" w:sz="0" w:space="0" w:color="auto"/>
        <w:left w:val="none" w:sz="0" w:space="0" w:color="auto"/>
        <w:bottom w:val="none" w:sz="0" w:space="0" w:color="auto"/>
        <w:right w:val="none" w:sz="0" w:space="0" w:color="auto"/>
      </w:divBdr>
    </w:div>
    <w:div w:id="1854538905">
      <w:bodyDiv w:val="1"/>
      <w:marLeft w:val="0"/>
      <w:marRight w:val="0"/>
      <w:marTop w:val="0"/>
      <w:marBottom w:val="0"/>
      <w:divBdr>
        <w:top w:val="none" w:sz="0" w:space="0" w:color="auto"/>
        <w:left w:val="none" w:sz="0" w:space="0" w:color="auto"/>
        <w:bottom w:val="none" w:sz="0" w:space="0" w:color="auto"/>
        <w:right w:val="none" w:sz="0" w:space="0" w:color="auto"/>
      </w:divBdr>
    </w:div>
    <w:div w:id="1932275548">
      <w:bodyDiv w:val="1"/>
      <w:marLeft w:val="0"/>
      <w:marRight w:val="0"/>
      <w:marTop w:val="0"/>
      <w:marBottom w:val="0"/>
      <w:divBdr>
        <w:top w:val="none" w:sz="0" w:space="0" w:color="auto"/>
        <w:left w:val="none" w:sz="0" w:space="0" w:color="auto"/>
        <w:bottom w:val="none" w:sz="0" w:space="0" w:color="auto"/>
        <w:right w:val="none" w:sz="0" w:space="0" w:color="auto"/>
      </w:divBdr>
    </w:div>
    <w:div w:id="2007586868">
      <w:bodyDiv w:val="1"/>
      <w:marLeft w:val="0"/>
      <w:marRight w:val="0"/>
      <w:marTop w:val="0"/>
      <w:marBottom w:val="0"/>
      <w:divBdr>
        <w:top w:val="none" w:sz="0" w:space="0" w:color="auto"/>
        <w:left w:val="none" w:sz="0" w:space="0" w:color="auto"/>
        <w:bottom w:val="none" w:sz="0" w:space="0" w:color="auto"/>
        <w:right w:val="none" w:sz="0" w:space="0" w:color="auto"/>
      </w:divBdr>
    </w:div>
    <w:div w:id="2089957523">
      <w:bodyDiv w:val="1"/>
      <w:marLeft w:val="0"/>
      <w:marRight w:val="0"/>
      <w:marTop w:val="0"/>
      <w:marBottom w:val="0"/>
      <w:divBdr>
        <w:top w:val="none" w:sz="0" w:space="0" w:color="auto"/>
        <w:left w:val="none" w:sz="0" w:space="0" w:color="auto"/>
        <w:bottom w:val="none" w:sz="0" w:space="0" w:color="auto"/>
        <w:right w:val="none" w:sz="0" w:space="0" w:color="auto"/>
      </w:divBdr>
    </w:div>
    <w:div w:id="21410721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E0FFC6A-BEE0-4982-968F-BDAB640C30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15112</Words>
  <Characters>86144</Characters>
  <Application>Microsoft Office Word</Application>
  <DocSecurity>0</DocSecurity>
  <Lines>717</Lines>
  <Paragraphs>202</Paragraphs>
  <ScaleCrop>false</ScaleCrop>
  <HeadingPairs>
    <vt:vector size="2" baseType="variant">
      <vt:variant>
        <vt:lpstr>Title</vt:lpstr>
      </vt:variant>
      <vt:variant>
        <vt:i4>1</vt:i4>
      </vt:variant>
    </vt:vector>
  </HeadingPairs>
  <TitlesOfParts>
    <vt:vector size="1" baseType="lpstr">
      <vt:lpstr>Đề án Phục</vt:lpstr>
    </vt:vector>
  </TitlesOfParts>
  <Company>CDKT</Company>
  <LinksUpToDate>false</LinksUpToDate>
  <CharactersWithSpaces>101054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án Phục</dc:title>
  <dc:subject/>
  <dc:creator>Quang Phục</dc:creator>
  <cp:keywords>Kon Tum</cp:keywords>
  <cp:lastModifiedBy>Nguyễn Ngọc Quang Phục</cp:lastModifiedBy>
  <cp:revision>11</cp:revision>
  <cp:lastPrinted>2026-10-22T07:18:00Z</cp:lastPrinted>
  <dcterms:created xsi:type="dcterms:W3CDTF">2026-10-22T07:16:00Z</dcterms:created>
  <dcterms:modified xsi:type="dcterms:W3CDTF">2026-10-23T08:25:00Z</dcterms:modified>
</cp:coreProperties>
</file>