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65" w:type="dxa"/>
        <w:jc w:val="center"/>
        <w:tblLook w:val="00A0" w:firstRow="1" w:lastRow="0" w:firstColumn="1" w:lastColumn="0" w:noHBand="0" w:noVBand="0"/>
      </w:tblPr>
      <w:tblGrid>
        <w:gridCol w:w="4395"/>
        <w:gridCol w:w="5670"/>
      </w:tblGrid>
      <w:tr w:rsidR="00837ACF" w:rsidRPr="0061362D" w14:paraId="49DB4CE3" w14:textId="77777777" w:rsidTr="00860EFD">
        <w:trPr>
          <w:trHeight w:val="894"/>
          <w:jc w:val="center"/>
        </w:trPr>
        <w:tc>
          <w:tcPr>
            <w:tcW w:w="4395" w:type="dxa"/>
          </w:tcPr>
          <w:p w14:paraId="0E1ECCA9" w14:textId="77777777" w:rsidR="00837ACF" w:rsidRPr="0061362D" w:rsidRDefault="00837ACF" w:rsidP="00837ACF">
            <w:pPr>
              <w:widowControl w:val="0"/>
              <w:jc w:val="center"/>
              <w:rPr>
                <w:iCs/>
                <w:sz w:val="26"/>
                <w:szCs w:val="26"/>
              </w:rPr>
            </w:pPr>
            <w:r w:rsidRPr="0061362D">
              <w:rPr>
                <w:iCs/>
                <w:sz w:val="26"/>
                <w:szCs w:val="26"/>
              </w:rPr>
              <w:t>TRƯỜNG CAO ĐẲNG KON TUM</w:t>
            </w:r>
          </w:p>
          <w:p w14:paraId="4E9E20FF" w14:textId="77777777" w:rsidR="00837ACF" w:rsidRPr="0061362D" w:rsidRDefault="00837ACF" w:rsidP="00837ACF">
            <w:pPr>
              <w:widowControl w:val="0"/>
              <w:ind w:left="-100" w:right="-111"/>
              <w:jc w:val="center"/>
              <w:rPr>
                <w:iCs/>
                <w:szCs w:val="24"/>
              </w:rPr>
            </w:pPr>
            <w:r w:rsidRPr="0061362D">
              <w:rPr>
                <w:iCs/>
                <w:noProof/>
                <w:szCs w:val="24"/>
                <w:lang w:val="vi-VN" w:eastAsia="vi-VN"/>
              </w:rPr>
              <mc:AlternateContent>
                <mc:Choice Requires="wps">
                  <w:drawing>
                    <wp:anchor distT="0" distB="0" distL="114300" distR="114300" simplePos="0" relativeHeight="251661312" behindDoc="0" locked="0" layoutInCell="1" allowOverlap="1" wp14:anchorId="7E3BE635" wp14:editId="5AFB6DEC">
                      <wp:simplePos x="0" y="0"/>
                      <wp:positionH relativeFrom="column">
                        <wp:posOffset>803659</wp:posOffset>
                      </wp:positionH>
                      <wp:positionV relativeFrom="paragraph">
                        <wp:posOffset>218809</wp:posOffset>
                      </wp:positionV>
                      <wp:extent cx="967563" cy="0"/>
                      <wp:effectExtent l="0" t="0" r="0" b="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75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0DE96E56" id="Line 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17.25pt" to="139.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"/>
                  </w:pict>
                </mc:Fallback>
              </mc:AlternateContent>
            </w:r>
            <w:r w:rsidRPr="0061362D">
              <w:rPr>
                <w:b/>
                <w:bCs/>
                <w:iCs/>
                <w:sz w:val="26"/>
              </w:rPr>
              <w:t>TỔ XÂY DỰNG ĐỀ ÁN</w:t>
            </w:r>
          </w:p>
        </w:tc>
        <w:tc>
          <w:tcPr>
            <w:tcW w:w="5670" w:type="dxa"/>
          </w:tcPr>
          <w:p w14:paraId="2364B9EB" w14:textId="79138E7D" w:rsidR="00837ACF" w:rsidRPr="0061362D" w:rsidRDefault="00837ACF" w:rsidP="00837ACF">
            <w:pPr>
              <w:widowControl w:val="0"/>
              <w:jc w:val="center"/>
              <w:rPr>
                <w:b/>
                <w:iCs/>
                <w:sz w:val="26"/>
                <w:szCs w:val="26"/>
              </w:rPr>
            </w:pPr>
            <w:r w:rsidRPr="0061362D">
              <w:rPr>
                <w:b/>
                <w:iCs/>
                <w:sz w:val="26"/>
                <w:szCs w:val="26"/>
              </w:rPr>
              <w:t>CỘNG HÒA XÃ HỘI CHỦ NGHĨA VIỆT NAM</w:t>
            </w:r>
          </w:p>
          <w:p w14:paraId="6A3D39B2" w14:textId="77777777" w:rsidR="00837ACF" w:rsidRPr="0061362D" w:rsidRDefault="00837ACF" w:rsidP="00837ACF">
            <w:pPr>
              <w:widowControl w:val="0"/>
              <w:jc w:val="center"/>
              <w:rPr>
                <w:iCs/>
                <w:szCs w:val="24"/>
              </w:rPr>
            </w:pPr>
            <w:r w:rsidRPr="0061362D">
              <w:rPr>
                <w:iCs/>
                <w:noProof/>
                <w:szCs w:val="24"/>
                <w:lang w:val="vi-VN" w:eastAsia="vi-VN"/>
              </w:rPr>
              <mc:AlternateContent>
                <mc:Choice Requires="wps">
                  <w:drawing>
                    <wp:anchor distT="0" distB="0" distL="114300" distR="114300" simplePos="0" relativeHeight="251662336" behindDoc="0" locked="0" layoutInCell="1" allowOverlap="1" wp14:anchorId="7AB4DB82" wp14:editId="07561632">
                      <wp:simplePos x="0" y="0"/>
                      <wp:positionH relativeFrom="column">
                        <wp:posOffset>653577</wp:posOffset>
                      </wp:positionH>
                      <wp:positionV relativeFrom="paragraph">
                        <wp:posOffset>214320</wp:posOffset>
                      </wp:positionV>
                      <wp:extent cx="2143125" cy="0"/>
                      <wp:effectExtent l="0" t="0" r="0" b="0"/>
                      <wp:wrapNone/>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45047DA6" id="Line 9"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45pt,16.9pt" to="220.2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"/>
                  </w:pict>
                </mc:Fallback>
              </mc:AlternateContent>
            </w:r>
            <w:r w:rsidRPr="0061362D">
              <w:rPr>
                <w:b/>
                <w:iCs/>
                <w:szCs w:val="24"/>
              </w:rPr>
              <w:t>Độc lập - Tự do - Hạnh phúc</w:t>
            </w:r>
          </w:p>
        </w:tc>
      </w:tr>
      <w:tr w:rsidR="00837ACF" w:rsidRPr="0061362D" w14:paraId="226DDC3D" w14:textId="77777777" w:rsidTr="00860EFD">
        <w:trPr>
          <w:trHeight w:val="232"/>
          <w:jc w:val="center"/>
        </w:trPr>
        <w:tc>
          <w:tcPr>
            <w:tcW w:w="4395" w:type="dxa"/>
          </w:tcPr>
          <w:p w14:paraId="7D217787" w14:textId="77777777" w:rsidR="00837ACF" w:rsidRPr="0061362D" w:rsidRDefault="00837ACF" w:rsidP="00837ACF">
            <w:pPr>
              <w:widowControl w:val="0"/>
              <w:spacing w:before="120"/>
              <w:jc w:val="center"/>
              <w:rPr>
                <w:iCs/>
                <w:sz w:val="26"/>
                <w:szCs w:val="26"/>
                <w:u w:val="single"/>
              </w:rPr>
            </w:pPr>
            <w:r w:rsidRPr="0061362D">
              <w:rPr>
                <w:iCs/>
                <w:sz w:val="26"/>
                <w:szCs w:val="26"/>
              </w:rPr>
              <w:t xml:space="preserve">Số: </w:t>
            </w:r>
            <w:r w:rsidR="009C6927" w:rsidRPr="0061362D">
              <w:rPr>
                <w:iCs/>
                <w:sz w:val="26"/>
                <w:szCs w:val="26"/>
              </w:rPr>
              <w:t xml:space="preserve">      </w:t>
            </w:r>
            <w:r w:rsidRPr="0061362D">
              <w:rPr>
                <w:iCs/>
                <w:sz w:val="26"/>
                <w:szCs w:val="26"/>
              </w:rPr>
              <w:t>/TTr-TXDĐA</w:t>
            </w:r>
          </w:p>
        </w:tc>
        <w:tc>
          <w:tcPr>
            <w:tcW w:w="5670" w:type="dxa"/>
          </w:tcPr>
          <w:p w14:paraId="07F378CC" w14:textId="77777777" w:rsidR="00837ACF" w:rsidRPr="0061362D" w:rsidRDefault="00837ACF" w:rsidP="00837ACF">
            <w:pPr>
              <w:widowControl w:val="0"/>
              <w:jc w:val="center"/>
              <w:rPr>
                <w:iCs/>
                <w:szCs w:val="24"/>
              </w:rPr>
            </w:pPr>
            <w:r w:rsidRPr="0061362D">
              <w:rPr>
                <w:i/>
                <w:iCs/>
                <w:szCs w:val="24"/>
                <w:lang w:val="nl-NL"/>
              </w:rPr>
              <w:t>Quảng Ngãi, ngày</w:t>
            </w:r>
            <w:r w:rsidR="00D62DA1" w:rsidRPr="0061362D">
              <w:rPr>
                <w:i/>
                <w:iCs/>
                <w:szCs w:val="24"/>
                <w:lang w:val="nl-NL"/>
              </w:rPr>
              <w:t xml:space="preserve">       </w:t>
            </w:r>
            <w:r w:rsidR="009C6927" w:rsidRPr="0061362D">
              <w:rPr>
                <w:i/>
                <w:iCs/>
                <w:szCs w:val="24"/>
                <w:lang w:val="nl-NL"/>
              </w:rPr>
              <w:t>tháng 10 năm 2026</w:t>
            </w:r>
          </w:p>
        </w:tc>
      </w:tr>
    </w:tbl>
    <w:p w14:paraId="6BA6D77D" w14:textId="7C3EBC3B" w:rsidR="00837ACF" w:rsidRPr="0061362D" w:rsidRDefault="00CD43BD" w:rsidP="00837ACF">
      <w:pPr>
        <w:widowControl w:val="0"/>
        <w:jc w:val="both"/>
        <w:rPr>
          <w:b/>
          <w:iCs/>
          <w:sz w:val="38"/>
          <w:szCs w:val="38"/>
        </w:rPr>
      </w:pPr>
      <w:r>
        <w:rPr>
          <w:b/>
          <w:iCs/>
          <w:noProof/>
          <w:sz w:val="38"/>
          <w:szCs w:val="38"/>
        </w:rPr>
        <mc:AlternateContent>
          <mc:Choice Requires="wps">
            <w:drawing>
              <wp:anchor distT="0" distB="0" distL="114300" distR="114300" simplePos="0" relativeHeight="251664384" behindDoc="0" locked="0" layoutInCell="1" allowOverlap="1" wp14:anchorId="0DC8182D" wp14:editId="64074478">
                <wp:simplePos x="0" y="0"/>
                <wp:positionH relativeFrom="column">
                  <wp:posOffset>498294</wp:posOffset>
                </wp:positionH>
                <wp:positionV relativeFrom="paragraph">
                  <wp:posOffset>19141</wp:posOffset>
                </wp:positionV>
                <wp:extent cx="1181100" cy="342900"/>
                <wp:effectExtent l="0" t="0" r="19050" b="19050"/>
                <wp:wrapNone/>
                <wp:docPr id="1093018849" name="Rectangle 1"/>
                <wp:cNvGraphicFramePr/>
                <a:graphic xmlns:a="http://schemas.openxmlformats.org/drawingml/2006/main">
                  <a:graphicData uri="http://schemas.microsoft.com/office/word/2010/wordprocessingShape">
                    <wps:wsp>
                      <wps:cNvSpPr/>
                      <wps:spPr>
                        <a:xfrm>
                          <a:off x="0" y="0"/>
                          <a:ext cx="1181100" cy="3429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179ADA3" w14:textId="77F0A945" w:rsidR="00CD43BD" w:rsidRPr="00CD43BD" w:rsidRDefault="00CD43BD" w:rsidP="00CD43BD">
                            <w:pPr>
                              <w:jc w:val="center"/>
                              <w:rPr>
                                <w:color w:val="FF0000"/>
                              </w:rPr>
                            </w:pPr>
                            <w:r w:rsidRPr="00CD43BD">
                              <w:rPr>
                                <w:color w:val="FF0000"/>
                              </w:rPr>
                              <w:t>DỰ THẢO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C8182D" id="Rectangle 1" o:spid="_x0000_s1026" style="position:absolute;left:0;text-align:left;margin-left:39.25pt;margin-top:1.5pt;width:93pt;height:27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" fillcolor="white [3201]" strokecolor="#70ad47 [3209]" strokeweight="1pt">
                <v:textbox>
                  <w:txbxContent>
                    <w:p w14:paraId="7179ADA3" w14:textId="77F0A945" w:rsidR="00CD43BD" w:rsidRPr="00CD43BD" w:rsidRDefault="00CD43BD" w:rsidP="00CD43BD">
                      <w:pPr>
                        <w:jc w:val="center"/>
                        <w:rPr>
                          <w:color w:val="FF0000"/>
                        </w:rPr>
                      </w:pPr>
                      <w:r w:rsidRPr="00CD43BD">
                        <w:rPr>
                          <w:color w:val="FF0000"/>
                        </w:rPr>
                        <w:t>DỰ THẢO</w:t>
                      </w:r>
                    </w:p>
                  </w:txbxContent>
                </v:textbox>
              </v:rect>
            </w:pict>
          </mc:Fallback>
        </mc:AlternateContent>
      </w:r>
    </w:p>
    <w:p w14:paraId="7AA5D39D" w14:textId="77777777" w:rsidR="00837ACF" w:rsidRPr="0061362D" w:rsidRDefault="00837ACF" w:rsidP="00097B1B">
      <w:pPr>
        <w:widowControl w:val="0"/>
        <w:jc w:val="center"/>
        <w:rPr>
          <w:b/>
          <w:bCs/>
          <w:szCs w:val="24"/>
        </w:rPr>
      </w:pPr>
      <w:r w:rsidRPr="0061362D">
        <w:rPr>
          <w:b/>
          <w:bCs/>
          <w:szCs w:val="24"/>
        </w:rPr>
        <w:t>TỜ TRÌNH</w:t>
      </w:r>
    </w:p>
    <w:p w14:paraId="46B41BF4" w14:textId="77777777" w:rsidR="00837ACF" w:rsidRPr="0061362D" w:rsidRDefault="003A2674" w:rsidP="00097B1B">
      <w:pPr>
        <w:widowControl w:val="0"/>
        <w:jc w:val="center"/>
        <w:rPr>
          <w:b/>
          <w:bCs/>
          <w:szCs w:val="24"/>
          <w:lang w:val="nl-BE"/>
        </w:rPr>
      </w:pPr>
      <w:r w:rsidRPr="0061362D">
        <w:rPr>
          <w:b/>
          <w:bCs/>
          <w:szCs w:val="24"/>
        </w:rPr>
        <w:t>đề nghị phê duyệt Đề án triển khai đào tạo và sát hạch lái xe mô tô Hạng A</w:t>
      </w:r>
    </w:p>
    <w:p w14:paraId="06A14B77" w14:textId="77777777" w:rsidR="00837ACF" w:rsidRPr="0061362D" w:rsidRDefault="003A2674" w:rsidP="00097B1B">
      <w:pPr>
        <w:widowControl w:val="0"/>
        <w:jc w:val="center"/>
        <w:rPr>
          <w:b/>
          <w:bCs/>
          <w:szCs w:val="24"/>
          <w:lang w:val="nl-BE"/>
        </w:rPr>
      </w:pPr>
      <w:r w:rsidRPr="0061362D">
        <w:rPr>
          <w:b/>
          <w:bCs/>
          <w:szCs w:val="24"/>
        </w:rPr>
        <w:t>tại Trường Cao đẳng Kon Tum</w:t>
      </w:r>
    </w:p>
    <w:bookmarkStart w:id="0" w:name="_Hlk72819948"/>
    <w:bookmarkStart w:id="1" w:name="_Hlk79650130"/>
    <w:p w14:paraId="74D8D650" w14:textId="77777777" w:rsidR="003579B7" w:rsidRPr="0061362D" w:rsidRDefault="003E4049" w:rsidP="003579B7">
      <w:pPr>
        <w:jc w:val="center"/>
        <w:rPr>
          <w:b/>
          <w:bCs/>
        </w:rPr>
      </w:pPr>
      <w:r w:rsidRPr="0061362D">
        <w:rPr>
          <w:noProof/>
        </w:rPr>
        <mc:AlternateContent>
          <mc:Choice Requires="wps">
            <w:drawing>
              <wp:anchor distT="4294967295" distB="4294967295" distL="114300" distR="114300" simplePos="0" relativeHeight="251658240" behindDoc="0" locked="0" layoutInCell="1" allowOverlap="1" wp14:anchorId="0C9E3B55" wp14:editId="2D56E414">
                <wp:simplePos x="0" y="0"/>
                <wp:positionH relativeFrom="margin">
                  <wp:align>center</wp:align>
                </wp:positionH>
                <wp:positionV relativeFrom="paragraph">
                  <wp:posOffset>26375</wp:posOffset>
                </wp:positionV>
                <wp:extent cx="828675" cy="0"/>
                <wp:effectExtent l="0" t="0" r="0" b="0"/>
                <wp:wrapNone/>
                <wp:docPr id="55080861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286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427AE0F2" id="Straight Connector 1" o:spid="_x0000_s1026" style="position:absolute;z-index:25165824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1pt" to="65.2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" strokecolor="windowText" strokeweight=".5pt">
                <v:stroke joinstyle="miter"/>
                <o:lock v:ext="edit" shapetype="f"/>
                <w10:wrap anchorx="margin"/>
              </v:line>
            </w:pict>
          </mc:Fallback>
        </mc:AlternateContent>
      </w:r>
    </w:p>
    <w:bookmarkEnd w:id="0"/>
    <w:bookmarkEnd w:id="1"/>
    <w:p w14:paraId="3DA2C335" w14:textId="77777777" w:rsidR="003579B7" w:rsidRPr="0061362D" w:rsidRDefault="003579B7" w:rsidP="000234CC">
      <w:pPr>
        <w:spacing w:before="120" w:after="120"/>
        <w:jc w:val="center"/>
        <w:rPr>
          <w:spacing w:val="-2"/>
          <w:lang w:val="nl-NL"/>
        </w:rPr>
      </w:pPr>
      <w:r w:rsidRPr="0061362D">
        <w:rPr>
          <w:spacing w:val="-2"/>
          <w:lang w:eastAsia="vi-VN"/>
        </w:rPr>
        <w:t>Kính gửi:</w:t>
      </w:r>
      <w:r w:rsidR="001607FE" w:rsidRPr="0061362D">
        <w:rPr>
          <w:spacing w:val="-2"/>
          <w:lang w:eastAsia="vi-VN"/>
        </w:rPr>
        <w:t xml:space="preserve"> </w:t>
      </w:r>
      <w:r w:rsidR="009C6927" w:rsidRPr="0061362D">
        <w:rPr>
          <w:spacing w:val="-2"/>
          <w:lang w:val="nl-NL"/>
        </w:rPr>
        <w:t>Hiệu trưởng Trường Cao đẳng Kon Tum</w:t>
      </w:r>
      <w:r w:rsidR="00F77E8C" w:rsidRPr="0061362D">
        <w:rPr>
          <w:spacing w:val="-2"/>
          <w:lang w:val="nl-NL"/>
        </w:rPr>
        <w:t>.</w:t>
      </w:r>
    </w:p>
    <w:p w14:paraId="2827A3BE" w14:textId="77777777" w:rsidR="00F77E8C" w:rsidRPr="0061362D" w:rsidRDefault="00F77E8C" w:rsidP="00F77E8C">
      <w:pPr>
        <w:jc w:val="both"/>
        <w:rPr>
          <w:spacing w:val="-2"/>
          <w:sz w:val="12"/>
          <w:szCs w:val="12"/>
          <w:lang w:eastAsia="vi-VN"/>
        </w:rPr>
      </w:pPr>
    </w:p>
    <w:p w14:paraId="13C1818C" w14:textId="77777777" w:rsidR="009C6927" w:rsidRPr="0061362D" w:rsidRDefault="009C6927" w:rsidP="00117C7F">
      <w:pPr>
        <w:widowControl w:val="0"/>
        <w:spacing w:before="120" w:after="120" w:line="300" w:lineRule="auto"/>
        <w:ind w:firstLine="720"/>
        <w:jc w:val="both"/>
        <w:rPr>
          <w:i/>
          <w:iCs/>
        </w:rPr>
      </w:pPr>
      <w:r w:rsidRPr="0061362D">
        <w:rPr>
          <w:i/>
          <w:iCs/>
        </w:rPr>
        <w:t>Căn cứ Quyết định số 1976/QĐ-CĐKT ngày 14/9/2026 của Hiệu trưởng Trường Cao đẳng Kon Tum ban hành Quy chế tổ chức và hoạt động của Trường Cao đẳng Kon Tum;</w:t>
      </w:r>
    </w:p>
    <w:p w14:paraId="0193A351" w14:textId="77777777" w:rsidR="009C6927" w:rsidRPr="0061362D" w:rsidRDefault="009C6927" w:rsidP="00117C7F">
      <w:pPr>
        <w:widowControl w:val="0"/>
        <w:spacing w:before="120" w:after="120" w:line="300" w:lineRule="auto"/>
        <w:ind w:firstLine="720"/>
        <w:jc w:val="both"/>
        <w:rPr>
          <w:i/>
          <w:iCs/>
        </w:rPr>
      </w:pPr>
      <w:r w:rsidRPr="0061362D">
        <w:rPr>
          <w:i/>
          <w:iCs/>
        </w:rPr>
        <w:t>Căn cứ Quyết định số 1944/QĐ-CĐKT ngày 07/9/2026 của Hiệu trưởng Trường Cao đẳng Kon Tum thành lập Tổ xây dựng Đề án triển khai đào tạo và sát hạch lái xe mô tô Hạng A;</w:t>
      </w:r>
    </w:p>
    <w:p w14:paraId="17ED0A88" w14:textId="77777777" w:rsidR="009C6927" w:rsidRPr="0061362D" w:rsidRDefault="009C6927" w:rsidP="00117C7F">
      <w:pPr>
        <w:widowControl w:val="0"/>
        <w:spacing w:before="120" w:after="120" w:line="300" w:lineRule="auto"/>
        <w:ind w:firstLine="720"/>
        <w:jc w:val="both"/>
        <w:rPr>
          <w:i/>
          <w:iCs/>
        </w:rPr>
      </w:pPr>
      <w:r w:rsidRPr="0061362D">
        <w:rPr>
          <w:i/>
          <w:iCs/>
        </w:rPr>
        <w:t>Căn cứ Quyết định số 2047/QĐ-CĐKT ngày 21/9/2026 của Hiệu trưởng Trường Cao đẳng Kon Tum ban hành Quy định vị trí, chức năng, nhiệm vụ, quyền hạn, cơ cấu tổ chức và mối quan hệ công tác của khoa Đào tạo và Sát hạch lái xe;</w:t>
      </w:r>
    </w:p>
    <w:p w14:paraId="7BB9CE68" w14:textId="77777777" w:rsidR="009C6927" w:rsidRPr="0061362D" w:rsidRDefault="009C6927" w:rsidP="00117C7F">
      <w:pPr>
        <w:widowControl w:val="0"/>
        <w:spacing w:before="120" w:after="120" w:line="300" w:lineRule="auto"/>
        <w:ind w:firstLine="720"/>
        <w:jc w:val="both"/>
        <w:rPr>
          <w:i/>
          <w:iCs/>
        </w:rPr>
      </w:pPr>
      <w:r w:rsidRPr="0061362D">
        <w:rPr>
          <w:i/>
          <w:iCs/>
        </w:rPr>
        <w:t>Căn cứ Thông báo số 950/TB-CĐKT ngày 17/8/2026 của Trường Cao đẳng Kon Tum kết luận của Bí thư Đảng ủy - Hiệu trưởng tại cuộc họp giao ban công tác tuần từ ngày 17/8/2026 đến ngày 23/8/2026.</w:t>
      </w:r>
    </w:p>
    <w:p w14:paraId="223070AB" w14:textId="77777777" w:rsidR="006824AA" w:rsidRPr="0061362D" w:rsidRDefault="00117C7F" w:rsidP="00117C7F">
      <w:pPr>
        <w:widowControl w:val="0"/>
        <w:spacing w:before="120" w:after="120" w:line="300" w:lineRule="auto"/>
        <w:ind w:firstLine="720"/>
        <w:jc w:val="both"/>
        <w:rPr>
          <w:lang w:val="nl-BE"/>
        </w:rPr>
      </w:pPr>
      <w:r w:rsidRPr="0061362D">
        <w:rPr>
          <w:lang w:val="nl-BE"/>
        </w:rPr>
        <w:t>Tổ xây dựng Đề án triển khai đào tạo và sát hạch lái xe mô tô Hạng A (sau đây gọi là Tổ xây dựng Đề án) kính trình Hiệu trưởng xem xét, phê duyệt Đề án triển khai đào tạo và sát hạch lái xe mô tô Hạng A tại Trường Cao đẳng Kon Tum (sau đây gọi là Đề án) với các nội dung sau:</w:t>
      </w:r>
    </w:p>
    <w:p w14:paraId="375F1C2D" w14:textId="77777777" w:rsidR="006824AA" w:rsidRPr="0061362D" w:rsidRDefault="00117C7F" w:rsidP="00117C7F">
      <w:pPr>
        <w:widowControl w:val="0"/>
        <w:spacing w:before="120" w:after="120" w:line="300" w:lineRule="auto"/>
        <w:ind w:firstLine="720"/>
        <w:jc w:val="both"/>
        <w:rPr>
          <w:lang w:val="nl-BE"/>
        </w:rPr>
      </w:pPr>
      <w:r w:rsidRPr="0061362D">
        <w:rPr>
          <w:b/>
          <w:lang w:val="nl-BE"/>
        </w:rPr>
        <w:t>I. SỰ CẦN THIẾT</w:t>
      </w:r>
    </w:p>
    <w:p w14:paraId="56C8ABD5" w14:textId="1F4172E7" w:rsidR="006824AA" w:rsidRPr="0061362D" w:rsidRDefault="00117C7F" w:rsidP="00117C7F">
      <w:pPr>
        <w:widowControl w:val="0"/>
        <w:spacing w:before="120" w:after="120" w:line="300" w:lineRule="auto"/>
        <w:ind w:firstLine="720"/>
        <w:jc w:val="both"/>
        <w:rPr>
          <w:lang w:val="nl-BE"/>
        </w:rPr>
      </w:pPr>
      <w:r w:rsidRPr="0061362D">
        <w:rPr>
          <w:lang w:val="nl-BE"/>
        </w:rPr>
        <w:t xml:space="preserve">Từ ngày 01/01/2025, Luật Trật tự, an toàn giao thông đường bộ hạ ngưỡng giấy phép lái xe Hạng A1 xuống xe mô tô có dung tích xi-lanh đến 125 cm³; người được cấp mới giấy phép lái xe để điều khiển xe trên 125 cm³ phải có giấy phép lái xe Hạng A (giấy phép lái xe cấp trước ngày 01/01/2025 tiếp tục được sử dụng theo quy định chuyển tiếp của Luật). Số học viên Hạng A ở khu vực phía Đông tỉnh tăng từ 171 người năm 2025 lên 946 người trong 9 tháng năm 2026, trong khi khu vực phía Tây tỉnh chưa có cơ sở đào tạo, chưa tổ chức kỳ sát hạch Hạng A </w:t>
      </w:r>
      <w:r w:rsidRPr="0061362D">
        <w:rPr>
          <w:lang w:val="nl-BE"/>
        </w:rPr>
        <w:lastRenderedPageBreak/>
        <w:t>nào (70 kỳ sát hạch mô tô từ tháng 5/2025 đến tháng 8/2026 đều là Hạng A1).</w:t>
      </w:r>
    </w:p>
    <w:p w14:paraId="6B750123" w14:textId="77777777" w:rsidR="006824AA" w:rsidRPr="0061362D" w:rsidRDefault="00117C7F" w:rsidP="00117C7F">
      <w:pPr>
        <w:widowControl w:val="0"/>
        <w:spacing w:before="120" w:after="120" w:line="300" w:lineRule="auto"/>
        <w:ind w:firstLine="720"/>
        <w:jc w:val="both"/>
        <w:rPr>
          <w:lang w:val="nl-BE"/>
        </w:rPr>
      </w:pPr>
      <w:r w:rsidRPr="0061362D">
        <w:rPr>
          <w:lang w:val="nl-BE"/>
        </w:rPr>
        <w:t>Đồng thời, từ ngày 01/01/2028, trung tâm sát hạch phải có hình, thiết bị, phần mềm sát hạch xử lý tình huống giả định trên đường đối với cả Hạng A1 và Hạng A (Thông tư số 107/2026/TT-BCA). Khoản đầu tư này là bắt buộc để duy trì dịch vụ sát hạch Hạng A1 hiện có; lồng ghép đầu tư Hạng A vào cùng lộ trình giúp dùng chung sân, thiết bị và đội ngũ, tránh đầu tư hai lần.</w:t>
      </w:r>
    </w:p>
    <w:p w14:paraId="02B9981A" w14:textId="77777777" w:rsidR="006824AA" w:rsidRPr="0061362D" w:rsidRDefault="00117C7F" w:rsidP="00117C7F">
      <w:pPr>
        <w:widowControl w:val="0"/>
        <w:spacing w:before="120" w:after="120" w:line="300" w:lineRule="auto"/>
        <w:ind w:firstLine="720"/>
        <w:jc w:val="both"/>
        <w:rPr>
          <w:lang w:val="nl-BE"/>
        </w:rPr>
      </w:pPr>
      <w:r w:rsidRPr="0061362D">
        <w:rPr>
          <w:b/>
          <w:lang w:val="nl-BE"/>
        </w:rPr>
        <w:t>II. QUÁ TRÌNH XÂY DỰNG ĐỀ ÁN</w:t>
      </w:r>
    </w:p>
    <w:p w14:paraId="250CBEA4" w14:textId="77777777" w:rsidR="006824AA" w:rsidRPr="0061362D" w:rsidRDefault="00117C7F" w:rsidP="00117C7F">
      <w:pPr>
        <w:widowControl w:val="0"/>
        <w:spacing w:before="120" w:after="120" w:line="300" w:lineRule="auto"/>
        <w:ind w:firstLine="720"/>
        <w:jc w:val="both"/>
        <w:rPr>
          <w:lang w:val="nl-BE"/>
        </w:rPr>
      </w:pPr>
      <w:r w:rsidRPr="0061362D">
        <w:rPr>
          <w:lang w:val="nl-BE"/>
        </w:rPr>
        <w:t>Thực hiện kết luận tại Thông báo số 950/TB-CĐKT, Đoàn công tác của Trường đã khảo sát kinh nghiệm đào tạo, sát hạch lái xe mô tô Hạng A tại tỉnh Quảng Ngãi và tỉnh Gia Lai (Báo cáo số 393/BC-CĐKT ngày 03/9/2026). Tổ xây dựng Đề án được thành lập theo Quyết định số 1944/QĐ-CĐKT, gồm 07 thành viên của Lãnh đạo Trường, khoa Đào tạo và Sát hạch lái xe, phòng TH-HC&amp;QT, phòng TCCB&amp;CTHSSV, phòng TC-KT; đã xây dựng đề cương, phân công nhiệm vụ, thu thập số liệu của Sở Xây dựng, Phòng Cảnh sát giao thông Công an tỉnh và của Khoa, biên soạn dự thảo Đề án. Dự thảo lần 1 đã được thẩm định, rà soát ngày 21/10/2026 và được tiếp thu, chỉnh sửa.</w:t>
      </w:r>
    </w:p>
    <w:p w14:paraId="74FA5EF6" w14:textId="77777777" w:rsidR="006824AA" w:rsidRPr="0061362D" w:rsidRDefault="00117C7F" w:rsidP="00117C7F">
      <w:pPr>
        <w:widowControl w:val="0"/>
        <w:spacing w:before="120" w:after="120" w:line="300" w:lineRule="auto"/>
        <w:ind w:firstLine="720"/>
        <w:jc w:val="both"/>
        <w:rPr>
          <w:lang w:val="nl-BE"/>
        </w:rPr>
      </w:pPr>
      <w:r w:rsidRPr="0061362D">
        <w:rPr>
          <w:b/>
          <w:lang w:val="nl-BE"/>
        </w:rPr>
        <w:t>III. NỘI DUNG CHÍNH CỦA ĐỀ ÁN</w:t>
      </w:r>
    </w:p>
    <w:p w14:paraId="4419FBDA" w14:textId="77777777" w:rsidR="006824AA" w:rsidRPr="0061362D" w:rsidRDefault="00117C7F" w:rsidP="00117C7F">
      <w:pPr>
        <w:widowControl w:val="0"/>
        <w:spacing w:before="120" w:after="120" w:line="300" w:lineRule="auto"/>
        <w:ind w:firstLine="720"/>
        <w:jc w:val="both"/>
        <w:rPr>
          <w:lang w:val="nl-BE"/>
        </w:rPr>
      </w:pPr>
      <w:r w:rsidRPr="0061362D">
        <w:rPr>
          <w:lang w:val="nl-BE"/>
        </w:rPr>
        <w:t>1. Mục tiêu: Đưa hoạt động đào tạo, sát hạch lái xe mô tô Hạng A vào vận hành tại Trường Cao đẳng Kon Tum; tuyển sinh khóa đầu tiên từ tháng 8/2027; quy mô Hạng A dự kiến 220 học viên (năm 2027), tăng lên 920 học viên (năm 2031).</w:t>
      </w:r>
    </w:p>
    <w:p w14:paraId="33DFB708" w14:textId="77777777" w:rsidR="006824AA" w:rsidRPr="0061362D" w:rsidRDefault="00117C7F" w:rsidP="00117C7F">
      <w:pPr>
        <w:widowControl w:val="0"/>
        <w:spacing w:before="120" w:after="120" w:line="300" w:lineRule="auto"/>
        <w:ind w:firstLine="720"/>
        <w:jc w:val="both"/>
        <w:rPr>
          <w:lang w:val="nl-BE"/>
        </w:rPr>
      </w:pPr>
      <w:r w:rsidRPr="0061362D">
        <w:rPr>
          <w:lang w:val="nl-BE"/>
        </w:rPr>
        <w:t>2. Hướng pháp lý: Thông báo phương án hoạt động đào tạo Hạng A với Sở Xây dựng; đề nghị Phòng Cảnh sát giao thông Công an tỉnh cấp lại Giấy phép sát hạch số 58/CSGT(SHLX) để bổ sung Hạng A trong phạm vi trung tâm sát hạch loại 3 (khoản 4 Điều 3, Điều 29 Nghị định số 94/2026/NĐ-CP).</w:t>
      </w:r>
    </w:p>
    <w:p w14:paraId="287D89C5" w14:textId="77777777" w:rsidR="006824AA" w:rsidRPr="0061362D" w:rsidRDefault="00117C7F" w:rsidP="00117C7F">
      <w:pPr>
        <w:widowControl w:val="0"/>
        <w:spacing w:before="120" w:after="120" w:line="300" w:lineRule="auto"/>
        <w:ind w:firstLine="720"/>
        <w:jc w:val="both"/>
        <w:rPr>
          <w:lang w:val="nl-BE"/>
        </w:rPr>
      </w:pPr>
      <w:r w:rsidRPr="0061362D">
        <w:rPr>
          <w:lang w:val="nl-BE"/>
        </w:rPr>
        <w:t>3. Nhân lực: 10 nhà giáo, viên chức có giấy phép lái xe Hạng A; 06 người đã có giấy chứng nhận giáo viên dạy thực hành lái xe Hạng A, 03 người hoàn thành trong tháng 10 và tháng 11/2026.</w:t>
      </w:r>
    </w:p>
    <w:p w14:paraId="731B1890" w14:textId="77777777" w:rsidR="006824AA" w:rsidRPr="0061362D" w:rsidRDefault="00117C7F" w:rsidP="00117C7F">
      <w:pPr>
        <w:widowControl w:val="0"/>
        <w:spacing w:before="120" w:after="120" w:line="300" w:lineRule="auto"/>
        <w:ind w:firstLine="720"/>
        <w:jc w:val="both"/>
        <w:rPr>
          <w:lang w:val="nl-BE"/>
        </w:rPr>
      </w:pPr>
      <w:r w:rsidRPr="0061362D">
        <w:rPr>
          <w:lang w:val="nl-BE"/>
        </w:rPr>
        <w:t>4. Cơ sở vật chất, phương tiện: Cải tạo sân tập Hạng A1 thành sân sát hạch Hạng A; mở rộng sân Giai đoạn 1 (khoảng 2.000 m²) bố trí hình bài sát hạch số 2 dùng chung Hạng A1, Hạng A; mua 02 xe sát hạch, thiết bị chấm điểm Hạng A; xe tập lái theo hình thức xã hội hóa (tối thiểu 09 xe).</w:t>
      </w:r>
    </w:p>
    <w:p w14:paraId="718A4FE2" w14:textId="2CE1CE21" w:rsidR="006824AA" w:rsidRPr="0061362D" w:rsidRDefault="00117C7F" w:rsidP="00117C7F">
      <w:pPr>
        <w:widowControl w:val="0"/>
        <w:spacing w:before="120" w:after="120" w:line="300" w:lineRule="auto"/>
        <w:ind w:firstLine="720"/>
        <w:jc w:val="both"/>
        <w:rPr>
          <w:lang w:val="nl-BE"/>
        </w:rPr>
      </w:pPr>
      <w:r w:rsidRPr="0061362D">
        <w:rPr>
          <w:lang w:val="nl-BE"/>
        </w:rPr>
        <w:t>5. Kinh phí, nguồn vốn: Nhu cầu kinh phí trực tiếp khoảng 1.730,2 triệu đồng (khái toán, Bảng 10 Đề án), trong đó vốn đầu tư tài sản khoảng 1.669,0 triệu đồng và 61,2 triệu đồng chi phí bồi dưỡng nhà giáo, chương trình; nguồn thu hoạt động đào tạo, sát hạch và Quỹ phát triển hoạt động sự nghiệp; không sử dụng ngân sách nhà nước. Hệ thống truyền dữ liệu giám sát sát hạch, định danh điện tử sử dụng kinh phí chi thường xuyên của Trường, không tính vào kinh phí của Đề án.</w:t>
      </w:r>
    </w:p>
    <w:p w14:paraId="62278FCE" w14:textId="6DAD8308" w:rsidR="006824AA" w:rsidRPr="0061362D" w:rsidRDefault="00117C7F" w:rsidP="00117C7F">
      <w:pPr>
        <w:widowControl w:val="0"/>
        <w:spacing w:before="120" w:after="120" w:line="300" w:lineRule="auto"/>
        <w:ind w:firstLine="720"/>
        <w:jc w:val="both"/>
        <w:rPr>
          <w:lang w:val="nl-BE"/>
        </w:rPr>
      </w:pPr>
      <w:r w:rsidRPr="0061362D">
        <w:rPr>
          <w:lang w:val="nl-BE"/>
        </w:rPr>
        <w:t>6. Hiệu quả: Theo phương án ước tính, từ năm thứ hai có lãi khoảng 170–448 triệu đồng/năm, thời gian hoàn vốn giản đơn khoảng 4,5 năm tính trên vốn đầu tư tài sản 1.669,0 triệu đồng; nếu số học viên chỉ đạt 70% kế hoạch thì chưa hoàn vốn trong 05 năm.</w:t>
      </w:r>
    </w:p>
    <w:p w14:paraId="22C4B1AC" w14:textId="77777777" w:rsidR="006824AA" w:rsidRPr="0061362D" w:rsidRDefault="00117C7F" w:rsidP="00117C7F">
      <w:pPr>
        <w:widowControl w:val="0"/>
        <w:spacing w:before="120" w:after="120" w:line="300" w:lineRule="auto"/>
        <w:ind w:firstLine="720"/>
        <w:jc w:val="both"/>
        <w:rPr>
          <w:lang w:val="nl-BE"/>
        </w:rPr>
      </w:pPr>
      <w:r w:rsidRPr="0061362D">
        <w:rPr>
          <w:lang w:val="nl-BE"/>
        </w:rPr>
        <w:t>7. Lộ trình: Hệ thống truyền dữ liệu giám sát sát hạch, định danh điện tử trước ngày 01/01/2027; hoàn thành sân Giai đoạn 1 trước ngày 30/6/2027; tuyển sinh từ tháng 8/2027; hình, thiết bị bài sát hạch số 2 trước ngày 01/01/2028.</w:t>
      </w:r>
    </w:p>
    <w:p w14:paraId="6EE0D32C" w14:textId="77777777" w:rsidR="006824AA" w:rsidRPr="0061362D" w:rsidRDefault="00117C7F" w:rsidP="00117C7F">
      <w:pPr>
        <w:widowControl w:val="0"/>
        <w:spacing w:before="120" w:after="120" w:line="300" w:lineRule="auto"/>
        <w:ind w:firstLine="720"/>
        <w:jc w:val="both"/>
        <w:rPr>
          <w:lang w:val="nl-BE"/>
        </w:rPr>
      </w:pPr>
      <w:r w:rsidRPr="0061362D">
        <w:rPr>
          <w:b/>
          <w:lang w:val="nl-BE"/>
        </w:rPr>
        <w:t>IV. PHƯƠNG ÁN ĐẦU TƯ VÀ LỰA CHỌN NHÀ THẦU</w:t>
      </w:r>
    </w:p>
    <w:p w14:paraId="421227F6" w14:textId="3488A8D7" w:rsidR="006824AA" w:rsidRPr="0061362D" w:rsidRDefault="00117C7F" w:rsidP="00117C7F">
      <w:pPr>
        <w:widowControl w:val="0"/>
        <w:spacing w:before="120" w:after="120" w:line="300" w:lineRule="auto"/>
        <w:ind w:firstLine="720"/>
        <w:jc w:val="both"/>
        <w:rPr>
          <w:lang w:val="nl-BE"/>
        </w:rPr>
      </w:pPr>
      <w:r w:rsidRPr="0061362D">
        <w:rPr>
          <w:lang w:val="nl-BE"/>
        </w:rPr>
        <w:t>1. Hạng mục xây lắp, thiết bị gắn với sân hình thành dự án đầu tư công nhóm C từ nguồn thu hợp pháp của đơn vị sự nghiệp công lập; Hiệu trưởng quyết định chủ trương đầu tư và quyết định đầu tư (điểm d khoản 2 Điều 6, điểm b khoản 2 Điều 16 Nghị định số 85/2025/NĐ-CP); tổng mức đầu tư ước khoảng 2,5–2,8 tỷ đồng (gồm toàn bộ khoảng 2.000 m² sân lưỡng dụng Giai đoạn 1, chi phí tư vấn, quản lý dự án, dự phòng; phần phục vụ Hạng A khoảng 1.730,2 triệu đồng), chỉ lập Báo cáo kinh tế - kỹ thuật (điểm b khoản 2 Điều 27 Nghị định số 217/2026/NĐ-CP); kế hoạch vốn hằng năm từ nguồn thu hợp pháp báo cáo cơ quan chủ quản để Ủy ban nhân dân tỉnh giao (Điều 62 Luật Đầu tư công). Phê duyệt Đề án không thay thế các quyết định này; Đề án sử dụng tài sản công vào mục đích kinh doanh, cho thuê do Hiệu trưởng phê duyệt riêng trước khi khai thác (điểm a khoản 7 Điều 7 Nghị định số 334/2026/NĐ-CP).</w:t>
      </w:r>
    </w:p>
    <w:p w14:paraId="4D93CE46" w14:textId="77777777" w:rsidR="006824AA" w:rsidRPr="0061362D" w:rsidRDefault="00117C7F" w:rsidP="00117C7F">
      <w:pPr>
        <w:widowControl w:val="0"/>
        <w:spacing w:before="120" w:after="120" w:line="300" w:lineRule="auto"/>
        <w:ind w:firstLine="720"/>
        <w:jc w:val="both"/>
        <w:rPr>
          <w:lang w:val="nl-BE"/>
        </w:rPr>
      </w:pPr>
      <w:r w:rsidRPr="0061362D">
        <w:rPr>
          <w:lang w:val="nl-BE"/>
        </w:rPr>
        <w:t>2. Các gói thầu dự kiến đều dưới hạn mức chỉ định thầu: Gói xây lắp, hàng hóa thuộc dự án không quá 05 tỷ đồng, gói tư vấn không quá 03 tỷ đồng, gói thuộc dự toán mua sắm không quá 01 tỷ đồng (khoản 4 Điều 78 Nghị định số 214/2025/NĐ-CP); gói xây lắp lớn nhất khoảng 1,46 tỷ đồng. Điều kiện: Có kế hoạch lựa chọn nhà thầu, kế hoạch vốn và dự toán gói thầu được phê duyệt; không chia nhỏ gói thầu nhằm mục đích chỉ định thầu. Chi tiết tại Phụ lục kèm theo.</w:t>
      </w:r>
    </w:p>
    <w:p w14:paraId="3A5D3F54" w14:textId="77777777" w:rsidR="006824AA" w:rsidRPr="0061362D" w:rsidRDefault="00117C7F" w:rsidP="00117C7F">
      <w:pPr>
        <w:widowControl w:val="0"/>
        <w:spacing w:before="120" w:after="120" w:line="300" w:lineRule="auto"/>
        <w:ind w:firstLine="720"/>
        <w:jc w:val="both"/>
        <w:rPr>
          <w:lang w:val="nl-BE"/>
        </w:rPr>
      </w:pPr>
      <w:r w:rsidRPr="0061362D">
        <w:rPr>
          <w:b/>
          <w:lang w:val="nl-BE"/>
        </w:rPr>
        <w:t>V. KIẾN NGHỊ</w:t>
      </w:r>
    </w:p>
    <w:p w14:paraId="26534293" w14:textId="489D4872" w:rsidR="006824AA" w:rsidRPr="0061362D" w:rsidRDefault="00117C7F" w:rsidP="00117C7F">
      <w:pPr>
        <w:widowControl w:val="0"/>
        <w:spacing w:before="120" w:after="120" w:line="300" w:lineRule="auto"/>
        <w:ind w:firstLine="720"/>
        <w:jc w:val="both"/>
        <w:rPr>
          <w:lang w:val="nl-BE"/>
        </w:rPr>
      </w:pPr>
      <w:r w:rsidRPr="0061362D">
        <w:rPr>
          <w:lang w:val="nl-BE"/>
        </w:rPr>
        <w:t xml:space="preserve">1. Phê duyệt Đề án triển khai đào tạo và sát hạch lái xe mô tô Hạng A tại Trường Cao đẳng Kon Tum (kèm theo dự thảo Quyết định, Đề án và Phụ lục V </w:t>
      </w:r>
      <w:r w:rsidR="003B7AE6">
        <w:rPr>
          <w:lang w:val="nl-BE"/>
        </w:rPr>
        <w:t>-</w:t>
      </w:r>
      <w:r w:rsidRPr="0061362D">
        <w:rPr>
          <w:lang w:val="nl-BE"/>
        </w:rPr>
        <w:t>bảng tính hiệu quả đầu tư).</w:t>
      </w:r>
    </w:p>
    <w:p w14:paraId="632DB8B3" w14:textId="77777777" w:rsidR="006824AA" w:rsidRPr="0061362D" w:rsidRDefault="00117C7F" w:rsidP="00117C7F">
      <w:pPr>
        <w:widowControl w:val="0"/>
        <w:spacing w:before="120" w:after="120" w:line="300" w:lineRule="auto"/>
        <w:ind w:firstLine="720"/>
        <w:jc w:val="both"/>
        <w:rPr>
          <w:lang w:val="nl-BE"/>
        </w:rPr>
      </w:pPr>
      <w:r w:rsidRPr="0061362D">
        <w:rPr>
          <w:lang w:val="nl-BE"/>
        </w:rPr>
        <w:t>2. Giao khoa Đào tạo và Sát hạch lái xe chủ trì hoàn thiện hệ thống truyền dữ liệu giám sát sát hạch và định danh, xác thực điện tử của Trung tâm sát hạch lái xe bằng kinh phí chi thường xuyên của Trường (không tính vào kinh phí của Đề án), bảo đảm hoàn thành trước ngày 01/01/2027 (khoản 5, điểm g khoản 12 Điều 24 Nghị định số 94/2026/NĐ-CP).</w:t>
      </w:r>
    </w:p>
    <w:p w14:paraId="6C1386D0" w14:textId="77777777" w:rsidR="006824AA" w:rsidRPr="0061362D" w:rsidRDefault="00117C7F" w:rsidP="00117C7F">
      <w:pPr>
        <w:widowControl w:val="0"/>
        <w:spacing w:before="120" w:after="120" w:line="300" w:lineRule="auto"/>
        <w:ind w:firstLine="720"/>
        <w:jc w:val="both"/>
        <w:rPr>
          <w:lang w:val="nl-BE"/>
        </w:rPr>
      </w:pPr>
      <w:r w:rsidRPr="0061362D">
        <w:rPr>
          <w:lang w:val="nl-BE"/>
        </w:rPr>
        <w:t>3. Giao phòng TH-HC&amp;QT chủ trì lập Báo cáo kinh tế - kỹ thuật, kế hoạch lựa chọn nhà thầu dự án Giai đoạn 1; phòng TC-KT chốt nguồn vốn, phương án tài chính, đưa dự án vào kế hoạch đầu tư năm 2027 từ nguồn thu hợp pháp của Trường.</w:t>
      </w:r>
    </w:p>
    <w:p w14:paraId="4427C6F5" w14:textId="77777777" w:rsidR="004B0DC5" w:rsidRPr="0061362D" w:rsidRDefault="00900520" w:rsidP="00117C7F">
      <w:pPr>
        <w:keepNext/>
        <w:widowControl w:val="0"/>
        <w:spacing w:before="120" w:after="120" w:line="300" w:lineRule="auto"/>
        <w:ind w:firstLine="720"/>
        <w:jc w:val="both"/>
        <w:rPr>
          <w:shd w:val="clear" w:color="auto" w:fill="FFFFFF"/>
          <w:lang w:eastAsia="vi-VN"/>
        </w:rPr>
      </w:pPr>
      <w:r w:rsidRPr="0061362D">
        <w:rPr>
          <w:lang w:val="vi-VN" w:eastAsia="vi-VN"/>
        </w:rPr>
        <w:t>Tổ xây dựng Đề án</w:t>
      </w:r>
      <w:r w:rsidR="000234CC" w:rsidRPr="0061362D">
        <w:rPr>
          <w:lang w:eastAsia="vi-VN"/>
        </w:rPr>
        <w:t xml:space="preserve"> </w:t>
      </w:r>
      <w:r w:rsidR="00D0675C" w:rsidRPr="0061362D">
        <w:rPr>
          <w:highlight w:val="white"/>
          <w:lang w:val="nl-NL"/>
        </w:rPr>
        <w:t xml:space="preserve">kính trình Hiệu trưởng xem xét, </w:t>
      </w:r>
      <w:r w:rsidR="00117C7F" w:rsidRPr="0061362D">
        <w:rPr>
          <w:lang w:val="nl-NL"/>
        </w:rPr>
        <w:t>phê duyệt</w:t>
      </w:r>
      <w:r w:rsidR="00D0675C" w:rsidRPr="0061362D">
        <w:rPr>
          <w:shd w:val="clear" w:color="auto" w:fill="FFFFFF"/>
          <w:lang w:val="vi-VN" w:eastAsia="vi-VN"/>
        </w:rPr>
        <w:t>./.</w:t>
      </w:r>
    </w:p>
    <w:tbl>
      <w:tblPr>
        <w:tblW w:w="9072" w:type="dxa"/>
        <w:jc w:val="center"/>
        <w:tblBorders>
          <w:insideH w:val="single" w:sz="4" w:space="0" w:color="auto"/>
        </w:tblBorders>
        <w:tblLook w:val="01E0" w:firstRow="1" w:lastRow="1" w:firstColumn="1" w:lastColumn="1" w:noHBand="0" w:noVBand="0"/>
      </w:tblPr>
      <w:tblGrid>
        <w:gridCol w:w="4253"/>
        <w:gridCol w:w="4819"/>
      </w:tblGrid>
      <w:tr w:rsidR="00D000FD" w:rsidRPr="0061362D" w14:paraId="53B94F93" w14:textId="77777777">
        <w:trPr>
          <w:cantSplit/>
          <w:trHeight w:val="652"/>
          <w:jc w:val="center"/>
        </w:trPr>
        <w:tc>
          <w:tcPr>
            <w:tcW w:w="4253" w:type="dxa"/>
          </w:tcPr>
          <w:p w14:paraId="45088656" w14:textId="77777777" w:rsidR="00D000FD" w:rsidRPr="0061362D" w:rsidRDefault="00D000FD">
            <w:pPr>
              <w:ind w:hanging="108"/>
              <w:rPr>
                <w:b/>
                <w:i/>
                <w:sz w:val="24"/>
                <w:szCs w:val="26"/>
                <w:lang w:val="da-DK"/>
              </w:rPr>
            </w:pPr>
            <w:r w:rsidRPr="0061362D">
              <w:rPr>
                <w:b/>
                <w:i/>
                <w:sz w:val="24"/>
                <w:szCs w:val="26"/>
                <w:lang w:val="da-DK"/>
              </w:rPr>
              <w:t>Nơi nhận:</w:t>
            </w:r>
          </w:p>
          <w:p w14:paraId="73166935" w14:textId="77777777" w:rsidR="00D000FD" w:rsidRPr="0061362D" w:rsidRDefault="00D000FD">
            <w:pPr>
              <w:ind w:hanging="108"/>
              <w:rPr>
                <w:sz w:val="22"/>
                <w:szCs w:val="22"/>
                <w:lang w:val="da-DK"/>
              </w:rPr>
            </w:pPr>
            <w:r w:rsidRPr="0061362D">
              <w:rPr>
                <w:sz w:val="22"/>
                <w:szCs w:val="22"/>
                <w:lang w:val="da-DK"/>
              </w:rPr>
              <w:t>- Như trên;</w:t>
            </w:r>
          </w:p>
          <w:p w14:paraId="3DCEF989" w14:textId="77777777" w:rsidR="00333E38" w:rsidRPr="0061362D" w:rsidRDefault="00333E38">
            <w:pPr>
              <w:ind w:hanging="108"/>
              <w:rPr>
                <w:sz w:val="22"/>
                <w:szCs w:val="22"/>
                <w:lang w:val="da-DK"/>
              </w:rPr>
            </w:pPr>
            <w:r w:rsidRPr="0061362D">
              <w:rPr>
                <w:sz w:val="22"/>
                <w:szCs w:val="22"/>
                <w:lang w:val="da-DK"/>
              </w:rPr>
              <w:t xml:space="preserve">- </w:t>
            </w:r>
            <w:r w:rsidR="009C6927" w:rsidRPr="0061362D">
              <w:rPr>
                <w:sz w:val="22"/>
                <w:szCs w:val="22"/>
                <w:lang w:val="da-DK"/>
              </w:rPr>
              <w:t>Các thành viên Tổ xây dựng Đề án</w:t>
            </w:r>
            <w:r w:rsidRPr="0061362D">
              <w:rPr>
                <w:sz w:val="22"/>
                <w:szCs w:val="22"/>
                <w:lang w:val="da-DK"/>
              </w:rPr>
              <w:t>;</w:t>
            </w:r>
          </w:p>
          <w:p w14:paraId="4847CA2C" w14:textId="77777777" w:rsidR="009C6927" w:rsidRPr="0061362D" w:rsidRDefault="009C6927" w:rsidP="009C6927">
            <w:pPr>
              <w:ind w:hanging="108"/>
              <w:rPr>
                <w:sz w:val="22"/>
                <w:szCs w:val="22"/>
                <w:lang w:val="da-DK"/>
              </w:rPr>
            </w:pPr>
            <w:r w:rsidRPr="0061362D">
              <w:rPr>
                <w:sz w:val="22"/>
                <w:szCs w:val="22"/>
                <w:lang w:val="da-DK"/>
              </w:rPr>
              <w:t>- Lưu: VT, THHCQT.</w:t>
            </w:r>
          </w:p>
        </w:tc>
        <w:tc>
          <w:tcPr>
            <w:tcW w:w="4819" w:type="dxa"/>
          </w:tcPr>
          <w:p w14:paraId="0523C5D1" w14:textId="77777777" w:rsidR="00D000FD" w:rsidRPr="0061362D" w:rsidRDefault="00D000FD">
            <w:pPr>
              <w:jc w:val="center"/>
              <w:rPr>
                <w:b/>
              </w:rPr>
            </w:pPr>
            <w:r w:rsidRPr="0061362D">
              <w:rPr>
                <w:b/>
              </w:rPr>
              <w:t>TM. TỔ XÂY DỰNG ĐỀ ÁN</w:t>
            </w:r>
          </w:p>
          <w:p w14:paraId="48688F82" w14:textId="77777777" w:rsidR="00D000FD" w:rsidRPr="0061362D" w:rsidRDefault="00D000FD">
            <w:pPr>
              <w:jc w:val="center"/>
              <w:rPr>
                <w:b/>
              </w:rPr>
            </w:pPr>
            <w:r w:rsidRPr="0061362D">
              <w:rPr>
                <w:b/>
              </w:rPr>
              <w:t>TỔ TRƯỞNG</w:t>
            </w:r>
          </w:p>
          <w:p w14:paraId="6E564AFC" w14:textId="77777777" w:rsidR="00D000FD" w:rsidRPr="0061362D" w:rsidRDefault="00D000FD">
            <w:pPr>
              <w:jc w:val="center"/>
              <w:rPr>
                <w:b/>
              </w:rPr>
            </w:pPr>
          </w:p>
          <w:p w14:paraId="7F87A0CD" w14:textId="77777777" w:rsidR="00D000FD" w:rsidRPr="0061362D" w:rsidRDefault="00D000FD">
            <w:pPr>
              <w:jc w:val="center"/>
              <w:rPr>
                <w:b/>
              </w:rPr>
            </w:pPr>
          </w:p>
          <w:p w14:paraId="1130D109" w14:textId="77777777" w:rsidR="005C3A45" w:rsidRPr="0061362D" w:rsidRDefault="005C3A45" w:rsidP="0004491F">
            <w:pPr>
              <w:jc w:val="center"/>
              <w:rPr>
                <w:b/>
              </w:rPr>
            </w:pPr>
          </w:p>
          <w:p w14:paraId="18D003CA" w14:textId="77777777" w:rsidR="0004491F" w:rsidRPr="0061362D" w:rsidRDefault="0004491F" w:rsidP="0004491F">
            <w:pPr>
              <w:jc w:val="center"/>
              <w:rPr>
                <w:b/>
              </w:rPr>
            </w:pPr>
          </w:p>
          <w:p w14:paraId="7F2E14BA" w14:textId="77777777" w:rsidR="0004491F" w:rsidRPr="0061362D" w:rsidRDefault="0004491F" w:rsidP="0004491F">
            <w:pPr>
              <w:jc w:val="center"/>
              <w:rPr>
                <w:b/>
              </w:rPr>
            </w:pPr>
          </w:p>
          <w:p w14:paraId="25DE1431" w14:textId="77777777" w:rsidR="00103679" w:rsidRPr="0061362D" w:rsidRDefault="00007213">
            <w:pPr>
              <w:jc w:val="center"/>
              <w:rPr>
                <w:b/>
              </w:rPr>
            </w:pPr>
            <w:r w:rsidRPr="0061362D">
              <w:rPr>
                <w:b/>
              </w:rPr>
              <w:t>Dương Văn Anh Dũng</w:t>
            </w:r>
          </w:p>
        </w:tc>
      </w:tr>
    </w:tbl>
    <w:p w14:paraId="072EA7F4" w14:textId="77777777" w:rsidR="00116C6A" w:rsidRPr="0061362D" w:rsidRDefault="00116C6A">
      <w:pPr>
        <w:spacing w:before="60" w:after="60"/>
        <w:jc w:val="center"/>
        <w:rPr>
          <w:b/>
          <w:sz w:val="2"/>
          <w:szCs w:val="2"/>
        </w:rPr>
      </w:pPr>
    </w:p>
    <w:p w14:paraId="23EDDE2F" w14:textId="77777777" w:rsidR="0043396C" w:rsidRPr="0061362D" w:rsidRDefault="0043396C">
      <w:pPr>
        <w:sectPr w:rsidR="0043396C" w:rsidRPr="0061362D">
          <w:headerReference w:type="default" r:id="rId8"/>
          <w:pgSz w:w="11907" w:h="16840" w:code="9"/>
          <w:pgMar w:top="1134" w:right="1134" w:bottom="1134" w:left="1701" w:header="720" w:footer="720" w:gutter="0"/>
          <w:cols w:space="720"/>
          <w:titlePg/>
          <w:docGrid w:linePitch="381"/>
        </w:sectPr>
      </w:pPr>
    </w:p>
    <w:p w14:paraId="777180CB" w14:textId="77777777" w:rsidR="0043396C" w:rsidRPr="0061362D" w:rsidRDefault="003013EE">
      <w:pPr>
        <w:spacing w:after="60"/>
        <w:jc w:val="center"/>
      </w:pPr>
      <w:r w:rsidRPr="0061362D">
        <w:rPr>
          <w:b/>
        </w:rPr>
        <w:t>Phụ lục</w:t>
      </w:r>
    </w:p>
    <w:p w14:paraId="5866F623" w14:textId="20E29DAE" w:rsidR="0043396C" w:rsidRPr="0061362D" w:rsidRDefault="00DA7D52">
      <w:pPr>
        <w:spacing w:after="60"/>
        <w:jc w:val="center"/>
      </w:pPr>
      <w:r w:rsidRPr="0061362D">
        <w:rPr>
          <w:b/>
          <w:noProof/>
        </w:rPr>
        <mc:AlternateContent>
          <mc:Choice Requires="wps">
            <w:drawing>
              <wp:anchor distT="0" distB="0" distL="114300" distR="114300" simplePos="0" relativeHeight="251663360" behindDoc="0" locked="0" layoutInCell="1" allowOverlap="1" wp14:anchorId="30C7D768" wp14:editId="261A0EED">
                <wp:simplePos x="0" y="0"/>
                <wp:positionH relativeFrom="column">
                  <wp:posOffset>4059727</wp:posOffset>
                </wp:positionH>
                <wp:positionV relativeFrom="paragraph">
                  <wp:posOffset>228831</wp:posOffset>
                </wp:positionV>
                <wp:extent cx="1170709" cy="0"/>
                <wp:effectExtent l="0" t="0" r="0" b="0"/>
                <wp:wrapNone/>
                <wp:docPr id="563849807" name="Straight Connector 1"/>
                <wp:cNvGraphicFramePr/>
                <a:graphic xmlns:a="http://schemas.openxmlformats.org/drawingml/2006/main">
                  <a:graphicData uri="http://schemas.microsoft.com/office/word/2010/wordprocessingShape">
                    <wps:wsp>
                      <wps:cNvCnPr/>
                      <wps:spPr>
                        <a:xfrm>
                          <a:off x="0" y="0"/>
                          <a:ext cx="117070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C9B431"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319.65pt,18pt" to="411.8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" strokecolor="#4472c4 [3204]" strokeweight=".5pt">
                <v:stroke joinstyle="miter"/>
              </v:line>
            </w:pict>
          </mc:Fallback>
        </mc:AlternateContent>
      </w:r>
      <w:r w:rsidRPr="0061362D">
        <w:rPr>
          <w:b/>
        </w:rPr>
        <w:t>DỰ KIẾN HẠNG MỤC ĐẦU TƯ, PHÂN CHIA GÓI THẦU VÀ HÌNH THỨC LỰA CHỌN NHÀ THẦU</w:t>
      </w:r>
    </w:p>
    <w:p w14:paraId="00FD8971" w14:textId="76902496" w:rsidR="0043396C" w:rsidRPr="0061362D" w:rsidRDefault="0043396C">
      <w:pPr>
        <w:spacing w:after="60"/>
        <w:jc w:val="center"/>
        <w:rPr>
          <w:i/>
          <w:sz w:val="26"/>
        </w:rPr>
      </w:pPr>
    </w:p>
    <w:tbl>
      <w:tblPr>
        <w:tblW w:w="0" w:type="auto"/>
        <w:jc w:val="center"/>
        <w:tblLayout w:type="fixed"/>
        <w:tblLook w:val="04A0" w:firstRow="1" w:lastRow="0" w:firstColumn="1" w:lastColumn="0" w:noHBand="0" w:noVBand="1"/>
      </w:tblPr>
      <w:tblGrid>
        <w:gridCol w:w="680"/>
        <w:gridCol w:w="5953"/>
        <w:gridCol w:w="1701"/>
        <w:gridCol w:w="1587"/>
        <w:gridCol w:w="1474"/>
        <w:gridCol w:w="3118"/>
      </w:tblGrid>
      <w:tr w:rsidR="0043396C" w:rsidRPr="0061362D" w14:paraId="2D99B3A8" w14:textId="77777777" w:rsidTr="00DA7D52">
        <w:trPr>
          <w:jc w:val="center"/>
        </w:trPr>
        <w:tc>
          <w:tcPr>
            <w:tcW w:w="680" w:type="dxa"/>
            <w:tcBorders>
              <w:top w:val="single" w:sz="4" w:space="0" w:color="000000"/>
              <w:left w:val="single" w:sz="4" w:space="0" w:color="000000"/>
              <w:bottom w:val="single" w:sz="4" w:space="0" w:color="000000"/>
              <w:right w:val="single" w:sz="4" w:space="0" w:color="000000"/>
            </w:tcBorders>
            <w:vAlign w:val="center"/>
          </w:tcPr>
          <w:p w14:paraId="198E56AC" w14:textId="77777777" w:rsidR="0043396C" w:rsidRPr="0061362D" w:rsidRDefault="003013EE" w:rsidP="00DA7D52">
            <w:pPr>
              <w:spacing w:after="40"/>
              <w:jc w:val="center"/>
            </w:pPr>
            <w:r w:rsidRPr="0061362D">
              <w:rPr>
                <w:b/>
                <w:sz w:val="26"/>
              </w:rPr>
              <w:t>TT</w:t>
            </w:r>
          </w:p>
        </w:tc>
        <w:tc>
          <w:tcPr>
            <w:tcW w:w="5953" w:type="dxa"/>
            <w:tcBorders>
              <w:top w:val="single" w:sz="4" w:space="0" w:color="000000"/>
              <w:left w:val="single" w:sz="4" w:space="0" w:color="000000"/>
              <w:bottom w:val="single" w:sz="4" w:space="0" w:color="000000"/>
              <w:right w:val="single" w:sz="4" w:space="0" w:color="000000"/>
            </w:tcBorders>
            <w:vAlign w:val="center"/>
          </w:tcPr>
          <w:p w14:paraId="049FB4D1" w14:textId="77777777" w:rsidR="0043396C" w:rsidRPr="0061362D" w:rsidRDefault="003013EE" w:rsidP="00DA7D52">
            <w:pPr>
              <w:spacing w:after="40"/>
              <w:jc w:val="center"/>
            </w:pPr>
            <w:r w:rsidRPr="0061362D">
              <w:rPr>
                <w:b/>
                <w:sz w:val="26"/>
              </w:rPr>
              <w:t>Gói thầu, hạng mục</w:t>
            </w:r>
          </w:p>
        </w:tc>
        <w:tc>
          <w:tcPr>
            <w:tcW w:w="1701" w:type="dxa"/>
            <w:tcBorders>
              <w:top w:val="single" w:sz="4" w:space="0" w:color="000000"/>
              <w:left w:val="single" w:sz="4" w:space="0" w:color="000000"/>
              <w:bottom w:val="single" w:sz="4" w:space="0" w:color="000000"/>
              <w:right w:val="single" w:sz="4" w:space="0" w:color="000000"/>
            </w:tcBorders>
            <w:vAlign w:val="center"/>
          </w:tcPr>
          <w:p w14:paraId="7DE87AF8" w14:textId="77777777" w:rsidR="0043396C" w:rsidRPr="0061362D" w:rsidRDefault="003013EE" w:rsidP="00DA7D52">
            <w:pPr>
              <w:spacing w:after="40"/>
              <w:jc w:val="center"/>
            </w:pPr>
            <w:r w:rsidRPr="0061362D">
              <w:rPr>
                <w:b/>
                <w:sz w:val="26"/>
              </w:rPr>
              <w:t>Giá trị ước (triệu đồng)</w:t>
            </w:r>
          </w:p>
        </w:tc>
        <w:tc>
          <w:tcPr>
            <w:tcW w:w="1587" w:type="dxa"/>
            <w:tcBorders>
              <w:top w:val="single" w:sz="4" w:space="0" w:color="000000"/>
              <w:left w:val="single" w:sz="4" w:space="0" w:color="000000"/>
              <w:bottom w:val="single" w:sz="4" w:space="0" w:color="000000"/>
              <w:right w:val="single" w:sz="4" w:space="0" w:color="000000"/>
            </w:tcBorders>
            <w:vAlign w:val="center"/>
          </w:tcPr>
          <w:p w14:paraId="5AC277C3" w14:textId="77777777" w:rsidR="0043396C" w:rsidRPr="0061362D" w:rsidRDefault="003013EE" w:rsidP="00DA7D52">
            <w:pPr>
              <w:spacing w:after="40"/>
              <w:jc w:val="center"/>
            </w:pPr>
            <w:r w:rsidRPr="0061362D">
              <w:rPr>
                <w:b/>
                <w:sz w:val="26"/>
              </w:rPr>
              <w:t>Loại gói thầu</w:t>
            </w:r>
          </w:p>
        </w:tc>
        <w:tc>
          <w:tcPr>
            <w:tcW w:w="1474" w:type="dxa"/>
            <w:tcBorders>
              <w:top w:val="single" w:sz="4" w:space="0" w:color="000000"/>
              <w:left w:val="single" w:sz="4" w:space="0" w:color="000000"/>
              <w:bottom w:val="single" w:sz="4" w:space="0" w:color="000000"/>
              <w:right w:val="single" w:sz="4" w:space="0" w:color="000000"/>
            </w:tcBorders>
            <w:vAlign w:val="center"/>
          </w:tcPr>
          <w:p w14:paraId="71795937" w14:textId="77777777" w:rsidR="0043396C" w:rsidRPr="0061362D" w:rsidRDefault="003013EE" w:rsidP="00DA7D52">
            <w:pPr>
              <w:spacing w:after="40"/>
              <w:jc w:val="center"/>
            </w:pPr>
            <w:r w:rsidRPr="0061362D">
              <w:rPr>
                <w:b/>
                <w:sz w:val="26"/>
              </w:rPr>
              <w:t>Hạn mức chỉ định thầu (triệu đồng)</w:t>
            </w:r>
          </w:p>
        </w:tc>
        <w:tc>
          <w:tcPr>
            <w:tcW w:w="3118" w:type="dxa"/>
            <w:tcBorders>
              <w:top w:val="single" w:sz="4" w:space="0" w:color="000000"/>
              <w:left w:val="single" w:sz="4" w:space="0" w:color="000000"/>
              <w:bottom w:val="single" w:sz="4" w:space="0" w:color="000000"/>
              <w:right w:val="single" w:sz="4" w:space="0" w:color="000000"/>
            </w:tcBorders>
            <w:vAlign w:val="center"/>
          </w:tcPr>
          <w:p w14:paraId="576089F7" w14:textId="77777777" w:rsidR="0043396C" w:rsidRPr="0061362D" w:rsidRDefault="003013EE" w:rsidP="00DA7D52">
            <w:pPr>
              <w:spacing w:after="40"/>
              <w:jc w:val="center"/>
            </w:pPr>
            <w:r w:rsidRPr="0061362D">
              <w:rPr>
                <w:b/>
                <w:sz w:val="26"/>
              </w:rPr>
              <w:t>Hình thức đề xuất</w:t>
            </w:r>
          </w:p>
        </w:tc>
      </w:tr>
      <w:tr w:rsidR="0043396C" w:rsidRPr="0061362D" w14:paraId="0F98BB6D" w14:textId="77777777" w:rsidTr="00DA7D52">
        <w:trPr>
          <w:trHeight w:val="745"/>
          <w:jc w:val="center"/>
        </w:trPr>
        <w:tc>
          <w:tcPr>
            <w:tcW w:w="680" w:type="dxa"/>
            <w:tcBorders>
              <w:top w:val="single" w:sz="4" w:space="0" w:color="000000"/>
              <w:left w:val="single" w:sz="4" w:space="0" w:color="000000"/>
              <w:bottom w:val="single" w:sz="4" w:space="0" w:color="000000"/>
              <w:right w:val="single" w:sz="4" w:space="0" w:color="000000"/>
            </w:tcBorders>
          </w:tcPr>
          <w:p w14:paraId="7C8DEF39" w14:textId="77777777" w:rsidR="0043396C" w:rsidRPr="0061362D" w:rsidRDefault="003013EE">
            <w:pPr>
              <w:spacing w:after="40"/>
              <w:jc w:val="center"/>
            </w:pPr>
            <w:r w:rsidRPr="0061362D">
              <w:rPr>
                <w:b/>
                <w:sz w:val="26"/>
              </w:rPr>
              <w:t>A</w:t>
            </w:r>
          </w:p>
        </w:tc>
        <w:tc>
          <w:tcPr>
            <w:tcW w:w="13833" w:type="dxa"/>
            <w:gridSpan w:val="5"/>
            <w:tcBorders>
              <w:top w:val="single" w:sz="4" w:space="0" w:color="000000"/>
              <w:left w:val="single" w:sz="4" w:space="0" w:color="000000"/>
              <w:bottom w:val="single" w:sz="4" w:space="0" w:color="000000"/>
              <w:right w:val="single" w:sz="4" w:space="0" w:color="000000"/>
            </w:tcBorders>
          </w:tcPr>
          <w:p w14:paraId="51D265D0" w14:textId="6D9EA2F7" w:rsidR="0043396C" w:rsidRPr="0061362D" w:rsidRDefault="003013EE" w:rsidP="00DA7D52">
            <w:pPr>
              <w:spacing w:after="40"/>
            </w:pPr>
            <w:r w:rsidRPr="0061362D">
              <w:rPr>
                <w:b/>
                <w:sz w:val="26"/>
              </w:rPr>
              <w:t>Dự án nâng cấp, mở rộng sân tập lái, sân sát hạch lái xe mô tô (Giai đoạn 1) — dự án đầu tư công nhóm C, lập Báo cáo kinh tế - kỹ thuật</w:t>
            </w:r>
          </w:p>
        </w:tc>
      </w:tr>
      <w:tr w:rsidR="0043396C" w:rsidRPr="0061362D" w14:paraId="75E8027B"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715AF66C" w14:textId="77777777" w:rsidR="0043396C" w:rsidRPr="0061362D" w:rsidRDefault="003013EE">
            <w:pPr>
              <w:spacing w:after="40"/>
              <w:jc w:val="center"/>
            </w:pPr>
            <w:r w:rsidRPr="0061362D">
              <w:rPr>
                <w:sz w:val="26"/>
              </w:rPr>
              <w:t>1</w:t>
            </w:r>
          </w:p>
        </w:tc>
        <w:tc>
          <w:tcPr>
            <w:tcW w:w="5953" w:type="dxa"/>
            <w:tcBorders>
              <w:top w:val="single" w:sz="4" w:space="0" w:color="000000"/>
              <w:left w:val="single" w:sz="4" w:space="0" w:color="000000"/>
              <w:bottom w:val="single" w:sz="4" w:space="0" w:color="000000"/>
              <w:right w:val="single" w:sz="4" w:space="0" w:color="000000"/>
            </w:tcBorders>
          </w:tcPr>
          <w:p w14:paraId="49AC856B" w14:textId="77777777" w:rsidR="0043396C" w:rsidRPr="0061362D" w:rsidRDefault="003013EE">
            <w:pPr>
              <w:spacing w:after="40"/>
            </w:pPr>
            <w:r w:rsidRPr="0061362D">
              <w:rPr>
                <w:sz w:val="26"/>
              </w:rPr>
              <w:t>Tư vấn khảo sát, lập Báo cáo kinh tế - kỹ thuật</w:t>
            </w:r>
          </w:p>
        </w:tc>
        <w:tc>
          <w:tcPr>
            <w:tcW w:w="1701" w:type="dxa"/>
            <w:tcBorders>
              <w:top w:val="single" w:sz="4" w:space="0" w:color="000000"/>
              <w:left w:val="single" w:sz="4" w:space="0" w:color="000000"/>
              <w:bottom w:val="single" w:sz="4" w:space="0" w:color="000000"/>
              <w:right w:val="single" w:sz="4" w:space="0" w:color="000000"/>
            </w:tcBorders>
          </w:tcPr>
          <w:p w14:paraId="7A874132" w14:textId="77777777" w:rsidR="0043396C" w:rsidRPr="0061362D" w:rsidRDefault="003013EE">
            <w:pPr>
              <w:spacing w:after="40"/>
              <w:jc w:val="center"/>
            </w:pPr>
            <w:r w:rsidRPr="0061362D">
              <w:rPr>
                <w:sz w:val="26"/>
              </w:rPr>
              <w:t>Khoảng 65</w:t>
            </w:r>
          </w:p>
        </w:tc>
        <w:tc>
          <w:tcPr>
            <w:tcW w:w="1587" w:type="dxa"/>
            <w:tcBorders>
              <w:top w:val="single" w:sz="4" w:space="0" w:color="000000"/>
              <w:left w:val="single" w:sz="4" w:space="0" w:color="000000"/>
              <w:bottom w:val="single" w:sz="4" w:space="0" w:color="000000"/>
              <w:right w:val="single" w:sz="4" w:space="0" w:color="000000"/>
            </w:tcBorders>
          </w:tcPr>
          <w:p w14:paraId="31DD0783" w14:textId="77777777" w:rsidR="0043396C" w:rsidRPr="0061362D" w:rsidRDefault="003013EE">
            <w:pPr>
              <w:spacing w:after="40"/>
              <w:jc w:val="center"/>
            </w:pPr>
            <w:r w:rsidRPr="0061362D">
              <w:rPr>
                <w:sz w:val="26"/>
              </w:rPr>
              <w:t>Tư vấn</w:t>
            </w:r>
          </w:p>
        </w:tc>
        <w:tc>
          <w:tcPr>
            <w:tcW w:w="1474" w:type="dxa"/>
            <w:tcBorders>
              <w:top w:val="single" w:sz="4" w:space="0" w:color="000000"/>
              <w:left w:val="single" w:sz="4" w:space="0" w:color="000000"/>
              <w:bottom w:val="single" w:sz="4" w:space="0" w:color="000000"/>
              <w:right w:val="single" w:sz="4" w:space="0" w:color="000000"/>
            </w:tcBorders>
          </w:tcPr>
          <w:p w14:paraId="0775F93F" w14:textId="77777777" w:rsidR="0043396C" w:rsidRPr="0061362D" w:rsidRDefault="003013EE">
            <w:pPr>
              <w:spacing w:after="40"/>
              <w:jc w:val="center"/>
            </w:pPr>
            <w:r w:rsidRPr="0061362D">
              <w:rPr>
                <w:sz w:val="26"/>
              </w:rPr>
              <w:t>≤ 3.000</w:t>
            </w:r>
          </w:p>
        </w:tc>
        <w:tc>
          <w:tcPr>
            <w:tcW w:w="3118" w:type="dxa"/>
            <w:tcBorders>
              <w:top w:val="single" w:sz="4" w:space="0" w:color="000000"/>
              <w:left w:val="single" w:sz="4" w:space="0" w:color="000000"/>
              <w:bottom w:val="single" w:sz="4" w:space="0" w:color="000000"/>
              <w:right w:val="single" w:sz="4" w:space="0" w:color="000000"/>
            </w:tcBorders>
          </w:tcPr>
          <w:p w14:paraId="53E79265" w14:textId="77777777" w:rsidR="0043396C" w:rsidRPr="0061362D" w:rsidRDefault="003013EE">
            <w:pPr>
              <w:spacing w:after="40"/>
            </w:pPr>
            <w:r w:rsidRPr="0061362D">
              <w:rPr>
                <w:sz w:val="26"/>
              </w:rPr>
              <w:t>Chỉ định thầu rút gọn</w:t>
            </w:r>
          </w:p>
        </w:tc>
      </w:tr>
      <w:tr w:rsidR="0043396C" w:rsidRPr="0061362D" w14:paraId="4B8D3F03"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60B4280F" w14:textId="77777777" w:rsidR="0043396C" w:rsidRPr="0061362D" w:rsidRDefault="003013EE">
            <w:pPr>
              <w:spacing w:after="40"/>
              <w:jc w:val="center"/>
            </w:pPr>
            <w:r w:rsidRPr="0061362D">
              <w:rPr>
                <w:sz w:val="26"/>
              </w:rPr>
              <w:t>2</w:t>
            </w:r>
          </w:p>
        </w:tc>
        <w:tc>
          <w:tcPr>
            <w:tcW w:w="5953" w:type="dxa"/>
            <w:tcBorders>
              <w:top w:val="single" w:sz="4" w:space="0" w:color="000000"/>
              <w:left w:val="single" w:sz="4" w:space="0" w:color="000000"/>
              <w:bottom w:val="single" w:sz="4" w:space="0" w:color="000000"/>
              <w:right w:val="single" w:sz="4" w:space="0" w:color="000000"/>
            </w:tcBorders>
          </w:tcPr>
          <w:p w14:paraId="7A71BF8E" w14:textId="77777777" w:rsidR="0043396C" w:rsidRPr="0061362D" w:rsidRDefault="003013EE">
            <w:pPr>
              <w:spacing w:after="40"/>
            </w:pPr>
            <w:r w:rsidRPr="0061362D">
              <w:rPr>
                <w:sz w:val="26"/>
              </w:rPr>
              <w:t>Tư vấn thẩm tra thiết kế, dự toán; lập hồ sơ yêu cầu, đánh giá hồ sơ đề xuất</w:t>
            </w:r>
          </w:p>
        </w:tc>
        <w:tc>
          <w:tcPr>
            <w:tcW w:w="1701" w:type="dxa"/>
            <w:tcBorders>
              <w:top w:val="single" w:sz="4" w:space="0" w:color="000000"/>
              <w:left w:val="single" w:sz="4" w:space="0" w:color="000000"/>
              <w:bottom w:val="single" w:sz="4" w:space="0" w:color="000000"/>
              <w:right w:val="single" w:sz="4" w:space="0" w:color="000000"/>
            </w:tcBorders>
          </w:tcPr>
          <w:p w14:paraId="78CEB14E" w14:textId="77777777" w:rsidR="0043396C" w:rsidRPr="0061362D" w:rsidRDefault="003013EE">
            <w:pPr>
              <w:spacing w:after="40"/>
              <w:jc w:val="center"/>
            </w:pPr>
            <w:r w:rsidRPr="0061362D">
              <w:rPr>
                <w:sz w:val="26"/>
              </w:rPr>
              <w:t>Khoảng 20</w:t>
            </w:r>
          </w:p>
        </w:tc>
        <w:tc>
          <w:tcPr>
            <w:tcW w:w="1587" w:type="dxa"/>
            <w:tcBorders>
              <w:top w:val="single" w:sz="4" w:space="0" w:color="000000"/>
              <w:left w:val="single" w:sz="4" w:space="0" w:color="000000"/>
              <w:bottom w:val="single" w:sz="4" w:space="0" w:color="000000"/>
              <w:right w:val="single" w:sz="4" w:space="0" w:color="000000"/>
            </w:tcBorders>
          </w:tcPr>
          <w:p w14:paraId="2C74EDF4" w14:textId="77777777" w:rsidR="0043396C" w:rsidRPr="0061362D" w:rsidRDefault="003013EE">
            <w:pPr>
              <w:spacing w:after="40"/>
              <w:jc w:val="center"/>
            </w:pPr>
            <w:r w:rsidRPr="0061362D">
              <w:rPr>
                <w:sz w:val="26"/>
              </w:rPr>
              <w:t>Tư vấn</w:t>
            </w:r>
          </w:p>
        </w:tc>
        <w:tc>
          <w:tcPr>
            <w:tcW w:w="1474" w:type="dxa"/>
            <w:tcBorders>
              <w:top w:val="single" w:sz="4" w:space="0" w:color="000000"/>
              <w:left w:val="single" w:sz="4" w:space="0" w:color="000000"/>
              <w:bottom w:val="single" w:sz="4" w:space="0" w:color="000000"/>
              <w:right w:val="single" w:sz="4" w:space="0" w:color="000000"/>
            </w:tcBorders>
          </w:tcPr>
          <w:p w14:paraId="1CD983C8" w14:textId="77777777" w:rsidR="0043396C" w:rsidRPr="0061362D" w:rsidRDefault="003013EE">
            <w:pPr>
              <w:spacing w:after="40"/>
              <w:jc w:val="center"/>
            </w:pPr>
            <w:r w:rsidRPr="0061362D">
              <w:rPr>
                <w:sz w:val="26"/>
              </w:rPr>
              <w:t>≤ 3.000</w:t>
            </w:r>
          </w:p>
        </w:tc>
        <w:tc>
          <w:tcPr>
            <w:tcW w:w="3118" w:type="dxa"/>
            <w:tcBorders>
              <w:top w:val="single" w:sz="4" w:space="0" w:color="000000"/>
              <w:left w:val="single" w:sz="4" w:space="0" w:color="000000"/>
              <w:bottom w:val="single" w:sz="4" w:space="0" w:color="000000"/>
              <w:right w:val="single" w:sz="4" w:space="0" w:color="000000"/>
            </w:tcBorders>
          </w:tcPr>
          <w:p w14:paraId="5FA156D6" w14:textId="77777777" w:rsidR="0043396C" w:rsidRPr="0061362D" w:rsidRDefault="003013EE">
            <w:pPr>
              <w:spacing w:after="40"/>
            </w:pPr>
            <w:r w:rsidRPr="0061362D">
              <w:rPr>
                <w:sz w:val="26"/>
              </w:rPr>
              <w:t>Chỉ định thầu rút gọn</w:t>
            </w:r>
          </w:p>
        </w:tc>
      </w:tr>
      <w:tr w:rsidR="0043396C" w:rsidRPr="0061362D" w14:paraId="3E96AFDD"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04B725D1" w14:textId="77777777" w:rsidR="0043396C" w:rsidRPr="0061362D" w:rsidRDefault="003013EE">
            <w:pPr>
              <w:spacing w:after="40"/>
              <w:jc w:val="center"/>
            </w:pPr>
            <w:r w:rsidRPr="0061362D">
              <w:rPr>
                <w:sz w:val="26"/>
              </w:rPr>
              <w:t>3</w:t>
            </w:r>
          </w:p>
        </w:tc>
        <w:tc>
          <w:tcPr>
            <w:tcW w:w="5953" w:type="dxa"/>
            <w:tcBorders>
              <w:top w:val="single" w:sz="4" w:space="0" w:color="000000"/>
              <w:left w:val="single" w:sz="4" w:space="0" w:color="000000"/>
              <w:bottom w:val="single" w:sz="4" w:space="0" w:color="000000"/>
              <w:right w:val="single" w:sz="4" w:space="0" w:color="000000"/>
            </w:tcBorders>
          </w:tcPr>
          <w:p w14:paraId="01328099" w14:textId="77777777" w:rsidR="0043396C" w:rsidRPr="0061362D" w:rsidRDefault="003013EE">
            <w:pPr>
              <w:spacing w:after="40"/>
            </w:pPr>
            <w:r w:rsidRPr="0061362D">
              <w:rPr>
                <w:sz w:val="26"/>
              </w:rPr>
              <w:t>Tư vấn giám sát thi công xây dựng, lắp đặt thiết bị</w:t>
            </w:r>
          </w:p>
        </w:tc>
        <w:tc>
          <w:tcPr>
            <w:tcW w:w="1701" w:type="dxa"/>
            <w:tcBorders>
              <w:top w:val="single" w:sz="4" w:space="0" w:color="000000"/>
              <w:left w:val="single" w:sz="4" w:space="0" w:color="000000"/>
              <w:bottom w:val="single" w:sz="4" w:space="0" w:color="000000"/>
              <w:right w:val="single" w:sz="4" w:space="0" w:color="000000"/>
            </w:tcBorders>
          </w:tcPr>
          <w:p w14:paraId="097C0D81" w14:textId="77777777" w:rsidR="0043396C" w:rsidRPr="0061362D" w:rsidRDefault="003013EE">
            <w:pPr>
              <w:spacing w:after="40"/>
              <w:jc w:val="center"/>
            </w:pPr>
            <w:r w:rsidRPr="0061362D">
              <w:rPr>
                <w:sz w:val="26"/>
              </w:rPr>
              <w:t>Khoảng 55</w:t>
            </w:r>
          </w:p>
        </w:tc>
        <w:tc>
          <w:tcPr>
            <w:tcW w:w="1587" w:type="dxa"/>
            <w:tcBorders>
              <w:top w:val="single" w:sz="4" w:space="0" w:color="000000"/>
              <w:left w:val="single" w:sz="4" w:space="0" w:color="000000"/>
              <w:bottom w:val="single" w:sz="4" w:space="0" w:color="000000"/>
              <w:right w:val="single" w:sz="4" w:space="0" w:color="000000"/>
            </w:tcBorders>
          </w:tcPr>
          <w:p w14:paraId="771ECFE0" w14:textId="77777777" w:rsidR="0043396C" w:rsidRPr="0061362D" w:rsidRDefault="003013EE">
            <w:pPr>
              <w:spacing w:after="40"/>
              <w:jc w:val="center"/>
            </w:pPr>
            <w:r w:rsidRPr="0061362D">
              <w:rPr>
                <w:sz w:val="26"/>
              </w:rPr>
              <w:t>Tư vấn</w:t>
            </w:r>
          </w:p>
        </w:tc>
        <w:tc>
          <w:tcPr>
            <w:tcW w:w="1474" w:type="dxa"/>
            <w:tcBorders>
              <w:top w:val="single" w:sz="4" w:space="0" w:color="000000"/>
              <w:left w:val="single" w:sz="4" w:space="0" w:color="000000"/>
              <w:bottom w:val="single" w:sz="4" w:space="0" w:color="000000"/>
              <w:right w:val="single" w:sz="4" w:space="0" w:color="000000"/>
            </w:tcBorders>
          </w:tcPr>
          <w:p w14:paraId="7419AAB0" w14:textId="77777777" w:rsidR="0043396C" w:rsidRPr="0061362D" w:rsidRDefault="003013EE">
            <w:pPr>
              <w:spacing w:after="40"/>
              <w:jc w:val="center"/>
            </w:pPr>
            <w:r w:rsidRPr="0061362D">
              <w:rPr>
                <w:sz w:val="26"/>
              </w:rPr>
              <w:t>≤ 3.000</w:t>
            </w:r>
          </w:p>
        </w:tc>
        <w:tc>
          <w:tcPr>
            <w:tcW w:w="3118" w:type="dxa"/>
            <w:tcBorders>
              <w:top w:val="single" w:sz="4" w:space="0" w:color="000000"/>
              <w:left w:val="single" w:sz="4" w:space="0" w:color="000000"/>
              <w:bottom w:val="single" w:sz="4" w:space="0" w:color="000000"/>
              <w:right w:val="single" w:sz="4" w:space="0" w:color="000000"/>
            </w:tcBorders>
          </w:tcPr>
          <w:p w14:paraId="17B61029" w14:textId="77777777" w:rsidR="0043396C" w:rsidRPr="0061362D" w:rsidRDefault="003013EE">
            <w:pPr>
              <w:spacing w:after="40"/>
            </w:pPr>
            <w:r w:rsidRPr="0061362D">
              <w:rPr>
                <w:sz w:val="26"/>
              </w:rPr>
              <w:t>Chỉ định thầu rút gọn</w:t>
            </w:r>
          </w:p>
        </w:tc>
      </w:tr>
      <w:tr w:rsidR="0043396C" w:rsidRPr="0061362D" w14:paraId="32E0DA83"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35E58940" w14:textId="77777777" w:rsidR="0043396C" w:rsidRPr="0061362D" w:rsidRDefault="003013EE">
            <w:pPr>
              <w:spacing w:after="40"/>
              <w:jc w:val="center"/>
            </w:pPr>
            <w:r w:rsidRPr="0061362D">
              <w:rPr>
                <w:sz w:val="26"/>
              </w:rPr>
              <w:t>4</w:t>
            </w:r>
          </w:p>
        </w:tc>
        <w:tc>
          <w:tcPr>
            <w:tcW w:w="5953" w:type="dxa"/>
            <w:tcBorders>
              <w:top w:val="single" w:sz="4" w:space="0" w:color="000000"/>
              <w:left w:val="single" w:sz="4" w:space="0" w:color="000000"/>
              <w:bottom w:val="single" w:sz="4" w:space="0" w:color="000000"/>
              <w:right w:val="single" w:sz="4" w:space="0" w:color="000000"/>
            </w:tcBorders>
          </w:tcPr>
          <w:p w14:paraId="41CF3F88" w14:textId="27392147" w:rsidR="0043396C" w:rsidRPr="0061362D" w:rsidRDefault="003013EE">
            <w:pPr>
              <w:spacing w:after="40"/>
            </w:pPr>
            <w:r w:rsidRPr="0061362D">
              <w:rPr>
                <w:sz w:val="26"/>
              </w:rPr>
              <w:t>Xây lắp: Mở rộng sân Giai đoạn 1 (khoảng 2.000 m²); cải tạo sân sát hạch Hạng A; 01 nhà điều hành lắp ghép (Hạng A)</w:t>
            </w:r>
          </w:p>
        </w:tc>
        <w:tc>
          <w:tcPr>
            <w:tcW w:w="1701" w:type="dxa"/>
            <w:tcBorders>
              <w:top w:val="single" w:sz="4" w:space="0" w:color="000000"/>
              <w:left w:val="single" w:sz="4" w:space="0" w:color="000000"/>
              <w:bottom w:val="single" w:sz="4" w:space="0" w:color="000000"/>
              <w:right w:val="single" w:sz="4" w:space="0" w:color="000000"/>
            </w:tcBorders>
          </w:tcPr>
          <w:p w14:paraId="46C511BB" w14:textId="77777777" w:rsidR="0043396C" w:rsidRPr="0061362D" w:rsidRDefault="003013EE">
            <w:pPr>
              <w:spacing w:after="40"/>
              <w:jc w:val="center"/>
            </w:pPr>
            <w:r w:rsidRPr="0061362D">
              <w:rPr>
                <w:sz w:val="26"/>
              </w:rPr>
              <w:t>Khoảng 1.460</w:t>
            </w:r>
          </w:p>
        </w:tc>
        <w:tc>
          <w:tcPr>
            <w:tcW w:w="1587" w:type="dxa"/>
            <w:tcBorders>
              <w:top w:val="single" w:sz="4" w:space="0" w:color="000000"/>
              <w:left w:val="single" w:sz="4" w:space="0" w:color="000000"/>
              <w:bottom w:val="single" w:sz="4" w:space="0" w:color="000000"/>
              <w:right w:val="single" w:sz="4" w:space="0" w:color="000000"/>
            </w:tcBorders>
          </w:tcPr>
          <w:p w14:paraId="11461E29" w14:textId="77777777" w:rsidR="0043396C" w:rsidRPr="0061362D" w:rsidRDefault="003013EE">
            <w:pPr>
              <w:spacing w:after="40"/>
              <w:jc w:val="center"/>
            </w:pPr>
            <w:r w:rsidRPr="0061362D">
              <w:rPr>
                <w:sz w:val="26"/>
              </w:rPr>
              <w:t>Xây lắp</w:t>
            </w:r>
          </w:p>
        </w:tc>
        <w:tc>
          <w:tcPr>
            <w:tcW w:w="1474" w:type="dxa"/>
            <w:tcBorders>
              <w:top w:val="single" w:sz="4" w:space="0" w:color="000000"/>
              <w:left w:val="single" w:sz="4" w:space="0" w:color="000000"/>
              <w:bottom w:val="single" w:sz="4" w:space="0" w:color="000000"/>
              <w:right w:val="single" w:sz="4" w:space="0" w:color="000000"/>
            </w:tcBorders>
          </w:tcPr>
          <w:p w14:paraId="49FFBB99" w14:textId="77777777" w:rsidR="0043396C" w:rsidRPr="0061362D" w:rsidRDefault="003013EE">
            <w:pPr>
              <w:spacing w:after="40"/>
              <w:jc w:val="center"/>
            </w:pPr>
            <w:r w:rsidRPr="0061362D">
              <w:rPr>
                <w:sz w:val="26"/>
              </w:rPr>
              <w:t>≤ 5.000</w:t>
            </w:r>
          </w:p>
        </w:tc>
        <w:tc>
          <w:tcPr>
            <w:tcW w:w="3118" w:type="dxa"/>
            <w:tcBorders>
              <w:top w:val="single" w:sz="4" w:space="0" w:color="000000"/>
              <w:left w:val="single" w:sz="4" w:space="0" w:color="000000"/>
              <w:bottom w:val="single" w:sz="4" w:space="0" w:color="000000"/>
              <w:right w:val="single" w:sz="4" w:space="0" w:color="000000"/>
            </w:tcBorders>
          </w:tcPr>
          <w:p w14:paraId="72CCB8F7" w14:textId="77777777" w:rsidR="0043396C" w:rsidRPr="0061362D" w:rsidRDefault="003013EE">
            <w:pPr>
              <w:spacing w:after="40"/>
            </w:pPr>
            <w:r w:rsidRPr="0061362D">
              <w:rPr>
                <w:sz w:val="26"/>
              </w:rPr>
              <w:t>Chỉ định thầu rút gọn</w:t>
            </w:r>
          </w:p>
        </w:tc>
      </w:tr>
      <w:tr w:rsidR="0043396C" w:rsidRPr="0061362D" w14:paraId="23D8E937"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772B93F3" w14:textId="77777777" w:rsidR="0043396C" w:rsidRPr="0061362D" w:rsidRDefault="003013EE">
            <w:pPr>
              <w:spacing w:after="40"/>
              <w:jc w:val="center"/>
            </w:pPr>
            <w:r w:rsidRPr="0061362D">
              <w:rPr>
                <w:sz w:val="26"/>
              </w:rPr>
              <w:t>5</w:t>
            </w:r>
          </w:p>
        </w:tc>
        <w:tc>
          <w:tcPr>
            <w:tcW w:w="5953" w:type="dxa"/>
            <w:tcBorders>
              <w:top w:val="single" w:sz="4" w:space="0" w:color="000000"/>
              <w:left w:val="single" w:sz="4" w:space="0" w:color="000000"/>
              <w:bottom w:val="single" w:sz="4" w:space="0" w:color="000000"/>
              <w:right w:val="single" w:sz="4" w:space="0" w:color="000000"/>
            </w:tcBorders>
          </w:tcPr>
          <w:p w14:paraId="5DD7D29A" w14:textId="77777777" w:rsidR="0043396C" w:rsidRPr="0061362D" w:rsidRDefault="003013EE">
            <w:pPr>
              <w:spacing w:after="40"/>
            </w:pPr>
            <w:r w:rsidRPr="0061362D">
              <w:rPr>
                <w:sz w:val="26"/>
              </w:rPr>
              <w:t>Cung cấp, lắp đặt thiết bị chấm điểm Hạng A; thiết bị, phần mềm bài sát hạch số 2</w:t>
            </w:r>
          </w:p>
        </w:tc>
        <w:tc>
          <w:tcPr>
            <w:tcW w:w="1701" w:type="dxa"/>
            <w:tcBorders>
              <w:top w:val="single" w:sz="4" w:space="0" w:color="000000"/>
              <w:left w:val="single" w:sz="4" w:space="0" w:color="000000"/>
              <w:bottom w:val="single" w:sz="4" w:space="0" w:color="000000"/>
              <w:right w:val="single" w:sz="4" w:space="0" w:color="000000"/>
            </w:tcBorders>
          </w:tcPr>
          <w:p w14:paraId="3BB74B91" w14:textId="55BE5E29" w:rsidR="0043396C" w:rsidRPr="0061362D" w:rsidRDefault="003013EE">
            <w:pPr>
              <w:spacing w:after="40"/>
              <w:jc w:val="center"/>
            </w:pPr>
            <w:r w:rsidRPr="0061362D">
              <w:rPr>
                <w:sz w:val="26"/>
              </w:rPr>
              <w:t>Khoảng 669</w:t>
            </w:r>
          </w:p>
        </w:tc>
        <w:tc>
          <w:tcPr>
            <w:tcW w:w="1587" w:type="dxa"/>
            <w:tcBorders>
              <w:top w:val="single" w:sz="4" w:space="0" w:color="000000"/>
              <w:left w:val="single" w:sz="4" w:space="0" w:color="000000"/>
              <w:bottom w:val="single" w:sz="4" w:space="0" w:color="000000"/>
              <w:right w:val="single" w:sz="4" w:space="0" w:color="000000"/>
            </w:tcBorders>
          </w:tcPr>
          <w:p w14:paraId="01DAC98E" w14:textId="77777777" w:rsidR="0043396C" w:rsidRPr="0061362D" w:rsidRDefault="003013EE">
            <w:pPr>
              <w:spacing w:after="40"/>
              <w:jc w:val="center"/>
            </w:pPr>
            <w:r w:rsidRPr="0061362D">
              <w:rPr>
                <w:sz w:val="26"/>
              </w:rPr>
              <w:t>Hàng hóa</w:t>
            </w:r>
          </w:p>
        </w:tc>
        <w:tc>
          <w:tcPr>
            <w:tcW w:w="1474" w:type="dxa"/>
            <w:tcBorders>
              <w:top w:val="single" w:sz="4" w:space="0" w:color="000000"/>
              <w:left w:val="single" w:sz="4" w:space="0" w:color="000000"/>
              <w:bottom w:val="single" w:sz="4" w:space="0" w:color="000000"/>
              <w:right w:val="single" w:sz="4" w:space="0" w:color="000000"/>
            </w:tcBorders>
          </w:tcPr>
          <w:p w14:paraId="4172F1D3" w14:textId="77777777" w:rsidR="0043396C" w:rsidRPr="0061362D" w:rsidRDefault="003013EE">
            <w:pPr>
              <w:spacing w:after="40"/>
              <w:jc w:val="center"/>
            </w:pPr>
            <w:r w:rsidRPr="0061362D">
              <w:rPr>
                <w:sz w:val="26"/>
              </w:rPr>
              <w:t>≤ 5.000</w:t>
            </w:r>
          </w:p>
        </w:tc>
        <w:tc>
          <w:tcPr>
            <w:tcW w:w="3118" w:type="dxa"/>
            <w:tcBorders>
              <w:top w:val="single" w:sz="4" w:space="0" w:color="000000"/>
              <w:left w:val="single" w:sz="4" w:space="0" w:color="000000"/>
              <w:bottom w:val="single" w:sz="4" w:space="0" w:color="000000"/>
              <w:right w:val="single" w:sz="4" w:space="0" w:color="000000"/>
            </w:tcBorders>
          </w:tcPr>
          <w:p w14:paraId="71B4100E" w14:textId="77777777" w:rsidR="0043396C" w:rsidRPr="0061362D" w:rsidRDefault="003013EE">
            <w:pPr>
              <w:spacing w:after="40"/>
            </w:pPr>
            <w:r w:rsidRPr="0061362D">
              <w:rPr>
                <w:sz w:val="26"/>
              </w:rPr>
              <w:t>Chỉ định thầu rút gọn</w:t>
            </w:r>
          </w:p>
        </w:tc>
      </w:tr>
      <w:tr w:rsidR="0043396C" w:rsidRPr="0061362D" w14:paraId="64D2FA03" w14:textId="77777777" w:rsidTr="00DA7D52">
        <w:trPr>
          <w:jc w:val="center"/>
        </w:trPr>
        <w:tc>
          <w:tcPr>
            <w:tcW w:w="680" w:type="dxa"/>
            <w:tcBorders>
              <w:top w:val="single" w:sz="4" w:space="0" w:color="000000"/>
              <w:left w:val="single" w:sz="4" w:space="0" w:color="000000"/>
              <w:bottom w:val="single" w:sz="4" w:space="0" w:color="000000"/>
              <w:right w:val="single" w:sz="4" w:space="0" w:color="000000"/>
            </w:tcBorders>
          </w:tcPr>
          <w:p w14:paraId="5377ADD5" w14:textId="77777777" w:rsidR="0043396C" w:rsidRPr="0061362D" w:rsidRDefault="003013EE">
            <w:pPr>
              <w:spacing w:after="40"/>
              <w:jc w:val="center"/>
            </w:pPr>
            <w:r w:rsidRPr="0061362D">
              <w:rPr>
                <w:b/>
                <w:sz w:val="26"/>
              </w:rPr>
              <w:t>B</w:t>
            </w:r>
          </w:p>
        </w:tc>
        <w:tc>
          <w:tcPr>
            <w:tcW w:w="13833" w:type="dxa"/>
            <w:gridSpan w:val="5"/>
            <w:tcBorders>
              <w:top w:val="single" w:sz="4" w:space="0" w:color="000000"/>
              <w:left w:val="single" w:sz="4" w:space="0" w:color="000000"/>
              <w:bottom w:val="single" w:sz="4" w:space="0" w:color="000000"/>
              <w:right w:val="single" w:sz="4" w:space="0" w:color="000000"/>
            </w:tcBorders>
          </w:tcPr>
          <w:p w14:paraId="2AB7B622" w14:textId="79DEE1FA" w:rsidR="0043396C" w:rsidRPr="0061362D" w:rsidRDefault="003013EE" w:rsidP="00DA7D52">
            <w:pPr>
              <w:spacing w:after="40"/>
            </w:pPr>
            <w:r w:rsidRPr="0061362D">
              <w:rPr>
                <w:b/>
                <w:sz w:val="26"/>
              </w:rPr>
              <w:t>Dự toán mua sắm (không hình thành dự án)</w:t>
            </w:r>
          </w:p>
        </w:tc>
      </w:tr>
      <w:tr w:rsidR="0043396C" w:rsidRPr="0061362D" w14:paraId="689FAF42"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0CCE1FC2" w14:textId="77777777" w:rsidR="0043396C" w:rsidRPr="0061362D" w:rsidRDefault="003013EE">
            <w:pPr>
              <w:spacing w:after="40"/>
              <w:jc w:val="center"/>
            </w:pPr>
            <w:r w:rsidRPr="0061362D">
              <w:rPr>
                <w:sz w:val="26"/>
              </w:rPr>
              <w:t>6</w:t>
            </w:r>
          </w:p>
        </w:tc>
        <w:tc>
          <w:tcPr>
            <w:tcW w:w="5953" w:type="dxa"/>
            <w:tcBorders>
              <w:top w:val="single" w:sz="4" w:space="0" w:color="000000"/>
              <w:left w:val="single" w:sz="4" w:space="0" w:color="000000"/>
              <w:bottom w:val="single" w:sz="4" w:space="0" w:color="000000"/>
              <w:right w:val="single" w:sz="4" w:space="0" w:color="000000"/>
            </w:tcBorders>
          </w:tcPr>
          <w:p w14:paraId="5AA500B5" w14:textId="77777777" w:rsidR="0043396C" w:rsidRPr="0061362D" w:rsidRDefault="003013EE">
            <w:pPr>
              <w:spacing w:after="40"/>
            </w:pPr>
            <w:r w:rsidRPr="0061362D">
              <w:rPr>
                <w:sz w:val="26"/>
              </w:rPr>
              <w:t>Mua 02 xe mô tô sát hạch Hạng A</w:t>
            </w:r>
          </w:p>
        </w:tc>
        <w:tc>
          <w:tcPr>
            <w:tcW w:w="1701" w:type="dxa"/>
            <w:tcBorders>
              <w:top w:val="single" w:sz="4" w:space="0" w:color="000000"/>
              <w:left w:val="single" w:sz="4" w:space="0" w:color="000000"/>
              <w:bottom w:val="single" w:sz="4" w:space="0" w:color="000000"/>
              <w:right w:val="single" w:sz="4" w:space="0" w:color="000000"/>
            </w:tcBorders>
          </w:tcPr>
          <w:p w14:paraId="0719188B" w14:textId="77777777" w:rsidR="0043396C" w:rsidRPr="0061362D" w:rsidRDefault="003013EE">
            <w:pPr>
              <w:spacing w:after="40"/>
              <w:jc w:val="center"/>
            </w:pPr>
            <w:r w:rsidRPr="0061362D">
              <w:rPr>
                <w:sz w:val="26"/>
              </w:rPr>
              <w:t>260</w:t>
            </w:r>
          </w:p>
        </w:tc>
        <w:tc>
          <w:tcPr>
            <w:tcW w:w="1587" w:type="dxa"/>
            <w:tcBorders>
              <w:top w:val="single" w:sz="4" w:space="0" w:color="000000"/>
              <w:left w:val="single" w:sz="4" w:space="0" w:color="000000"/>
              <w:bottom w:val="single" w:sz="4" w:space="0" w:color="000000"/>
              <w:right w:val="single" w:sz="4" w:space="0" w:color="000000"/>
            </w:tcBorders>
          </w:tcPr>
          <w:p w14:paraId="68CF387A" w14:textId="77777777" w:rsidR="0043396C" w:rsidRPr="0061362D" w:rsidRDefault="003013EE">
            <w:pPr>
              <w:spacing w:after="40"/>
              <w:jc w:val="center"/>
            </w:pPr>
            <w:r w:rsidRPr="0061362D">
              <w:rPr>
                <w:sz w:val="26"/>
              </w:rPr>
              <w:t>Hàng hóa</w:t>
            </w:r>
          </w:p>
        </w:tc>
        <w:tc>
          <w:tcPr>
            <w:tcW w:w="1474" w:type="dxa"/>
            <w:tcBorders>
              <w:top w:val="single" w:sz="4" w:space="0" w:color="000000"/>
              <w:left w:val="single" w:sz="4" w:space="0" w:color="000000"/>
              <w:bottom w:val="single" w:sz="4" w:space="0" w:color="000000"/>
              <w:right w:val="single" w:sz="4" w:space="0" w:color="000000"/>
            </w:tcBorders>
          </w:tcPr>
          <w:p w14:paraId="70B6920F" w14:textId="77777777" w:rsidR="0043396C" w:rsidRPr="0061362D" w:rsidRDefault="003013EE">
            <w:pPr>
              <w:spacing w:after="40"/>
              <w:jc w:val="center"/>
            </w:pPr>
            <w:r w:rsidRPr="0061362D">
              <w:rPr>
                <w:sz w:val="26"/>
              </w:rPr>
              <w:t>≤ 1.000</w:t>
            </w:r>
          </w:p>
        </w:tc>
        <w:tc>
          <w:tcPr>
            <w:tcW w:w="3118" w:type="dxa"/>
            <w:tcBorders>
              <w:top w:val="single" w:sz="4" w:space="0" w:color="000000"/>
              <w:left w:val="single" w:sz="4" w:space="0" w:color="000000"/>
              <w:bottom w:val="single" w:sz="4" w:space="0" w:color="000000"/>
              <w:right w:val="single" w:sz="4" w:space="0" w:color="000000"/>
            </w:tcBorders>
          </w:tcPr>
          <w:p w14:paraId="270E3F50" w14:textId="77777777" w:rsidR="0043396C" w:rsidRPr="0061362D" w:rsidRDefault="003013EE">
            <w:pPr>
              <w:spacing w:after="40"/>
            </w:pPr>
            <w:r w:rsidRPr="0061362D">
              <w:rPr>
                <w:sz w:val="26"/>
              </w:rPr>
              <w:t>Chỉ định thầu rút gọn</w:t>
            </w:r>
          </w:p>
        </w:tc>
      </w:tr>
      <w:tr w:rsidR="0043396C" w:rsidRPr="0061362D" w14:paraId="0FD52B6D"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511376F4" w14:textId="77777777" w:rsidR="0043396C" w:rsidRPr="0061362D" w:rsidRDefault="003013EE">
            <w:pPr>
              <w:spacing w:after="40"/>
              <w:jc w:val="center"/>
            </w:pPr>
            <w:r w:rsidRPr="0061362D">
              <w:rPr>
                <w:sz w:val="26"/>
              </w:rPr>
              <w:t>7</w:t>
            </w:r>
          </w:p>
        </w:tc>
        <w:tc>
          <w:tcPr>
            <w:tcW w:w="5953" w:type="dxa"/>
            <w:tcBorders>
              <w:top w:val="single" w:sz="4" w:space="0" w:color="000000"/>
              <w:left w:val="single" w:sz="4" w:space="0" w:color="000000"/>
              <w:bottom w:val="single" w:sz="4" w:space="0" w:color="000000"/>
              <w:right w:val="single" w:sz="4" w:space="0" w:color="000000"/>
            </w:tcBorders>
          </w:tcPr>
          <w:p w14:paraId="72C751C5" w14:textId="77777777" w:rsidR="0043396C" w:rsidRPr="0061362D" w:rsidRDefault="003013EE">
            <w:pPr>
              <w:spacing w:after="40"/>
            </w:pPr>
            <w:r w:rsidRPr="0061362D">
              <w:rPr>
                <w:sz w:val="26"/>
              </w:rPr>
              <w:t>Hệ thống truyền dữ liệu giám sát sát hạch, định danh điện tử (kinh phí chi thường xuyên, không tính vào kinh phí của Đề án)</w:t>
            </w:r>
          </w:p>
        </w:tc>
        <w:tc>
          <w:tcPr>
            <w:tcW w:w="1701" w:type="dxa"/>
            <w:tcBorders>
              <w:top w:val="single" w:sz="4" w:space="0" w:color="000000"/>
              <w:left w:val="single" w:sz="4" w:space="0" w:color="000000"/>
              <w:bottom w:val="single" w:sz="4" w:space="0" w:color="000000"/>
              <w:right w:val="single" w:sz="4" w:space="0" w:color="000000"/>
            </w:tcBorders>
          </w:tcPr>
          <w:p w14:paraId="6398D851" w14:textId="77777777" w:rsidR="0043396C" w:rsidRPr="0061362D" w:rsidRDefault="003013EE">
            <w:pPr>
              <w:spacing w:after="40"/>
              <w:jc w:val="center"/>
            </w:pPr>
            <w:r w:rsidRPr="0061362D">
              <w:rPr>
                <w:sz w:val="26"/>
              </w:rPr>
              <w:t>Chưa có báo giá</w:t>
            </w:r>
          </w:p>
        </w:tc>
        <w:tc>
          <w:tcPr>
            <w:tcW w:w="1587" w:type="dxa"/>
            <w:tcBorders>
              <w:top w:val="single" w:sz="4" w:space="0" w:color="000000"/>
              <w:left w:val="single" w:sz="4" w:space="0" w:color="000000"/>
              <w:bottom w:val="single" w:sz="4" w:space="0" w:color="000000"/>
              <w:right w:val="single" w:sz="4" w:space="0" w:color="000000"/>
            </w:tcBorders>
          </w:tcPr>
          <w:p w14:paraId="79AF8F09" w14:textId="77777777" w:rsidR="0043396C" w:rsidRPr="0061362D" w:rsidRDefault="003013EE">
            <w:pPr>
              <w:spacing w:after="40"/>
              <w:jc w:val="center"/>
            </w:pPr>
            <w:r w:rsidRPr="0061362D">
              <w:rPr>
                <w:sz w:val="26"/>
              </w:rPr>
              <w:t>Hàng hóa, dịch vụ</w:t>
            </w:r>
          </w:p>
        </w:tc>
        <w:tc>
          <w:tcPr>
            <w:tcW w:w="1474" w:type="dxa"/>
            <w:tcBorders>
              <w:top w:val="single" w:sz="4" w:space="0" w:color="000000"/>
              <w:left w:val="single" w:sz="4" w:space="0" w:color="000000"/>
              <w:bottom w:val="single" w:sz="4" w:space="0" w:color="000000"/>
              <w:right w:val="single" w:sz="4" w:space="0" w:color="000000"/>
            </w:tcBorders>
          </w:tcPr>
          <w:p w14:paraId="5F0F56E3" w14:textId="77777777" w:rsidR="0043396C" w:rsidRPr="0061362D" w:rsidRDefault="003013EE">
            <w:pPr>
              <w:spacing w:after="40"/>
              <w:jc w:val="center"/>
            </w:pPr>
            <w:r w:rsidRPr="0061362D">
              <w:rPr>
                <w:sz w:val="26"/>
              </w:rPr>
              <w:t>≤ 1.000</w:t>
            </w:r>
          </w:p>
        </w:tc>
        <w:tc>
          <w:tcPr>
            <w:tcW w:w="3118" w:type="dxa"/>
            <w:tcBorders>
              <w:top w:val="single" w:sz="4" w:space="0" w:color="000000"/>
              <w:left w:val="single" w:sz="4" w:space="0" w:color="000000"/>
              <w:bottom w:val="single" w:sz="4" w:space="0" w:color="000000"/>
              <w:right w:val="single" w:sz="4" w:space="0" w:color="000000"/>
            </w:tcBorders>
          </w:tcPr>
          <w:p w14:paraId="6A851DCD" w14:textId="77777777" w:rsidR="0043396C" w:rsidRPr="0061362D" w:rsidRDefault="003013EE">
            <w:pPr>
              <w:spacing w:after="40"/>
            </w:pPr>
            <w:r w:rsidRPr="0061362D">
              <w:rPr>
                <w:sz w:val="26"/>
              </w:rPr>
              <w:t>Chỉ định thầu rút gọn nếu không quá 01 tỷ đồng</w:t>
            </w:r>
          </w:p>
        </w:tc>
      </w:tr>
      <w:tr w:rsidR="0043396C" w:rsidRPr="0061362D" w14:paraId="6C06354E"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7FEFA1ED" w14:textId="77777777" w:rsidR="0043396C" w:rsidRPr="0061362D" w:rsidRDefault="003013EE">
            <w:pPr>
              <w:spacing w:after="40"/>
              <w:jc w:val="center"/>
            </w:pPr>
            <w:r w:rsidRPr="0061362D">
              <w:rPr>
                <w:sz w:val="26"/>
              </w:rPr>
              <w:t>8</w:t>
            </w:r>
          </w:p>
        </w:tc>
        <w:tc>
          <w:tcPr>
            <w:tcW w:w="5953" w:type="dxa"/>
            <w:tcBorders>
              <w:top w:val="single" w:sz="4" w:space="0" w:color="000000"/>
              <w:left w:val="single" w:sz="4" w:space="0" w:color="000000"/>
              <w:bottom w:val="single" w:sz="4" w:space="0" w:color="000000"/>
              <w:right w:val="single" w:sz="4" w:space="0" w:color="000000"/>
            </w:tcBorders>
          </w:tcPr>
          <w:p w14:paraId="2723FD2E" w14:textId="77777777" w:rsidR="0043396C" w:rsidRPr="0061362D" w:rsidRDefault="003013EE">
            <w:pPr>
              <w:spacing w:after="40"/>
            </w:pPr>
            <w:r w:rsidRPr="0061362D">
              <w:rPr>
                <w:sz w:val="26"/>
              </w:rPr>
              <w:t>Thuê xe tập lái Hạng A (xã hội hóa)</w:t>
            </w:r>
          </w:p>
        </w:tc>
        <w:tc>
          <w:tcPr>
            <w:tcW w:w="1701" w:type="dxa"/>
            <w:tcBorders>
              <w:top w:val="single" w:sz="4" w:space="0" w:color="000000"/>
              <w:left w:val="single" w:sz="4" w:space="0" w:color="000000"/>
              <w:bottom w:val="single" w:sz="4" w:space="0" w:color="000000"/>
              <w:right w:val="single" w:sz="4" w:space="0" w:color="000000"/>
            </w:tcBorders>
          </w:tcPr>
          <w:p w14:paraId="2AB49FC2" w14:textId="30B13EA1" w:rsidR="0043396C" w:rsidRPr="0061362D" w:rsidRDefault="003013EE">
            <w:pPr>
              <w:spacing w:after="40"/>
              <w:jc w:val="center"/>
            </w:pPr>
            <w:r w:rsidRPr="0061362D">
              <w:rPr>
                <w:sz w:val="26"/>
              </w:rPr>
              <w:t>114–578/năm</w:t>
            </w:r>
          </w:p>
        </w:tc>
        <w:tc>
          <w:tcPr>
            <w:tcW w:w="1587" w:type="dxa"/>
            <w:tcBorders>
              <w:top w:val="single" w:sz="4" w:space="0" w:color="000000"/>
              <w:left w:val="single" w:sz="4" w:space="0" w:color="000000"/>
              <w:bottom w:val="single" w:sz="4" w:space="0" w:color="000000"/>
              <w:right w:val="single" w:sz="4" w:space="0" w:color="000000"/>
            </w:tcBorders>
          </w:tcPr>
          <w:p w14:paraId="6E61AB58" w14:textId="77777777" w:rsidR="0043396C" w:rsidRPr="0061362D" w:rsidRDefault="003013EE">
            <w:pPr>
              <w:spacing w:after="40"/>
              <w:jc w:val="center"/>
            </w:pPr>
            <w:r w:rsidRPr="0061362D">
              <w:rPr>
                <w:sz w:val="26"/>
              </w:rPr>
              <w:t>Dịch vụ phi tư vấn</w:t>
            </w:r>
          </w:p>
        </w:tc>
        <w:tc>
          <w:tcPr>
            <w:tcW w:w="1474" w:type="dxa"/>
            <w:tcBorders>
              <w:top w:val="single" w:sz="4" w:space="0" w:color="000000"/>
              <w:left w:val="single" w:sz="4" w:space="0" w:color="000000"/>
              <w:bottom w:val="single" w:sz="4" w:space="0" w:color="000000"/>
              <w:right w:val="single" w:sz="4" w:space="0" w:color="000000"/>
            </w:tcBorders>
          </w:tcPr>
          <w:p w14:paraId="33F72EF4" w14:textId="77777777" w:rsidR="0043396C" w:rsidRPr="0061362D" w:rsidRDefault="003013EE">
            <w:pPr>
              <w:spacing w:after="40"/>
              <w:jc w:val="center"/>
            </w:pPr>
            <w:r w:rsidRPr="0061362D">
              <w:rPr>
                <w:sz w:val="26"/>
              </w:rPr>
              <w:t>≤ 1.000/gói</w:t>
            </w:r>
          </w:p>
        </w:tc>
        <w:tc>
          <w:tcPr>
            <w:tcW w:w="3118" w:type="dxa"/>
            <w:tcBorders>
              <w:top w:val="single" w:sz="4" w:space="0" w:color="000000"/>
              <w:left w:val="single" w:sz="4" w:space="0" w:color="000000"/>
              <w:bottom w:val="single" w:sz="4" w:space="0" w:color="000000"/>
              <w:right w:val="single" w:sz="4" w:space="0" w:color="000000"/>
            </w:tcBorders>
          </w:tcPr>
          <w:p w14:paraId="2CD11458" w14:textId="032F1BAC" w:rsidR="0043396C" w:rsidRPr="0061362D" w:rsidRDefault="003013EE">
            <w:pPr>
              <w:spacing w:after="40"/>
            </w:pPr>
            <w:r w:rsidRPr="0061362D">
              <w:rPr>
                <w:sz w:val="26"/>
              </w:rPr>
              <w:t>Xác định hình thức theo giá trị, tính chất gói thầu và điều kiện của pháp luật về đấu thầu; không chia nhỏ gói thầu để chỉ định thầu</w:t>
            </w:r>
          </w:p>
        </w:tc>
      </w:tr>
    </w:tbl>
    <w:p w14:paraId="4537DA29" w14:textId="77777777" w:rsidR="0043396C" w:rsidRPr="0061362D" w:rsidRDefault="003013EE">
      <w:pPr>
        <w:spacing w:after="60"/>
        <w:jc w:val="both"/>
      </w:pPr>
      <w:r w:rsidRPr="0061362D">
        <w:rPr>
          <w:sz w:val="26"/>
        </w:rPr>
        <w:t>Cơ sở pháp lý: Luật Đấu thầu (Điều 2 khoản 1; Điều 16 khoản 6 điểm l); Nghị định số 214/2025/NĐ-CP (hợp nhất tại Văn bản hợp nhất số 36/2026/VBHN-NĐ-BTC ngày 23/9/2026) Điều 78 khoản 4, Điều 79 khoản 2, Điều 80; Luật Đầu tư công Điều 4 khoản 24, Điều 62; Nghị định số 85/2025/NĐ-CP Điều 6, Điều 16; Nghị định số 217/2026/NĐ-CP Điều 27 khoản 2.</w:t>
      </w:r>
    </w:p>
    <w:p w14:paraId="0AB9353C" w14:textId="77777777" w:rsidR="0043396C" w:rsidRPr="0061362D" w:rsidRDefault="003013EE">
      <w:pPr>
        <w:spacing w:after="60"/>
        <w:jc w:val="both"/>
      </w:pPr>
      <w:r w:rsidRPr="0061362D">
        <w:rPr>
          <w:sz w:val="26"/>
        </w:rPr>
        <w:t xml:space="preserve">Ghi chú: Chi phí quản lý dự án, chi phí khác, dự phòng ước 15–25% (tham khảo cơ cấu chi phí tại Quyết định số 1494/QĐ-CĐKT); thẩm quyền quyết định mua sắm tài sản (xe, thiết bị) </w:t>
      </w:r>
      <w:del w:id="1001" w:author="Tiếp thu thẩm định độc lập lần 2, 23/10/2026 (Claude)" w:date="2026-10-23T15:16:32Z">
        <w:r w:rsidRPr="0061362D">
          <w:rPr>
            <w:sz w:val="26"/>
          </w:rPr>
          <w:delText xml:space="preserve">theo Nghị định số 186/2025/NĐ-CP và phân cấp của Ủy ban nhân dân tỉnh.</w:delText>
        </w:r>
      </w:del>
      <w:ins w:id="1002" w:author="Tiếp thu thẩm định độc lập lần 2, 23/10/2026 (Claude)" w:date="2026-10-23T15:16:32Z">
        <w:r w:rsidRPr="0061362D">
          <w:rPr>
            <w:sz w:val="26"/>
          </w:rPr>
          <w:t xml:space="preserve">theo Nghị định số 186/2025/NĐ-CP và phân cấp của Ủy ban nhân dân tỉnh; hình thức lựa chọn nhà thầu tại Phụ lục là dự kiến, được xác định chính thức tại kế hoạch lựa chọn nhà thầu khi có dự toán, kế hoạch vốn và bảo đảm điều kiện theo quy định (Điều 78, Điều 79, Điều 80 Nghị định số 214/2025/NĐ-CP).</w:t>
        </w:r>
      </w:ins>
    </w:p>
    <w:sectPr w:rsidR="0043396C" w:rsidRPr="0061362D" w:rsidSect="00837ACF">
      <w:pgSz w:w="16838" w:h="11906" w:orient="landscape" w:code="9"/>
      <w:pgMar w:top="1134" w:right="1134" w:bottom="1134" w:left="1134"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DC774D" w14:textId="77777777" w:rsidR="00372459" w:rsidRDefault="00372459">
      <w:r>
        <w:separator/>
      </w:r>
    </w:p>
  </w:endnote>
  <w:endnote w:type="continuationSeparator" w:id="0">
    <w:p w14:paraId="7D44B60E" w14:textId="77777777" w:rsidR="00372459" w:rsidRDefault="003724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4D267E" w14:textId="77777777" w:rsidR="00372459" w:rsidRDefault="00372459">
      <w:r>
        <w:separator/>
      </w:r>
    </w:p>
  </w:footnote>
  <w:footnote w:type="continuationSeparator" w:id="0">
    <w:p w14:paraId="565EC598" w14:textId="77777777" w:rsidR="00372459" w:rsidRDefault="003724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7BE10" w14:textId="77777777" w:rsidR="00D000FD" w:rsidRDefault="00AA4454" w:rsidP="008F11DA">
    <w:pPr>
      <w:pStyle w:val="Header"/>
      <w:jc w:val="center"/>
    </w:pPr>
    <w:r>
      <w:fldChar w:fldCharType="begin"/>
    </w:r>
    <w:r>
      <w:instrText xml:space="preserve"> PAGE   \* MERGEFORMAT </w:instrText>
    </w:r>
    <w:r>
      <w:fldChar w:fldCharType="separate"/>
    </w:r>
    <w:r>
      <w:rPr>
        <w:noProof/>
      </w:rPr>
      <w:t>2</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C6AC0"/>
    <w:multiLevelType w:val="hybridMultilevel"/>
    <w:tmpl w:val="596ABB40"/>
    <w:lvl w:ilvl="0" w:tplc="060412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6B7574"/>
    <w:multiLevelType w:val="hybridMultilevel"/>
    <w:tmpl w:val="4DE6F32C"/>
    <w:lvl w:ilvl="0" w:tplc="1CCC02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83D6266"/>
    <w:multiLevelType w:val="hybridMultilevel"/>
    <w:tmpl w:val="E3D4E5EE"/>
    <w:lvl w:ilvl="0" w:tplc="FA3A23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6D95798"/>
    <w:multiLevelType w:val="hybridMultilevel"/>
    <w:tmpl w:val="8CBEF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BF0572"/>
    <w:multiLevelType w:val="hybridMultilevel"/>
    <w:tmpl w:val="05889AAA"/>
    <w:lvl w:ilvl="0" w:tplc="7304D83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737FCC"/>
    <w:multiLevelType w:val="hybridMultilevel"/>
    <w:tmpl w:val="3C12ECE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63599F"/>
    <w:multiLevelType w:val="hybridMultilevel"/>
    <w:tmpl w:val="B6AC8A7A"/>
    <w:lvl w:ilvl="0" w:tplc="A4364E1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1B90A8C"/>
    <w:multiLevelType w:val="hybridMultilevel"/>
    <w:tmpl w:val="C63ED9DC"/>
    <w:lvl w:ilvl="0" w:tplc="9460AE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5BA2947"/>
    <w:multiLevelType w:val="hybridMultilevel"/>
    <w:tmpl w:val="58BC93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487D52"/>
    <w:multiLevelType w:val="hybridMultilevel"/>
    <w:tmpl w:val="A572B44C"/>
    <w:lvl w:ilvl="0" w:tplc="6E7AB79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61943393">
    <w:abstractNumId w:val="7"/>
  </w:num>
  <w:num w:numId="2" w16cid:durableId="537353038">
    <w:abstractNumId w:val="9"/>
  </w:num>
  <w:num w:numId="3" w16cid:durableId="2094164428">
    <w:abstractNumId w:val="2"/>
  </w:num>
  <w:num w:numId="4" w16cid:durableId="189269165">
    <w:abstractNumId w:val="6"/>
  </w:num>
  <w:num w:numId="5" w16cid:durableId="203102055">
    <w:abstractNumId w:val="0"/>
  </w:num>
  <w:num w:numId="6" w16cid:durableId="59444059">
    <w:abstractNumId w:val="4"/>
  </w:num>
  <w:num w:numId="7" w16cid:durableId="1642072912">
    <w:abstractNumId w:val="8"/>
  </w:num>
  <w:num w:numId="8" w16cid:durableId="883518295">
    <w:abstractNumId w:val="3"/>
  </w:num>
  <w:num w:numId="9" w16cid:durableId="1067922802">
    <w:abstractNumId w:val="1"/>
  </w:num>
  <w:num w:numId="10" w16cid:durableId="4697086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3B8"/>
    <w:rsid w:val="00004A4B"/>
    <w:rsid w:val="00007213"/>
    <w:rsid w:val="000151A4"/>
    <w:rsid w:val="000234CC"/>
    <w:rsid w:val="00024C3B"/>
    <w:rsid w:val="00035CE4"/>
    <w:rsid w:val="00040C01"/>
    <w:rsid w:val="0004491F"/>
    <w:rsid w:val="000656EC"/>
    <w:rsid w:val="00075BBD"/>
    <w:rsid w:val="00095152"/>
    <w:rsid w:val="000962FF"/>
    <w:rsid w:val="000966CA"/>
    <w:rsid w:val="00097B1B"/>
    <w:rsid w:val="000A13E4"/>
    <w:rsid w:val="000A1973"/>
    <w:rsid w:val="000A4DA8"/>
    <w:rsid w:val="000A5FA8"/>
    <w:rsid w:val="000B3C22"/>
    <w:rsid w:val="000B4614"/>
    <w:rsid w:val="000B71E3"/>
    <w:rsid w:val="000C3912"/>
    <w:rsid w:val="000E5DA3"/>
    <w:rsid w:val="00103118"/>
    <w:rsid w:val="00103679"/>
    <w:rsid w:val="001046BF"/>
    <w:rsid w:val="00115F77"/>
    <w:rsid w:val="00116C6A"/>
    <w:rsid w:val="00117C7F"/>
    <w:rsid w:val="00121F73"/>
    <w:rsid w:val="0012553D"/>
    <w:rsid w:val="00131CAD"/>
    <w:rsid w:val="0014357E"/>
    <w:rsid w:val="00143EFB"/>
    <w:rsid w:val="00152DC5"/>
    <w:rsid w:val="00157263"/>
    <w:rsid w:val="001607FE"/>
    <w:rsid w:val="001662DA"/>
    <w:rsid w:val="00174336"/>
    <w:rsid w:val="00176650"/>
    <w:rsid w:val="001806AB"/>
    <w:rsid w:val="001857F1"/>
    <w:rsid w:val="00192727"/>
    <w:rsid w:val="00197F76"/>
    <w:rsid w:val="001B23B4"/>
    <w:rsid w:val="001B6CCB"/>
    <w:rsid w:val="001C7F11"/>
    <w:rsid w:val="001D7184"/>
    <w:rsid w:val="001E2C57"/>
    <w:rsid w:val="001E60A1"/>
    <w:rsid w:val="001F0A63"/>
    <w:rsid w:val="001F777C"/>
    <w:rsid w:val="0020086C"/>
    <w:rsid w:val="002119FA"/>
    <w:rsid w:val="00222E11"/>
    <w:rsid w:val="0023671F"/>
    <w:rsid w:val="002413B5"/>
    <w:rsid w:val="00246C2B"/>
    <w:rsid w:val="0025461F"/>
    <w:rsid w:val="00267737"/>
    <w:rsid w:val="00270376"/>
    <w:rsid w:val="0029083D"/>
    <w:rsid w:val="002A1039"/>
    <w:rsid w:val="002A158B"/>
    <w:rsid w:val="002B10D7"/>
    <w:rsid w:val="002C0032"/>
    <w:rsid w:val="002E2A67"/>
    <w:rsid w:val="002E64AC"/>
    <w:rsid w:val="002E76F2"/>
    <w:rsid w:val="003013EE"/>
    <w:rsid w:val="00324CC0"/>
    <w:rsid w:val="00326503"/>
    <w:rsid w:val="00331627"/>
    <w:rsid w:val="00331F55"/>
    <w:rsid w:val="00333E38"/>
    <w:rsid w:val="00356EDA"/>
    <w:rsid w:val="00357734"/>
    <w:rsid w:val="003579B7"/>
    <w:rsid w:val="00372459"/>
    <w:rsid w:val="0037404C"/>
    <w:rsid w:val="00377ACE"/>
    <w:rsid w:val="00377F70"/>
    <w:rsid w:val="003843A5"/>
    <w:rsid w:val="00390BF5"/>
    <w:rsid w:val="00390EDC"/>
    <w:rsid w:val="00391E8C"/>
    <w:rsid w:val="00392B31"/>
    <w:rsid w:val="00395D1D"/>
    <w:rsid w:val="003A19DE"/>
    <w:rsid w:val="003A2674"/>
    <w:rsid w:val="003A44C6"/>
    <w:rsid w:val="003A591B"/>
    <w:rsid w:val="003B6466"/>
    <w:rsid w:val="003B7AE6"/>
    <w:rsid w:val="003C6AE5"/>
    <w:rsid w:val="003C6CEE"/>
    <w:rsid w:val="003D4B89"/>
    <w:rsid w:val="003D7219"/>
    <w:rsid w:val="003E4049"/>
    <w:rsid w:val="003F04F0"/>
    <w:rsid w:val="003F06EB"/>
    <w:rsid w:val="003F20C9"/>
    <w:rsid w:val="003F5CA2"/>
    <w:rsid w:val="0040311F"/>
    <w:rsid w:val="00404091"/>
    <w:rsid w:val="00420FE8"/>
    <w:rsid w:val="00430C43"/>
    <w:rsid w:val="0043396C"/>
    <w:rsid w:val="0045143D"/>
    <w:rsid w:val="00461E55"/>
    <w:rsid w:val="00465C0A"/>
    <w:rsid w:val="00465E5F"/>
    <w:rsid w:val="00474A6C"/>
    <w:rsid w:val="00483D35"/>
    <w:rsid w:val="00486EFD"/>
    <w:rsid w:val="0049508D"/>
    <w:rsid w:val="004B0DC5"/>
    <w:rsid w:val="004B0F1B"/>
    <w:rsid w:val="004B48CA"/>
    <w:rsid w:val="004B6032"/>
    <w:rsid w:val="004B666B"/>
    <w:rsid w:val="004B738D"/>
    <w:rsid w:val="004C45CB"/>
    <w:rsid w:val="004C5DFE"/>
    <w:rsid w:val="004C7182"/>
    <w:rsid w:val="004D2306"/>
    <w:rsid w:val="004D386C"/>
    <w:rsid w:val="004E3D7A"/>
    <w:rsid w:val="004F3618"/>
    <w:rsid w:val="005000F0"/>
    <w:rsid w:val="00506814"/>
    <w:rsid w:val="0051223B"/>
    <w:rsid w:val="00524C0D"/>
    <w:rsid w:val="00530438"/>
    <w:rsid w:val="00532342"/>
    <w:rsid w:val="00543567"/>
    <w:rsid w:val="005579E6"/>
    <w:rsid w:val="00561865"/>
    <w:rsid w:val="00567E3D"/>
    <w:rsid w:val="00585885"/>
    <w:rsid w:val="00597878"/>
    <w:rsid w:val="005A30F2"/>
    <w:rsid w:val="005A68E7"/>
    <w:rsid w:val="005B2885"/>
    <w:rsid w:val="005C3A45"/>
    <w:rsid w:val="005D4E1D"/>
    <w:rsid w:val="005D64A0"/>
    <w:rsid w:val="005E217E"/>
    <w:rsid w:val="005E43AE"/>
    <w:rsid w:val="0061362D"/>
    <w:rsid w:val="00617379"/>
    <w:rsid w:val="00625DAD"/>
    <w:rsid w:val="00643838"/>
    <w:rsid w:val="0065432C"/>
    <w:rsid w:val="00657574"/>
    <w:rsid w:val="00666E45"/>
    <w:rsid w:val="006711F6"/>
    <w:rsid w:val="006738DB"/>
    <w:rsid w:val="0067509F"/>
    <w:rsid w:val="006824AA"/>
    <w:rsid w:val="00685484"/>
    <w:rsid w:val="00690DD0"/>
    <w:rsid w:val="00693152"/>
    <w:rsid w:val="006A0613"/>
    <w:rsid w:val="006B08B2"/>
    <w:rsid w:val="006C77FC"/>
    <w:rsid w:val="006D0638"/>
    <w:rsid w:val="006E0F8F"/>
    <w:rsid w:val="006E3C3E"/>
    <w:rsid w:val="006E4457"/>
    <w:rsid w:val="006F1C66"/>
    <w:rsid w:val="00704533"/>
    <w:rsid w:val="00715EE2"/>
    <w:rsid w:val="00720DDE"/>
    <w:rsid w:val="00726D7A"/>
    <w:rsid w:val="00731FF0"/>
    <w:rsid w:val="00732449"/>
    <w:rsid w:val="007337C6"/>
    <w:rsid w:val="00733F4B"/>
    <w:rsid w:val="00735182"/>
    <w:rsid w:val="00766CCC"/>
    <w:rsid w:val="00775839"/>
    <w:rsid w:val="007800DD"/>
    <w:rsid w:val="00784F9D"/>
    <w:rsid w:val="007A2B60"/>
    <w:rsid w:val="007A7C5B"/>
    <w:rsid w:val="007C3412"/>
    <w:rsid w:val="007E1609"/>
    <w:rsid w:val="007E7E1C"/>
    <w:rsid w:val="007F1FE5"/>
    <w:rsid w:val="007F5E74"/>
    <w:rsid w:val="007F6D04"/>
    <w:rsid w:val="00804B34"/>
    <w:rsid w:val="00806912"/>
    <w:rsid w:val="008203BC"/>
    <w:rsid w:val="00837A81"/>
    <w:rsid w:val="00837ACF"/>
    <w:rsid w:val="0087190D"/>
    <w:rsid w:val="008744F8"/>
    <w:rsid w:val="008803AD"/>
    <w:rsid w:val="008916D5"/>
    <w:rsid w:val="008A2C8E"/>
    <w:rsid w:val="008A36BB"/>
    <w:rsid w:val="008A4AE3"/>
    <w:rsid w:val="008B1409"/>
    <w:rsid w:val="008C3A40"/>
    <w:rsid w:val="008D1409"/>
    <w:rsid w:val="008D3B4C"/>
    <w:rsid w:val="008E2406"/>
    <w:rsid w:val="008F11DA"/>
    <w:rsid w:val="008F29BA"/>
    <w:rsid w:val="008F35FF"/>
    <w:rsid w:val="008F5C00"/>
    <w:rsid w:val="008F698A"/>
    <w:rsid w:val="00900520"/>
    <w:rsid w:val="00915A10"/>
    <w:rsid w:val="009201E7"/>
    <w:rsid w:val="009210F0"/>
    <w:rsid w:val="00922131"/>
    <w:rsid w:val="00925EA7"/>
    <w:rsid w:val="00930240"/>
    <w:rsid w:val="00943F3A"/>
    <w:rsid w:val="0095223E"/>
    <w:rsid w:val="00956C32"/>
    <w:rsid w:val="0095715A"/>
    <w:rsid w:val="00961889"/>
    <w:rsid w:val="00987E00"/>
    <w:rsid w:val="009960CD"/>
    <w:rsid w:val="009B37D1"/>
    <w:rsid w:val="009C005C"/>
    <w:rsid w:val="009C6927"/>
    <w:rsid w:val="009D0FE7"/>
    <w:rsid w:val="009D60CC"/>
    <w:rsid w:val="009E76B2"/>
    <w:rsid w:val="009F42C2"/>
    <w:rsid w:val="00A042E2"/>
    <w:rsid w:val="00A07DC4"/>
    <w:rsid w:val="00A10769"/>
    <w:rsid w:val="00A10B87"/>
    <w:rsid w:val="00A15623"/>
    <w:rsid w:val="00A20468"/>
    <w:rsid w:val="00A20B34"/>
    <w:rsid w:val="00A270C9"/>
    <w:rsid w:val="00A30A54"/>
    <w:rsid w:val="00A359AF"/>
    <w:rsid w:val="00A65FA9"/>
    <w:rsid w:val="00A74081"/>
    <w:rsid w:val="00A74E74"/>
    <w:rsid w:val="00A81BCD"/>
    <w:rsid w:val="00A902B6"/>
    <w:rsid w:val="00A92B15"/>
    <w:rsid w:val="00A96230"/>
    <w:rsid w:val="00A96DB3"/>
    <w:rsid w:val="00AA4454"/>
    <w:rsid w:val="00AA609A"/>
    <w:rsid w:val="00AB7201"/>
    <w:rsid w:val="00AC7643"/>
    <w:rsid w:val="00AD70D9"/>
    <w:rsid w:val="00B1154F"/>
    <w:rsid w:val="00B11F79"/>
    <w:rsid w:val="00B14AB4"/>
    <w:rsid w:val="00B16D09"/>
    <w:rsid w:val="00B1792F"/>
    <w:rsid w:val="00B210DE"/>
    <w:rsid w:val="00B300BD"/>
    <w:rsid w:val="00B3629E"/>
    <w:rsid w:val="00B4368E"/>
    <w:rsid w:val="00B43A58"/>
    <w:rsid w:val="00B46A93"/>
    <w:rsid w:val="00B50E79"/>
    <w:rsid w:val="00B5617A"/>
    <w:rsid w:val="00B56907"/>
    <w:rsid w:val="00B613B8"/>
    <w:rsid w:val="00B645A3"/>
    <w:rsid w:val="00B661BF"/>
    <w:rsid w:val="00B75C4F"/>
    <w:rsid w:val="00B75CAE"/>
    <w:rsid w:val="00B833BC"/>
    <w:rsid w:val="00B84289"/>
    <w:rsid w:val="00B94E20"/>
    <w:rsid w:val="00B9589D"/>
    <w:rsid w:val="00BB2CFB"/>
    <w:rsid w:val="00BC4527"/>
    <w:rsid w:val="00BC5DD4"/>
    <w:rsid w:val="00BD159E"/>
    <w:rsid w:val="00BE3A41"/>
    <w:rsid w:val="00BE52D2"/>
    <w:rsid w:val="00C0695D"/>
    <w:rsid w:val="00C074B0"/>
    <w:rsid w:val="00C17959"/>
    <w:rsid w:val="00C26895"/>
    <w:rsid w:val="00C4214F"/>
    <w:rsid w:val="00C45A6D"/>
    <w:rsid w:val="00C45F27"/>
    <w:rsid w:val="00C53539"/>
    <w:rsid w:val="00C63052"/>
    <w:rsid w:val="00C63283"/>
    <w:rsid w:val="00C700FA"/>
    <w:rsid w:val="00C70D6C"/>
    <w:rsid w:val="00C727E9"/>
    <w:rsid w:val="00C8181A"/>
    <w:rsid w:val="00C84CEA"/>
    <w:rsid w:val="00C878FE"/>
    <w:rsid w:val="00C97A2D"/>
    <w:rsid w:val="00CA1CCA"/>
    <w:rsid w:val="00CA29B5"/>
    <w:rsid w:val="00CB3754"/>
    <w:rsid w:val="00CC06AD"/>
    <w:rsid w:val="00CC5D84"/>
    <w:rsid w:val="00CD136D"/>
    <w:rsid w:val="00CD43BD"/>
    <w:rsid w:val="00CE055D"/>
    <w:rsid w:val="00CE3074"/>
    <w:rsid w:val="00CF202A"/>
    <w:rsid w:val="00CF2F0C"/>
    <w:rsid w:val="00CF3559"/>
    <w:rsid w:val="00CF6C37"/>
    <w:rsid w:val="00D000FD"/>
    <w:rsid w:val="00D0675C"/>
    <w:rsid w:val="00D12DCC"/>
    <w:rsid w:val="00D17329"/>
    <w:rsid w:val="00D37D9C"/>
    <w:rsid w:val="00D56C16"/>
    <w:rsid w:val="00D62DA1"/>
    <w:rsid w:val="00DA3FD8"/>
    <w:rsid w:val="00DA4CC4"/>
    <w:rsid w:val="00DA7D52"/>
    <w:rsid w:val="00DB5D74"/>
    <w:rsid w:val="00DB71E2"/>
    <w:rsid w:val="00DD20C0"/>
    <w:rsid w:val="00DD3C88"/>
    <w:rsid w:val="00DD77AF"/>
    <w:rsid w:val="00DE7F18"/>
    <w:rsid w:val="00DF097B"/>
    <w:rsid w:val="00DF3C6C"/>
    <w:rsid w:val="00DF5FD5"/>
    <w:rsid w:val="00E02131"/>
    <w:rsid w:val="00E06BD7"/>
    <w:rsid w:val="00E06CBC"/>
    <w:rsid w:val="00E11CF4"/>
    <w:rsid w:val="00E11F81"/>
    <w:rsid w:val="00E12B46"/>
    <w:rsid w:val="00E14E2B"/>
    <w:rsid w:val="00E1707A"/>
    <w:rsid w:val="00E21F38"/>
    <w:rsid w:val="00E34304"/>
    <w:rsid w:val="00E6215F"/>
    <w:rsid w:val="00E720AC"/>
    <w:rsid w:val="00E937C3"/>
    <w:rsid w:val="00E956A6"/>
    <w:rsid w:val="00E9611A"/>
    <w:rsid w:val="00EA323F"/>
    <w:rsid w:val="00EB0BB1"/>
    <w:rsid w:val="00EB473B"/>
    <w:rsid w:val="00EC04DB"/>
    <w:rsid w:val="00EC3AE7"/>
    <w:rsid w:val="00EF460D"/>
    <w:rsid w:val="00F138CD"/>
    <w:rsid w:val="00F4123D"/>
    <w:rsid w:val="00F43833"/>
    <w:rsid w:val="00F4437A"/>
    <w:rsid w:val="00F46F0F"/>
    <w:rsid w:val="00F47CF6"/>
    <w:rsid w:val="00F6118B"/>
    <w:rsid w:val="00F67FB9"/>
    <w:rsid w:val="00F7220C"/>
    <w:rsid w:val="00F77E8C"/>
    <w:rsid w:val="00F8206A"/>
    <w:rsid w:val="00FC39B6"/>
    <w:rsid w:val="00FD179F"/>
    <w:rsid w:val="00FE1064"/>
    <w:rsid w:val="00FF219F"/>
    <w:rsid w:val="00FF49EC"/>
    <w:rsid w:val="00FF5A71"/>
    <w:rsid w:val="00FF5C9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CA433"/>
  <w15:chartTrackingRefBased/>
  <w15:docId w15:val="{1283E128-C33A-40EC-B1A2-C89F1B5D6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32C"/>
    <w:rPr>
      <w:rFonts w:eastAsia="Times New Roman"/>
      <w:sz w:val="28"/>
      <w:szCs w:val="28"/>
      <w:lang w:val="en-US" w:eastAsia="en-US"/>
    </w:rPr>
  </w:style>
  <w:style w:type="paragraph" w:styleId="Heading1">
    <w:name w:val="heading 1"/>
    <w:basedOn w:val="Normal"/>
    <w:next w:val="Normal"/>
    <w:link w:val="Heading1Char"/>
    <w:qFormat/>
    <w:pPr>
      <w:keepNext/>
      <w:jc w:val="center"/>
      <w:outlineLvl w:val="0"/>
    </w:pPr>
    <w:rPr>
      <w:b/>
      <w:bCs/>
      <w:color w:val="000000"/>
      <w:sz w:val="26"/>
      <w:szCs w:val="30"/>
    </w:rPr>
  </w:style>
  <w:style w:type="paragraph" w:styleId="Heading2">
    <w:name w:val="heading 2"/>
    <w:basedOn w:val="Normal"/>
    <w:next w:val="Normal"/>
    <w:link w:val="Heading2Char"/>
    <w:uiPriority w:val="9"/>
    <w:unhideWhenUsed/>
    <w:qFormat/>
    <w:rsid w:val="003C6AE5"/>
    <w:pPr>
      <w:keepNext/>
      <w:spacing w:before="240" w:after="60"/>
      <w:outlineLvl w:val="1"/>
    </w:pPr>
    <w:rPr>
      <w:rFonts w:ascii="Calibri Light" w:hAnsi="Calibri Light"/>
      <w:b/>
      <w:bCs/>
      <w:i/>
      <w:iCs/>
    </w:rPr>
  </w:style>
  <w:style w:type="paragraph" w:styleId="Heading3">
    <w:name w:val="heading 3"/>
    <w:basedOn w:val="Normal"/>
    <w:next w:val="Normal"/>
    <w:link w:val="Heading3Char"/>
    <w:uiPriority w:val="9"/>
    <w:unhideWhenUsed/>
    <w:qFormat/>
    <w:rsid w:val="003C6AE5"/>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unhideWhenUsed/>
    <w:qFormat/>
    <w:rsid w:val="000966CA"/>
    <w:pPr>
      <w:keepNext/>
      <w:keepLines/>
      <w:spacing w:before="40"/>
      <w:jc w:val="center"/>
      <w:outlineLvl w:val="3"/>
    </w:pPr>
    <w:rPr>
      <w:rFonts w:ascii="Calibri Light" w:hAnsi="Calibri Light"/>
      <w:i/>
      <w:iCs/>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eastAsia="Times New Roman"/>
      <w:b/>
      <w:bCs/>
      <w:sz w:val="26"/>
      <w:szCs w:val="30"/>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link w:val="BalloonText"/>
    <w:uiPriority w:val="99"/>
    <w:semiHidden/>
    <w:rPr>
      <w:rFonts w:ascii="Segoe UI" w:eastAsia="Times New Roman" w:hAnsi="Segoe UI" w:cs="Segoe UI"/>
      <w:color w:val="auto"/>
      <w:sz w:val="18"/>
      <w:szCs w:val="18"/>
    </w:rPr>
  </w:style>
  <w:style w:type="paragraph" w:styleId="ListParagraph">
    <w:name w:val="List Paragraph"/>
    <w:basedOn w:val="Normal"/>
    <w:uiPriority w:val="34"/>
    <w:qFormat/>
    <w:pPr>
      <w:ind w:left="720"/>
      <w:contextualSpacing/>
    </w:p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uiPriority w:val="99"/>
    <w:unhideWhenUsed/>
    <w:qFormat/>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link w:val="FootnoteText"/>
    <w:uiPriority w:val="99"/>
    <w:qFormat/>
    <w:rPr>
      <w:rFonts w:eastAsia="Times New Roman"/>
      <w:color w:val="auto"/>
      <w:sz w:val="20"/>
      <w:szCs w:val="20"/>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R,Footnote text + 13 pt"/>
    <w:link w:val="ftrefCharCharChar1Char"/>
    <w:uiPriority w:val="99"/>
    <w:qFormat/>
    <w:rPr>
      <w:vertAlign w:val="superscript"/>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rFonts w:eastAsia="Times New Roman"/>
      <w:color w:val="auto"/>
      <w:szCs w:val="28"/>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rFonts w:eastAsia="Times New Roman"/>
      <w:color w:val="auto"/>
      <w:szCs w:val="28"/>
    </w:rPr>
  </w:style>
  <w:style w:type="character" w:styleId="Strong">
    <w:name w:val="Strong"/>
    <w:uiPriority w:val="22"/>
    <w:qFormat/>
    <w:rPr>
      <w:b/>
      <w:bCs/>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Footnote te"/>
    <w:basedOn w:val="Normal"/>
    <w:link w:val="FootnoteReference"/>
    <w:uiPriority w:val="99"/>
    <w:qFormat/>
    <w:pPr>
      <w:spacing w:after="160" w:line="240" w:lineRule="exact"/>
    </w:pPr>
    <w:rPr>
      <w:rFonts w:eastAsia="Calibri"/>
      <w:color w:val="000000"/>
      <w:szCs w:val="24"/>
      <w:vertAlign w:val="superscript"/>
    </w:rPr>
  </w:style>
  <w:style w:type="paragraph" w:styleId="Revision">
    <w:name w:val="Revision"/>
    <w:hidden/>
    <w:uiPriority w:val="99"/>
    <w:semiHidden/>
    <w:rPr>
      <w:rFonts w:eastAsia="Times New Roman"/>
      <w:sz w:val="28"/>
      <w:szCs w:val="28"/>
      <w:lang w:val="en-US" w:eastAsia="en-US"/>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link w:val="CommentText"/>
    <w:uiPriority w:val="99"/>
    <w:semiHidden/>
    <w:rPr>
      <w:rFonts w:eastAsia="Times New Roman"/>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rFonts w:eastAsia="Times New Roman"/>
      <w:b/>
      <w:bCs/>
    </w:rPr>
  </w:style>
  <w:style w:type="paragraph" w:customStyle="1" w:styleId="Default">
    <w:name w:val="Default"/>
    <w:pPr>
      <w:autoSpaceDE w:val="0"/>
      <w:autoSpaceDN w:val="0"/>
      <w:adjustRightInd w:val="0"/>
    </w:pPr>
    <w:rPr>
      <w:rFonts w:eastAsia="Times New Roman"/>
      <w:color w:val="000000"/>
      <w:sz w:val="24"/>
      <w:szCs w:val="24"/>
      <w:lang w:val="en-US" w:eastAsia="en-US"/>
    </w:rPr>
  </w:style>
  <w:style w:type="paragraph" w:styleId="NormalWeb">
    <w:name w:val="Normal (Web)"/>
    <w:basedOn w:val="Normal"/>
    <w:uiPriority w:val="99"/>
    <w:semiHidden/>
    <w:unhideWhenUsed/>
    <w:rPr>
      <w:sz w:val="24"/>
      <w:szCs w:val="24"/>
    </w:rPr>
  </w:style>
  <w:style w:type="paragraph" w:styleId="BodyText">
    <w:name w:val="Body Text"/>
    <w:basedOn w:val="Normal"/>
    <w:link w:val="BodyTextChar"/>
    <w:rsid w:val="00A92B15"/>
    <w:pPr>
      <w:spacing w:after="120"/>
    </w:pPr>
  </w:style>
  <w:style w:type="character" w:customStyle="1" w:styleId="BodyTextChar">
    <w:name w:val="Body Text Char"/>
    <w:link w:val="BodyText"/>
    <w:rsid w:val="00A92B15"/>
    <w:rPr>
      <w:rFonts w:eastAsia="Times New Roman"/>
      <w:sz w:val="28"/>
      <w:szCs w:val="28"/>
    </w:rPr>
  </w:style>
  <w:style w:type="character" w:customStyle="1" w:styleId="fontstyle01">
    <w:name w:val="fontstyle01"/>
    <w:rsid w:val="006E4457"/>
    <w:rPr>
      <w:rFonts w:ascii="Times New Roman" w:hAnsi="Times New Roman" w:cs="Times New Roman" w:hint="default"/>
      <w:b w:val="0"/>
      <w:bCs w:val="0"/>
      <w:i w:val="0"/>
      <w:iCs w:val="0"/>
      <w:color w:val="000000"/>
      <w:sz w:val="26"/>
      <w:szCs w:val="26"/>
    </w:rPr>
  </w:style>
  <w:style w:type="character" w:customStyle="1" w:styleId="Heading3Char">
    <w:name w:val="Heading 3 Char"/>
    <w:link w:val="Heading3"/>
    <w:uiPriority w:val="9"/>
    <w:rsid w:val="003C6AE5"/>
    <w:rPr>
      <w:rFonts w:ascii="Calibri Light" w:eastAsia="Times New Roman" w:hAnsi="Calibri Light" w:cs="Times New Roman"/>
      <w:b/>
      <w:bCs/>
      <w:sz w:val="26"/>
      <w:szCs w:val="26"/>
    </w:rPr>
  </w:style>
  <w:style w:type="character" w:customStyle="1" w:styleId="Heading2Char">
    <w:name w:val="Heading 2 Char"/>
    <w:link w:val="Heading2"/>
    <w:uiPriority w:val="9"/>
    <w:rsid w:val="003C6AE5"/>
    <w:rPr>
      <w:rFonts w:ascii="Calibri Light" w:eastAsia="Times New Roman" w:hAnsi="Calibri Light" w:cs="Times New Roman"/>
      <w:b/>
      <w:bCs/>
      <w:i/>
      <w:iCs/>
      <w:sz w:val="28"/>
      <w:szCs w:val="28"/>
    </w:rPr>
  </w:style>
  <w:style w:type="character" w:styleId="Hyperlink">
    <w:name w:val="Hyperlink"/>
    <w:uiPriority w:val="99"/>
    <w:rsid w:val="00197F76"/>
    <w:rPr>
      <w:color w:val="0000FF"/>
      <w:u w:val="single"/>
    </w:rPr>
  </w:style>
  <w:style w:type="paragraph" w:styleId="TOC2">
    <w:name w:val="toc 2"/>
    <w:basedOn w:val="Normal"/>
    <w:next w:val="Normal"/>
    <w:autoRedefine/>
    <w:uiPriority w:val="39"/>
    <w:qFormat/>
    <w:rsid w:val="00197F76"/>
    <w:pPr>
      <w:widowControl w:val="0"/>
      <w:tabs>
        <w:tab w:val="right" w:leader="dot" w:pos="9062"/>
      </w:tabs>
      <w:spacing w:before="120" w:after="120" w:line="276" w:lineRule="auto"/>
      <w:jc w:val="both"/>
    </w:pPr>
    <w:rPr>
      <w:b/>
      <w:bCs/>
      <w:noProof/>
    </w:rPr>
  </w:style>
  <w:style w:type="paragraph" w:styleId="TOC3">
    <w:name w:val="toc 3"/>
    <w:basedOn w:val="Normal"/>
    <w:next w:val="Normal"/>
    <w:autoRedefine/>
    <w:uiPriority w:val="39"/>
    <w:unhideWhenUsed/>
    <w:qFormat/>
    <w:rsid w:val="00197F76"/>
    <w:pPr>
      <w:spacing w:before="120" w:after="120" w:line="276" w:lineRule="auto"/>
      <w:ind w:left="284"/>
      <w:jc w:val="both"/>
    </w:pPr>
    <w:rPr>
      <w:szCs w:val="22"/>
    </w:rPr>
  </w:style>
  <w:style w:type="character" w:customStyle="1" w:styleId="Heading4Char">
    <w:name w:val="Heading 4 Char"/>
    <w:link w:val="Heading4"/>
    <w:uiPriority w:val="9"/>
    <w:rsid w:val="000966CA"/>
    <w:rPr>
      <w:rFonts w:ascii="Calibri Light" w:eastAsia="Times New Roman" w:hAnsi="Calibri Light"/>
      <w:i/>
      <w:iCs/>
      <w:color w:val="2F5496"/>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1598873">
      <w:bodyDiv w:val="1"/>
      <w:marLeft w:val="0"/>
      <w:marRight w:val="0"/>
      <w:marTop w:val="0"/>
      <w:marBottom w:val="0"/>
      <w:divBdr>
        <w:top w:val="none" w:sz="0" w:space="0" w:color="auto"/>
        <w:left w:val="none" w:sz="0" w:space="0" w:color="auto"/>
        <w:bottom w:val="none" w:sz="0" w:space="0" w:color="auto"/>
        <w:right w:val="none" w:sz="0" w:space="0" w:color="auto"/>
      </w:divBdr>
    </w:div>
    <w:div w:id="1204056088">
      <w:bodyDiv w:val="1"/>
      <w:marLeft w:val="0"/>
      <w:marRight w:val="0"/>
      <w:marTop w:val="0"/>
      <w:marBottom w:val="0"/>
      <w:divBdr>
        <w:top w:val="none" w:sz="0" w:space="0" w:color="auto"/>
        <w:left w:val="none" w:sz="0" w:space="0" w:color="auto"/>
        <w:bottom w:val="none" w:sz="0" w:space="0" w:color="auto"/>
        <w:right w:val="none" w:sz="0" w:space="0" w:color="auto"/>
      </w:divBdr>
    </w:div>
    <w:div w:id="1587567494">
      <w:bodyDiv w:val="1"/>
      <w:marLeft w:val="0"/>
      <w:marRight w:val="0"/>
      <w:marTop w:val="0"/>
      <w:marBottom w:val="0"/>
      <w:divBdr>
        <w:top w:val="none" w:sz="0" w:space="0" w:color="auto"/>
        <w:left w:val="none" w:sz="0" w:space="0" w:color="auto"/>
        <w:bottom w:val="none" w:sz="0" w:space="0" w:color="auto"/>
        <w:right w:val="none" w:sz="0" w:space="0" w:color="auto"/>
      </w:divBdr>
    </w:div>
    <w:div w:id="1616404874">
      <w:bodyDiv w:val="1"/>
      <w:marLeft w:val="0"/>
      <w:marRight w:val="0"/>
      <w:marTop w:val="0"/>
      <w:marBottom w:val="0"/>
      <w:divBdr>
        <w:top w:val="none" w:sz="0" w:space="0" w:color="auto"/>
        <w:left w:val="none" w:sz="0" w:space="0" w:color="auto"/>
        <w:bottom w:val="none" w:sz="0" w:space="0" w:color="auto"/>
        <w:right w:val="none" w:sz="0" w:space="0" w:color="auto"/>
      </w:divBdr>
    </w:div>
    <w:div w:id="2053993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FB1016-3DA1-4DBB-A740-0171E1D66C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1411</Words>
  <Characters>8049</Characters>
  <Application>Microsoft Office Word</Application>
  <DocSecurity>0</DocSecurity>
  <Lines>67</Lines>
  <Paragraphs>18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9442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Nguyễn Ngọc Quang Phục</cp:lastModifiedBy>
  <cp:revision>6</cp:revision>
  <cp:lastPrinted>2025-06-02T02:27:00Z</cp:lastPrinted>
  <dcterms:created xsi:type="dcterms:W3CDTF">2026-10-22T07:16:00Z</dcterms:created>
  <dcterms:modified xsi:type="dcterms:W3CDTF">2026-10-23T03:29:00Z</dcterms:modified>
</cp:coreProperties>
</file>