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4A0" w:firstRow="1" w:lastRow="0" w:firstColumn="1" w:lastColumn="0" w:noHBand="0" w:noVBand="1"/>
      </w:tblPr>
      <w:tblGrid>
        <w:gridCol w:w="4390"/>
        <w:gridCol w:w="5675"/>
      </w:tblGrid>
      <w:tr w:rsidR="00CD3212" w:rsidRPr="00296596" w14:paraId="72EED8FB" w14:textId="77777777">
        <w:trPr>
          <w:trHeight w:val="372"/>
          <w:jc w:val="center"/>
        </w:trPr>
        <w:tc>
          <w:tcPr>
            <w:tcW w:w="4390" w:type="dxa"/>
          </w:tcPr>
          <w:p w14:paraId="64A13ABA" w14:textId="77777777" w:rsidR="00CD3212" w:rsidRPr="00296596" w:rsidRDefault="009A5C52">
            <w:pPr>
              <w:widowControl w:val="0"/>
              <w:jc w:val="center"/>
              <w:rPr>
                <w:sz w:val="26"/>
              </w:rPr>
            </w:pPr>
            <w:r w:rsidRPr="00296596">
              <w:rPr>
                <w:sz w:val="26"/>
              </w:rPr>
              <w:t>UBND TỈNH QUẢNG NGÃI</w:t>
            </w:r>
          </w:p>
          <w:p w14:paraId="1856EB68" w14:textId="77777777" w:rsidR="00CD3212" w:rsidRPr="00296596" w:rsidRDefault="009A5C52">
            <w:pPr>
              <w:pStyle w:val="Heading1"/>
              <w:keepNext w:val="0"/>
              <w:widowControl w:val="0"/>
              <w:jc w:val="center"/>
              <w:rPr>
                <w:rFonts w:ascii="Times New Roman" w:hAnsi="Times New Roman"/>
              </w:rPr>
            </w:pPr>
            <w:r w:rsidRPr="00296596">
              <w:rPr>
                <w:rFonts w:ascii="Times New Roman" w:hAnsi="Times New Roman"/>
              </w:rPr>
              <w:t>TRƯỜNG CAO ĐẲNG KON TUM</w:t>
            </w:r>
          </w:p>
          <w:p w14:paraId="5991B598" w14:textId="77777777" w:rsidR="00CD3212" w:rsidRPr="00296596" w:rsidRDefault="009A5C52">
            <w:pPr>
              <w:widowControl w:val="0"/>
              <w:jc w:val="center"/>
              <w:rPr>
                <w:sz w:val="8"/>
              </w:rPr>
            </w:pPr>
            <w:r w:rsidRPr="00296596">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cei="http://schemas.microsoft.com/office/word/2026/wordml/cei" xmlns:wpsCustomData="http://www.wps.cn/officeDocument/2013/wpsCustomData">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296596" w:rsidRDefault="009A5C52">
            <w:pPr>
              <w:widowControl w:val="0"/>
              <w:jc w:val="center"/>
              <w:rPr>
                <w:b/>
                <w:sz w:val="26"/>
              </w:rPr>
            </w:pPr>
            <w:r w:rsidRPr="00296596">
              <w:rPr>
                <w:b/>
                <w:sz w:val="26"/>
              </w:rPr>
              <w:t>CỘNG HÒA XÃ HỘI CHỦ NGHĨA VIỆT NAM</w:t>
            </w:r>
          </w:p>
          <w:p w14:paraId="329E033C" w14:textId="77777777" w:rsidR="00CD3212" w:rsidRPr="00296596" w:rsidRDefault="009A5C52">
            <w:pPr>
              <w:widowControl w:val="0"/>
              <w:jc w:val="center"/>
              <w:rPr>
                <w:b/>
                <w:bCs/>
              </w:rPr>
            </w:pPr>
            <w:r w:rsidRPr="00296596">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xmlns:w16cei="http://schemas.microsoft.com/office/word/2026/wordml/cei">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296596">
              <w:rPr>
                <w:b/>
                <w:bCs/>
              </w:rPr>
              <w:t>Độc lập - Tự do - Hạnh phúc</w:t>
            </w:r>
          </w:p>
        </w:tc>
      </w:tr>
      <w:tr w:rsidR="00CD3212" w:rsidRPr="00296596" w14:paraId="5A7C920E" w14:textId="77777777">
        <w:trPr>
          <w:trHeight w:val="576"/>
          <w:jc w:val="center"/>
        </w:trPr>
        <w:tc>
          <w:tcPr>
            <w:tcW w:w="4390" w:type="dxa"/>
            <w:vAlign w:val="center"/>
          </w:tcPr>
          <w:p w14:paraId="5006FA43" w14:textId="590E9765" w:rsidR="00CD3212" w:rsidRPr="00296596" w:rsidRDefault="00C837E3">
            <w:pPr>
              <w:widowControl w:val="0"/>
              <w:jc w:val="center"/>
              <w:rPr>
                <w:sz w:val="26"/>
              </w:rPr>
            </w:pPr>
            <w:r>
              <w:rPr>
                <w:sz w:val="26"/>
              </w:rPr>
              <w:t>Số:          /BC-CĐKT</w:t>
            </w:r>
          </w:p>
        </w:tc>
        <w:tc>
          <w:tcPr>
            <w:tcW w:w="5675" w:type="dxa"/>
            <w:vAlign w:val="center"/>
          </w:tcPr>
          <w:p w14:paraId="36BBB787" w14:textId="6CF6213A" w:rsidR="00CD3212" w:rsidRPr="00296596" w:rsidRDefault="009A5C52">
            <w:pPr>
              <w:widowControl w:val="0"/>
              <w:jc w:val="center"/>
              <w:rPr>
                <w:bCs/>
                <w:i/>
                <w:szCs w:val="26"/>
              </w:rPr>
            </w:pPr>
            <w:r w:rsidRPr="00296596">
              <w:rPr>
                <w:bCs/>
                <w:i/>
                <w:szCs w:val="26"/>
              </w:rPr>
              <w:t xml:space="preserve">Quảng Ngãi, </w:t>
            </w:r>
            <w:r w:rsidR="00C837E3">
              <w:rPr>
                <w:bCs/>
                <w:i/>
                <w:szCs w:val="26"/>
              </w:rPr>
              <w:t xml:space="preserve">ngày </w:t>
            </w:r>
            <w:r w:rsidR="007E3969">
              <w:rPr>
                <w:bCs/>
                <w:i/>
                <w:szCs w:val="26"/>
              </w:rPr>
              <w:t>22</w:t>
            </w:r>
            <w:r w:rsidR="00C837E3">
              <w:rPr>
                <w:bCs/>
                <w:i/>
                <w:szCs w:val="26"/>
              </w:rPr>
              <w:t xml:space="preserve"> tháng 10 năm 2026</w:t>
            </w:r>
          </w:p>
        </w:tc>
      </w:tr>
    </w:tbl>
    <w:p w14:paraId="77FBFF05" w14:textId="77777777" w:rsidR="00CD3212" w:rsidRPr="00296596" w:rsidRDefault="00CD3212">
      <w:pPr>
        <w:pStyle w:val="Heading2"/>
        <w:keepNext w:val="0"/>
        <w:widowControl w:val="0"/>
        <w:spacing w:before="0" w:after="0"/>
        <w:jc w:val="center"/>
        <w:rPr>
          <w:rFonts w:ascii="Times New Roman" w:hAnsi="Times New Roman"/>
          <w:i w:val="0"/>
        </w:rPr>
      </w:pPr>
    </w:p>
    <w:p w14:paraId="19735E27" w14:textId="77777777" w:rsidR="00CD3212" w:rsidRPr="00296596" w:rsidRDefault="009A5C52" w:rsidP="00F63F61">
      <w:pPr>
        <w:pStyle w:val="Heading2"/>
        <w:keepNext w:val="0"/>
        <w:widowControl w:val="0"/>
        <w:spacing w:before="0" w:after="0"/>
        <w:jc w:val="center"/>
        <w:rPr>
          <w:rFonts w:ascii="Times New Roman" w:hAnsi="Times New Roman"/>
          <w:i w:val="0"/>
        </w:rPr>
      </w:pPr>
      <w:r w:rsidRPr="00296596">
        <w:rPr>
          <w:rFonts w:ascii="Times New Roman" w:hAnsi="Times New Roman"/>
          <w:i w:val="0"/>
        </w:rPr>
        <w:t>BÁO CÁO</w:t>
      </w:r>
    </w:p>
    <w:p w14:paraId="7B67D9A5" w14:textId="588E454B" w:rsidR="00CD3212" w:rsidRPr="00296596" w:rsidRDefault="009A5C52" w:rsidP="00F47E0C">
      <w:pPr>
        <w:widowControl w:val="0"/>
        <w:tabs>
          <w:tab w:val="left" w:pos="7371"/>
        </w:tabs>
        <w:jc w:val="center"/>
        <w:rPr>
          <w:b/>
          <w:bCs/>
        </w:rPr>
      </w:pPr>
      <w:r w:rsidRPr="00296596">
        <w:rPr>
          <w:b/>
          <w:bCs/>
        </w:rPr>
        <w:t xml:space="preserve">kết quả </w:t>
      </w:r>
      <w:r w:rsidR="00C837E3">
        <w:rPr>
          <w:b/>
          <w:bCs/>
        </w:rPr>
        <w:t>công tác tháng 10 và kế hoạch công tác tháng 11</w:t>
      </w:r>
      <w:r w:rsidRPr="00296596">
        <w:rPr>
          <w:b/>
          <w:bCs/>
        </w:rPr>
        <w:t xml:space="preserve"> năm 2026</w:t>
      </w:r>
    </w:p>
    <w:p w14:paraId="5A158973" w14:textId="77777777" w:rsidR="00CD3212" w:rsidRPr="00296596" w:rsidRDefault="009A5C52">
      <w:pPr>
        <w:widowControl w:val="0"/>
        <w:jc w:val="both"/>
        <w:rPr>
          <w:bCs/>
          <w:sz w:val="10"/>
          <w:szCs w:val="10"/>
        </w:rPr>
      </w:pPr>
      <w:r w:rsidRPr="00296596">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cei="http://schemas.microsoft.com/office/word/2026/wordml/cei" xmlns:wpsCustomData="http://www.wps.cn/officeDocument/2013/wpsCustomData">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296596">
        <w:rPr>
          <w:bCs/>
        </w:rPr>
        <w:tab/>
      </w:r>
    </w:p>
    <w:p w14:paraId="0746DA05" w14:textId="77777777" w:rsidR="00CD3212" w:rsidRPr="00296596" w:rsidRDefault="00CD3212">
      <w:pPr>
        <w:widowControl w:val="0"/>
        <w:jc w:val="center"/>
      </w:pPr>
    </w:p>
    <w:p w14:paraId="4426B21B" w14:textId="001A29BC" w:rsidR="00CD3212" w:rsidRPr="00296596" w:rsidRDefault="009A5C52">
      <w:pPr>
        <w:widowControl w:val="0"/>
        <w:spacing w:after="240"/>
        <w:jc w:val="center"/>
      </w:pPr>
      <w:r w:rsidRPr="00296596">
        <w:t xml:space="preserve">Kính gửi: Ủy ban nhân dân tỉnh</w:t>
      </w:r>
      <w:ins w:id="1001" w:author="Sửa lỗi viện dẫn, chính tả (Claude)" w:date="2026-10-23T16:38:03Z">
        <w:r w:rsidRPr="00296596">
          <w:t xml:space="preserve"> Quảng Ngãi</w:t>
        </w:r>
      </w:ins>
      <w:r w:rsidRPr="00296596">
        <w:t xml:space="preserve">.</w:t>
      </w:r>
    </w:p>
    <w:p w14:paraId="1B8B89CE" w14:textId="4D185280" w:rsidR="00CD3212" w:rsidRPr="00616B4B" w:rsidRDefault="009A5C52" w:rsidP="001057E0">
      <w:pPr>
        <w:widowControl w:val="0"/>
        <w:spacing w:before="120" w:after="120"/>
        <w:ind w:firstLine="720"/>
        <w:jc w:val="both"/>
        <w:rPr>
          <w:i/>
          <w:shd w:val="clear" w:color="auto" w:fill="FFFFFF"/>
        </w:rPr>
      </w:pPr>
      <w:r w:rsidRPr="00616B4B">
        <w:rPr>
          <w:i/>
          <w:shd w:val="clear" w:color="auto" w:fill="FFFFFF"/>
        </w:rPr>
        <w:t xml:space="preserve">Căn cứ Quyết định số 38/2026/QĐ-UBND ngày 29/4/2026 của Ủy ban nhân dân tỉnh Quảng Ngãi ban hành Quy chế làm việc của Ủy ban nhân dân tỉnh Quảng Ngãi, nhiệm kỳ </w:t>
      </w:r>
      <w:r w:rsidR="002A0713" w:rsidRPr="00616B4B">
        <w:rPr>
          <w:i/>
          <w:shd w:val="clear" w:color="auto" w:fill="FFFFFF"/>
        </w:rPr>
        <w:t>2026-2031</w:t>
      </w:r>
      <w:r w:rsidRPr="00616B4B">
        <w:rPr>
          <w:i/>
          <w:shd w:val="clear" w:color="auto" w:fill="FFFFFF"/>
        </w:rPr>
        <w:t>.</w:t>
      </w:r>
    </w:p>
    <w:p w14:paraId="53326F10" w14:textId="15F5F698" w:rsidR="00CD3212" w:rsidRPr="00616B4B" w:rsidRDefault="009A5C52" w:rsidP="001057E0">
      <w:pPr>
        <w:widowControl w:val="0"/>
        <w:spacing w:before="120" w:after="120"/>
        <w:ind w:firstLine="720"/>
        <w:jc w:val="both"/>
        <w:rPr>
          <w:bCs/>
        </w:rPr>
      </w:pPr>
      <w:r w:rsidRPr="00616B4B">
        <w:rPr>
          <w:shd w:val="clear" w:color="auto" w:fill="FFFFFF"/>
        </w:rPr>
        <w:t xml:space="preserve">Trường Cao đẳng Kon Tum báo cáo kết quả </w:t>
      </w:r>
      <w:r w:rsidR="00C837E3">
        <w:rPr>
          <w:shd w:val="clear" w:color="auto" w:fill="FFFFFF"/>
        </w:rPr>
        <w:t>công tác tháng 10 và kế hoạch công tác tháng 11</w:t>
      </w:r>
      <w:r w:rsidRPr="00616B4B">
        <w:rPr>
          <w:shd w:val="clear" w:color="auto" w:fill="FFFFFF"/>
        </w:rPr>
        <w:t xml:space="preserve"> năm 2026, cụ thể như sau: </w:t>
      </w:r>
    </w:p>
    <w:p w14:paraId="72ED5B50" w14:textId="16D50A9F"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I. KẾT QUẢ THỰC HIỆN CÔNG TÁC THÁNG 10 NĂM 2026</w:t>
      </w:r>
    </w:p>
    <w:p w14:paraId="0DDB288B" w14:textId="2BAF1E5C"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1. Thực hiện mục tiêu phát triển kinh tế - xã hội và nhiệm vụ chính trị</w:t>
      </w:r>
    </w:p>
    <w:p w14:paraId="5DA95762" w14:textId="207278A7"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tuyển sinh:</w:t>
      </w:r>
      <w:r w:rsidRPr="00C837E3">
        <w:rPr>
          <w:lang w:val="de-DE"/>
        </w:rPr>
        <w:t xml:space="preserve"> Nhà trường tiếp tục triển khai công tác tuyển sinh năm 2026: tiếp sinh, nhập học thí sinh trúng tuyển trình độ cao đẳng, trung cấp hệ chính quy (</w:t>
      </w:r>
      <w:r w:rsidRPr="00CF7936">
        <w:rPr>
          <w:i/>
          <w:iCs/>
          <w:lang w:val="de-DE"/>
        </w:rPr>
        <w:t>đợt bổ sung</w:t>
      </w:r>
      <w:r w:rsidRPr="00C837E3">
        <w:rPr>
          <w:lang w:val="de-DE"/>
        </w:rPr>
        <w:t>), theo dõi, ổn định tổ chức lớp năm học 2026-2027; đẩy mạnh truyền thông, tư vấn tuyển sinh trên các nền tảng số, đăng tải thông tin tuyển sinh trình độ cao đẳng, trung cấp đợt 4; phối hợp UBND xã Sa Thầy tổ chức truyền thông, tư vấn hướng nghiệp, tuyển sinh, đào tạo và bố trí việc làm tại xã</w:t>
      </w:r>
      <w:r w:rsidR="001E2980">
        <w:rPr>
          <w:lang w:val="de-DE"/>
        </w:rPr>
        <w:t xml:space="preserve">. </w:t>
      </w:r>
      <w:r w:rsidRPr="00C837E3">
        <w:rPr>
          <w:lang w:val="de-DE"/>
        </w:rPr>
        <w:t>Lũy kế đến ngày 15/10/2026, toàn Trường tuyển sinh được 784 người học (530 sinh viên cao đẳng, 254 học sinh trung cấp), đạt 65,9% chỉ tiêu UBND tỉnh giao (1.190 chỉ tiêu).</w:t>
      </w:r>
    </w:p>
    <w:p w14:paraId="5F41841C" w14:textId="0CC1D80F"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đào tạo:</w:t>
      </w:r>
      <w:r w:rsidRPr="00C837E3">
        <w:rPr>
          <w:lang w:val="de-DE"/>
        </w:rPr>
        <w:t xml:space="preserve"> Nhà trường triển khai kế hoạch đào tạo học kỳ I năm học 2026-2027</w:t>
      </w:r>
      <w:r w:rsidR="005D76B7">
        <w:rPr>
          <w:lang w:val="de-DE"/>
        </w:rPr>
        <w:t>, cụ thể:</w:t>
      </w:r>
      <w:r w:rsidRPr="00C837E3">
        <w:rPr>
          <w:lang w:val="de-DE"/>
        </w:rPr>
        <w:t xml:space="preserve"> các khoa</w:t>
      </w:r>
      <w:r w:rsidR="000E3441">
        <w:rPr>
          <w:lang w:val="de-DE"/>
        </w:rPr>
        <w:t xml:space="preserve"> đã</w:t>
      </w:r>
      <w:r w:rsidRPr="00C837E3">
        <w:rPr>
          <w:lang w:val="de-DE"/>
        </w:rPr>
        <w:t xml:space="preserve"> hoàn thành đăng ký, phân công, điều chỉnh lịch giảng dạy, bảo đảm không để trống tiết; sĩ số các lớp được theo dõi hằng </w:t>
      </w:r>
      <w:r w:rsidR="00FC61C7">
        <w:rPr>
          <w:lang w:val="de-DE"/>
        </w:rPr>
        <w:t>tuần</w:t>
      </w:r>
      <w:r w:rsidRPr="00C837E3">
        <w:rPr>
          <w:lang w:val="de-DE"/>
        </w:rPr>
        <w:t xml:space="preserve">. </w:t>
      </w:r>
      <w:r w:rsidR="00FC61C7">
        <w:rPr>
          <w:lang w:val="de-DE"/>
        </w:rPr>
        <w:t>B</w:t>
      </w:r>
      <w:r w:rsidRPr="00C837E3">
        <w:rPr>
          <w:lang w:val="de-DE"/>
        </w:rPr>
        <w:t xml:space="preserve">an hành Quy định Hội giảng nhà giáo lần thứ VII, năm học 2026-2027. Triển khai mô hình </w:t>
      </w:r>
      <w:r w:rsidRPr="00C837E3">
        <w:rPr>
          <w:lang w:val="de-DE"/>
        </w:rPr>
        <w:t xml:space="preserve">đào tạo kép “Một chương trình - Hai địa điểm</w:t>
      </w:r>
      <w:ins w:id="1002" w:author="Sửa lỗi viện dẫn, chính tả (Claude)" w:date="2026-10-23T16:38:03Z">
        <w:r w:rsidRPr="00C837E3">
          <w:rPr>
            <w:lang w:val="de-DE"/>
          </w:rPr>
          <w:t xml:space="preserve">”</w:t>
        </w:r>
      </w:ins>
      <w:r w:rsidRPr="00C837E3">
        <w:rPr>
          <w:lang w:val="de-DE"/>
        </w:rPr>
        <w:t xml:space="preserve">. Xét tốt nghiệp lớp K8C Công nghệ ô tô (vừa làm vừa học); hoàn thiện hồ sơ xây dựng chương trình, giáo trình nghề Cốt thép - Hàn (dưới 3 tháng) và chương trình ngành Công nghệ kỹ thuật điện, điện tử trình độ cao đẳng; rà soát, đăng ký loại bỏ các ngành, nghề không còn phù hợp; hoàn thiện hồ sơ mở mã ngành Truyền thông đa phương tiện, Trí tuệ nhân tạo</w:t>
      </w:r>
      <w:r w:rsidR="00F96B1C">
        <w:rPr>
          <w:lang w:val="de-DE"/>
        </w:rPr>
        <w:t xml:space="preserve">. </w:t>
      </w:r>
      <w:r w:rsidRPr="00C837E3">
        <w:rPr>
          <w:lang w:val="de-DE"/>
        </w:rPr>
        <w:t xml:space="preserve">Tổ chức Lễ khai giảng lớp đào tạo nghề Trồng và chăm sóc cây cà phê tại xã Sơn Tây Thượng; họp trực tuyến với các xã về phối hợp đào tạo nghề cho người lao động theo Kế hoạch số 1036/KH-CĐKT; phúc đáp Công văn số 1597/UBND ngày 29/9/2026 của UBND xã Sơn Tây Thượng và ký biên bản ghi nhớ hợp tác. Xây dựng kế hoạch triển khai các văn bản mới: Thông tư số 76/2026/TT-BGDĐT ngày 18/9/2026 (Quy chế tuyển sinh trong giáo dục nghề nghiệp), Nghị định số 361/2026/NĐ-CP ngày 17/9/2026 (điều kiện đầu tư và hoạt động trong giáo dục nghề nghiệp, giáo dục đại học và kiểm định chất lượng giáo </w:t>
      </w:r>
      <w:r w:rsidRPr="00C837E3">
        <w:rPr>
          <w:lang w:val="de-DE"/>
        </w:rPr>
        <w:lastRenderedPageBreak/>
        <w:t>dục), Thông tư số 77/2026/TT-BGDĐT (danh mục ngành, nghề đào tạo) và Thông tư số 79/2026/TT-BGDĐT (Quy chế đào tạo trong giáo dục nghề nghiệp); Kế hoạch triển khai Công văn số 4201/SGDĐT-GDNNQLĐT ngày 26/8/2026 của Sở Giáo dục và Đào tạo về đào tạo nghề, phát triển nguồn nhân lực gắn với nhu cầu doanh nghiệp giai đoạn 2026-2030.</w:t>
      </w:r>
    </w:p>
    <w:p w14:paraId="7D75BAF7" w14:textId="19D6CBDA" w:rsidR="00E47E51"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del w:id="1003" w:author="Đồng bộ với Phụ lục và Kế hoạch tháng 11 (Claude)" w:date="2026-10-23T16:38:03Z">
        <w:r w:rsidRPr="00C837E3">
          <w:rPr>
            <w:b/>
            <w:i/>
            <w:lang w:val="de-DE"/>
          </w:rPr>
          <w:delText xml:space="preserve">* Công tác </w:delText>
        </w:r>
      </w:del>
      <w:del w:id="1004" w:author="Đồng bộ với Phụ lục và Kế hoạch tháng 11 (Claude)" w:date="2026-10-23T16:38:03Z">
        <w:r w:rsidR="008C286B">
          <w:rPr>
            <w:b/>
            <w:i/>
            <w:lang w:val="de-DE"/>
          </w:rPr>
          <w:delText>bảo đảm chất lượng</w:delText>
        </w:r>
      </w:del>
      <w:ins w:id="1005" w:author="Đồng bộ với Phụ lục và Kế hoạch tháng 11 (Claude)" w:date="2026-10-23T16:38:03Z">
        <w:r w:rsidRPr="00C837E3">
          <w:rPr>
            <w:b/>
            <w:i/>
            <w:lang w:val="de-DE"/>
          </w:rPr>
          <w:t xml:space="preserve">* Công tác khảo thí</w:t>
        </w:r>
      </w:ins>
    </w:p>
    <w:p w14:paraId="38FD9B27" w14:textId="78194B96" w:rsidR="00C837E3" w:rsidRPr="00C837E3" w:rsidRDefault="00C52D9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Pr>
          <w:lang w:val="de-DE"/>
        </w:rPr>
        <w:t>Nhà trường đã ban hành</w:t>
      </w:r>
      <w:r w:rsidR="00C837E3" w:rsidRPr="00C837E3">
        <w:rPr>
          <w:lang w:val="de-DE"/>
        </w:rPr>
        <w:t xml:space="preserve"> Kế hoạch số 860/KH-CĐKT ngày 09/9/2026 về xây dựng ngân hàng câu hỏi, ngân hàng đề thi kết thúc học phần, môn học, mô đun năm học 2026-2027 (áp dụng từ năm học 2026-2027); xét điều kiện dự thi kết thúc môn học, mô đun học kỳ II và học lại năm học 2025-2026 đối với lớp K7T Điện công nghiệp 2; bảo mật 100% ngân hàng đề thi và tư liệu chuyên môn; </w:t>
      </w:r>
      <w:r w:rsidR="00E47E51">
        <w:rPr>
          <w:lang w:val="de-DE"/>
        </w:rPr>
        <w:t>B</w:t>
      </w:r>
      <w:r w:rsidR="00C837E3" w:rsidRPr="00C837E3">
        <w:rPr>
          <w:lang w:val="de-DE"/>
        </w:rPr>
        <w:t>an hành kế hoạch xây dựng ngân hàng câu hỏi, ngân hàng đề thi năm học 2026-2027 của bộ môn Khoa học giáo dục và Tiếng Việt và bộ môn Giáo dục Mầm non và Nghệ thuật; hoàn thiện hồ sơ xét tốt nghiệp các lớp K6C Giáo dục Mầm non hình thức đào tạo thường xuyên.</w:t>
      </w:r>
    </w:p>
    <w:p w14:paraId="7D75BAF7" w14:textId="19D6CBDA" w:rsidR="00E47E51"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ins w:id="1009" w:author="Đồng bộ với Phụ lục và Kế hoạch tháng 11 (Claude)" w:date="2026-10-23T16:00:00Z"/>
          <w:lang w:val="de-DE"/>
        </w:rPr>
      </w:pPr>
      <w:ins w:id="1010" w:author="Đồng bộ với Phụ lục và Kế hoạch tháng 11 (Claude)" w:date="2026-10-23T16:38:03Z">
        <w:r w:rsidRPr="00C837E3">
          <w:rPr>
            <w:b/>
            <w:i/>
            <w:lang w:val="de-DE"/>
          </w:rPr>
          <w:t xml:space="preserve">* Công tác bảo đảm chất lượng</w:t>
        </w:r>
      </w:ins>
    </w:p>
    <w:p w14:paraId="335C2722" w14:textId="61948E1F"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Nhà trường</w:t>
      </w:r>
      <w:r w:rsidR="00495BBB">
        <w:rPr>
          <w:lang w:val="de-DE"/>
        </w:rPr>
        <w:t xml:space="preserve"> thực hiện</w:t>
      </w:r>
      <w:r w:rsidRPr="00C837E3">
        <w:rPr>
          <w:lang w:val="de-DE"/>
        </w:rPr>
        <w:t xml:space="preserve"> tổ chức đánh giá ngoài chất lượng chương trình đào tạo ngành, nghề Lâm sinh, hoàn thành hồ sơ minh chứng và báo cáo rà soát; thẩm định, ban hành quy trình bảo đảm chất lượng đợt 2 năm 2026; tiếp tục thu thập, nộp minh chứng tự đánh giá chất lượng chương trình đào tạo ngành, nghề Công nghệ ô tô trình độ trung cấp; hồ sơ người dạy nghề theo Bộ tiêu chí của Nhà trường; </w:t>
      </w:r>
      <w:r w:rsidR="00024341">
        <w:rPr>
          <w:lang w:val="de-DE"/>
        </w:rPr>
        <w:t>Kiểm tra</w:t>
      </w:r>
      <w:r w:rsidRPr="00C837E3">
        <w:rPr>
          <w:lang w:val="de-DE"/>
        </w:rPr>
        <w:t xml:space="preserve"> </w:t>
      </w:r>
      <w:r w:rsidR="00024341" w:rsidRPr="00024341">
        <w:rPr>
          <w:lang w:val="de-DE"/>
        </w:rPr>
        <w:t xml:space="preserve">Khoa Y - Dược </w:t>
      </w:r>
      <w:r w:rsidRPr="00C837E3">
        <w:rPr>
          <w:lang w:val="de-DE"/>
        </w:rPr>
        <w:t>theo Quyết định số 1337/QĐ-CĐKT ngày 01/6/2026; triển khai Kế hoạch số 971/KH-CĐKT ngày 02/10/2026 về bảo đảm điều kiện đào tạo trực tuyến; phối hợp triển khai đánh giá chương trình ngành Giáo dục Mầm non chu kỳ 2 (Quý IV/2026).</w:t>
      </w:r>
    </w:p>
    <w:p w14:paraId="78F2544D" w14:textId="515F731A"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kế hoạch, tổng hợp:</w:t>
      </w:r>
      <w:r w:rsidRPr="00C837E3">
        <w:rPr>
          <w:lang w:val="de-DE"/>
        </w:rPr>
        <w:t xml:space="preserve"> Xây dựng báo cáo tình hình thực hiện Kế hoạch phát triển kinh tế - xã hội, quốc phòng, an ninh năm 2026, nhiệm vụ và giải pháp năm 2027 theo Công văn số 9210/STC-THQH ngày 07/10/2026 của Sở Tài chính; tổng hợp số liệu, báo cáo tóm tắt tham gia thảo luận ngân sách nhà nước năm 2027; hoàn thiện Chiến lược phát triển Khoa Kỹ thuật và Công nghệ, Khoa các Khoa học cơ bản đến năm 2030, tầm nhìn đến năm 2045; xây dựng </w:t>
      </w:r>
      <w:r w:rsidR="00475BBC">
        <w:rPr>
          <w:lang w:val="de-DE"/>
        </w:rPr>
        <w:t xml:space="preserve">hướng dẫn báo cáo </w:t>
      </w:r>
      <w:r w:rsidRPr="00C837E3">
        <w:rPr>
          <w:lang w:val="de-DE"/>
        </w:rPr>
        <w:t>tình hình thực hiện công tác năm 2026 và kế hoạch công tác năm 2027 của các đơn vị</w:t>
      </w:r>
      <w:r w:rsidR="00475BBC">
        <w:rPr>
          <w:lang w:val="de-DE"/>
        </w:rPr>
        <w:t xml:space="preserve"> thuộc Trường</w:t>
      </w:r>
      <w:r w:rsidRPr="00C837E3">
        <w:rPr>
          <w:lang w:val="de-DE"/>
        </w:rPr>
        <w:t>; tiếp tục theo dõi tiến độ hoàn thành nhiệm vụ theo 6 Trục kết quả trọng tâm; chuẩn hóa hồ sơ, báo cáo định kỳ, báo cáo quý III/2026 và 9 tháng đầu năm; xây dựng chương trình công tác quý IV năm 2026; kiểm kê, rà soát hiện trạng máy móc, thiết bị chuyên dùng, rà soát tiêu chuẩn, định mức đã ban hành (Quyết định số 1763/QĐ-CĐKT, Phụ lục 11 Quyết định số 1039/QĐ-CĐKT) theo Điều 7 Thông tư số 66/2026/TT-BGDĐT; nghiên cứu, đề xuất xây dựng sân sát hạch bài thực hành số 2, xây dựng định mức kinh tế - kỹ thuật dùng trong đào tạo và sát hạch lái xe; rà soát, đánh giá, thanh lý tài sản năm 2026 tại các đơn vị thuộc Trường.</w:t>
      </w:r>
    </w:p>
    <w:p w14:paraId="15A16E66" w14:textId="78C6C6DD"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tổ chức, cán bộ:</w:t>
      </w:r>
      <w:r w:rsidRPr="00C837E3">
        <w:rPr>
          <w:lang w:val="de-DE"/>
        </w:rPr>
        <w:t xml:space="preserve"> </w:t>
      </w:r>
      <w:r w:rsidR="00FC03A1">
        <w:rPr>
          <w:lang w:val="de-DE"/>
        </w:rPr>
        <w:t>Hoàn thiện</w:t>
      </w:r>
      <w:r w:rsidRPr="00C837E3">
        <w:rPr>
          <w:lang w:val="de-DE"/>
        </w:rPr>
        <w:t xml:space="preserve"> quy trình, hồ sơ thủ tục bổ nhiệm Trưởng khoa Kinh tế và Nông Lâm; tổ chức Hội nghị nhân sự chủ chốt lấy ý kiến bổ nhiệm lại Phó Trưởng phòng Tổng hợp - Hành chính và Quản trị; xây dựng Đề </w:t>
      </w:r>
      <w:r w:rsidRPr="00C837E3">
        <w:rPr>
          <w:lang w:val="de-DE"/>
        </w:rPr>
        <w:lastRenderedPageBreak/>
        <w:t xml:space="preserve">án vị trí việc làm viên chức; </w:t>
      </w:r>
      <w:r w:rsidR="009462DF">
        <w:rPr>
          <w:lang w:val="de-DE"/>
        </w:rPr>
        <w:t>Ban hành</w:t>
      </w:r>
      <w:r w:rsidRPr="00C837E3">
        <w:rPr>
          <w:lang w:val="de-DE"/>
        </w:rPr>
        <w:t xml:space="preserve"> Quyết định phê duyệt danh mục sản phẩm/công việc Quý IV năm 2026; báo cáo kết quả tổ chức Tuần lễ hưởng ứng học tập suốt đời năm 2026 (01-07/10/2026); đánh giá, xếp loại viên chức theo KPI quý III và ký cam kết thực hiện nhiệm vụ theo KPI quý IV năm 2026 tại các khoa; xây dựng các công cụ trí tuệ nhân tạo hỗ trợ thực hiện nhiệm vụ</w:t>
      </w:r>
      <w:r w:rsidR="009462DF">
        <w:rPr>
          <w:lang w:val="de-DE"/>
        </w:rPr>
        <w:t>.</w:t>
      </w:r>
    </w:p>
    <w:p w14:paraId="01D36261" w14:textId="2571CC3A"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2. Hoàn thiện thể chế, đẩy mạnh phân cấp, phân quyền gắn với kiểm tra, giám sát</w:t>
      </w:r>
    </w:p>
    <w:p w14:paraId="3EC26BDE" w14:textId="65D4DBEC"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Về thể chế:</w:t>
      </w:r>
      <w:r w:rsidRPr="00C837E3">
        <w:rPr>
          <w:lang w:val="de-DE"/>
        </w:rPr>
        <w:t xml:space="preserve"> Nhà trường ban hành các văn bản: Quy định quản lý đề tài khoa học và công nghệ cấp cơ sở; Quy định quản lý sáng kiến; Quy định về nội dung, mức chi quản lý hoạt động khoa học, công nghệ, đổi mới sáng tạo và sáng kiến; Quy chế hỗ trợ học sinh, sinh viên khởi nghiệp sáng tạo; Quy chế bảo đảm an ninh mạng trong hoạt động ứng dụng công nghệ thông tin; </w:t>
      </w:r>
      <w:r w:rsidR="0092219A" w:rsidRPr="0092219A">
        <w:t>Quy chế quản lý, vận hành các kênh mạng xã hội của Trường Cao đẳng Kon Tum</w:t>
      </w:r>
      <w:r w:rsidR="0092219A">
        <w:t xml:space="preserve">; </w:t>
      </w:r>
      <w:r w:rsidR="0092219A" w:rsidRPr="0092219A">
        <w:t>Quy chế quản lý, vận hành Hệ thống phần mềm quản lý đào tạo Unisoft</w:t>
      </w:r>
      <w:r w:rsidR="0092219A">
        <w:rPr>
          <w:lang w:val="de-DE"/>
        </w:rPr>
        <w:t xml:space="preserve">; </w:t>
      </w:r>
      <w:r w:rsidRPr="00C837E3">
        <w:rPr>
          <w:lang w:val="de-DE"/>
        </w:rPr>
        <w:t>Quyết định công bố kết quả đánh giá bảng kiểm thực hiện nhiệm vụ bảo đảm sĩ số học sinh sinh viên từ đầu đến cuối khóa học Quý III năm 2026. Ban hành Quyết định số 2297/QĐ-CĐKT ngày 15/10/2026 về 09 định mức kinh tế - kỹ thuật của 08 nghề trình độ sơ cấp, đào tạo dưới 3 tháng; tiếp tục xây dựng, thẩm định định mức kinh tế - kỹ thuật và giá dịch vụ đào tạo nghề sơ cấp, dưới 3 tháng thuộc các Khoa Kinh tế và Nông Lâm, Khoa các Khoa học cơ bản</w:t>
      </w:r>
      <w:r w:rsidR="00FE7F4E">
        <w:rPr>
          <w:lang w:val="de-DE"/>
        </w:rPr>
        <w:t xml:space="preserve">; Ban hành </w:t>
      </w:r>
      <w:r w:rsidRPr="00C837E3">
        <w:rPr>
          <w:lang w:val="de-DE"/>
        </w:rPr>
        <w:t>Phương án giá và định mức chi phí đào tạo.</w:t>
      </w:r>
    </w:p>
    <w:p w14:paraId="0BC76321" w14:textId="3F113AC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kiểm tra, giám sát:</w:t>
      </w:r>
      <w:r w:rsidRPr="00C837E3">
        <w:rPr>
          <w:lang w:val="de-DE"/>
        </w:rPr>
        <w:t xml:space="preserve"> Nhà trường quán triệt, triển khai đến toàn thể viên chức</w:t>
      </w:r>
      <w:r w:rsidR="00EA30BC">
        <w:rPr>
          <w:lang w:val="de-DE"/>
        </w:rPr>
        <w:t>, người lao động</w:t>
      </w:r>
      <w:r w:rsidRPr="00C837E3">
        <w:rPr>
          <w:lang w:val="de-DE"/>
        </w:rPr>
        <w:t xml:space="preserve"> các quy chế mới ban hành; thực hiện Quy chế kiểm tra, giám sát hoạt động dạy và học; duy trì báo cáo kiểm tra, đôn đốc, theo dõi sĩ số, nền nếp lớp học hằng tuần; kiểm tra dạy và học qua hệ thống camera; quán triệt Thông báo số 948/TB-CĐKT ngày 17/8/2026 về rà soát dự thảo văn bản bằng công cụ trí tuệ nhân tạo trước khi trình ký; Công đoàn cơ sở giám sát việc thực hiện chế độ, chính sách đối với viên chức, người lao động (tiền lương, bảo hiểm xã hội, bảo hiểm y tế, bảo hiểm thất nghiệp, chế độ thai sản), thực hiện quy chế dân chủ ở cơ sở</w:t>
      </w:r>
      <w:r w:rsidR="00916E08">
        <w:rPr>
          <w:lang w:val="de-DE"/>
        </w:rPr>
        <w:t>.</w:t>
      </w:r>
    </w:p>
    <w:p w14:paraId="3AD8F5C2" w14:textId="3058D93C"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3. Thúc đẩy phát triển KH-CN, đổi mới sáng tạo và chuyển đổi số</w:t>
      </w:r>
    </w:p>
    <w:p w14:paraId="2593D3C7" w14:textId="47DEA99C"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 xml:space="preserve">Nhà trường </w:t>
      </w:r>
      <w:r w:rsidR="00311BBB">
        <w:rPr>
          <w:lang w:val="de-DE"/>
        </w:rPr>
        <w:t>ban hành Quyết định</w:t>
      </w:r>
      <w:r w:rsidRPr="00C837E3">
        <w:rPr>
          <w:lang w:val="de-DE"/>
        </w:rPr>
        <w:t xml:space="preserve"> thành lập Tổ thẩm định kinh phí đề tài khoa học và công nghệ cấp cơ sở, quyết định hỗ trợ kinh phí triển khai dự án khởi nghiệp của học sinh, sinh viên; ban hành Kế hoạch hoạt động khoa học, công nghệ, đổi mới sáng tạo của học sinh, sinh viên năm học 2026-2027, phê duyệt danh mục Bài tập lớn của sinh viên các lớp; họp thống nhất nội dung triển khai Hội thi thiết bị đào tạo tự làm cấp cơ sở lần thứ IV năm 2026; triển khai Hội thảo khoa học “Chuyển đổi số toàn diện trong quản trị nhà trường gắn với nâng cao chất lượng đào tạo” và bài viết cho Hội thảo chuyên đề của Hiệp hội Cao đẳng Cộng đồng Việt Nam; </w:t>
      </w:r>
      <w:r w:rsidR="0086244E">
        <w:rPr>
          <w:lang w:val="de-DE"/>
        </w:rPr>
        <w:t>T</w:t>
      </w:r>
      <w:r w:rsidRPr="00C837E3">
        <w:rPr>
          <w:lang w:val="de-DE"/>
        </w:rPr>
        <w:t>ổ chức Hội nghị khoa học bộ môn chuyên đề “Ứng dụng AI trong đổi mới phương pháp giảng dạy và kiểm tra, đánh giá theo đặc thù môn học” ngày 05/10/2026, đạt kết quả tốt.</w:t>
      </w:r>
    </w:p>
    <w:p w14:paraId="2D1CD60D" w14:textId="3055D333"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 xml:space="preserve">Về chuyển đổi số: </w:t>
      </w:r>
      <w:r w:rsidR="0086244E">
        <w:rPr>
          <w:lang w:val="de-DE"/>
        </w:rPr>
        <w:t>Ban hành</w:t>
      </w:r>
      <w:r w:rsidRPr="00C837E3">
        <w:rPr>
          <w:lang w:val="de-DE"/>
        </w:rPr>
        <w:t xml:space="preserve"> Kế hoạch xây dựng, quản lý, khai thác, kết nối, </w:t>
      </w:r>
      <w:r w:rsidRPr="00C837E3">
        <w:rPr>
          <w:lang w:val="de-DE"/>
        </w:rPr>
        <w:lastRenderedPageBreak/>
        <w:t xml:space="preserve">chia sẻ và phát triển cơ sở dữ liệu giai đoạn 2026-2030; hướng dẫn sử dụng các Skill và dịch vụ lưu trữ đám mây Google Drive để lưu trữ, chia sẻ dữ liệu dùng chung; báo cáo đánh giá kết quả sử dụng tài khoản Claude AI Team, </w:t>
      </w:r>
      <w:r w:rsidR="002647A4">
        <w:rPr>
          <w:lang w:val="de-DE"/>
        </w:rPr>
        <w:t>rà soát và trang bị</w:t>
      </w:r>
      <w:r w:rsidRPr="00C837E3">
        <w:rPr>
          <w:lang w:val="de-DE"/>
        </w:rPr>
        <w:t xml:space="preserve"> </w:t>
      </w:r>
      <w:r w:rsidR="002647A4">
        <w:rPr>
          <w:lang w:val="de-DE"/>
        </w:rPr>
        <w:t xml:space="preserve">thêm tài khoản </w:t>
      </w:r>
      <w:r w:rsidRPr="00C837E3">
        <w:rPr>
          <w:lang w:val="de-DE"/>
        </w:rPr>
        <w:t>cho một số đơn vị, cá nhân; hướng dẫn sử dụng Skill xây dựng định mức kinh tế - kỹ thuật, giá dịch vụ đào tạo và mức thu học phí; xây dựng công cụ trí tuệ nhân tạo hỗ trợ biên soạn, cập nhật giáo trình đào tạo; số hóa dữ liệu văn bằng, chứng chỉ đã cấp (kể cả do các trường tiền thân cấp), đối soát, nghiệm thu, ký số trên Hệ thống cơ sở dữ liệu về văn bằng, chứng chỉ của Bộ Giáo dục và Đào tạo giai đoạn 1986-1999; triển khai chứng chỉ SSL/TLS, chuyển truy cập phần mềm quản lý đào tạo Unisoft sang HTTPS; ban hành kế hoạch triển khai Công văn số 2514-CV/ĐU ngày 19/8/2026 của Ban Thường vụ Đảng ủy UBND tỉnh về Nghị quyết số 398/NQ-UBTVQH16 và Phong trào “Bình dân học vụ số”, thông báo khóa bồi dưỡng kỹ năng số trực tuyến trên Cổng Bình dân học vụ số tỉnh Quảng Ngãi</w:t>
      </w:r>
      <w:r w:rsidR="00E90634">
        <w:rPr>
          <w:lang w:val="de-DE"/>
        </w:rPr>
        <w:t>.</w:t>
      </w:r>
    </w:p>
    <w:p w14:paraId="4871B336" w14:textId="71D0283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 xml:space="preserve">Về an toàn thông tin, an ninh mạng: </w:t>
      </w:r>
      <w:r w:rsidR="008529BC">
        <w:rPr>
          <w:lang w:val="de-DE"/>
        </w:rPr>
        <w:t>X</w:t>
      </w:r>
      <w:r w:rsidRPr="00C837E3">
        <w:rPr>
          <w:lang w:val="de-DE"/>
        </w:rPr>
        <w:t>ây dựng kế hoạch làm việc với Đoàn kiểm tra công tác bảo đảm an toàn thông tin, an ninh mạng</w:t>
      </w:r>
      <w:r w:rsidR="005F7A0A">
        <w:rPr>
          <w:lang w:val="de-DE"/>
        </w:rPr>
        <w:t xml:space="preserve"> của Công an tỉnh</w:t>
      </w:r>
      <w:r w:rsidRPr="00C837E3">
        <w:rPr>
          <w:lang w:val="de-DE"/>
        </w:rPr>
        <w:t xml:space="preserve"> năm 2026; kế hoạch phát huy ưu điểm, khắc phục tồn tại theo Biên bản kiểm tra ngày 30/9/2026 của Đoàn kiểm tra KH05; báo cáo kết quả bảo đảm an toàn thông tin, an ninh mạng</w:t>
      </w:r>
      <w:r w:rsidR="005E5EAA">
        <w:rPr>
          <w:lang w:val="de-DE"/>
        </w:rPr>
        <w:t xml:space="preserve">, </w:t>
      </w:r>
      <w:r w:rsidRPr="00C837E3">
        <w:rPr>
          <w:lang w:val="de-DE"/>
        </w:rPr>
        <w:t xml:space="preserve">danh sách hệ thống thông tin đã được </w:t>
      </w:r>
      <w:r w:rsidR="00E31A9B">
        <w:rPr>
          <w:lang w:val="de-DE"/>
        </w:rPr>
        <w:t>và</w:t>
      </w:r>
      <w:r w:rsidRPr="00C837E3">
        <w:rPr>
          <w:lang w:val="de-DE"/>
        </w:rPr>
        <w:t xml:space="preserve"> chưa được phê duyệt cấp độ thuộc phạm vi quản lý, vận hành của Trường.</w:t>
      </w:r>
    </w:p>
    <w:p w14:paraId="1B04170D" w14:textId="06F50121"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4. Xây dựng Đảng và hệ thống chính trị; phòng, chống tham nhũng, tiêu cực</w:t>
      </w:r>
    </w:p>
    <w:p w14:paraId="23DBBB07" w14:textId="6986AFB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xây dựng Đảng:</w:t>
      </w:r>
      <w:r w:rsidRPr="00C837E3">
        <w:rPr>
          <w:lang w:val="de-DE"/>
        </w:rPr>
        <w:t xml:space="preserve"> Đảng ủy, các chi bộ </w:t>
      </w:r>
      <w:r w:rsidR="005E5EAA">
        <w:rPr>
          <w:lang w:val="de-DE"/>
        </w:rPr>
        <w:t xml:space="preserve">đã </w:t>
      </w:r>
      <w:r w:rsidRPr="00C837E3">
        <w:rPr>
          <w:lang w:val="de-DE"/>
        </w:rPr>
        <w:t>tổ chức cho đảng viên, viên chức</w:t>
      </w:r>
      <w:r w:rsidR="005E5EAA">
        <w:rPr>
          <w:lang w:val="de-DE"/>
        </w:rPr>
        <w:t xml:space="preserve">, người lao động </w:t>
      </w:r>
      <w:r w:rsidRPr="00C837E3">
        <w:rPr>
          <w:lang w:val="de-DE"/>
        </w:rPr>
        <w:t xml:space="preserve">tham dự các hội nghị trực tuyến học tập, quán triệt Nghị quyết Hội nghị Ban Chấp hành Trung ương Đảng khóa XIV; </w:t>
      </w:r>
      <w:r w:rsidR="002E7868">
        <w:rPr>
          <w:lang w:val="de-DE"/>
        </w:rPr>
        <w:t>T</w:t>
      </w:r>
      <w:r w:rsidRPr="00C837E3">
        <w:rPr>
          <w:lang w:val="de-DE"/>
        </w:rPr>
        <w:t xml:space="preserve">riển khai Kế hoạch số 32-KH/ĐU ngày 21/8/2026 về số hóa, tạo lập dữ liệu đảng viên, hồ sơ đảng viên điện tử; họp lãnh đạo, quản lý chủ chốt bàn biện pháp nâng cao hiệu quả hoạt động của Phòng khám Đa khoa và Nhà thuốc; Công đoàn cơ sở ban hành Nghị quyết số 72/NQ-CĐCS ngày 07/10/2026 giới thiệu đoàn viên ưu tú </w:t>
      </w:r>
      <w:r w:rsidR="002E7868" w:rsidRPr="002E7868">
        <w:rPr>
          <w:lang w:val="de-DE"/>
        </w:rPr>
        <w:t xml:space="preserve">Lê Thị Ý </w:t>
      </w:r>
      <w:r w:rsidRPr="00C837E3">
        <w:rPr>
          <w:lang w:val="de-DE"/>
        </w:rPr>
        <w:t>cho Chi bộ xem xét, bồi dưỡng, đề nghị kết nạp Đảng; Đoàn Trường ra nghị quyết nhận xét đối với đoàn viên là đảng viên dự bị</w:t>
      </w:r>
      <w:r w:rsidR="00E1563E">
        <w:rPr>
          <w:lang w:val="de-DE"/>
        </w:rPr>
        <w:t>.</w:t>
      </w:r>
    </w:p>
    <w:p w14:paraId="7F232E8B" w14:textId="2A576586"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Chấp hành kỷ cương hành chính:</w:t>
      </w:r>
      <w:r w:rsidRPr="00C837E3">
        <w:rPr>
          <w:lang w:val="de-DE"/>
        </w:rPr>
        <w:t xml:space="preserve"> Nhà trường tiếp tục quán triệt kỷ luật, kỷ cương hành chính, quy tắc ứng xử nhà giáo; thực hiện nghiêm các quy định về phòng, chống tham nhũng, tiêu cực, thực hành tiết kiệm, chống lãng phí (báo cáo công tác phòng, chống tham nhũng, tiêu cực tháng 10/2026; Công đoàn cơ sở ban hành Kế hoạch số 73/KH-CĐCS ngày 12/10/2026</w:t>
      </w:r>
      <w:r w:rsidR="00C52630">
        <w:rPr>
          <w:lang w:val="de-DE"/>
        </w:rPr>
        <w:t xml:space="preserve"> t</w:t>
      </w:r>
      <w:r w:rsidR="00C52630" w:rsidRPr="00C52630">
        <w:rPr>
          <w:lang w:val="de-DE"/>
        </w:rPr>
        <w:t>hực hiện phòng, chống tham nhũng, lãng phí, tiêu cực</w:t>
      </w:r>
      <w:r w:rsidR="00C52630">
        <w:rPr>
          <w:lang w:val="de-DE"/>
        </w:rPr>
        <w:t xml:space="preserve"> </w:t>
      </w:r>
      <w:r w:rsidR="00C52630" w:rsidRPr="00C52630">
        <w:rPr>
          <w:lang w:val="de-DE"/>
        </w:rPr>
        <w:t xml:space="preserve">và thực hành tiết kiệm của Công đoàn </w:t>
      </w:r>
      <w:del w:id="1021" w:author="Sửa lỗi viện dẫn, chính tả (Claude)" w:date="2026-10-23T16:38:03Z">
        <w:r w:rsidR="00C52630" w:rsidRPr="00C52630">
          <w:rPr>
            <w:lang w:val="de-DE"/>
          </w:rPr>
          <w:delText xml:space="preserve">cơ sở sở Trường</w:delText>
        </w:r>
      </w:del>
      <w:ins w:id="1022" w:author="Sửa lỗi viện dẫn, chính tả (Claude)" w:date="2026-10-23T16:38:03Z">
        <w:r w:rsidR="00C52630" w:rsidRPr="00C52630">
          <w:rPr>
            <w:lang w:val="de-DE"/>
          </w:rPr>
          <w:t xml:space="preserve">cơ sở Trường</w:t>
        </w:r>
      </w:ins>
      <w:r w:rsidR="00C52630" w:rsidRPr="00C52630">
        <w:rPr>
          <w:lang w:val="de-DE"/>
        </w:rPr>
        <w:t xml:space="preserve"> trong giai đoạn mớ</w:t>
      </w:r>
      <w:r w:rsidR="006E01D0">
        <w:rPr>
          <w:lang w:val="de-DE"/>
        </w:rPr>
        <w:t>i</w:t>
      </w:r>
      <w:r w:rsidRPr="00C837E3">
        <w:rPr>
          <w:lang w:val="de-DE"/>
        </w:rPr>
        <w:t>); công khai, minh bạch tài chính, tài sản; không phát sinh vụ việc liên quan tham nhũng, tiêu cực.</w:t>
      </w:r>
    </w:p>
    <w:p w14:paraId="47344CF1" w14:textId="0FCC5A68"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đoàn thể:</w:t>
      </w:r>
      <w:r w:rsidRPr="00C837E3">
        <w:rPr>
          <w:lang w:val="de-DE"/>
        </w:rPr>
        <w:t xml:space="preserve"> Công đoàn cơ sở ban hành 03 văn bản chỉ đạo, điều hành; triển khai phong trào thi đua “Dạy tốt - Học tốt” chào mừng các ngày lễ lớn trong Quý IV/2026; Đoàn Trường tổ chức Đại hội các Chi đoàn học sinh, sinh viên nhiệm kỳ 2026-2027, thành lập, chỉ định Ban chấp hành lâm thời các chi </w:t>
      </w:r>
      <w:r w:rsidRPr="00C837E3">
        <w:rPr>
          <w:lang w:val="de-DE"/>
        </w:rPr>
        <w:lastRenderedPageBreak/>
        <w:t>đoàn mới nhập học năm 2026, ban hành Chương trình công tác Đoàn và phong trào thanh niên năm học 2026-2027; triển khai cho đoàn viên, thanh niên kiểm tra, đánh giá kết quả học tập Nghị quyết Đại hội Đoàn toàn quốc lần thứ XIII, Nghị quyết Đại hội XIV của Đảng và chuyên đề về tư tưởng, đạo đức, phong cách Hồ Chí Minh năm 2026; tiếp tục ứng dụng phần mềm quản lý đoàn viên và App Thanh niên Việt Nam.</w:t>
      </w:r>
    </w:p>
    <w:p w14:paraId="140959CA" w14:textId="45C64C83"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5. Phát triển văn hóa, con người, bảo đảm an sinh xã hội, nâng cao đời sống Nhân dân</w:t>
      </w:r>
    </w:p>
    <w:p w14:paraId="2833A894" w14:textId="2043A754"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quản lý cơ sở vật chất:</w:t>
      </w:r>
      <w:r w:rsidRPr="00C837E3">
        <w:rPr>
          <w:lang w:val="de-DE"/>
        </w:rPr>
        <w:t xml:space="preserve"> Nhà trường duy trì Kế hoạch liên tịch triển khai phong trào xanh hóa nhà trường; </w:t>
      </w:r>
      <w:r w:rsidR="006E01D0">
        <w:rPr>
          <w:lang w:val="de-DE"/>
        </w:rPr>
        <w:t>R</w:t>
      </w:r>
      <w:r w:rsidRPr="00C837E3">
        <w:rPr>
          <w:lang w:val="de-DE"/>
        </w:rPr>
        <w:t>à soát, sắp xếp, bố trí máy móc, thiết bị phục vụ công tác theo Quyết định số 1763/QĐ-CĐKT ngày 13/8/2026 của Hiệu trưởng</w:t>
      </w:r>
      <w:r w:rsidR="006E01D0">
        <w:rPr>
          <w:lang w:val="de-DE"/>
        </w:rPr>
        <w:t xml:space="preserve"> </w:t>
      </w:r>
      <w:r w:rsidR="006E01D0" w:rsidRPr="006E01D0">
        <w:t>ban hành tiêu chuẩn, định mức sử dụng máy móc, thiết bị phục vụ công tác các chức danh và phục vụ hoạt động chung của Trường Cao đẳng Kon Tum</w:t>
      </w:r>
      <w:r w:rsidRPr="00C837E3">
        <w:rPr>
          <w:lang w:val="de-DE"/>
        </w:rPr>
        <w:t xml:space="preserve">. </w:t>
      </w:r>
      <w:r w:rsidR="006E01D0">
        <w:rPr>
          <w:lang w:val="de-DE"/>
        </w:rPr>
        <w:t>T</w:t>
      </w:r>
      <w:r w:rsidRPr="00C837E3">
        <w:rPr>
          <w:lang w:val="de-DE"/>
        </w:rPr>
        <w:t xml:space="preserve">iếp tục sửa chữa thiết bị điện, nước tại Ký túc xá G, H - Trụ sở chính; kiểm tra, xác định hiện trạng sử dụng đất và xử lý các vị trí chồng lấn tại Cơ sở 2, Khu thực nghiệm; hoàn thiện thủ tục đăng ký biến động tài sản công tại Cơ sở 5 (Hội nông dân tỉnh) sang Nhà trường quản lý; ký hợp đồng xe tập lái, đề nghị cấp lại giấy phép xe tập lái và bổ sung nhà giáo giảng dạy thực hành lái xe ô tô; </w:t>
      </w:r>
      <w:r w:rsidR="006E01D0">
        <w:rPr>
          <w:lang w:val="de-DE"/>
        </w:rPr>
        <w:t xml:space="preserve">Hoàn thiện thủ tục </w:t>
      </w:r>
      <w:r w:rsidRPr="00C837E3">
        <w:rPr>
          <w:lang w:val="de-DE"/>
        </w:rPr>
        <w:t>sửa chữa sân nền tiếp giáp trục đường chính và lối vào Nhà để xe ô tô phía sau Khu hiệu bộ, đầu tư 02 cầu nối che mưa, nắng tại Trụ sở chính; bảo đảm điều kiện vật chất phục vụ tuyển sinh và khai giảng khóa mới; tiếp tục hoàn thiện công tác chỉnh lý tài liệu lưu trữ.</w:t>
      </w:r>
    </w:p>
    <w:p w14:paraId="322C988B" w14:textId="48017999"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Tài chính:</w:t>
      </w:r>
      <w:r w:rsidRPr="00C837E3">
        <w:rPr>
          <w:lang w:val="de-DE"/>
        </w:rPr>
        <w:t xml:space="preserve"> Thanh toán các nhiệm vụ thường xuyê</w:t>
      </w:r>
      <w:r w:rsidR="001D71A0">
        <w:rPr>
          <w:lang w:val="de-DE"/>
        </w:rPr>
        <w:t>n và</w:t>
      </w:r>
      <w:r w:rsidRPr="00C837E3">
        <w:rPr>
          <w:lang w:val="de-DE"/>
        </w:rPr>
        <w:t xml:space="preserve"> không thường xuyên phục vụ công tác chuyên môn; thanh toán lương tháng 10/2026 cho viên chức, người lao động và chế độ chính sách cho học sinh, sinh viên tháng 9/2026; đối chiếu tiền gửi tháng 9 với Kho bạc Nhà nước; </w:t>
      </w:r>
      <w:r w:rsidR="00422236">
        <w:rPr>
          <w:lang w:val="de-DE"/>
        </w:rPr>
        <w:t>Kiểm soát hoạt động</w:t>
      </w:r>
      <w:r w:rsidRPr="00C837E3">
        <w:rPr>
          <w:lang w:val="de-DE"/>
        </w:rPr>
        <w:t xml:space="preserve"> thu - chi của Nhà thuốc, Phòng khám Đa khoa; phối hợp Sở Tài chính thẩm tra, phê duyệt quyết toán dự án hoàn thành; theo dõi, báo cáo thường xuyên tình hình sử dụng nguồn kinh phí Chương trình mục tiêu quốc gia xây dựng nông thôn mới, giảm nghèo bền vững và phát triển kinh tế - xã hội vùng đồng bào dân tộc thiểu số và miền núi giai đoạn 2026-2035 (260 triệu đồng); </w:t>
      </w:r>
      <w:r w:rsidR="002F158A">
        <w:rPr>
          <w:lang w:val="de-DE"/>
        </w:rPr>
        <w:t>Ban hành</w:t>
      </w:r>
      <w:r w:rsidR="008B2D9D">
        <w:rPr>
          <w:lang w:val="de-DE"/>
        </w:rPr>
        <w:t xml:space="preserve"> công văn</w:t>
      </w:r>
      <w:r w:rsidRPr="00C837E3">
        <w:rPr>
          <w:lang w:val="de-DE"/>
        </w:rPr>
        <w:t xml:space="preserve"> đề nghị cấp có thẩm quyền làm rõ phần kinh phí học kiến thức chương trình trung học phổ thông trong chương trình giáo dục trung học nghề.</w:t>
      </w:r>
    </w:p>
    <w:p w14:paraId="1FDCFBF6" w14:textId="34D9C86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an sinh giáo dục:</w:t>
      </w:r>
      <w:r w:rsidRPr="00C837E3">
        <w:rPr>
          <w:lang w:val="de-DE"/>
        </w:rPr>
        <w:t xml:space="preserve"> </w:t>
      </w:r>
      <w:r w:rsidR="00D34EEC">
        <w:rPr>
          <w:lang w:val="de-DE"/>
        </w:rPr>
        <w:t xml:space="preserve">Ban hành </w:t>
      </w:r>
      <w:r w:rsidR="00D34EEC" w:rsidRPr="00D34EEC">
        <w:t xml:space="preserve">Quyết định duyệt danh sách học sinh, sinh viên </w:t>
      </w:r>
      <w:r w:rsidR="00D34EEC" w:rsidRPr="00C837E3">
        <w:rPr>
          <w:lang w:val="de-DE"/>
        </w:rPr>
        <w:t xml:space="preserve">có hoàn cảnh khó khăn </w:t>
      </w:r>
      <w:r w:rsidR="00D34EEC" w:rsidRPr="00D34EEC">
        <w:t>được hỗ trợ suất ăn từ </w:t>
      </w:r>
      <w:r w:rsidRPr="00C837E3">
        <w:rPr>
          <w:lang w:val="de-DE"/>
        </w:rPr>
        <w:t xml:space="preserve">“Bếp ăn tập trung và Bếp ăn từ thiện” theo Quyết định số </w:t>
      </w:r>
      <w:r w:rsidR="00D34EEC" w:rsidRPr="00D34EEC">
        <w:t>2089/QĐ-CĐKT</w:t>
      </w:r>
      <w:r w:rsidR="00D34EEC" w:rsidRPr="00D34EEC">
        <w:rPr>
          <w:lang w:val="de-DE"/>
        </w:rPr>
        <w:t xml:space="preserve"> </w:t>
      </w:r>
      <w:r w:rsidRPr="00C837E3">
        <w:rPr>
          <w:lang w:val="de-DE"/>
        </w:rPr>
        <w:t xml:space="preserve">ngày </w:t>
      </w:r>
      <w:r w:rsidR="00D34EEC">
        <w:rPr>
          <w:lang w:val="de-DE"/>
        </w:rPr>
        <w:t>24</w:t>
      </w:r>
      <w:r w:rsidRPr="00C837E3">
        <w:rPr>
          <w:lang w:val="de-DE"/>
        </w:rPr>
        <w:t>/</w:t>
      </w:r>
      <w:r w:rsidR="00D34EEC">
        <w:rPr>
          <w:lang w:val="de-DE"/>
        </w:rPr>
        <w:t>9</w:t>
      </w:r>
      <w:r w:rsidRPr="00C837E3">
        <w:rPr>
          <w:lang w:val="de-DE"/>
        </w:rPr>
        <w:t xml:space="preserve">/2026, điều chỉnh danh sách nhận hỗ trợ suất ăn; đề xuất danh sách sinh viên nhận học bổng “Tầm vóc Việt”, phối hợp triển khai gói tài trợ học bổng từ Quỹ Vì Tầm vóc Việt; danh sách sinh viên hưởng các chế độ theo quy định của Nhà nước; thực hiện thủ tục chuyển đổi điểm đầu năm học (K9C), nghỉ học tạm thời, bảo lưu kết quả; hỗ trợ chuyển ngành nghề học đối với các lớp tuyển sinh năm 2026; tổ chức hoạt động thể thao chào mừng tân sinh viên; nhập học lớp 10 chương trình giáo dục thường xuyên cấp trung học phổ thông năm học 2026-2027; tư vấn, giới thiệu việc </w:t>
      </w:r>
      <w:r w:rsidRPr="00C837E3">
        <w:rPr>
          <w:lang w:val="de-DE"/>
        </w:rPr>
        <w:lastRenderedPageBreak/>
        <w:t>làm cho học sinh, sinh viên sau tốt nghiệp, xuất bản Bản tin nhu cầu nhân lực số 10/2026.</w:t>
      </w:r>
    </w:p>
    <w:p w14:paraId="77B78975" w14:textId="5B04ABF9"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chăm lo đời sống viên chức, người lao động:</w:t>
      </w:r>
      <w:r w:rsidRPr="00C837E3">
        <w:rPr>
          <w:lang w:val="de-DE"/>
        </w:rPr>
        <w:t xml:space="preserve"> Công đoàn cơ sở tổ chức kỷ niệm Ngày Phụ nữ Việt Nam 20/10 (Kế hoạch số 70/KH-CĐCS ngày 06/10/2026): hỗ trợ 132 nữ viên chức, người lao động</w:t>
      </w:r>
      <w:r w:rsidR="00D00468">
        <w:rPr>
          <w:lang w:val="de-DE"/>
        </w:rPr>
        <w:t>, tổ chức</w:t>
      </w:r>
      <w:r w:rsidRPr="00C837E3">
        <w:rPr>
          <w:lang w:val="de-DE"/>
        </w:rPr>
        <w:t xml:space="preserve"> khám sức khỏe tổng quát cho nữ viên chức, người lao động, tham gia Giải Bóng chuyền nữ công nhân, viên chức, lao động tỉnh Quảng Ngãi năm 2026 (đội bóng chuyền nữ Trường </w:t>
      </w:r>
      <w:r w:rsidR="00B5471B">
        <w:rPr>
          <w:lang w:val="de-DE"/>
        </w:rPr>
        <w:t>giành chức Vô địch giải đấu</w:t>
      </w:r>
      <w:r w:rsidRPr="00C837E3">
        <w:rPr>
          <w:lang w:val="de-DE"/>
        </w:rPr>
        <w:t>); vận động đóng góp Chương trình nhà ở “Mái ấm Công đoàn” năm 2026 (</w:t>
      </w:r>
      <w:r w:rsidR="001E17AD">
        <w:rPr>
          <w:lang w:val="de-DE"/>
        </w:rPr>
        <w:t>Thông báo</w:t>
      </w:r>
      <w:r w:rsidRPr="00C837E3">
        <w:rPr>
          <w:lang w:val="de-DE"/>
        </w:rPr>
        <w:t xml:space="preserve"> số </w:t>
      </w:r>
      <w:r w:rsidR="001E17AD" w:rsidRPr="001E17AD">
        <w:rPr>
          <w:lang w:val="de-DE"/>
        </w:rPr>
        <w:t xml:space="preserve">75/TB-CĐCS </w:t>
      </w:r>
      <w:r w:rsidRPr="00C837E3">
        <w:rPr>
          <w:lang w:val="de-DE"/>
        </w:rPr>
        <w:t xml:space="preserve">ngày </w:t>
      </w:r>
      <w:r w:rsidR="001E17AD">
        <w:rPr>
          <w:lang w:val="de-DE"/>
        </w:rPr>
        <w:t>14</w:t>
      </w:r>
      <w:r w:rsidRPr="00C837E3">
        <w:rPr>
          <w:lang w:val="de-DE"/>
        </w:rPr>
        <w:t xml:space="preserve">/10/2026); tổ chức Ngày hội hiến máu tình nguyện đợt 2 năm 2026 (Kế hoạch số 900/KH-CĐKT ngày 17/9/2026), tổ chức Tết Trung thu cho 199 cháu là con </w:t>
      </w:r>
      <w:r w:rsidR="001E17AD">
        <w:rPr>
          <w:lang w:val="de-DE"/>
        </w:rPr>
        <w:t xml:space="preserve">của </w:t>
      </w:r>
      <w:r w:rsidRPr="00C837E3">
        <w:rPr>
          <w:lang w:val="de-DE"/>
        </w:rPr>
        <w:t>viên chức, người lao động (20,1 triệu đồng); duy trì thăm hỏi, động viên đoàn viên, viên chức, người lao động ốm đau, hoạn nạn.</w:t>
      </w:r>
    </w:p>
    <w:p w14:paraId="3C4CA9E0" w14:textId="0DD54962"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truyền thông:</w:t>
      </w:r>
      <w:r w:rsidRPr="00C837E3">
        <w:rPr>
          <w:lang w:val="de-DE"/>
        </w:rPr>
        <w:t xml:space="preserve"> </w:t>
      </w:r>
      <w:r w:rsidR="00110323">
        <w:rPr>
          <w:lang w:val="de-DE"/>
        </w:rPr>
        <w:t>Thực hiện</w:t>
      </w:r>
      <w:r w:rsidRPr="00C837E3">
        <w:rPr>
          <w:lang w:val="de-DE"/>
        </w:rPr>
        <w:t xml:space="preserve"> biên tập ảnh, tin, bài, sản xuất video, thiết kế banner, poster, slider, infographic về các hoạt động, sự kiện của Trường, các ngày lễ trong tháng, với </w:t>
      </w:r>
      <w:r w:rsidRPr="00C16149">
        <w:rPr>
          <w:b/>
          <w:bCs/>
          <w:lang w:val="de-DE"/>
        </w:rPr>
        <w:t>tổng số 89</w:t>
      </w:r>
      <w:r w:rsidRPr="00C837E3">
        <w:rPr>
          <w:lang w:val="de-DE"/>
        </w:rPr>
        <w:t xml:space="preserve"> sản phẩm truyền thông và tin, bài đăng tải trên các kênh truyền thông; </w:t>
      </w:r>
      <w:r w:rsidR="00C16149">
        <w:rPr>
          <w:lang w:val="de-DE"/>
        </w:rPr>
        <w:t>truyền thông về</w:t>
      </w:r>
      <w:r w:rsidRPr="00C837E3">
        <w:rPr>
          <w:lang w:val="de-DE"/>
        </w:rPr>
        <w:t xml:space="preserve"> Lễ Tốt nghiệp năm 2026; tuyên truyền tuyển sinh các ngành, nghề trình độ cao đẳng, trung cấp (đợt 4); truyền thông về dịch vụ bảo dưỡng, sửa chữa ô tô, xe máy, về “Bếp ăn tập trung và Bếp ăn từ thiện” cho sinh viên, hội nghị gặp gỡ doanh nghiệp, hội thảo, hợp tác chuyên môn; tuyên truyền công tác xây dựng Đảng, đoàn thể, việc học tập, quán triệt nghị quyết của Đảng.</w:t>
      </w:r>
    </w:p>
    <w:p w14:paraId="79C86363" w14:textId="1799B6D7"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6. Củng cố quốc phòng, an ninh, giữ vững ổn định chính trị - xã hội, nâng cao hiệu quả đối ngoại và hội nhập quốc tế</w:t>
      </w:r>
    </w:p>
    <w:p w14:paraId="762FFF16" w14:textId="5562B81F"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Về Quốc phòng - An ninh:</w:t>
      </w:r>
      <w:r w:rsidRPr="00C837E3">
        <w:rPr>
          <w:lang w:val="de-DE"/>
        </w:rPr>
        <w:t xml:space="preserve"> Nhà trường duy trì ổn định an ninh, trật tự trường học; thực hiện nghiêm quy định về bảo vệ bí mật nhà nước, bảo mật 100% ngân hàng đề thi và tư liệu chuyên môn; thực hiện các biện pháp bảo đảm an toàn cho sinh viên trong quá trình học tập; Công đoàn cơ sở tăng cường tuyên truyền pháp luật về an toàn giao thông, phòng cháy chữa cháy và cứu nạn cứu hộ, an ninh mạng; không phát sinh vụ việc mất an ninh, trật tự.</w:t>
      </w:r>
    </w:p>
    <w:p w14:paraId="3C670037" w14:textId="71CADB32"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Về hoạt động Đối ngoại và Hợp tác quốc tế:</w:t>
      </w:r>
      <w:r w:rsidRPr="00C837E3">
        <w:rPr>
          <w:lang w:val="de-DE"/>
        </w:rPr>
        <w:t xml:space="preserve"> Nhà trường </w:t>
      </w:r>
      <w:r w:rsidR="00EB6E8A">
        <w:rPr>
          <w:lang w:val="de-DE"/>
        </w:rPr>
        <w:t>ban hành</w:t>
      </w:r>
      <w:r w:rsidRPr="00C837E3">
        <w:rPr>
          <w:lang w:val="de-DE"/>
        </w:rPr>
        <w:t xml:space="preserve"> Công văn đề nghị tiếp đón Đoàn công tác của Trường tới thăm và làm việc tại các tỉnh Sa-la-van, Chăm-pa-sắc; Tờ trình phê duyệt nhân sự, kinh phí và Quyết định cử Đoàn ra của Trường tới thăm, làm việc với Sở Giáo dục và Thể thao các tỉnh Ắt-ta-pư, Sê Kông (Cộng hòa Dân chủ Nhân dân Lào) năm 2026; trao đổi thông tin với phía bạn để thống nhất kế hoạch triển khai.</w:t>
      </w:r>
    </w:p>
    <w:p w14:paraId="142B3347" w14:textId="0B15BA2D"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Về hoạt động hợp tác phát triển:</w:t>
      </w:r>
      <w:r w:rsidRPr="00C837E3">
        <w:rPr>
          <w:lang w:val="de-DE"/>
        </w:rPr>
        <w:t xml:space="preserve"> Nhà trường tiếp tục liên hệ doanh nghiệp về liên kết đào tạo theo mô hình “Một chương trình - Hai địa điểm”, hợp tác ba bên; Quyết định ban hành danh sách doanh nghiệp mục tiêu để liên kết đào tạo, đào tạo theo đặt hàng năm 2026; báo cáo kết quả khảo sát doanh nghiệp về tình hình triển khai mô hình đào tạo kép và khảo sát lấy ý kiến viên chức, nhà giáo, người lao động, học sinh, sinh viên; khảo sát nhu cầu tuyển dụng của doanh nghiệp, nhu cầu đào tạo nghề.</w:t>
      </w:r>
    </w:p>
    <w:p w14:paraId="159A8CC2" w14:textId="6516A433"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lastRenderedPageBreak/>
        <w:t>7. Kết quả thực hiện các Nghị quyết của Bộ Chính trị</w:t>
      </w:r>
    </w:p>
    <w:p w14:paraId="6F77422B" w14:textId="0D5007F3"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59-NQ/TW ngày 24/01/2025 hội nhập quốc tế trong tình hình mới</w:t>
      </w:r>
    </w:p>
    <w:p w14:paraId="1618AAD5" w14:textId="294045D7"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Nhà trường trao đổi thông tin với phía bạn để thống nhất kế hoạch triển khai Đoàn ra thăm và làm việc với các Sở Giáo dục và Thể thao của các tỉnh Nam Lào năm 2026; xây dựng kế hoạch bồi dưỡng ngoại ngữ cho nhà giáo, cử nhà giáo bộ môn Ngoại ngữ tham dự các khóa học trực tuyến để nâng cao năng lực giảng dạy; rà soát, chuẩn bị điều kiện xây dựng chương trình đào tạo, bồi dưỡng tiếng Nhật; xây dựng Đề án xây dựng Trường Cao đẳng Kon Tum trở thành trường cao đẳng chất lượng cao giai đoạn 2026-2030.</w:t>
      </w:r>
    </w:p>
    <w:p w14:paraId="7F5EC4E4" w14:textId="64863FF2"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66-NQ/TW ngày 30/4/2025 đổi mới công tác xây dựng và thi hành pháp luật</w:t>
      </w:r>
    </w:p>
    <w:p w14:paraId="309D1903" w14:textId="32D07F07"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Nhà trường rà soát, điều chỉnh các quy định của Trường trong hợp tác quốc tế; xác định tài liệu xây dựng ấn phẩm tuyên truyền về Quy chế quản lý hoạt động thông tin đối ngoại trên địa bàn tỉnh Quảng Ngãi; ưu tiên nguồn lực phát triển hạ tầng công nghệ thông tin, ứng dụng công nghệ số, trí tuệ nhân tạo, lồng ghép nội dung phổ biến, giáo dục pháp luật vào phong trào “học tập số”; triển khai đầy đủ các văn bản pháp luật, quy chế đào tạo, quy chế học sinh, sinh viên đến nhà giáo và người học.</w:t>
      </w:r>
    </w:p>
    <w:p w14:paraId="10AC49D7" w14:textId="29BAD383"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68-NQ/TW ngày 04/5/2025 phát triển kinh tế tư nhân</w:t>
      </w:r>
    </w:p>
    <w:p w14:paraId="57210B3B" w14:textId="3B9DC283"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Nhà trường tăng cường thông tin, tuyên truyền về phát triển kinh tế tư nhân, đổi mới sáng tạo và khởi nghiệp; tiếp tục thực hiện mô hình hợp tác ba bên “Nhà trường - Chính quyền - Doanh nghiệp” và mô hình đào tạo kép “Một chương trình - Hai địa điểm”; ban hành Quy chế hỗ trợ học sinh, sinh viên khởi nghiệp sáng tạo, hỗ trợ kinh phí triển khai dự án khởi nghiệp của học sinh, sinh viên.</w:t>
      </w:r>
    </w:p>
    <w:p w14:paraId="495C72CA" w14:textId="7F511457"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79-NQ/TW ngày 06/01/2026 phát triển kinh tế nhà nước</w:t>
      </w:r>
    </w:p>
    <w:p w14:paraId="38431FB1" w14:textId="099A56EB"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Nhà trường hoạt động theo cơ chế tự chủ một phần chi thường xuyên theo quy định của pháp luật và được UBND tỉnh giao quyền tự chủ tài chính giai đoạn 2026-2030 tại Quyết định số 295/QĐ-UBND ngày 05/5/2026, mức tự bảo đảm chi thường xuyên năm 2026 là 23%; thực hiện quản lý tài chính, tài sản công, theo dõi thu - chi hoạt động dịch vụ.</w:t>
      </w:r>
    </w:p>
    <w:p w14:paraId="7AD6F6D3" w14:textId="14A6C7D9"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70-NQ/TW ngày 20/8/2025 bảo đảm an ninh năng lượng quốc gia</w:t>
      </w:r>
      <w:r w:rsidR="00B371CE">
        <w:rPr>
          <w:b/>
          <w:i/>
          <w:lang w:val="de-DE"/>
        </w:rPr>
        <w:t xml:space="preserve">: </w:t>
      </w:r>
      <w:r w:rsidRPr="00C837E3">
        <w:rPr>
          <w:lang w:val="de-DE"/>
        </w:rPr>
        <w:t>Nhà trường tuyên truyền, vận động nhà giáo và người học thực hiện tiết kiệm điện, nước, tắt các thiết bị điện khi không sử dụng; hưởng ứng và triển khai mô hình “Xanh hóa nhà trường”.</w:t>
      </w:r>
    </w:p>
    <w:p w14:paraId="7C18FA85" w14:textId="1B817AB4"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71-NQ/TW ngày 22/8/2025 về đột phá phát triển giáo dục và đào tạo</w:t>
      </w:r>
    </w:p>
    <w:p w14:paraId="29E182A5" w14:textId="1675B03E"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Nhà trường tiếp tục đẩy mạnh chuyển đổi số, ứng dụng trí tuệ nhân tạo trong quản lý đào tạo, bảo đảm chất lượng</w:t>
      </w:r>
      <w:r w:rsidR="004A7419">
        <w:rPr>
          <w:lang w:val="de-DE"/>
        </w:rPr>
        <w:t>;</w:t>
      </w:r>
      <w:r w:rsidRPr="00C837E3">
        <w:rPr>
          <w:lang w:val="de-DE"/>
        </w:rPr>
        <w:t xml:space="preserve"> </w:t>
      </w:r>
      <w:r w:rsidR="004A7419">
        <w:rPr>
          <w:lang w:val="de-DE"/>
        </w:rPr>
        <w:t>X</w:t>
      </w:r>
      <w:r w:rsidRPr="00C837E3">
        <w:rPr>
          <w:lang w:val="de-DE"/>
        </w:rPr>
        <w:t xml:space="preserve">ây dựng công cụ trí tuệ nhân tạo hỗ trợ biên soạn, cập nhật giáo trình, số hóa dữ liệu văn bằng, chứng chỉ; triển khai các văn bản về bảo đảm an toàn thông tin, an ninh mạng; xây dựng ngân hàng đề </w:t>
      </w:r>
      <w:r w:rsidRPr="00C837E3">
        <w:rPr>
          <w:lang w:val="de-DE"/>
        </w:rPr>
        <w:lastRenderedPageBreak/>
        <w:t>thi theo Kế hoạch số 860/KH-CĐKT</w:t>
      </w:r>
      <w:r w:rsidR="00C33874">
        <w:rPr>
          <w:lang w:val="de-DE"/>
        </w:rPr>
        <w:t xml:space="preserve"> ngày </w:t>
      </w:r>
      <w:r w:rsidR="00C33874" w:rsidRPr="00C33874">
        <w:t>09/9/2026</w:t>
      </w:r>
      <w:r w:rsidRPr="00C837E3">
        <w:rPr>
          <w:lang w:val="de-DE"/>
        </w:rPr>
        <w:t>; thực hiện Quy chế đào tạo trong giáo dục nghề nghiệp (Thông tư số 79/2026/TT-BGDĐT), đào tạo trực tuyến theo Kế hoạch số 971/KH-CĐKT</w:t>
      </w:r>
      <w:r w:rsidR="00DA05A9">
        <w:rPr>
          <w:lang w:val="de-DE"/>
        </w:rPr>
        <w:t xml:space="preserve"> ngày </w:t>
      </w:r>
      <w:r w:rsidR="00DA05A9" w:rsidRPr="00DA05A9">
        <w:t>02/10/2026</w:t>
      </w:r>
      <w:r w:rsidRPr="00C837E3">
        <w:rPr>
          <w:lang w:val="de-DE"/>
        </w:rPr>
        <w:t>, chương trình giáo dục trung học nghề; huy động nguồn lực nâng cấp cơ sở vật chất, thiết bị đào tạo; triển khai hiệu quả mô hình hợp tác ba bên, ban hành danh sách doanh nghiệp mục tiêu liên kết đào tạo, đào tạo theo đặt hàng năm 2026; triển khai các biên bản ghi nhớ hợp tác với UBND các xã, phường phía Tây tỉnh Quảng Ngãi theo Phương án số 06/PA-CĐKT ngày 12/12/2025; đẩy mạnh hợp tác quốc tế trong đào tạo, bồi dưỡng và nghiên cứu khoa học, công nghệ với các địa phương Nam Lào, Đông Bắc Campuchia.</w:t>
      </w:r>
    </w:p>
    <w:p w14:paraId="75839490" w14:textId="77777777" w:rsidR="00DA05A9"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72-NQ/TW ngày 09/9/2025 bảo vệ, chăm sóc sức khỏe nhân dân</w:t>
      </w:r>
    </w:p>
    <w:p w14:paraId="0969E3BB" w14:textId="493D07E2" w:rsidR="00C837E3" w:rsidRPr="00C837E3" w:rsidRDefault="00DA05A9"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F63F61">
        <w:rPr>
          <w:lang w:val="sv-SE"/>
        </w:rPr>
        <w:t xml:space="preserve">Tổ chức tuyên truyền đến toàn thể nhà giáo, viên chức, người lao động về một số giải pháp đột phá, tăng cường bảo vệ, chăm sóc và nâng cao sức khỏe Nhân dân; nâng cao chất lượng dịch vụ và thực hiện đăng ký nơi khám chữa bệnh ban đầu cho viên chức, người lao động tại Phòng khám Đa khoa. </w:t>
      </w:r>
      <w:r>
        <w:rPr>
          <w:lang w:val="sv-SE"/>
        </w:rPr>
        <w:t>T</w:t>
      </w:r>
      <w:r w:rsidR="00C837E3" w:rsidRPr="00C837E3">
        <w:rPr>
          <w:lang w:val="de-DE"/>
        </w:rPr>
        <w:t>riển khai khám sức khỏe tổng quát cho nữ viên chức, người lao động, kế hoạch khám sức khỏe cho sinh viên các lớp tuyển sinh năm 2026; vận động hiến máu tình nguyện.</w:t>
      </w:r>
    </w:p>
    <w:p w14:paraId="48E6135E" w14:textId="45A05E60" w:rsid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80-NQ/TW ngày 07/01/2026 phát triển văn hóa Việt Nam:</w:t>
      </w:r>
      <w:r w:rsidR="00B371CE">
        <w:rPr>
          <w:b/>
          <w:i/>
          <w:lang w:val="de-DE"/>
        </w:rPr>
        <w:t xml:space="preserve"> </w:t>
      </w:r>
      <w:r w:rsidR="00E92A1C" w:rsidRPr="00F63F61">
        <w:rPr>
          <w:lang w:val="sv-SE"/>
        </w:rPr>
        <w:t>Nhà trường triển khai thực hiện quy tắc ứng xử, văn hóa học đường; tăng cường giáo dục đạo đức nghề nghiệp, ý thức trách nhiệm và tác phong làm việc cho người học</w:t>
      </w:r>
      <w:r w:rsidRPr="00C837E3">
        <w:rPr>
          <w:lang w:val="de-DE"/>
        </w:rPr>
        <w:t>; tổ chức Đại hội Chi đoàn học sinh, sinh viên, các hoạt động chào đón tân sinh viên, hoạt động thể thao, văn hóa, văn nghệ của viên chức, người lao động và sinh viên.</w:t>
      </w:r>
    </w:p>
    <w:p w14:paraId="32F41494" w14:textId="58C643E3"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II. ĐÁNH GIÁ CHUNG</w:t>
      </w:r>
    </w:p>
    <w:p w14:paraId="00A7BDD7" w14:textId="72E1BBB4"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Kết quả đạt được:</w:t>
      </w:r>
      <w:r w:rsidRPr="00C837E3">
        <w:rPr>
          <w:lang w:val="de-DE"/>
        </w:rPr>
        <w:t xml:space="preserve"> Trong tháng 10 năm 2026, Nhà trường </w:t>
      </w:r>
      <w:r w:rsidR="003978A9">
        <w:rPr>
          <w:lang w:val="de-DE"/>
        </w:rPr>
        <w:t xml:space="preserve">đã </w:t>
      </w:r>
      <w:r w:rsidRPr="00C837E3">
        <w:rPr>
          <w:lang w:val="de-DE"/>
        </w:rPr>
        <w:t>bám sát chương trình, kế hoạch công tác và chỉ đạo của Đảng ủy, Lãnh đạo Trường: duy trì công tác tuyển sinh, nhập học và triển khai đào tạo học kỳ I năm học 2026-2027; tổ chức đánh giá ngoài chất lượng chương trình đào tạo ngành, nghề Lâm sinh; kịp thời xây dựng kế hoạch triển khai các văn bản mới của Chính phủ, Bộ Giáo dục và Đào tạo về tuyển sinh, đào tạo, điều kiện đầu tư trong giáo dục nghề nghiệp; hoàn thiện nhiều văn bản quản trị về khoa học công nghệ, sáng kiến, khởi nghiệp, an ninh mạng, định mức kinh tế - kỹ thuật và giá dịch vụ đào tạo; đẩy mạnh chuyển đổi số, ứng dụng trí tuệ nhân tạo; tổ chức tốt các hoạt động chăm lo đời sống viên chức, người lao động, an sinh giáo dục cho học sinh, sinh viên; bảo đảm an ninh, trật tự, an toàn trường học. Các đơn vị đã báo cáo cơ bản hoàn thành nhiệm vụ theo kế hoạch được giao</w:t>
      </w:r>
      <w:r w:rsidR="004F0329">
        <w:rPr>
          <w:lang w:val="de-DE"/>
        </w:rPr>
        <w:t xml:space="preserve">, </w:t>
      </w:r>
      <w:del w:id="1013" w:author="Đồng bộ với Phụ lục và Kế hoạch tháng 11 (Claude)" w:date="2026-10-23T16:38:03Z">
        <w:r w:rsidRPr="00C837E3">
          <w:rPr>
            <w:lang w:val="de-DE"/>
          </w:rPr>
          <w:delText xml:space="preserve">không có công việc trễ hạn</w:delText>
        </w:r>
      </w:del>
      <w:ins w:id="1014" w:author="Đồng bộ với Phụ lục và Kế hoạch tháng 11 (Claude)" w:date="2026-10-23T16:38:03Z">
        <w:r w:rsidRPr="00C837E3">
          <w:rPr>
            <w:lang w:val="de-DE"/>
          </w:rPr>
          <w:t xml:space="preserve">một số nhiệm vụ chuyển tiếp sang thực hiện trong tháng 11 (chi tiết tại Phụ lục và Kế hoạch công tác tháng 11)</w:t>
        </w:r>
      </w:ins>
      <w:r w:rsidRPr="00C837E3">
        <w:rPr>
          <w:lang w:val="de-DE"/>
        </w:rPr>
        <w:t xml:space="preserve">.</w:t>
      </w:r>
    </w:p>
    <w:p w14:paraId="4D615EF7" w14:textId="25D290B7"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Tồn tại, hạn chế:</w:t>
      </w:r>
      <w:r w:rsidRPr="00C837E3">
        <w:rPr>
          <w:lang w:val="de-DE"/>
        </w:rPr>
        <w:t xml:space="preserve"> Một số nhiệm vụ chuyển tiếp sang tháng 11, gồm: kiểm tra công tác tài chính công đoàn năm 2026 đối với các Tổ Công đoàn; tiếp nhận, nhập học thí sinh trúng tuyển đợt tiếp theo; hoàn thiện hồ sơ mở mã ngành Truyền thông đa phương tiện, Trí tuệ nhân tạo; hoàn thiện hồ sơ xét tốt nghiệp, bế giảng và trao bằng tốt nghiệp các lớp K6C Giáo dục Mầm non 1, 2, 3 hình thức vừa làm vừa học (trước ngày 30/10/2026); thẩm định chương trình, giáo trình bồi dưỡng </w:t>
      </w:r>
      <w:r w:rsidRPr="00C837E3">
        <w:rPr>
          <w:lang w:val="de-DE"/>
        </w:rPr>
        <w:lastRenderedPageBreak/>
        <w:t xml:space="preserve">theo tiêu chuẩn chức danh nghề nghiệp giáo viên mầm non (trước ngày 30/10/2026). Hoạt động của Phòng khám Đa khoa còn ít lượt khám, doanh thu Nhà thuốc chưa đạt mục tiêu do nhân sự Phòng khám chủ yếu kiêm nhiệm giảng dạy, việc cung ứng thuốc, vật tư y tế còn khó khăn, Phòng khám mới đưa vào hoạt động, độ nhận diện chưa cao, các văn bản hướng dẫn khám, chữa bệnh theo bảo hiểm có nhiều thay đổi. Một bộ phận sinh viên một số lớp còn vi phạm kỷ luật, vắng học, nghỉ học nhiều, vi phạm sinh hoạt nội trú; Nhà trường </w:t>
      </w:r>
      <w:r w:rsidR="00A75880">
        <w:rPr>
          <w:lang w:val="de-DE"/>
        </w:rPr>
        <w:t xml:space="preserve">đã </w:t>
      </w:r>
      <w:r w:rsidRPr="00C837E3">
        <w:rPr>
          <w:lang w:val="de-DE"/>
        </w:rPr>
        <w:t>tăng cường vai trò nhà giáo chủ nhiệm, kiểm tra qua hệ thống camera, phối hợp quản lý sinh viên. Tình trạng sinh viên vắng học còn xảy ra ở một số lớp, trung bình từ 02 đến 05 sinh viên/buổi (theo báo cáo nề nếp tuần từ ngày 12/10 đến ngày 17/10/2026), nhất là các lớp hình thức vừa làm vừa học do sinh viên đồng thời đang công tác</w:t>
      </w:r>
      <w:r w:rsidR="00A75880">
        <w:rPr>
          <w:lang w:val="de-DE"/>
        </w:rPr>
        <w:t>.</w:t>
      </w:r>
    </w:p>
    <w:p w14:paraId="67CEF81C" w14:textId="0A1141B0"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III. NHIỆM VỤ TRỌNG TÂM THÁNG 11 NĂM 2026</w:t>
      </w:r>
    </w:p>
    <w:p w14:paraId="6708D6EE" w14:textId="592A57F4"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1. Thực hiện mục tiêu phát triển kinh tế - xã hội và nhiệm vụ chính trị</w:t>
      </w:r>
    </w:p>
    <w:p w14:paraId="00E5FEBD" w14:textId="4AF375C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tuyển sinh:</w:t>
      </w:r>
      <w:r w:rsidRPr="00C837E3">
        <w:rPr>
          <w:lang w:val="de-DE"/>
        </w:rPr>
        <w:t xml:space="preserve"> Nhà trường tiếp tục tuyển sinh, tiếp sinh, nhập học thí sinh trúng tuyển trình độ cao đẳng, trung cấp hệ chính quy và hệ vừa làm vừa học năm học 2026-2027 (đợt 4 và các đợt tiếp theo); tư vấn, hỗ trợ người học đăng ký xét tuyển trên phần mềm Unisoft; đẩy mạnh truyền thông, tư vấn tuyển sinh trên các nền tảng số; phối hợp UBND các xã, phường khu vực phía Tây tỉnh tổ chức truyền thông, tư vấn hướng nghiệp, tuyển sinh và bố trí việc làm tại tuyến xã; theo dõi sĩ số, biến động người học, kịp thời đề xuất biện pháp hỗ trợ người học có nguy cơ bỏ học.</w:t>
      </w:r>
    </w:p>
    <w:p w14:paraId="09962748" w14:textId="4433AA8F"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đào tạo:</w:t>
      </w:r>
      <w:r w:rsidRPr="00C837E3">
        <w:rPr>
          <w:lang w:val="de-DE"/>
        </w:rPr>
        <w:t xml:space="preserve"> Thực hiện đúng tiến độ kế hoạch đào tạo học kỳ I năm học 2026-2027; xây dựng thời khóa biểu theo hướng hạn chế “không để trống giờ”; triển khai Kế hoạch liên kết đào tạo với doanh nghiệp, tổ chức tham quan, trải nghiệm tại doanh nghiệp đối với tân học sinh, sinh viên; theo dõi tình hình tham gia mô hình đào tạo kép của các lớp K8T May thời trang, K7C Công nghệ ô tô; tổ chức dự giờ nhà giáo, Hội giảng cấp khoa; mở các lớp đào tạo nghề cho người lao động ở các xã </w:t>
      </w:r>
      <w:r w:rsidR="00B3155B">
        <w:rPr>
          <w:lang w:val="de-DE"/>
        </w:rPr>
        <w:t xml:space="preserve">trên địa bàn tỉnh </w:t>
      </w:r>
      <w:r w:rsidRPr="00C837E3">
        <w:rPr>
          <w:lang w:val="de-DE"/>
        </w:rPr>
        <w:t xml:space="preserve">đủ điều kiện; hoàn thiện hồ sơ đăng ký bổ sung ngành, nghề, hồ sơ mở mã ngành Truyền thông đa phương tiện, Trí tuệ nhân tạo; xây dựng kế hoạch chuẩn bị điều kiện triển khai chương trình giáo dục trung học nghề, giáo dục thường xuyên cấp trung học phổ thông, giáo dục quốc phòng và an ninh theo </w:t>
      </w:r>
      <w:del w:id="1025" w:author="Sửa lỗi viện dẫn, chính tả (Claude)" w:date="2026-10-23T16:38:03Z">
        <w:r w:rsidRPr="00C837E3">
          <w:rPr>
            <w:lang w:val="de-DE"/>
          </w:rPr>
          <w:delText xml:space="preserve">Thông tư số 63/2026/TT-BGDĐT</w:delText>
        </w:r>
      </w:del>
      <w:del w:id="1026" w:author="Sửa lỗi viện dẫn, chính tả (Claude)" w:date="2026-10-23T16:38:03Z">
        <w:r w:rsidR="00BB1D22">
          <w:rPr>
            <w:lang w:val="de-DE"/>
          </w:rPr>
          <w:delText xml:space="preserve"> ngày </w:delText>
        </w:r>
      </w:del>
      <w:del w:id="1027" w:author="Sửa lỗi viện dẫn, chính tả (Claude)" w:date="2026-10-23T16:38:03Z">
        <w:r w:rsidR="00BB1D22" w:rsidRPr="00BB1D22">
          <w:delText>30</w:delText>
        </w:r>
      </w:del>
      <w:del w:id="1028" w:author="Sửa lỗi viện dẫn, chính tả (Claude)" w:date="2026-10-23T16:38:03Z">
        <w:r w:rsidR="00BB1D22">
          <w:delText>/</w:delText>
        </w:r>
      </w:del>
      <w:del w:id="1029" w:author="Sửa lỗi viện dẫn, chính tả (Claude)" w:date="2026-10-23T16:38:03Z">
        <w:r w:rsidR="00BB1D22" w:rsidRPr="00BB1D22">
          <w:delText>7</w:delText>
        </w:r>
      </w:del>
      <w:del w:id="1030" w:author="Sửa lỗi viện dẫn, chính tả (Claude)" w:date="2026-10-23T16:38:03Z">
        <w:r w:rsidR="00BB1D22">
          <w:delText>/</w:delText>
        </w:r>
      </w:del>
      <w:del w:id="1031" w:author="Sửa lỗi viện dẫn, chính tả (Claude)" w:date="2026-10-23T16:38:03Z">
        <w:r w:rsidR="00BB1D22" w:rsidRPr="00BB1D22">
          <w:delText>2026</w:delText>
        </w:r>
      </w:del>
      <w:ins w:id="1032" w:author="Sửa lỗi viện dẫn, chính tả (Claude)" w:date="2026-10-23T16:38:03Z">
        <w:r w:rsidRPr="00C837E3">
          <w:rPr>
            <w:lang w:val="de-DE"/>
          </w:rPr>
          <w:t xml:space="preserve">Thông tư số 75/2026/TT-BGDĐT ngày 04/9/2026</w:t>
        </w:r>
      </w:ins>
      <w:r w:rsidRPr="00C837E3">
        <w:rPr>
          <w:lang w:val="de-DE"/>
        </w:rPr>
        <w:t>, kế hoạch triển khai Thông tư số 86/2026/TT-BGDĐT</w:t>
      </w:r>
      <w:r w:rsidR="00552A04">
        <w:rPr>
          <w:lang w:val="de-DE"/>
        </w:rPr>
        <w:t xml:space="preserve"> ngày </w:t>
      </w:r>
      <w:r w:rsidR="00552A04" w:rsidRPr="00552A04">
        <w:t>30/09/2026</w:t>
      </w:r>
      <w:r w:rsidRPr="00C837E3">
        <w:rPr>
          <w:lang w:val="de-DE"/>
        </w:rPr>
        <w:t xml:space="preserve"> </w:t>
      </w:r>
      <w:r w:rsidRPr="00C837E3">
        <w:rPr>
          <w:lang w:val="de-DE"/>
        </w:rPr>
        <w:t xml:space="preserve">về giáo dục STEM (trước ngày 06/11/2026).</w:t>
      </w:r>
      <w:ins w:id="1033" w:author="Bổ sung từ kế hoạch chuyên đề (Claude)" w:date="2026-10-23T16:38:03Z">
        <w:r w:rsidRPr="00C837E3">
          <w:rPr>
            <w:lang w:val="de-DE"/>
          </w:rPr>
          <w:t xml:space="preserve"> Tổ chức thẩm định, ban hành chương trình các môn học Ngoại ngữ, Năng lực số, Pháp luật, Giáo dục thể chất theo Thông tư số 82/2026/TT-BGDĐT ngày 30/9/2026 (trước ngày 20/11/2026); thẩm định, ban hành chương trình, lựa chọn giáo trình giáo dục trung học nghề (trước ngày 15/11/2026 và ngày 20/11/2026), thẩm định hồ sơ điều kiện bảo đảm hoạt động và gửi hồ sơ đề nghị cấp phép hoạt động giáo dục nghề nghiệp đối với chương trình giáo dục trung học nghề (trước ngày 30/11/2026).</w:t>
        </w:r>
      </w:ins>
      <w:r w:rsidRPr="00C837E3">
        <w:rPr>
          <w:lang w:val="de-DE"/>
        </w:rPr>
        <w:t xml:space="preserve"> Triển khai Thông tư số 77/2026/TT-BGDĐT</w:t>
      </w:r>
      <w:r w:rsidR="00B22F90">
        <w:rPr>
          <w:lang w:val="de-DE"/>
        </w:rPr>
        <w:t xml:space="preserve"> ngày </w:t>
      </w:r>
      <w:r w:rsidR="00B22F90" w:rsidRPr="00B22F90">
        <w:t>25</w:t>
      </w:r>
      <w:r w:rsidR="00B22F90">
        <w:t>/</w:t>
      </w:r>
      <w:r w:rsidR="00B22F90" w:rsidRPr="00B22F90">
        <w:t>9</w:t>
      </w:r>
      <w:r w:rsidR="00B22F90">
        <w:t>/</w:t>
      </w:r>
      <w:r w:rsidR="00B22F90" w:rsidRPr="00B22F90">
        <w:t>2026</w:t>
      </w:r>
      <w:r w:rsidRPr="00C837E3">
        <w:rPr>
          <w:lang w:val="de-DE"/>
        </w:rPr>
        <w:t>: điều chỉnh tên chương trình đào tạo, cập nhật mã ngành, nghề tại các hồ sơ liên quan (trước ngày 30/11/2026), sử dụng tên và mã ngành, nghề mới đối với các lớp tuyển sinh, đào tạo từ ngày 01/12/2026; triển khai Thông tư số 79/2026/TT-BGDĐT</w:t>
      </w:r>
      <w:r w:rsidR="00CE536A">
        <w:rPr>
          <w:lang w:val="de-DE"/>
        </w:rPr>
        <w:t xml:space="preserve"> ngày </w:t>
      </w:r>
      <w:r w:rsidR="00CE536A" w:rsidRPr="00CE536A">
        <w:t>25</w:t>
      </w:r>
      <w:r w:rsidR="00CE536A">
        <w:t>/</w:t>
      </w:r>
      <w:r w:rsidR="00CE536A" w:rsidRPr="00CE536A">
        <w:t>9</w:t>
      </w:r>
      <w:r w:rsidR="00CE536A">
        <w:t>/</w:t>
      </w:r>
      <w:r w:rsidR="00CE536A" w:rsidRPr="00CE536A">
        <w:t>2026</w:t>
      </w:r>
      <w:r w:rsidRPr="00C837E3">
        <w:rPr>
          <w:lang w:val="de-DE"/>
        </w:rPr>
        <w:t xml:space="preserve"> (áp dụng đối với các khóa tuyển sinh từ ngày 10/11/2026): rà soát thời gian đào tạo, khối lượng học tập tối thiểu, cập nhật chương trình, xây dựng kế hoạch đào tạo toàn khóa, kế hoạch năm học, thời khóa biểu; tổ chức tập huấn Quy chế đào tạo trong giáo dục nghề nghiệp (đợt 1 tháng 11/2026).</w:t>
      </w:r>
      <w:r w:rsidR="00B35953">
        <w:rPr>
          <w:lang w:val="de-DE"/>
        </w:rPr>
        <w:t xml:space="preserve"> T</w:t>
      </w:r>
      <w:r w:rsidR="00B35953" w:rsidRPr="00C837E3">
        <w:rPr>
          <w:lang w:val="de-DE"/>
        </w:rPr>
        <w:t xml:space="preserve">iếp tục </w:t>
      </w:r>
      <w:r w:rsidR="00B35953">
        <w:rPr>
          <w:lang w:val="de-DE"/>
        </w:rPr>
        <w:t>m</w:t>
      </w:r>
      <w:r w:rsidRPr="00C837E3">
        <w:rPr>
          <w:lang w:val="de-DE"/>
        </w:rPr>
        <w:t xml:space="preserve">ở lớp đào tạo lái xe ô tô hạng B, hạng C1 và lái xe mô tô hạng A1; xét điều kiện dự kiểm tra hoàn thành khóa đào tạo; báo cáo đề nghị sát </w:t>
      </w:r>
      <w:r w:rsidRPr="00C837E3">
        <w:rPr>
          <w:lang w:val="de-DE"/>
        </w:rPr>
        <w:lastRenderedPageBreak/>
        <w:t>hạch cấp giấy phép lái xe và phối hợp lực lượng Cảnh sát giao thông Công an tỉnh tổ chức sát hạch theo kế hoạch.</w:t>
      </w:r>
    </w:p>
    <w:p w14:paraId="7E60C304" w14:textId="77777777" w:rsidR="00A138A2"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del w:id="1006" w:author="Đồng bộ với Phụ lục và Kế hoạch tháng 11 (Claude)" w:date="2026-10-23T16:38:03Z">
        <w:r w:rsidRPr="00C837E3">
          <w:rPr>
            <w:b/>
            <w:i/>
            <w:lang w:val="de-DE"/>
          </w:rPr>
          <w:delText xml:space="preserve">* </w:delText>
        </w:r>
      </w:del>
      <w:del w:id="1007" w:author="Đồng bộ với Phụ lục và Kế hoạch tháng 11 (Claude)" w:date="2026-10-23T16:38:03Z">
        <w:r w:rsidR="00A138A2" w:rsidRPr="00C837E3">
          <w:rPr>
            <w:b/>
            <w:i/>
            <w:lang w:val="de-DE"/>
          </w:rPr>
          <w:delText>Công tác bảo đảm chất lượng</w:delText>
        </w:r>
      </w:del>
      <w:ins w:id="1008" w:author="Đồng bộ với Phụ lục và Kế hoạch tháng 11 (Claude)" w:date="2026-10-23T16:38:03Z">
        <w:r w:rsidRPr="00C837E3">
          <w:rPr>
            <w:b/>
            <w:i/>
            <w:lang w:val="de-DE"/>
          </w:rPr>
          <w:t xml:space="preserve">* Công tác khảo thí</w:t>
        </w:r>
      </w:ins>
    </w:p>
    <w:p w14:paraId="46DCF3E8" w14:textId="603877CE" w:rsidR="00C837E3" w:rsidRPr="00C837E3" w:rsidRDefault="00065FA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Pr>
          <w:lang w:val="de-DE"/>
        </w:rPr>
        <w:t>T</w:t>
      </w:r>
      <w:r w:rsidR="00C837E3" w:rsidRPr="00C837E3">
        <w:rPr>
          <w:lang w:val="de-DE"/>
        </w:rPr>
        <w:t>iếp tục xây dựng ngân hàng đề thi kết thúc môn học, mô đun (áp dụng từ năm học 2026-2027); mở rộng thi trực tuyến, thi trắc nghiệm khách quan trên hệ thống E-learning.</w:t>
      </w:r>
    </w:p>
    <w:p w14:paraId="7D75BAF7" w14:textId="19D6CBDA" w:rsidR="00E47E51"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ins w:id="1011" w:author="Đồng bộ với Phụ lục và Kế hoạch tháng 11 (Claude)" w:date="2026-10-23T16:00:00Z"/>
          <w:lang w:val="de-DE"/>
        </w:rPr>
      </w:pPr>
      <w:ins w:id="1012" w:author="Đồng bộ với Phụ lục và Kế hoạch tháng 11 (Claude)" w:date="2026-10-23T16:38:03Z">
        <w:r w:rsidRPr="00C837E3">
          <w:rPr>
            <w:b/>
            <w:i/>
            <w:lang w:val="de-DE"/>
          </w:rPr>
          <w:t xml:space="preserve">* Công tác bảo đảm chất lượng</w:t>
        </w:r>
      </w:ins>
    </w:p>
    <w:p w14:paraId="1B937F0D" w14:textId="219108F4"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Theo dõi, kiểm tra việc triển khai Kế hoạch số 850/KH-CĐKT ngày 04/9/2026, tổng hợp kết quả, khó khăn, vướng mắc, báo cáo định kỳ (hoàn thành trước ngày 10/11/2026); đánh giá hệ thống bảo đảm chất lượng; rà soát, cập nhật, chuẩn hóa chương trình đào tạo, giáo trình đào tạo theo quy định mới; triển khai Kế hoạch số 657/KH-CĐKT ngày 03/7/2026 thực hiện Thông tư số 43/2026/TT-BGDĐT về tiêu chuẩn người dạy nghề, rà soát, thu thập minh chứng về người dạy nghề tại các đơn vị, tổ chức, doanh nghiệp tham gia giảng dạy; đánh giá chương trình đào tạo ngành, nghề Điều dưỡng trình độ cao đẳng năm 2026; tiếp tục thu thập, nộp minh chứng tự đánh giá chương trình đào tạo ngành, nghề Công nghệ ô tô trình độ trung cấp; tổ chức kiểm tra theo Kế hoạch kiểm tra năm học 2026-2027 (đợt 1) đối với các khoa</w:t>
      </w:r>
      <w:r w:rsidR="00065FA3">
        <w:rPr>
          <w:lang w:val="de-DE"/>
        </w:rPr>
        <w:t xml:space="preserve"> thuộc Trường</w:t>
      </w:r>
      <w:r w:rsidRPr="00C837E3">
        <w:rPr>
          <w:lang w:val="de-DE"/>
        </w:rPr>
        <w:t>.</w:t>
      </w:r>
    </w:p>
    <w:p w14:paraId="58F3508A" w14:textId="385C71C0"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kế hoạch, tổng hợp:</w:t>
      </w:r>
      <w:r w:rsidRPr="00C837E3">
        <w:rPr>
          <w:lang w:val="de-DE"/>
        </w:rPr>
        <w:t xml:space="preserve"> Hoàn thiện, trình ban hành Chiến lược phát triển Khoa Kỹ thuật và Công nghệ, Khoa các Khoa học cơ bản đến năm 2030, tầm nhìn đến năm 2045 và kế hoạch thực hiện Chiến lược; phối hợp hoàn thiện Đề án thành lập Trung tâm Đăng kiểm xe cơ giới trực thuộc Trường; tiếp tục khảo sát, tính toán tỷ lệ người học tốt nghiệp có việc làm phù hợp với ngành, nghề đào tạo theo hai phương án (có loại trừ và không loại trừ chương trình tuyển sinh trình độ THCS dưới 18 tuổi), làm cơ sở đối chiếu với yêu cầu đánh giá trường cao đẳng chất lượng cao; tổng hợp, theo dõi tiến độ nhiệm vụ tháng 11 theo 06 Trục kết quả trọng tâm; hoàn thiện Báo cáo tổng kết công tác năm 2026 và xây dựng Kế hoạch công tác năm 2027 theo Thông báo số 1149/TB-CĐKT ngày 10/10/2026.</w:t>
      </w:r>
    </w:p>
    <w:p w14:paraId="74A49C9F" w14:textId="1AF19A40"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tổ chức, cán bộ:</w:t>
      </w:r>
      <w:r w:rsidRPr="00C837E3">
        <w:rPr>
          <w:lang w:val="de-DE"/>
        </w:rPr>
        <w:t xml:space="preserve"> </w:t>
      </w:r>
      <w:r w:rsidR="0063472D">
        <w:rPr>
          <w:lang w:val="de-DE"/>
        </w:rPr>
        <w:t>T</w:t>
      </w:r>
      <w:r w:rsidRPr="00C837E3">
        <w:rPr>
          <w:lang w:val="de-DE"/>
        </w:rPr>
        <w:t>hực hiện Kế hoạch tuyển dụng viên chức năm 2026; Quyết định giao số lượng người làm việc cho các đơn vị thuộc Trường; hoàn thiện Đề án vị trí việc làm viên chức; xây dựng kế hoạch tổ chức kỷ niệm 44 năm Ngày Nhà giáo Việt Nam (20/11/1982 - 20/11/2026); cử nhà giáo tham gia tập huấn KPI, tập huấn sử dụng hệ thống LMS</w:t>
      </w:r>
      <w:r w:rsidR="0063472D">
        <w:rPr>
          <w:lang w:val="de-DE"/>
        </w:rPr>
        <w:t>.</w:t>
      </w:r>
    </w:p>
    <w:p w14:paraId="20A581F9" w14:textId="087801D4"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2. Hoàn thiện thể chế, đẩy mạnh phân cấp, phân quyền gắn với kiểm tra, giám sát</w:t>
      </w:r>
    </w:p>
    <w:p w14:paraId="15153188" w14:textId="70E350AA" w:rsidR="00C837E3" w:rsidRPr="00C837E3" w:rsidRDefault="00752B39"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Pr>
          <w:lang w:val="de-DE"/>
        </w:rPr>
        <w:t>B</w:t>
      </w:r>
      <w:r w:rsidR="00C837E3" w:rsidRPr="00C837E3">
        <w:rPr>
          <w:lang w:val="de-DE"/>
        </w:rPr>
        <w:t xml:space="preserve">an hành Quyết định thay thế Quy định phối hợp và hợp tác với doanh nghiệp trong đào tạo trình độ cao đẳng, trung cấp, sơ cấp và dưới 3 tháng theo Nghị định số 308/2026/NĐ-CP ngày 05/8/2026 của Chính phủ; Quy trình ứng phó khi xảy ra sự cố lộ dữ liệu (trước ngày 06/11/2026); Quy tắc ứng xử về sử dụng trí tuệ nhân tạo; định mức kinh tế - kỹ thuật và giá dịch vụ đào tạo các nghề sơ cấp, dưới 3 tháng còn lại, định mức kinh tế - kỹ thuật và định giá đào tạo lái xe; </w:t>
      </w:r>
      <w:r w:rsidR="00C837E3" w:rsidRPr="00C837E3">
        <w:rPr>
          <w:lang w:val="de-DE"/>
        </w:rPr>
        <w:t xml:space="preserve">điều chỉnh, bổ sung Quy chế chi tiêu nội bộ năm 2026</w:t>
      </w:r>
      <w:ins w:id="1034" w:author="Bổ sung từ kế hoạch chuyên đề (Claude)" w:date="2026-10-23T16:38:03Z">
        <w:r w:rsidR="00C837E3" w:rsidRPr="00C837E3">
          <w:rPr>
            <w:lang w:val="de-DE"/>
          </w:rPr>
          <w:t xml:space="preserve">; Quy chế tuyển sinh theo Thông tư số 76/2026/TT-BGDĐT (trước ngày 03/11/2026); Quy chế đào tạo giáo dục nghề nghiệp của Trường theo Thông tư số 79/2026/TT-BGDĐT và quy định về hình thức đào tạo chính quy, hình thức đào tạo thường xuyên (trước ngày 30/11/2026); quy định về tổ chức hoạt động hợp tác, liên kết đào tạo theo Thông tư số 72/2026/TT-BGDĐT; Quyết định thành lập Ban đánh giá hệ thống bảo đảm chất lượng nhà trường (trước ngày 20/11/2026)</w:t>
        </w:r>
      </w:ins>
      <w:r w:rsidR="00C837E3" w:rsidRPr="00C837E3">
        <w:rPr>
          <w:lang w:val="de-DE"/>
        </w:rPr>
        <w:t xml:space="preserve">.</w:t>
      </w:r>
    </w:p>
    <w:p w14:paraId="0090EB42" w14:textId="628CD796"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 xml:space="preserve">Nhà trường tiếp tục quán triệt các quy chế, quy định mới; thực hiện Quy </w:t>
      </w:r>
      <w:r w:rsidRPr="00C837E3">
        <w:rPr>
          <w:lang w:val="de-DE"/>
        </w:rPr>
        <w:lastRenderedPageBreak/>
        <w:t xml:space="preserve">chế kiểm tra, giám sát hoạt động dạy và học; kiểm tra hồ sơ nhà giáo, sổ tay giáo viên chủ nhiệm, công tác bảo đảm sĩ số; duy trì báo cáo kiểm tra sĩ số, nền nếp lớp học hằng tuần; quán triệt </w:t>
      </w:r>
      <w:del w:id="1015" w:author="Sửa lỗi viện dẫn, chính tả (Claude)" w:date="2026-10-23T16:38:03Z">
        <w:r w:rsidRPr="00C837E3">
          <w:rPr>
            <w:lang w:val="de-DE"/>
          </w:rPr>
          <w:lastRenderedPageBreak/>
          <w:delText xml:space="preserve">Thông báo số 948/TB-CĐKT </w:delText>
        </w:r>
      </w:del>
      <w:del w:id="1016" w:author="Sửa lỗi viện dẫn, chính tả (Claude)" w:date="2026-10-23T16:38:03Z">
        <w:r w:rsidR="00752B39">
          <w:rPr>
            <w:lang w:val="de-DE"/>
          </w:rPr>
          <w:delText xml:space="preserve">ngày </w:delText>
        </w:r>
      </w:del>
      <w:del w:id="1017" w:author="Sửa lỗi viện dẫn, chính tả (Claude)" w:date="2026-10-23T16:38:03Z">
        <w:r w:rsidR="00752B39" w:rsidRPr="00752B39">
          <w:delText>17/8/2026</w:delText>
        </w:r>
      </w:del>
      <w:del w:id="1018" w:author="Sửa lỗi viện dẫn, chính tả (Claude)" w:date="2026-10-23T16:38:03Z">
        <w:r w:rsidR="00752B39" w:rsidRPr="00752B39">
          <w:rPr>
            <w:lang w:val="de-DE"/>
          </w:rPr>
          <w:delText xml:space="preserve"> </w:delText>
        </w:r>
      </w:del>
      <w:del w:id="1019" w:author="Sửa lỗi viện dẫn, chính tả (Claude)" w:date="2026-10-23T16:38:03Z">
        <w:r w:rsidRPr="00C837E3">
          <w:rPr>
            <w:lang w:val="de-DE"/>
          </w:rPr>
          <w:delText xml:space="preserve">về rà soát dự thảo văn bản bằng công cụ trí tuệ nhân tạo; Công đoàn cơ sở tổ chức</w:delText>
        </w:r>
      </w:del>
      <w:ins w:id="1020" w:author="Sửa lỗi viện dẫn, chính tả (Claude)" w:date="2026-10-23T16:38:03Z">
        <w:r w:rsidRPr="00C837E3">
          <w:rPr>
            <w:lang w:val="de-DE"/>
          </w:rPr>
          <w:lastRenderedPageBreak/>
          <w:t xml:space="preserve">Thông báo số 948/TB-CĐKT; Công đoàn cơ sở tổ chức</w:t>
        </w:r>
      </w:ins>
      <w:r w:rsidRPr="00C837E3">
        <w:rPr>
          <w:lang w:val="de-DE"/>
        </w:rPr>
        <w:t xml:space="preserve"> kiểm tra công tác tài chính công đoàn năm 2026 đối với các Tổ Công đoàn (chuyển tiếp từ tháng 10), tăng cường giám sát việc chi trả tiền lương, tiền thưởng cuối năm, việc trích nộp bảo hiểm xã hội, bảo hiểm y tế, bảo hiểm thất nghiệp.</w:t>
      </w:r>
    </w:p>
    <w:p w14:paraId="174CB580" w14:textId="74DB9D81"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3. Thúc đẩy phát triển KH-CN, đổi mới sáng tạo và chuyển đổi số</w:t>
      </w:r>
    </w:p>
    <w:p w14:paraId="497E5B71" w14:textId="5FE76993"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Nhà trường tổ chức Hội thi thiết bị đào tạo tự làm cấp cơ sở lần thứ IV năm 2026 và Hội thảo khoa học chuyên đề; sinh hoạt khoa học chuyên đề cấp khoa, bộ môn; tiếp tục thực hiện các đề tài khoa học và công nghệ cấp cơ sở năm 2026; tổ chức Cuộc thi “Học sinh, sinh viên với ý tưởng khởi nghiệp” cấp Trường năm 2026. Ban hành tạm thời Khung kiến trúc dữ liệu, Khung quản trị dữ liệu, từ điển dữ liệu và danh mục cơ sở dữ liệu dùng chung; xây dựng Chiến lược ứng dụng công nghệ giai đoạn 2026-2030; xây dựng danh mục cơ sở đào tạo, viện nghiên cứu, doanh nghiệp, chuyên gia phối hợp đào tạo, tuyển dụng, nghiên cứu về công nghiệp bán dẫn; chủ trì thẩm định hồ sơ đề nghị ban hành Skill, nghiên cứu “Sổ tay hướng dẫn hợp tác công tư trong lĩnh vực khoa học, công nghệ, đổi mới sáng tạo và chuyển đổi số” (trước ngày 30/11/2026); triển khai công tác bảo vệ an ninh mạng theo Nghị định số 331/2026/NĐ-CP</w:t>
      </w:r>
      <w:r w:rsidR="00752B39">
        <w:rPr>
          <w:lang w:val="de-DE"/>
        </w:rPr>
        <w:t xml:space="preserve"> </w:t>
      </w:r>
      <w:del w:id="1023" w:author="Sửa lỗi viện dẫn, chính tả (Claude)" w:date="2026-10-23T16:38:03Z">
        <w:r w:rsidR="00752B39">
          <w:rPr>
            <w:lang w:val="de-DE"/>
          </w:rPr>
          <w:delText xml:space="preserve">ngày 19/8/2023</w:delText>
        </w:r>
      </w:del>
      <w:ins w:id="1024" w:author="Sửa lỗi viện dẫn, chính tả (Claude)" w:date="2026-10-23T16:38:03Z">
        <w:r w:rsidR="00752B39">
          <w:rPr>
            <w:lang w:val="de-DE"/>
          </w:rPr>
          <w:t xml:space="preserve">ngày 19/8/2026</w:t>
        </w:r>
      </w:ins>
      <w:r w:rsidRPr="00C837E3">
        <w:rPr>
          <w:lang w:val="de-DE"/>
        </w:rPr>
        <w:t xml:space="preserve">; xây dựng công cụ trí tuệ nhân tạo hỗ trợ biên soạn, cập nhật chương trình đào tạo, tự đánh giá chất lượng giáo dục nghề nghiệp và rà soát kế hoạch tiến độ đào tạo; </w:t>
      </w:r>
      <w:r w:rsidRPr="00C837E3">
        <w:rPr>
          <w:lang w:val="de-DE"/>
        </w:rPr>
        <w:t xml:space="preserve">tiếp tục cập nhật, chuẩn hóa dữ liệu đoàn viên trên phần mềm quản lý đoàn viên dùng chung</w:t>
      </w:r>
      <w:ins w:id="1035" w:author="Bổ sung từ kế hoạch chuyên đề (Claude)" w:date="2026-10-23T16:38:03Z">
        <w:r w:rsidRPr="00C837E3">
          <w:rPr>
            <w:lang w:val="de-DE"/>
          </w:rPr>
          <w:t xml:space="preserve">; lập hồ sơ đề xuất cấp độ đối với hệ thống thông tin của Cơ sở 2, Cơ sở 3 theo Kế hoạch số 995/KH-CĐKT (trước ngày 30/11/2026)</w:t>
        </w:r>
      </w:ins>
      <w:r w:rsidR="00672A5E">
        <w:rPr>
          <w:lang w:val="de-DE"/>
        </w:rPr>
        <w:t>.</w:t>
      </w:r>
    </w:p>
    <w:p w14:paraId="37D0D4A2" w14:textId="617A25BD"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4. Xây dựng Đảng và hệ thống chính trị; phòng, chống tham nhũng, tiêu cực</w:t>
      </w:r>
    </w:p>
    <w:p w14:paraId="68BAD350" w14:textId="3D3B415E"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xây dựng Đảng:</w:t>
      </w:r>
      <w:r w:rsidRPr="00C837E3">
        <w:rPr>
          <w:lang w:val="de-DE"/>
        </w:rPr>
        <w:t xml:space="preserve"> Nhà trường tiếp tục tổ chức học tập, quán triệt các nghị quyết, chủ trương của Đảng, nhất là Nghị quyết Hội nghị lần thứ tư Ban Chấp hành Trung ương Đảng khóa XIV; duy trì sinh hoạt chi bộ, sinh hoạt chuyên đề; thực hiện số hóa, tạo lập dữ liệu đảng viên, hồ sơ đảng viên điện tử; phối hợp Chi bộ nơi đoàn viên sinh hoạt theo dõi, bồi dưỡng đoàn viên ưu tú đã được Công đoàn giới thiệu; các chi bộ, đơn vị thực hiện đầy đủ sinh hoạt chi bộ, sinh hoạt đơn vị theo quy định.</w:t>
      </w:r>
    </w:p>
    <w:p w14:paraId="45A7EFB1" w14:textId="29966BBB"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Chấp hành kỷ cương hành chính:</w:t>
      </w:r>
      <w:r w:rsidRPr="00C837E3">
        <w:rPr>
          <w:lang w:val="de-DE"/>
        </w:rPr>
        <w:t xml:space="preserve"> Nhà trường quán triệt kỷ luật, kỷ cương hành chính, quy tắc ứng xử nhà giáo; thực hiện nghiêm các quy định về phòng, chống tham nhũng, tiêu cực, thực hành tiết kiệm, chống lãng phí; báo cáo công tác phòng, chống tham nhũng, tiêu cực định kỳ tháng 11/2026; quán triệt sâu rộng Kế hoạch số 73/KH-CĐCS</w:t>
      </w:r>
      <w:r w:rsidR="00905F96" w:rsidRPr="00905F96">
        <w:rPr>
          <w:lang w:val="de-DE"/>
        </w:rPr>
        <w:t xml:space="preserve"> </w:t>
      </w:r>
      <w:r w:rsidR="00905F96" w:rsidRPr="00C837E3">
        <w:rPr>
          <w:lang w:val="de-DE"/>
        </w:rPr>
        <w:t>ngày 12/10/2026</w:t>
      </w:r>
      <w:r w:rsidRPr="00C837E3">
        <w:rPr>
          <w:lang w:val="de-DE"/>
        </w:rPr>
        <w:t xml:space="preserve"> đến 100% Tổ Công đoàn, thực hiện công khai, minh bạch tài chính công đoàn.</w:t>
      </w:r>
    </w:p>
    <w:p w14:paraId="3D773885" w14:textId="1AFAEEFF"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đoàn thể:</w:t>
      </w:r>
      <w:r w:rsidRPr="00C837E3">
        <w:rPr>
          <w:lang w:val="de-DE"/>
        </w:rPr>
        <w:t xml:space="preserve"> Công đoàn cơ sở phát động đợt thi đua cao điểm “Dạy tốt - Học tốt” chào mừng 44 năm Ngày Nhà giáo Việt Nam</w:t>
      </w:r>
      <w:r w:rsidR="00016343">
        <w:rPr>
          <w:lang w:val="de-DE"/>
        </w:rPr>
        <w:t xml:space="preserve"> 20/11</w:t>
      </w:r>
      <w:r w:rsidRPr="00C837E3">
        <w:rPr>
          <w:lang w:val="de-DE"/>
        </w:rPr>
        <w:t xml:space="preserve">, dự thảo báo cáo tổng kết công tác Công đoàn năm 2026 và phương hướng, nhiệm vụ năm 2027, chuẩn bị hồ sơ quyết toán tài chính công đoàn năm 2026 và lập dự toán năm 2027; Đoàn Trường xây dựng kế hoạch và triển khai các hoạt động chào mừng </w:t>
      </w:r>
      <w:r w:rsidRPr="00C837E3">
        <w:rPr>
          <w:lang w:val="de-DE"/>
        </w:rPr>
        <w:lastRenderedPageBreak/>
        <w:t>Ngày Nhà giáo Việt Nam 20/11, tiếp tục triển khai học tập Nghị quyết Đại hội Đoàn toàn quốc lần thứ XIII, Nghị quyết Đại hội XIV của Đảng và chuyên đề tư tưởng, đạo đức, phong cách Hồ Chí Minh năm 2026.</w:t>
      </w:r>
    </w:p>
    <w:p w14:paraId="7A447AFA" w14:textId="302ECB46"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5. Phát triển văn hóa, con người, bảo đảm an sinh xã hội, nâng cao đời sống Nhân dân</w:t>
      </w:r>
    </w:p>
    <w:p w14:paraId="3AB7192D" w14:textId="6FD1AA0F"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quản lý cơ sở vật chất:</w:t>
      </w:r>
      <w:r w:rsidRPr="00C837E3">
        <w:rPr>
          <w:lang w:val="de-DE"/>
        </w:rPr>
        <w:t xml:space="preserve"> </w:t>
      </w:r>
      <w:r w:rsidR="00C442D0">
        <w:rPr>
          <w:lang w:val="de-DE"/>
        </w:rPr>
        <w:t>T</w:t>
      </w:r>
      <w:r w:rsidRPr="00C837E3">
        <w:rPr>
          <w:lang w:val="de-DE"/>
        </w:rPr>
        <w:t>riển khai nhiệm vụ đầu tư, mua sắm cơ sở vật chất, thiết bị phục vụ đào tạo theo hướng hiện đại, thông minh, đồng bộ chuyển đổi số, chuyển đổi xanh; duy trì Kế hoạch liên tịch phong trào xanh hóa nhà trường, xây dựng trường học xanh - sạch - đẹp, tiết kiệm điện, nước; thường xuyên báo cáo kết quả hoạt động dịch vụ bảo dưỡng, sửa chữa ô tô và xe máy chuyên dùng năm 2026. Tiếp tục rà soát, kiểm kê, thanh lý tài sản năm 2026; hoàn thiện tiêu chuẩn, định mức sử dụng máy móc, thiết bị chuyên dùng theo Thông tư số 66/2026/TT-BGDĐT; ký hợp đồng xe tập lái, bổ sung nhà giáo giảng dạy thực hành lái xe ô tô; sửa chữa sân nền, đầu tư cầu nối che mưa, nắng tại Trụ sở chính; tiếp tục hoàn thiện công tác chỉnh lý tài liệu lưu trữ.</w:t>
      </w:r>
    </w:p>
    <w:p w14:paraId="781CDC0D" w14:textId="746242A5"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Tài chính:</w:t>
      </w:r>
      <w:r w:rsidRPr="00C837E3">
        <w:rPr>
          <w:lang w:val="de-DE"/>
        </w:rPr>
        <w:t xml:space="preserve"> Tiếp tục xây dựng, thẩm định định mức kinh tế - kỹ thuật và giá dịch vụ đào tạo nghề sơ cấp, dưới 3 tháng; phối hợp các đơn vị hợp đồng, ứng và thanh toán các lớp dạy nghề cho người lao động; </w:t>
      </w:r>
      <w:r w:rsidR="0085173E">
        <w:rPr>
          <w:lang w:val="de-DE"/>
        </w:rPr>
        <w:t>ban hành</w:t>
      </w:r>
      <w:r w:rsidRPr="00C837E3">
        <w:rPr>
          <w:lang w:val="de-DE"/>
        </w:rPr>
        <w:t xml:space="preserve"> Quyết định phân khai kinh phí cấp bổ sung cải cách tiền lương năm 2026; theo dõi, báo cáo sử dụng nguồn kinh phí Chương trình mục tiêu quốc gia (260 triệu đồng); ban hành kế hoạch vật tư thực hành các lớp, thông báo thu học phí; thực hiện quyết toán thuế quý III/2026; thanh toán lương tháng 11/2026 cho viên chức, người lao động và chế độ chính sách cho học sinh, sinh viên tháng 10/2026; theo dõi hoạt động thu - chi của </w:t>
      </w:r>
      <w:r w:rsidRPr="0024470A">
        <w:rPr>
          <w:lang w:val="de-DE"/>
        </w:rPr>
        <w:t>Nhà thuốc, Phòng khám Đa</w:t>
      </w:r>
      <w:r w:rsidRPr="00C837E3">
        <w:rPr>
          <w:lang w:val="de-DE"/>
        </w:rPr>
        <w:t xml:space="preserve"> khoa</w:t>
      </w:r>
      <w:r w:rsidR="00BE5D4A">
        <w:rPr>
          <w:lang w:val="de-DE"/>
        </w:rPr>
        <w:t>.</w:t>
      </w:r>
    </w:p>
    <w:p w14:paraId="039BB970" w14:textId="6799347A"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an sinh giáo dục:</w:t>
      </w:r>
      <w:r w:rsidRPr="00C837E3">
        <w:rPr>
          <w:lang w:val="de-DE"/>
        </w:rPr>
        <w:t xml:space="preserve"> </w:t>
      </w:r>
      <w:r w:rsidR="00E73A52">
        <w:rPr>
          <w:lang w:val="de-DE"/>
        </w:rPr>
        <w:t>T</w:t>
      </w:r>
      <w:r w:rsidRPr="00C837E3">
        <w:rPr>
          <w:lang w:val="de-DE"/>
        </w:rPr>
        <w:t>iếp tục triển khai “Bếp ăn tập trung và Bếp ăn từ thiện”, lập danh sách và các thủ tục chuyển đổi điểm đầu năm học, danh sách sinh viên hưởng chế độ theo quy định của Nhà nước; ký kết tài trợ học bổng, hỗ trợ dự án khởi nghiệp cho học sinh, sinh viên, hoàn tất thỏa thuận với Quỹ Vì Tầm vóc Việt giai đoạn 2026-2027; tổ chức gặp mặt sinh viên toàn khoa, hoàn thành cuộc thi “Học sinh, sinh viên với ý tưởng khởi nghiệp” cấp Khoa; triển khai nhiệm vụ công tác sinh viên năm học 2026-2027; tăng cường duy trì sĩ số, chấp hành kỷ luật, sinh hoạt nội trú của tân sinh viên; tư vấn, giới thiệu việc làm, xuất bản Bản tin nhu cầu nhân lực số 11/2026, vận hành Cổng thông tin việc làm</w:t>
      </w:r>
      <w:r w:rsidR="00E776C1">
        <w:rPr>
          <w:lang w:val="de-DE"/>
        </w:rPr>
        <w:t xml:space="preserve"> đạt hiệu quả cao</w:t>
      </w:r>
      <w:r w:rsidRPr="00C837E3">
        <w:rPr>
          <w:lang w:val="de-DE"/>
        </w:rPr>
        <w:t>; tổ chức khảo sát lấy ý kiến học sinh, sinh viên về hoạt động của Trường và chất lượng chương trình đào tạo, khảo sát sinh viên ngành Giáo dục Mầm non.</w:t>
      </w:r>
    </w:p>
    <w:p w14:paraId="75AE197D" w14:textId="48E94FA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chăm lo đời sống viên chức, người lao động:</w:t>
      </w:r>
      <w:r w:rsidRPr="00C837E3">
        <w:rPr>
          <w:lang w:val="de-DE"/>
        </w:rPr>
        <w:t xml:space="preserve"> Công đoàn cơ sở triển khai hoạt động hưởng ứng “Tháng hành động vì bình đẳng giới và phòng ngừa, ứng phó với bạo lực trên cơ sở giới năm 2026”; công khai kết quả vận động ủng hộ Chương trình nhà ở “Mái ấm Công đoàn”; hoàn thiện hồ sơ thanh quyết toán kinh phí kỷ niệm Ngày Phụ nữ Việt Nam 20/10; rà soát danh sách đoàn viên, viên chức, người lao động có hoàn cảnh khó khăn để chăm lo nhân dịp Tết Nguyên đán Đinh Mùi 2027; duy trì thăm hỏi, động viên, nhân rộng mô hình “Xanh hóa </w:t>
      </w:r>
      <w:r w:rsidRPr="00C837E3">
        <w:rPr>
          <w:lang w:val="de-DE"/>
        </w:rPr>
        <w:lastRenderedPageBreak/>
        <w:t>nhà trường”; phối hợp Lãnh đạo Trường tổ chức các hoạt động tri ân, kỷ niệm Ngày Nhà giáo Việt Nam 20/11.</w:t>
      </w:r>
    </w:p>
    <w:p w14:paraId="64A12A5A" w14:textId="04A4130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Công tác truyền thông:</w:t>
      </w:r>
      <w:r w:rsidRPr="00C837E3">
        <w:rPr>
          <w:lang w:val="de-DE"/>
        </w:rPr>
        <w:t xml:space="preserve"> </w:t>
      </w:r>
      <w:r w:rsidR="00F4559F">
        <w:rPr>
          <w:lang w:val="de-DE"/>
        </w:rPr>
        <w:t>Thực hiện</w:t>
      </w:r>
      <w:r w:rsidRPr="00C837E3">
        <w:rPr>
          <w:lang w:val="de-DE"/>
        </w:rPr>
        <w:t xml:space="preserve"> truyền thông trước, trong và sau Ngày Nhà giáo Việt Nam 20/11; truyền thông các hoạt động đầu năm học; Cuộc thi Khởi nghiệp đổi mới sáng tạo, công tác tiếp sinh, nhập học các hệ đào tạo; truyền thông Chương trình Công tác Hội và phong trào Sinh viên, Công tác Đoàn và phong trào thanh niên năm học 2026-2027, phong trào xanh hóa nhà trường, các hoạt động văn hóa, văn nghệ, thể thao, kết nối doanh nghiệp, hợp tác chuyên môn, hội thảo; hoàn thiện video giới thiệu Trường bằng tiếng Lào phục vụ thông tin, quảng bá, tuyển sinh; tiếp tục ứng dụng </w:t>
      </w:r>
      <w:r w:rsidR="00A03A31">
        <w:rPr>
          <w:lang w:val="de-DE"/>
        </w:rPr>
        <w:t>trí tuệ nhân tạo (</w:t>
      </w:r>
      <w:r w:rsidRPr="00C837E3">
        <w:rPr>
          <w:lang w:val="de-DE"/>
        </w:rPr>
        <w:t>AI</w:t>
      </w:r>
      <w:r w:rsidR="00A03A31">
        <w:rPr>
          <w:lang w:val="de-DE"/>
        </w:rPr>
        <w:t>)</w:t>
      </w:r>
      <w:r w:rsidRPr="00C837E3">
        <w:rPr>
          <w:lang w:val="de-DE"/>
        </w:rPr>
        <w:t xml:space="preserve"> và các công cụ số trong sản xuất sản phẩm truyền thông.</w:t>
      </w:r>
    </w:p>
    <w:p w14:paraId="6FE9440D" w14:textId="62E48CC6"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6. Củng cố quốc phòng, an ninh, giữ vững ổn định chính trị - xã hội, nâng cao hiệu quả đối ngoại và hội nhập quốc tế</w:t>
      </w:r>
    </w:p>
    <w:p w14:paraId="2072F9DC" w14:textId="100B0B1F"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Về hoạt động hợp tác phát triển:</w:t>
      </w:r>
      <w:r w:rsidRPr="00C837E3">
        <w:rPr>
          <w:lang w:val="de-DE"/>
        </w:rPr>
        <w:t xml:space="preserve"> </w:t>
      </w:r>
      <w:r w:rsidR="00FC5730">
        <w:rPr>
          <w:lang w:val="de-DE"/>
        </w:rPr>
        <w:t>B</w:t>
      </w:r>
      <w:r w:rsidRPr="00C837E3">
        <w:rPr>
          <w:lang w:val="de-DE"/>
        </w:rPr>
        <w:t>an hành Quyết định thay thế Quy định phối hợp và hợp tác với doanh nghiệp trong đào tạo; tổ chức làm việc, ký kết hợp tác ba bên “Nhà trường - Chính quyền địa phương - Doanh nghiệp” năm 2026 có sự tham gia của UBND các xã, phường; tiếp tục triển khai các biên bản ghi nhớ hợp tác với UBND các xã, phường phía Tây tỉnh, đào tạo theo đặt hàng của doanh nghiệp các ngành, nghề trọng điểm; triển khai các mô hình nông nghiệp công nghệ cao, nông nghiệp hữu cơ để đăng ký mô hình “Dân vận khéo” cấp tỉnh; triển khai Kế hoạch đưa học sinh, sinh viên tham quan, trải nghiệm tại doanh nghiệp năm 2026.</w:t>
      </w:r>
    </w:p>
    <w:p w14:paraId="7D4E4682" w14:textId="3CC2C4DB"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Về hoạt động Đối ngoại và Hợp tác quốc tế:</w:t>
      </w:r>
      <w:r w:rsidRPr="00C837E3">
        <w:rPr>
          <w:lang w:val="de-DE"/>
        </w:rPr>
        <w:t xml:space="preserve"> </w:t>
      </w:r>
      <w:r w:rsidR="00FB62AE">
        <w:rPr>
          <w:lang w:val="de-DE"/>
        </w:rPr>
        <w:t>T</w:t>
      </w:r>
      <w:r w:rsidRPr="00C837E3">
        <w:rPr>
          <w:lang w:val="de-DE"/>
        </w:rPr>
        <w:t>iếp tục triển khai các bước cử đoàn công tác thăm và làm việc tại các tỉnh Nam Lào; phối hợp với phía bạn thống nhất nội dung dự thảo Bản ghi nhớ hợp tác; truyền thông các hoạt động hợp tác, kết nối, đối ngoại và hội nhập.</w:t>
      </w:r>
    </w:p>
    <w:p w14:paraId="441356E3" w14:textId="3E46E7A1"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Về Quốc phòng - An ninh:</w:t>
      </w:r>
      <w:r w:rsidRPr="00C837E3">
        <w:rPr>
          <w:lang w:val="de-DE"/>
        </w:rPr>
        <w:t xml:space="preserve"> </w:t>
      </w:r>
      <w:r w:rsidR="00BF1979">
        <w:rPr>
          <w:lang w:val="de-DE"/>
        </w:rPr>
        <w:t>D</w:t>
      </w:r>
      <w:r w:rsidRPr="00C837E3">
        <w:rPr>
          <w:lang w:val="de-DE"/>
        </w:rPr>
        <w:t xml:space="preserve">uy trì ổn định chính trị nội bộ, an ninh, trật tự trường học; thực hiện nghiêm quy định về bảo vệ bí mật nhà nước, bảo mật ngân hàng đề thi; công tác phòng cháy, chữa cháy, an toàn thông tin, an toàn cho </w:t>
      </w:r>
      <w:r w:rsidR="005A1501">
        <w:rPr>
          <w:lang w:val="de-DE"/>
        </w:rPr>
        <w:t>người học</w:t>
      </w:r>
      <w:r w:rsidRPr="00C837E3">
        <w:rPr>
          <w:lang w:val="de-DE"/>
        </w:rPr>
        <w:t>; Công đoàn cơ sở tăng cường tuyên truyền pháp luật về an toàn giao thông, phòng cháy chữa cháy và cứu nạn cứu hộ, an ninh mạng.</w:t>
      </w:r>
    </w:p>
    <w:p w14:paraId="7C92D0A9" w14:textId="275BD969"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C837E3">
        <w:rPr>
          <w:b/>
          <w:lang w:val="de-DE"/>
        </w:rPr>
        <w:t>7. Kế hoạch triển khai các Nghị quyết của Bộ Chính trị</w:t>
      </w:r>
    </w:p>
    <w:p w14:paraId="63DD51BE" w14:textId="3536CE8B"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59-NQ/TW ngày 24/01/2025 hội nhập quốc tế trong tình hình mới:</w:t>
      </w:r>
      <w:r w:rsidR="00906049">
        <w:rPr>
          <w:b/>
          <w:i/>
          <w:lang w:val="de-DE"/>
        </w:rPr>
        <w:t xml:space="preserve"> </w:t>
      </w:r>
      <w:r w:rsidRPr="00C837E3">
        <w:rPr>
          <w:lang w:val="de-DE"/>
        </w:rPr>
        <w:t>Nhà trường triển khai nhiệm vụ về công tác đối ngoại giai đoạn 2026-2030; phối hợp với phía bạn thống nhất nội dung dự thảo Bản ghi nhớ hợp tác; hoàn thiện Đề án xây dựng Trường Cao đẳng Kon Tum trở thành trường cao đẳng chất lượng cao giai đoạn 2026-2030.</w:t>
      </w:r>
    </w:p>
    <w:p w14:paraId="7D65954A" w14:textId="63C9859F"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66-NQ/TW ngày 30/4/2025 đổi mới công tác xây dựng và thi hành pháp luật:</w:t>
      </w:r>
      <w:r w:rsidR="00906049">
        <w:rPr>
          <w:b/>
          <w:i/>
          <w:lang w:val="de-DE"/>
        </w:rPr>
        <w:t xml:space="preserve"> </w:t>
      </w:r>
      <w:r w:rsidRPr="00C837E3">
        <w:rPr>
          <w:lang w:val="de-DE"/>
        </w:rPr>
        <w:t xml:space="preserve">Nhà trường hoàn thiện các quy định của Trường trong hợp tác quốc tế, tiếp tục thực hiện Quy chế quản lý hoạt động thông tin đối ngoại trên địa bàn tỉnh; tổ chức các buổi sinh hoạt chuyên đề nâng cao năng lực ứng dụng AI (NotebookLM, ChatGPT...) và khai thác công cụ “AI Pháp luật” trên Cổng </w:t>
      </w:r>
      <w:r w:rsidRPr="00C837E3">
        <w:rPr>
          <w:lang w:val="de-DE"/>
        </w:rPr>
        <w:lastRenderedPageBreak/>
        <w:t>Pháp luật quốc gia cho viên chức, người lao động; xây dựng, cập nhật ngân hàng đề thi trắc nghiệm trực tuyến trên hệ thống E-learning; triển khai Thông tư số 77/2026/TT-BGDĐT, Thông tư số 79/2026/TT-BGDĐT đến nhà giáo, viên chức.</w:t>
      </w:r>
    </w:p>
    <w:p w14:paraId="08DB4DF2" w14:textId="495D7444"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68-NQ/TW ngày 04/5/2025 phát triển kinh tế tư nhân:</w:t>
      </w:r>
      <w:r w:rsidR="00906049">
        <w:rPr>
          <w:b/>
          <w:i/>
          <w:lang w:val="de-DE"/>
        </w:rPr>
        <w:t xml:space="preserve"> </w:t>
      </w:r>
      <w:r w:rsidRPr="00C837E3">
        <w:rPr>
          <w:lang w:val="de-DE"/>
        </w:rPr>
        <w:t>Xây dựng và triển khai Kế hoạch thực hiện Quyết định số 336/QĐ-TTg ngày 25/2/2026 của Thủ tướng Chính phủ phê duyệt Chương trình “Hỗ trợ học sinh, sinh viên khởi nghiệp giai đoạn 2026-2035”; thúc đẩy ứng dụng chuyển đổi số trong quản lý, đào tạo và nghiên cứu khoa học.</w:t>
      </w:r>
    </w:p>
    <w:p w14:paraId="404F2A04" w14:textId="1935AEFF"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79-NQ/TW ngày 06/01/2026 phát triển kinh tế nhà nước:</w:t>
      </w:r>
      <w:r w:rsidR="00906049">
        <w:rPr>
          <w:b/>
          <w:i/>
          <w:lang w:val="de-DE"/>
        </w:rPr>
        <w:t xml:space="preserve"> </w:t>
      </w:r>
      <w:r w:rsidRPr="00C837E3">
        <w:rPr>
          <w:lang w:val="de-DE"/>
        </w:rPr>
        <w:t>Nhà trường tiếp tục thực hiện cơ chế tự chủ tài chính, quản lý hiệu quả nguồn thu, nguồn kinh phí; báo cáo kết quả thực hiện Nghị quyết số 79-NQ/TW</w:t>
      </w:r>
      <w:r w:rsidR="00906049">
        <w:rPr>
          <w:lang w:val="de-DE"/>
        </w:rPr>
        <w:t xml:space="preserve"> theo quy định</w:t>
      </w:r>
      <w:r w:rsidRPr="00C837E3">
        <w:rPr>
          <w:lang w:val="de-DE"/>
        </w:rPr>
        <w:t>.</w:t>
      </w:r>
    </w:p>
    <w:p w14:paraId="5A1DC82F" w14:textId="2EEA8568"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70-NQ/TW ngày 20/8/2025 bảo đảm an ninh năng lượng quốc gia:</w:t>
      </w:r>
      <w:r w:rsidR="009778FB">
        <w:rPr>
          <w:b/>
          <w:i/>
          <w:lang w:val="de-DE"/>
        </w:rPr>
        <w:t xml:space="preserve"> </w:t>
      </w:r>
      <w:r w:rsidRPr="00C837E3">
        <w:rPr>
          <w:lang w:val="de-DE"/>
        </w:rPr>
        <w:t>Tiếp tục duy trì công tác tuyên truyền và thực hiện nghiêm túc các biện pháp tiết kiệm điện, nước tại Nhà trường.</w:t>
      </w:r>
    </w:p>
    <w:p w14:paraId="45855DA7" w14:textId="2C7CA0CB"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b/>
          <w:i/>
          <w:lang w:val="de-DE"/>
        </w:rPr>
        <w:t>* Nghị quyết số 71-NQ/TW ngày 22/8/2025 về đột phá phát triển giáo dục và đào tạo:</w:t>
      </w:r>
      <w:r w:rsidR="009778FB">
        <w:rPr>
          <w:b/>
          <w:i/>
          <w:lang w:val="de-DE"/>
        </w:rPr>
        <w:t xml:space="preserve"> </w:t>
      </w:r>
      <w:r w:rsidR="009778FB" w:rsidRPr="009778FB">
        <w:rPr>
          <w:bCs/>
          <w:iCs/>
          <w:lang w:val="de-DE"/>
        </w:rPr>
        <w:t>T</w:t>
      </w:r>
      <w:r w:rsidRPr="00C837E3">
        <w:rPr>
          <w:lang w:val="de-DE"/>
        </w:rPr>
        <w:t xml:space="preserve">riển khai tăng cường công tác bảo đảm an toàn thông tin, an ninh mạng, phòng chống lây nhiễm mã độc theo hướng dẫn của Công an tỉnh; tiếp tục triển khai công cụ trí tuệ nhân tạo hỗ trợ biên soạn, cập nhật chương trình, giáo trình, tự đánh giá chất lượng, làm cơ sở nhân rộng trong toàn Trường; cử nhà giáo tập huấn sử dụng phần mềm E-Learning (LMS) trong giảng dạy trực tuyến; đẩy mạnh hợp tác quốc tế trong đào tạo, bồi dưỡng và nghiên cứu khoa học, công nghệ với các địa phương Nam Lào, Đông Bắc Campuchia; </w:t>
      </w:r>
      <w:r w:rsidR="002F0267">
        <w:rPr>
          <w:lang w:val="de-DE"/>
        </w:rPr>
        <w:t>ban hành</w:t>
      </w:r>
      <w:r w:rsidRPr="00C837E3">
        <w:rPr>
          <w:lang w:val="de-DE"/>
        </w:rPr>
        <w:t xml:space="preserve"> kế hoạch làm việc và ký kết hợp tác ba bên năm 2026, tài trợ học bổng, hỗ trợ dự án khởi nghiệp cho học sinh, sinh viên; phối hợp doanh nghiệp, UBND các xã phía Tây tỉnh tuyển sinh, đào tạo và bố trí việc làm cho học sinh, sinh viên sau tốt nghiệp theo đặt hàng của doanh nghiệp.</w:t>
      </w:r>
    </w:p>
    <w:p w14:paraId="02D765FC" w14:textId="1C703690"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72-NQ/TW ngày 09/9/2025 bảo vệ, chăm sóc sức khỏe nhân dân:</w:t>
      </w:r>
    </w:p>
    <w:p w14:paraId="0346BD61" w14:textId="5013979E" w:rsidR="00C837E3" w:rsidRPr="00C837E3" w:rsidRDefault="00C837E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C837E3">
        <w:rPr>
          <w:lang w:val="de-DE"/>
        </w:rPr>
        <w:t>Tiếp tục tuyên truyền đến toàn thể nhà giáo, viên chức, người lao động về các giải pháp đột phá bảo vệ, chăm sóc và nâng cao sức khỏe Nhân dân; duy trì hoạt động khám, chữa bệnh tại Phòng khám Đa khoa; xây dựng môi trường học tập, làm việc an toàn, lành mạnh, bảo đảm an toàn giao thông, an toàn lao động, phòng chống cháy nổ, tai nạn, bạo lực học đường.</w:t>
      </w:r>
    </w:p>
    <w:p w14:paraId="62782D5F" w14:textId="377193B1" w:rsidR="00C837E3" w:rsidRPr="00C837E3" w:rsidRDefault="00C837E3" w:rsidP="001057E0">
      <w:pPr>
        <w:keepNext/>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i/>
          <w:lang w:val="de-DE"/>
        </w:rPr>
      </w:pPr>
      <w:r w:rsidRPr="00C837E3">
        <w:rPr>
          <w:b/>
          <w:i/>
          <w:lang w:val="de-DE"/>
        </w:rPr>
        <w:t>* Nghị quyết số 80-NQ/TW ngày 07/01/2026 phát triển văn hóa Việt Nam:</w:t>
      </w:r>
    </w:p>
    <w:p w14:paraId="5EA70982" w14:textId="3001BAB0" w:rsidR="00C837E3" w:rsidRPr="00C837E3" w:rsidRDefault="004C79A4"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Pr>
          <w:lang w:val="de-DE"/>
        </w:rPr>
        <w:t>T</w:t>
      </w:r>
      <w:r w:rsidR="00C837E3" w:rsidRPr="00C837E3">
        <w:rPr>
          <w:lang w:val="de-DE"/>
        </w:rPr>
        <w:t>ổ chức lồng ghép các nội dung xây dựng hệ giá trị con người Việt Nam mới vào các hoạt động của học sinh, sinh viên; tiếp tục thực hiện các phong trào văn hóa học đường và giáo dục đạo đức nghề nghiệp; truyền thông các hoạt động văn hóa, văn nghệ, thể thao.</w:t>
      </w:r>
    </w:p>
    <w:p w14:paraId="5FBF5D7D" w14:textId="1B3BC2A6" w:rsidR="001E2598" w:rsidRPr="00F63F61" w:rsidRDefault="002A0713" w:rsidP="001057E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de-DE"/>
        </w:rPr>
      </w:pPr>
      <w:r w:rsidRPr="00F63F61">
        <w:rPr>
          <w:lang w:val="de-DE"/>
        </w:rPr>
        <w:t xml:space="preserve">Trên đây là Báo cáo kết quả </w:t>
      </w:r>
      <w:r w:rsidR="00C837E3">
        <w:rPr>
          <w:lang w:val="de-DE"/>
        </w:rPr>
        <w:t xml:space="preserve">công tác tháng 10 và kế hoạch công tác tháng </w:t>
      </w:r>
      <w:r w:rsidR="00C837E3">
        <w:rPr>
          <w:lang w:val="de-DE"/>
        </w:rPr>
        <w:lastRenderedPageBreak/>
        <w:t>11</w:t>
      </w:r>
      <w:r w:rsidRPr="00F63F61">
        <w:rPr>
          <w:lang w:val="de-DE"/>
        </w:rPr>
        <w:t xml:space="preserve"> năm 2026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296596" w14:paraId="4B67C8F0" w14:textId="77777777" w:rsidTr="001E2598">
        <w:tc>
          <w:tcPr>
            <w:tcW w:w="4532" w:type="dxa"/>
          </w:tcPr>
          <w:p w14:paraId="5D13ADAF" w14:textId="77777777" w:rsidR="001E2598" w:rsidRPr="00F63F61" w:rsidRDefault="001E2598" w:rsidP="001E2598">
            <w:pPr>
              <w:widowControl w:val="0"/>
              <w:jc w:val="both"/>
              <w:rPr>
                <w:b/>
                <w:bCs/>
                <w:i/>
                <w:iCs/>
                <w:sz w:val="24"/>
                <w:lang w:val="de-DE"/>
              </w:rPr>
            </w:pPr>
            <w:r w:rsidRPr="00F63F61">
              <w:rPr>
                <w:b/>
                <w:bCs/>
                <w:i/>
                <w:iCs/>
                <w:sz w:val="24"/>
                <w:lang w:val="de-DE"/>
              </w:rPr>
              <w:t>Nơi nhận:</w:t>
            </w:r>
          </w:p>
          <w:p w14:paraId="56FB05BD" w14:textId="77777777" w:rsidR="001E2598" w:rsidRPr="00F63F61" w:rsidRDefault="001E2598" w:rsidP="001E2598">
            <w:pPr>
              <w:widowControl w:val="0"/>
              <w:jc w:val="both"/>
              <w:rPr>
                <w:sz w:val="22"/>
                <w:szCs w:val="22"/>
                <w:lang w:val="de-DE"/>
              </w:rPr>
            </w:pPr>
            <w:r w:rsidRPr="00F63F61">
              <w:rPr>
                <w:sz w:val="22"/>
                <w:szCs w:val="22"/>
                <w:lang w:val="de-DE"/>
              </w:rPr>
              <w:t>- Như trên;</w:t>
            </w:r>
          </w:p>
          <w:p w14:paraId="77180477" w14:textId="77777777" w:rsidR="001E2598" w:rsidRPr="00F63F61" w:rsidRDefault="001E2598" w:rsidP="001E2598">
            <w:pPr>
              <w:widowControl w:val="0"/>
              <w:jc w:val="both"/>
              <w:rPr>
                <w:sz w:val="22"/>
                <w:szCs w:val="22"/>
                <w:lang w:val="de-DE"/>
              </w:rPr>
            </w:pPr>
            <w:r w:rsidRPr="00F63F61">
              <w:rPr>
                <w:sz w:val="22"/>
                <w:szCs w:val="22"/>
                <w:lang w:val="de-DE"/>
              </w:rPr>
              <w:t>- Sở Tài chính;</w:t>
            </w:r>
          </w:p>
          <w:p w14:paraId="6F703D24" w14:textId="77777777" w:rsidR="001E2598" w:rsidRPr="00F63F61" w:rsidRDefault="001E2598" w:rsidP="001E2598">
            <w:pPr>
              <w:widowControl w:val="0"/>
              <w:jc w:val="both"/>
              <w:rPr>
                <w:sz w:val="22"/>
                <w:szCs w:val="22"/>
                <w:lang w:val="de-DE"/>
              </w:rPr>
            </w:pPr>
            <w:r w:rsidRPr="00F63F61">
              <w:rPr>
                <w:sz w:val="22"/>
                <w:szCs w:val="22"/>
                <w:lang w:val="de-DE"/>
              </w:rPr>
              <w:t>- Sở Giáo dục và Đào tạo;</w:t>
            </w:r>
          </w:p>
          <w:p w14:paraId="794759B7" w14:textId="77777777" w:rsidR="00296596" w:rsidRPr="00F63F61" w:rsidRDefault="00296596" w:rsidP="00296596">
            <w:pPr>
              <w:widowControl w:val="0"/>
              <w:jc w:val="both"/>
              <w:rPr>
                <w:sz w:val="22"/>
                <w:szCs w:val="22"/>
                <w:lang w:val="de-DE"/>
              </w:rPr>
            </w:pPr>
            <w:r w:rsidRPr="00F63F61">
              <w:rPr>
                <w:sz w:val="22"/>
                <w:szCs w:val="22"/>
                <w:lang w:val="de-DE"/>
              </w:rPr>
              <w:t>- Đảng ủy Trường;</w:t>
            </w:r>
          </w:p>
          <w:p w14:paraId="3FE68E48" w14:textId="77777777" w:rsidR="001E2598" w:rsidRPr="00F63F61" w:rsidRDefault="001E2598" w:rsidP="001E2598">
            <w:pPr>
              <w:widowControl w:val="0"/>
              <w:jc w:val="both"/>
              <w:rPr>
                <w:sz w:val="22"/>
                <w:szCs w:val="22"/>
                <w:lang w:val="de-DE"/>
              </w:rPr>
            </w:pPr>
            <w:r w:rsidRPr="00F63F61">
              <w:rPr>
                <w:sz w:val="22"/>
                <w:szCs w:val="22"/>
                <w:lang w:val="de-DE"/>
              </w:rPr>
              <w:t>- Lãnh đạo Trường;</w:t>
            </w:r>
          </w:p>
          <w:p w14:paraId="48A04B47" w14:textId="77777777" w:rsidR="001E2598" w:rsidRPr="00F63F61" w:rsidRDefault="001E2598" w:rsidP="001E2598">
            <w:pPr>
              <w:widowControl w:val="0"/>
              <w:jc w:val="both"/>
              <w:rPr>
                <w:sz w:val="22"/>
                <w:szCs w:val="22"/>
                <w:lang w:val="de-DE"/>
              </w:rPr>
            </w:pPr>
            <w:r w:rsidRPr="00F63F61">
              <w:rPr>
                <w:sz w:val="22"/>
                <w:szCs w:val="22"/>
                <w:lang w:val="de-DE"/>
              </w:rPr>
              <w:t>- Công đoàn Trường;</w:t>
            </w:r>
          </w:p>
          <w:p w14:paraId="1472BE91" w14:textId="77777777" w:rsidR="00651FB0" w:rsidRPr="00F63F61" w:rsidRDefault="00651FB0" w:rsidP="00651FB0">
            <w:pPr>
              <w:widowControl w:val="0"/>
              <w:jc w:val="both"/>
              <w:rPr>
                <w:sz w:val="22"/>
                <w:szCs w:val="22"/>
                <w:lang w:val="de-DE"/>
              </w:rPr>
            </w:pPr>
            <w:r w:rsidRPr="00F63F61">
              <w:rPr>
                <w:sz w:val="22"/>
                <w:szCs w:val="22"/>
                <w:lang w:val="de-DE"/>
              </w:rPr>
              <w:t>- Đoàn Thanh niên Trường;</w:t>
            </w:r>
          </w:p>
          <w:p w14:paraId="2BAB36B0" w14:textId="77777777" w:rsidR="00651FB0" w:rsidRPr="00F63F61" w:rsidRDefault="00651FB0" w:rsidP="00651FB0">
            <w:pPr>
              <w:widowControl w:val="0"/>
              <w:jc w:val="both"/>
              <w:rPr>
                <w:sz w:val="22"/>
                <w:szCs w:val="22"/>
                <w:lang w:val="de-DE"/>
              </w:rPr>
            </w:pPr>
            <w:r w:rsidRPr="00F63F61">
              <w:rPr>
                <w:sz w:val="22"/>
                <w:szCs w:val="22"/>
                <w:lang w:val="de-DE"/>
              </w:rPr>
              <w:t>- Hội Sinh viên Trường;</w:t>
            </w:r>
          </w:p>
          <w:p w14:paraId="3F19BFAF" w14:textId="1A7C3FE0" w:rsidR="001E2598" w:rsidRPr="00F63F61" w:rsidRDefault="001E2598" w:rsidP="00651FB0">
            <w:pPr>
              <w:widowControl w:val="0"/>
              <w:jc w:val="both"/>
              <w:rPr>
                <w:sz w:val="22"/>
                <w:szCs w:val="22"/>
                <w:lang w:val="de-DE"/>
              </w:rPr>
            </w:pPr>
            <w:r w:rsidRPr="00F63F61">
              <w:rPr>
                <w:sz w:val="22"/>
                <w:szCs w:val="22"/>
                <w:lang w:val="de-DE"/>
              </w:rPr>
              <w:t>- Các đơn vị thuộc Trường;</w:t>
            </w:r>
          </w:p>
          <w:p w14:paraId="14A45292" w14:textId="59DB6507" w:rsidR="001E2598" w:rsidRPr="00296596" w:rsidRDefault="001E2598" w:rsidP="001E2598">
            <w:pPr>
              <w:widowControl w:val="0"/>
              <w:jc w:val="both"/>
              <w:rPr>
                <w:sz w:val="27"/>
                <w:szCs w:val="27"/>
              </w:rPr>
            </w:pPr>
            <w:r w:rsidRPr="00296596">
              <w:rPr>
                <w:sz w:val="22"/>
                <w:szCs w:val="22"/>
              </w:rPr>
              <w:t>- Lưu: VT, THHCQT.</w:t>
            </w:r>
          </w:p>
        </w:tc>
        <w:tc>
          <w:tcPr>
            <w:tcW w:w="4532" w:type="dxa"/>
          </w:tcPr>
          <w:p w14:paraId="6C02AB50" w14:textId="77777777" w:rsidR="001E2598" w:rsidRPr="00296596" w:rsidRDefault="001E2598" w:rsidP="001E2598">
            <w:pPr>
              <w:pStyle w:val="Heading1"/>
              <w:keepNext w:val="0"/>
              <w:widowControl w:val="0"/>
              <w:jc w:val="center"/>
              <w:rPr>
                <w:rFonts w:ascii="Times New Roman" w:hAnsi="Times New Roman"/>
                <w:sz w:val="28"/>
                <w:szCs w:val="28"/>
              </w:rPr>
            </w:pPr>
            <w:r w:rsidRPr="00296596">
              <w:rPr>
                <w:rFonts w:ascii="Times New Roman" w:hAnsi="Times New Roman"/>
                <w:sz w:val="28"/>
                <w:szCs w:val="28"/>
              </w:rPr>
              <w:t>HIỆU TRƯỞNG</w:t>
            </w:r>
          </w:p>
          <w:p w14:paraId="3D7304D0" w14:textId="77777777" w:rsidR="001E2598" w:rsidRPr="00296596" w:rsidRDefault="001E2598" w:rsidP="001E2598">
            <w:pPr>
              <w:widowControl w:val="0"/>
              <w:jc w:val="center"/>
              <w:rPr>
                <w:b/>
              </w:rPr>
            </w:pPr>
          </w:p>
          <w:p w14:paraId="008C7702" w14:textId="77777777" w:rsidR="001E2598" w:rsidRPr="00296596" w:rsidRDefault="001E2598" w:rsidP="001E2598">
            <w:pPr>
              <w:widowControl w:val="0"/>
              <w:jc w:val="center"/>
              <w:rPr>
                <w:b/>
              </w:rPr>
            </w:pPr>
          </w:p>
          <w:p w14:paraId="27BE3A3B" w14:textId="77777777" w:rsidR="001E2598" w:rsidRPr="00296596" w:rsidRDefault="001E2598" w:rsidP="001E2598">
            <w:pPr>
              <w:widowControl w:val="0"/>
              <w:jc w:val="center"/>
              <w:rPr>
                <w:b/>
              </w:rPr>
            </w:pPr>
          </w:p>
          <w:p w14:paraId="47CCAD3F" w14:textId="77777777" w:rsidR="001E2598" w:rsidRPr="00296596" w:rsidRDefault="001E2598" w:rsidP="001E2598">
            <w:pPr>
              <w:widowControl w:val="0"/>
              <w:jc w:val="center"/>
              <w:rPr>
                <w:b/>
              </w:rPr>
            </w:pPr>
          </w:p>
          <w:p w14:paraId="121F17A1" w14:textId="77777777" w:rsidR="001E2598" w:rsidRPr="00296596" w:rsidRDefault="001E2598" w:rsidP="001E2598">
            <w:pPr>
              <w:widowControl w:val="0"/>
              <w:jc w:val="center"/>
              <w:rPr>
                <w:b/>
              </w:rPr>
            </w:pPr>
          </w:p>
          <w:p w14:paraId="4DDA2D17" w14:textId="77777777" w:rsidR="001E2598" w:rsidRPr="00296596" w:rsidRDefault="001E2598" w:rsidP="001E2598">
            <w:pPr>
              <w:widowControl w:val="0"/>
              <w:jc w:val="center"/>
              <w:rPr>
                <w:b/>
              </w:rPr>
            </w:pPr>
          </w:p>
          <w:p w14:paraId="7F00591E" w14:textId="4600AEA3" w:rsidR="001E2598" w:rsidRPr="00296596" w:rsidRDefault="001E2598" w:rsidP="001E2598">
            <w:pPr>
              <w:widowControl w:val="0"/>
              <w:jc w:val="center"/>
              <w:rPr>
                <w:sz w:val="27"/>
                <w:szCs w:val="27"/>
              </w:rPr>
            </w:pPr>
            <w:r w:rsidRPr="00296596">
              <w:rPr>
                <w:b/>
              </w:rPr>
              <w:t>Lê Trí Khải</w:t>
            </w:r>
          </w:p>
        </w:tc>
      </w:tr>
    </w:tbl>
    <w:p w14:paraId="647D8501" w14:textId="77777777" w:rsidR="00CD3212" w:rsidRPr="00296596"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296596">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6D727" w14:textId="77777777" w:rsidR="009F0943" w:rsidRDefault="009F0943">
      <w:r>
        <w:separator/>
      </w:r>
    </w:p>
  </w:endnote>
  <w:endnote w:type="continuationSeparator" w:id="0">
    <w:p w14:paraId="7B0784F6" w14:textId="77777777" w:rsidR="009F0943" w:rsidRDefault="009F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default"/>
    <w:sig w:usb0="00000000"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default"/>
    <w:sig w:usb0="A00006FF" w:usb1="4000205B" w:usb2="00000010" w:usb3="00000000" w:csb0="2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Klee One"/>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F379" w14:textId="77777777" w:rsidR="00CD3212" w:rsidRDefault="009A5C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43AF" w14:textId="77777777" w:rsidR="009F0943" w:rsidRDefault="009F0943">
      <w:r>
        <w:separator/>
      </w:r>
    </w:p>
  </w:footnote>
  <w:footnote w:type="continuationSeparator" w:id="0">
    <w:p w14:paraId="07F2355B" w14:textId="77777777" w:rsidR="009F0943" w:rsidRDefault="009F0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3C58" w14:textId="77777777" w:rsidR="00CD3212" w:rsidRDefault="009A5C52">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06CBF"/>
    <w:rsid w:val="00007F8A"/>
    <w:rsid w:val="000105AE"/>
    <w:rsid w:val="0001115D"/>
    <w:rsid w:val="000113C8"/>
    <w:rsid w:val="000118CD"/>
    <w:rsid w:val="00012468"/>
    <w:rsid w:val="00012566"/>
    <w:rsid w:val="00012CC0"/>
    <w:rsid w:val="00012DCD"/>
    <w:rsid w:val="00013186"/>
    <w:rsid w:val="000132D8"/>
    <w:rsid w:val="00013F03"/>
    <w:rsid w:val="000154F4"/>
    <w:rsid w:val="000158C6"/>
    <w:rsid w:val="000160E9"/>
    <w:rsid w:val="00016343"/>
    <w:rsid w:val="000202BD"/>
    <w:rsid w:val="000207F0"/>
    <w:rsid w:val="0002316A"/>
    <w:rsid w:val="000236DF"/>
    <w:rsid w:val="00024341"/>
    <w:rsid w:val="00024F0F"/>
    <w:rsid w:val="00024F78"/>
    <w:rsid w:val="0002616D"/>
    <w:rsid w:val="00030902"/>
    <w:rsid w:val="0003277C"/>
    <w:rsid w:val="00033690"/>
    <w:rsid w:val="00034C25"/>
    <w:rsid w:val="00035BC5"/>
    <w:rsid w:val="00040D60"/>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65FA3"/>
    <w:rsid w:val="00071E13"/>
    <w:rsid w:val="00072D9F"/>
    <w:rsid w:val="00076366"/>
    <w:rsid w:val="00077F7F"/>
    <w:rsid w:val="00081311"/>
    <w:rsid w:val="000818E3"/>
    <w:rsid w:val="00082626"/>
    <w:rsid w:val="0008299E"/>
    <w:rsid w:val="00082A78"/>
    <w:rsid w:val="00083AC7"/>
    <w:rsid w:val="00083B70"/>
    <w:rsid w:val="00083C51"/>
    <w:rsid w:val="00084161"/>
    <w:rsid w:val="00086D5B"/>
    <w:rsid w:val="000873C6"/>
    <w:rsid w:val="00087C44"/>
    <w:rsid w:val="00090A29"/>
    <w:rsid w:val="00090B45"/>
    <w:rsid w:val="00090F8D"/>
    <w:rsid w:val="000921EB"/>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1E59"/>
    <w:rsid w:val="000D248C"/>
    <w:rsid w:val="000D25E2"/>
    <w:rsid w:val="000D26D9"/>
    <w:rsid w:val="000D2829"/>
    <w:rsid w:val="000D2AB4"/>
    <w:rsid w:val="000D3A11"/>
    <w:rsid w:val="000D46CE"/>
    <w:rsid w:val="000D4896"/>
    <w:rsid w:val="000D52E4"/>
    <w:rsid w:val="000D64B7"/>
    <w:rsid w:val="000D7250"/>
    <w:rsid w:val="000D733F"/>
    <w:rsid w:val="000E1ECC"/>
    <w:rsid w:val="000E2339"/>
    <w:rsid w:val="000E32E0"/>
    <w:rsid w:val="000E3441"/>
    <w:rsid w:val="000E4069"/>
    <w:rsid w:val="000E5098"/>
    <w:rsid w:val="000E6762"/>
    <w:rsid w:val="000E73E7"/>
    <w:rsid w:val="000E762F"/>
    <w:rsid w:val="000E7EB9"/>
    <w:rsid w:val="000F097E"/>
    <w:rsid w:val="000F193F"/>
    <w:rsid w:val="000F2A9E"/>
    <w:rsid w:val="000F2F7F"/>
    <w:rsid w:val="000F41C4"/>
    <w:rsid w:val="000F51C5"/>
    <w:rsid w:val="000F5B3B"/>
    <w:rsid w:val="000F6A8C"/>
    <w:rsid w:val="000F7B26"/>
    <w:rsid w:val="000F7C0E"/>
    <w:rsid w:val="00100B69"/>
    <w:rsid w:val="00103FC5"/>
    <w:rsid w:val="001057E0"/>
    <w:rsid w:val="00110323"/>
    <w:rsid w:val="00110471"/>
    <w:rsid w:val="001104B7"/>
    <w:rsid w:val="00110642"/>
    <w:rsid w:val="0011065C"/>
    <w:rsid w:val="00111274"/>
    <w:rsid w:val="00111E0F"/>
    <w:rsid w:val="00111E65"/>
    <w:rsid w:val="001128A9"/>
    <w:rsid w:val="00113708"/>
    <w:rsid w:val="001150A3"/>
    <w:rsid w:val="00115ADF"/>
    <w:rsid w:val="00115CEE"/>
    <w:rsid w:val="00116CC2"/>
    <w:rsid w:val="00116EAD"/>
    <w:rsid w:val="00120610"/>
    <w:rsid w:val="00121820"/>
    <w:rsid w:val="0012183B"/>
    <w:rsid w:val="00121C30"/>
    <w:rsid w:val="00122E45"/>
    <w:rsid w:val="001242CE"/>
    <w:rsid w:val="00124D7F"/>
    <w:rsid w:val="00125963"/>
    <w:rsid w:val="001262B9"/>
    <w:rsid w:val="00130BF1"/>
    <w:rsid w:val="00131EE1"/>
    <w:rsid w:val="00132669"/>
    <w:rsid w:val="001329D0"/>
    <w:rsid w:val="00133183"/>
    <w:rsid w:val="001346E3"/>
    <w:rsid w:val="00135289"/>
    <w:rsid w:val="0013668F"/>
    <w:rsid w:val="00136CCD"/>
    <w:rsid w:val="00137F5D"/>
    <w:rsid w:val="00141E28"/>
    <w:rsid w:val="00141E4E"/>
    <w:rsid w:val="00144DE5"/>
    <w:rsid w:val="00144EBF"/>
    <w:rsid w:val="00145397"/>
    <w:rsid w:val="00145790"/>
    <w:rsid w:val="00145A6A"/>
    <w:rsid w:val="00147729"/>
    <w:rsid w:val="00147E33"/>
    <w:rsid w:val="00150022"/>
    <w:rsid w:val="00150644"/>
    <w:rsid w:val="001508AC"/>
    <w:rsid w:val="00151B8B"/>
    <w:rsid w:val="001522E3"/>
    <w:rsid w:val="0015265F"/>
    <w:rsid w:val="001526B5"/>
    <w:rsid w:val="00153508"/>
    <w:rsid w:val="001568FF"/>
    <w:rsid w:val="001569F5"/>
    <w:rsid w:val="001571A0"/>
    <w:rsid w:val="001573EA"/>
    <w:rsid w:val="00157A2B"/>
    <w:rsid w:val="00157D0B"/>
    <w:rsid w:val="00162D9F"/>
    <w:rsid w:val="00167CFC"/>
    <w:rsid w:val="00171872"/>
    <w:rsid w:val="001724C3"/>
    <w:rsid w:val="001724FF"/>
    <w:rsid w:val="001741AB"/>
    <w:rsid w:val="00174B2E"/>
    <w:rsid w:val="00174B81"/>
    <w:rsid w:val="0017550F"/>
    <w:rsid w:val="00176777"/>
    <w:rsid w:val="00176C97"/>
    <w:rsid w:val="00177B51"/>
    <w:rsid w:val="00180F87"/>
    <w:rsid w:val="00182080"/>
    <w:rsid w:val="00183325"/>
    <w:rsid w:val="00184440"/>
    <w:rsid w:val="00184663"/>
    <w:rsid w:val="00184752"/>
    <w:rsid w:val="00185A7C"/>
    <w:rsid w:val="00185D25"/>
    <w:rsid w:val="00187235"/>
    <w:rsid w:val="00187BF2"/>
    <w:rsid w:val="00192BA7"/>
    <w:rsid w:val="00193504"/>
    <w:rsid w:val="001943A9"/>
    <w:rsid w:val="00196707"/>
    <w:rsid w:val="00196720"/>
    <w:rsid w:val="001A1300"/>
    <w:rsid w:val="001A16DE"/>
    <w:rsid w:val="001A22DE"/>
    <w:rsid w:val="001A4B12"/>
    <w:rsid w:val="001A5DF4"/>
    <w:rsid w:val="001A6A34"/>
    <w:rsid w:val="001A7B87"/>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49F0"/>
    <w:rsid w:val="001D52E8"/>
    <w:rsid w:val="001D5476"/>
    <w:rsid w:val="001D6A9C"/>
    <w:rsid w:val="001D6CA6"/>
    <w:rsid w:val="001D71A0"/>
    <w:rsid w:val="001E000E"/>
    <w:rsid w:val="001E051A"/>
    <w:rsid w:val="001E0F33"/>
    <w:rsid w:val="001E1781"/>
    <w:rsid w:val="001E17AD"/>
    <w:rsid w:val="001E1CB5"/>
    <w:rsid w:val="001E2598"/>
    <w:rsid w:val="001E2680"/>
    <w:rsid w:val="001E2980"/>
    <w:rsid w:val="001E4DFA"/>
    <w:rsid w:val="001F0577"/>
    <w:rsid w:val="001F0725"/>
    <w:rsid w:val="001F0789"/>
    <w:rsid w:val="001F4187"/>
    <w:rsid w:val="001F6FC6"/>
    <w:rsid w:val="00200BE3"/>
    <w:rsid w:val="00201B25"/>
    <w:rsid w:val="0020408C"/>
    <w:rsid w:val="002048BF"/>
    <w:rsid w:val="0020510E"/>
    <w:rsid w:val="002055AC"/>
    <w:rsid w:val="002070DF"/>
    <w:rsid w:val="00212D6E"/>
    <w:rsid w:val="00213245"/>
    <w:rsid w:val="00213EFF"/>
    <w:rsid w:val="00215148"/>
    <w:rsid w:val="0021534D"/>
    <w:rsid w:val="00215B12"/>
    <w:rsid w:val="0022101D"/>
    <w:rsid w:val="00221A97"/>
    <w:rsid w:val="002227A6"/>
    <w:rsid w:val="00222B47"/>
    <w:rsid w:val="00222C47"/>
    <w:rsid w:val="00224917"/>
    <w:rsid w:val="00226E13"/>
    <w:rsid w:val="0023056C"/>
    <w:rsid w:val="0023107A"/>
    <w:rsid w:val="0023137C"/>
    <w:rsid w:val="002319E7"/>
    <w:rsid w:val="00232321"/>
    <w:rsid w:val="00232588"/>
    <w:rsid w:val="00235DEE"/>
    <w:rsid w:val="0023647A"/>
    <w:rsid w:val="0023751C"/>
    <w:rsid w:val="002406EF"/>
    <w:rsid w:val="0024231B"/>
    <w:rsid w:val="002435C9"/>
    <w:rsid w:val="0024470A"/>
    <w:rsid w:val="00245104"/>
    <w:rsid w:val="002461F1"/>
    <w:rsid w:val="002477CE"/>
    <w:rsid w:val="00247FC6"/>
    <w:rsid w:val="00250E18"/>
    <w:rsid w:val="00251709"/>
    <w:rsid w:val="002540E1"/>
    <w:rsid w:val="00255465"/>
    <w:rsid w:val="002555EB"/>
    <w:rsid w:val="00256194"/>
    <w:rsid w:val="00257202"/>
    <w:rsid w:val="002575DC"/>
    <w:rsid w:val="00257C2E"/>
    <w:rsid w:val="0026051C"/>
    <w:rsid w:val="00261501"/>
    <w:rsid w:val="00262308"/>
    <w:rsid w:val="00262EC1"/>
    <w:rsid w:val="00263289"/>
    <w:rsid w:val="00264394"/>
    <w:rsid w:val="002647A4"/>
    <w:rsid w:val="00264F35"/>
    <w:rsid w:val="002655D6"/>
    <w:rsid w:val="00267CEA"/>
    <w:rsid w:val="002708D8"/>
    <w:rsid w:val="002717AF"/>
    <w:rsid w:val="0027346C"/>
    <w:rsid w:val="00275FA6"/>
    <w:rsid w:val="0027692F"/>
    <w:rsid w:val="00280371"/>
    <w:rsid w:val="00281D23"/>
    <w:rsid w:val="002823E4"/>
    <w:rsid w:val="002824D9"/>
    <w:rsid w:val="00282AC3"/>
    <w:rsid w:val="00282ED2"/>
    <w:rsid w:val="0028374A"/>
    <w:rsid w:val="00285B4F"/>
    <w:rsid w:val="00286CA3"/>
    <w:rsid w:val="00287E30"/>
    <w:rsid w:val="00290519"/>
    <w:rsid w:val="00290EA5"/>
    <w:rsid w:val="002911B4"/>
    <w:rsid w:val="002917B3"/>
    <w:rsid w:val="00291A4E"/>
    <w:rsid w:val="002947E7"/>
    <w:rsid w:val="002948CB"/>
    <w:rsid w:val="00295A61"/>
    <w:rsid w:val="00296004"/>
    <w:rsid w:val="00296166"/>
    <w:rsid w:val="002963DB"/>
    <w:rsid w:val="00296596"/>
    <w:rsid w:val="002971F4"/>
    <w:rsid w:val="002A0713"/>
    <w:rsid w:val="002A0EF7"/>
    <w:rsid w:val="002A0F0E"/>
    <w:rsid w:val="002A18E3"/>
    <w:rsid w:val="002A435C"/>
    <w:rsid w:val="002A4F19"/>
    <w:rsid w:val="002A634F"/>
    <w:rsid w:val="002A672F"/>
    <w:rsid w:val="002B0705"/>
    <w:rsid w:val="002B16E5"/>
    <w:rsid w:val="002B2680"/>
    <w:rsid w:val="002B4D6E"/>
    <w:rsid w:val="002B771E"/>
    <w:rsid w:val="002C0445"/>
    <w:rsid w:val="002C1998"/>
    <w:rsid w:val="002C20A0"/>
    <w:rsid w:val="002C21AD"/>
    <w:rsid w:val="002C29BC"/>
    <w:rsid w:val="002C2D40"/>
    <w:rsid w:val="002C558E"/>
    <w:rsid w:val="002C6874"/>
    <w:rsid w:val="002C6CC9"/>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66F7"/>
    <w:rsid w:val="002E7868"/>
    <w:rsid w:val="002E7B7C"/>
    <w:rsid w:val="002E7D9C"/>
    <w:rsid w:val="002F0267"/>
    <w:rsid w:val="002F1153"/>
    <w:rsid w:val="002F158A"/>
    <w:rsid w:val="002F1C76"/>
    <w:rsid w:val="002F669B"/>
    <w:rsid w:val="002F72E9"/>
    <w:rsid w:val="00300505"/>
    <w:rsid w:val="00300FE3"/>
    <w:rsid w:val="00303784"/>
    <w:rsid w:val="003038E6"/>
    <w:rsid w:val="003038FD"/>
    <w:rsid w:val="00303A7E"/>
    <w:rsid w:val="00303F92"/>
    <w:rsid w:val="003045F4"/>
    <w:rsid w:val="0030559D"/>
    <w:rsid w:val="003056E3"/>
    <w:rsid w:val="00306190"/>
    <w:rsid w:val="00306504"/>
    <w:rsid w:val="00310E60"/>
    <w:rsid w:val="0031194A"/>
    <w:rsid w:val="003119A0"/>
    <w:rsid w:val="003119B4"/>
    <w:rsid w:val="00311BBB"/>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6EB"/>
    <w:rsid w:val="00326C91"/>
    <w:rsid w:val="00327AFF"/>
    <w:rsid w:val="0033126F"/>
    <w:rsid w:val="003340B0"/>
    <w:rsid w:val="00334B64"/>
    <w:rsid w:val="00334D20"/>
    <w:rsid w:val="00334FE1"/>
    <w:rsid w:val="00335C29"/>
    <w:rsid w:val="003367CF"/>
    <w:rsid w:val="003374A5"/>
    <w:rsid w:val="00341902"/>
    <w:rsid w:val="00341C1B"/>
    <w:rsid w:val="00345923"/>
    <w:rsid w:val="00345A62"/>
    <w:rsid w:val="00345AC0"/>
    <w:rsid w:val="0034601F"/>
    <w:rsid w:val="003474A6"/>
    <w:rsid w:val="00347969"/>
    <w:rsid w:val="00350120"/>
    <w:rsid w:val="0035055D"/>
    <w:rsid w:val="003516AB"/>
    <w:rsid w:val="00352D04"/>
    <w:rsid w:val="003558C3"/>
    <w:rsid w:val="00360CAF"/>
    <w:rsid w:val="003629A6"/>
    <w:rsid w:val="00363447"/>
    <w:rsid w:val="003643BF"/>
    <w:rsid w:val="00364EBD"/>
    <w:rsid w:val="003659B5"/>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0E4F"/>
    <w:rsid w:val="003910AF"/>
    <w:rsid w:val="0039121C"/>
    <w:rsid w:val="003912D4"/>
    <w:rsid w:val="00391709"/>
    <w:rsid w:val="0039277F"/>
    <w:rsid w:val="00392B1A"/>
    <w:rsid w:val="003938EC"/>
    <w:rsid w:val="00393F47"/>
    <w:rsid w:val="00395280"/>
    <w:rsid w:val="003978A9"/>
    <w:rsid w:val="003A1703"/>
    <w:rsid w:val="003A1EAE"/>
    <w:rsid w:val="003A2197"/>
    <w:rsid w:val="003A4937"/>
    <w:rsid w:val="003B087E"/>
    <w:rsid w:val="003B0C6B"/>
    <w:rsid w:val="003B0D94"/>
    <w:rsid w:val="003B1CDD"/>
    <w:rsid w:val="003B312B"/>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58B3"/>
    <w:rsid w:val="003D691B"/>
    <w:rsid w:val="003E2057"/>
    <w:rsid w:val="003E4E4F"/>
    <w:rsid w:val="003E5757"/>
    <w:rsid w:val="003E5B43"/>
    <w:rsid w:val="003E5E91"/>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330"/>
    <w:rsid w:val="00401A93"/>
    <w:rsid w:val="00401CE3"/>
    <w:rsid w:val="00401ECC"/>
    <w:rsid w:val="004031F2"/>
    <w:rsid w:val="0040400E"/>
    <w:rsid w:val="004056A4"/>
    <w:rsid w:val="00405A76"/>
    <w:rsid w:val="00405DF3"/>
    <w:rsid w:val="00406C1A"/>
    <w:rsid w:val="00407174"/>
    <w:rsid w:val="00407936"/>
    <w:rsid w:val="00407B8A"/>
    <w:rsid w:val="004106EE"/>
    <w:rsid w:val="0041256A"/>
    <w:rsid w:val="0041314E"/>
    <w:rsid w:val="0041597B"/>
    <w:rsid w:val="00416351"/>
    <w:rsid w:val="00421038"/>
    <w:rsid w:val="00421FC5"/>
    <w:rsid w:val="00422236"/>
    <w:rsid w:val="00422AC2"/>
    <w:rsid w:val="00423C53"/>
    <w:rsid w:val="004241DC"/>
    <w:rsid w:val="00424EEB"/>
    <w:rsid w:val="00425E1F"/>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6A50"/>
    <w:rsid w:val="00467D7A"/>
    <w:rsid w:val="00467F52"/>
    <w:rsid w:val="00470683"/>
    <w:rsid w:val="0047330B"/>
    <w:rsid w:val="00473811"/>
    <w:rsid w:val="00473956"/>
    <w:rsid w:val="00473C65"/>
    <w:rsid w:val="00473DC0"/>
    <w:rsid w:val="00475BBC"/>
    <w:rsid w:val="004762E6"/>
    <w:rsid w:val="00476704"/>
    <w:rsid w:val="0047782A"/>
    <w:rsid w:val="00477A91"/>
    <w:rsid w:val="0048029C"/>
    <w:rsid w:val="004806AB"/>
    <w:rsid w:val="00480F73"/>
    <w:rsid w:val="00481FFD"/>
    <w:rsid w:val="004822EC"/>
    <w:rsid w:val="00483C57"/>
    <w:rsid w:val="00484807"/>
    <w:rsid w:val="004856F1"/>
    <w:rsid w:val="0049127E"/>
    <w:rsid w:val="00493CAC"/>
    <w:rsid w:val="00495188"/>
    <w:rsid w:val="00495BBB"/>
    <w:rsid w:val="0049676A"/>
    <w:rsid w:val="004968DB"/>
    <w:rsid w:val="0049783C"/>
    <w:rsid w:val="00497975"/>
    <w:rsid w:val="004A0153"/>
    <w:rsid w:val="004A1C55"/>
    <w:rsid w:val="004A391A"/>
    <w:rsid w:val="004A4A3A"/>
    <w:rsid w:val="004A6798"/>
    <w:rsid w:val="004A7012"/>
    <w:rsid w:val="004A7419"/>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C79A4"/>
    <w:rsid w:val="004D0556"/>
    <w:rsid w:val="004D31E8"/>
    <w:rsid w:val="004D3727"/>
    <w:rsid w:val="004D4343"/>
    <w:rsid w:val="004D5278"/>
    <w:rsid w:val="004D535E"/>
    <w:rsid w:val="004D5F9B"/>
    <w:rsid w:val="004D6589"/>
    <w:rsid w:val="004D72AE"/>
    <w:rsid w:val="004E1D09"/>
    <w:rsid w:val="004E1FFB"/>
    <w:rsid w:val="004E244E"/>
    <w:rsid w:val="004E3759"/>
    <w:rsid w:val="004E38C0"/>
    <w:rsid w:val="004E6A34"/>
    <w:rsid w:val="004F0329"/>
    <w:rsid w:val="004F0C0E"/>
    <w:rsid w:val="004F1C50"/>
    <w:rsid w:val="004F2C18"/>
    <w:rsid w:val="004F3A7F"/>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3D5"/>
    <w:rsid w:val="005126F9"/>
    <w:rsid w:val="005128A1"/>
    <w:rsid w:val="00515079"/>
    <w:rsid w:val="00520247"/>
    <w:rsid w:val="005207F6"/>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5E61"/>
    <w:rsid w:val="0053601B"/>
    <w:rsid w:val="00536287"/>
    <w:rsid w:val="0054002E"/>
    <w:rsid w:val="00542F8F"/>
    <w:rsid w:val="00544861"/>
    <w:rsid w:val="00544B71"/>
    <w:rsid w:val="00546680"/>
    <w:rsid w:val="00546D4E"/>
    <w:rsid w:val="00550023"/>
    <w:rsid w:val="005500DD"/>
    <w:rsid w:val="00550E16"/>
    <w:rsid w:val="00551A68"/>
    <w:rsid w:val="0055210B"/>
    <w:rsid w:val="00552A04"/>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383"/>
    <w:rsid w:val="0057446F"/>
    <w:rsid w:val="005746A4"/>
    <w:rsid w:val="0057561A"/>
    <w:rsid w:val="005757AC"/>
    <w:rsid w:val="0057749F"/>
    <w:rsid w:val="00580394"/>
    <w:rsid w:val="005803A4"/>
    <w:rsid w:val="005843C0"/>
    <w:rsid w:val="00584BF9"/>
    <w:rsid w:val="00584F88"/>
    <w:rsid w:val="00587CBE"/>
    <w:rsid w:val="00591A98"/>
    <w:rsid w:val="00594FA9"/>
    <w:rsid w:val="005953C1"/>
    <w:rsid w:val="0059560B"/>
    <w:rsid w:val="0059578B"/>
    <w:rsid w:val="0059658F"/>
    <w:rsid w:val="0059671C"/>
    <w:rsid w:val="00596D95"/>
    <w:rsid w:val="00597A0D"/>
    <w:rsid w:val="005A0507"/>
    <w:rsid w:val="005A0EC3"/>
    <w:rsid w:val="005A0FBB"/>
    <w:rsid w:val="005A1501"/>
    <w:rsid w:val="005A1FE6"/>
    <w:rsid w:val="005A2882"/>
    <w:rsid w:val="005A3BB5"/>
    <w:rsid w:val="005A3DCF"/>
    <w:rsid w:val="005A488A"/>
    <w:rsid w:val="005A5543"/>
    <w:rsid w:val="005A62AB"/>
    <w:rsid w:val="005A75BC"/>
    <w:rsid w:val="005A7C9C"/>
    <w:rsid w:val="005A7F85"/>
    <w:rsid w:val="005B03F1"/>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C6E2E"/>
    <w:rsid w:val="005D0638"/>
    <w:rsid w:val="005D1979"/>
    <w:rsid w:val="005D2F9C"/>
    <w:rsid w:val="005D3810"/>
    <w:rsid w:val="005D3AE7"/>
    <w:rsid w:val="005D3BD1"/>
    <w:rsid w:val="005D5A2A"/>
    <w:rsid w:val="005D697C"/>
    <w:rsid w:val="005D70F7"/>
    <w:rsid w:val="005D742B"/>
    <w:rsid w:val="005D76B7"/>
    <w:rsid w:val="005E0345"/>
    <w:rsid w:val="005E091D"/>
    <w:rsid w:val="005E0B04"/>
    <w:rsid w:val="005E2313"/>
    <w:rsid w:val="005E2ADF"/>
    <w:rsid w:val="005E3688"/>
    <w:rsid w:val="005E3EE0"/>
    <w:rsid w:val="005E5EAA"/>
    <w:rsid w:val="005E72D9"/>
    <w:rsid w:val="005E745E"/>
    <w:rsid w:val="005E758F"/>
    <w:rsid w:val="005E7776"/>
    <w:rsid w:val="005F14DC"/>
    <w:rsid w:val="005F1C92"/>
    <w:rsid w:val="005F1D43"/>
    <w:rsid w:val="005F21DB"/>
    <w:rsid w:val="005F275E"/>
    <w:rsid w:val="005F33AF"/>
    <w:rsid w:val="005F5861"/>
    <w:rsid w:val="005F5AB4"/>
    <w:rsid w:val="005F686C"/>
    <w:rsid w:val="005F6A32"/>
    <w:rsid w:val="005F6C03"/>
    <w:rsid w:val="005F7A0A"/>
    <w:rsid w:val="00600B01"/>
    <w:rsid w:val="00600B56"/>
    <w:rsid w:val="00601706"/>
    <w:rsid w:val="00601BC5"/>
    <w:rsid w:val="00603542"/>
    <w:rsid w:val="006038A8"/>
    <w:rsid w:val="00603CBC"/>
    <w:rsid w:val="00603DD3"/>
    <w:rsid w:val="00604869"/>
    <w:rsid w:val="0060561F"/>
    <w:rsid w:val="006060D3"/>
    <w:rsid w:val="00610C17"/>
    <w:rsid w:val="0061173A"/>
    <w:rsid w:val="006119D8"/>
    <w:rsid w:val="00612EC2"/>
    <w:rsid w:val="00613DE5"/>
    <w:rsid w:val="00616813"/>
    <w:rsid w:val="0061696A"/>
    <w:rsid w:val="00616B4B"/>
    <w:rsid w:val="00617854"/>
    <w:rsid w:val="00620984"/>
    <w:rsid w:val="00620AB8"/>
    <w:rsid w:val="00620DAF"/>
    <w:rsid w:val="00621216"/>
    <w:rsid w:val="00621566"/>
    <w:rsid w:val="00622F94"/>
    <w:rsid w:val="006232CC"/>
    <w:rsid w:val="0062495B"/>
    <w:rsid w:val="006253B3"/>
    <w:rsid w:val="0062562E"/>
    <w:rsid w:val="006272FB"/>
    <w:rsid w:val="006278B5"/>
    <w:rsid w:val="006278E0"/>
    <w:rsid w:val="006305C0"/>
    <w:rsid w:val="006306BB"/>
    <w:rsid w:val="006307F2"/>
    <w:rsid w:val="00631D70"/>
    <w:rsid w:val="006333BD"/>
    <w:rsid w:val="00633CA1"/>
    <w:rsid w:val="0063472D"/>
    <w:rsid w:val="00634D76"/>
    <w:rsid w:val="006355AD"/>
    <w:rsid w:val="006358CA"/>
    <w:rsid w:val="0063735E"/>
    <w:rsid w:val="00640148"/>
    <w:rsid w:val="00640C51"/>
    <w:rsid w:val="00641227"/>
    <w:rsid w:val="00641755"/>
    <w:rsid w:val="00641E7F"/>
    <w:rsid w:val="00642C22"/>
    <w:rsid w:val="006439AA"/>
    <w:rsid w:val="00644D9B"/>
    <w:rsid w:val="0064694F"/>
    <w:rsid w:val="00646D98"/>
    <w:rsid w:val="006470A0"/>
    <w:rsid w:val="00647613"/>
    <w:rsid w:val="00650E66"/>
    <w:rsid w:val="006513A6"/>
    <w:rsid w:val="006516B9"/>
    <w:rsid w:val="006517A6"/>
    <w:rsid w:val="00651AFD"/>
    <w:rsid w:val="00651FB0"/>
    <w:rsid w:val="00655DC0"/>
    <w:rsid w:val="00656A7A"/>
    <w:rsid w:val="006572A9"/>
    <w:rsid w:val="00657581"/>
    <w:rsid w:val="006575D6"/>
    <w:rsid w:val="00663BE3"/>
    <w:rsid w:val="00663F97"/>
    <w:rsid w:val="006643CA"/>
    <w:rsid w:val="00664636"/>
    <w:rsid w:val="00664B9F"/>
    <w:rsid w:val="00664D41"/>
    <w:rsid w:val="00664F4A"/>
    <w:rsid w:val="00666C45"/>
    <w:rsid w:val="00670DBC"/>
    <w:rsid w:val="0067128D"/>
    <w:rsid w:val="00672A5E"/>
    <w:rsid w:val="00672B01"/>
    <w:rsid w:val="00672FF3"/>
    <w:rsid w:val="00673885"/>
    <w:rsid w:val="006753DC"/>
    <w:rsid w:val="00676064"/>
    <w:rsid w:val="0067664F"/>
    <w:rsid w:val="00676A5C"/>
    <w:rsid w:val="00676AFF"/>
    <w:rsid w:val="00677A93"/>
    <w:rsid w:val="0068124D"/>
    <w:rsid w:val="00681E14"/>
    <w:rsid w:val="00682663"/>
    <w:rsid w:val="00682D68"/>
    <w:rsid w:val="006833CD"/>
    <w:rsid w:val="0068345B"/>
    <w:rsid w:val="00684FA3"/>
    <w:rsid w:val="006866B7"/>
    <w:rsid w:val="0069000E"/>
    <w:rsid w:val="0069041C"/>
    <w:rsid w:val="00690645"/>
    <w:rsid w:val="00694347"/>
    <w:rsid w:val="00694AC4"/>
    <w:rsid w:val="006964F1"/>
    <w:rsid w:val="00696B1F"/>
    <w:rsid w:val="006979D8"/>
    <w:rsid w:val="00697E5C"/>
    <w:rsid w:val="006A0419"/>
    <w:rsid w:val="006A1590"/>
    <w:rsid w:val="006A18F1"/>
    <w:rsid w:val="006A2F50"/>
    <w:rsid w:val="006A2F7C"/>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0B51"/>
    <w:rsid w:val="006D404B"/>
    <w:rsid w:val="006D411E"/>
    <w:rsid w:val="006D5E3A"/>
    <w:rsid w:val="006E01D0"/>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646F"/>
    <w:rsid w:val="00717E1D"/>
    <w:rsid w:val="00720088"/>
    <w:rsid w:val="00722687"/>
    <w:rsid w:val="007239C9"/>
    <w:rsid w:val="007248B2"/>
    <w:rsid w:val="00725169"/>
    <w:rsid w:val="00725E46"/>
    <w:rsid w:val="007272E0"/>
    <w:rsid w:val="00727B86"/>
    <w:rsid w:val="00727D66"/>
    <w:rsid w:val="007301BB"/>
    <w:rsid w:val="0073038E"/>
    <w:rsid w:val="007310C3"/>
    <w:rsid w:val="0073132A"/>
    <w:rsid w:val="0073142E"/>
    <w:rsid w:val="007322D5"/>
    <w:rsid w:val="007324F9"/>
    <w:rsid w:val="00732644"/>
    <w:rsid w:val="00733C95"/>
    <w:rsid w:val="00735E05"/>
    <w:rsid w:val="00736DF6"/>
    <w:rsid w:val="007405ED"/>
    <w:rsid w:val="007406AA"/>
    <w:rsid w:val="00741D1D"/>
    <w:rsid w:val="0074218F"/>
    <w:rsid w:val="0074464D"/>
    <w:rsid w:val="0074504C"/>
    <w:rsid w:val="0074518C"/>
    <w:rsid w:val="00745420"/>
    <w:rsid w:val="00746C19"/>
    <w:rsid w:val="00747F8C"/>
    <w:rsid w:val="00750E65"/>
    <w:rsid w:val="00751088"/>
    <w:rsid w:val="00751CBC"/>
    <w:rsid w:val="0075265C"/>
    <w:rsid w:val="00752B39"/>
    <w:rsid w:val="00753A21"/>
    <w:rsid w:val="00753E9A"/>
    <w:rsid w:val="00755426"/>
    <w:rsid w:val="00755BB5"/>
    <w:rsid w:val="007561DF"/>
    <w:rsid w:val="00756A70"/>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05EE"/>
    <w:rsid w:val="00781938"/>
    <w:rsid w:val="00781F27"/>
    <w:rsid w:val="00782045"/>
    <w:rsid w:val="00783A5C"/>
    <w:rsid w:val="00787008"/>
    <w:rsid w:val="007918D6"/>
    <w:rsid w:val="0079251C"/>
    <w:rsid w:val="00796544"/>
    <w:rsid w:val="00797DC9"/>
    <w:rsid w:val="007A0402"/>
    <w:rsid w:val="007A0DFB"/>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1A75"/>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D596F"/>
    <w:rsid w:val="007E05AE"/>
    <w:rsid w:val="007E08CA"/>
    <w:rsid w:val="007E375F"/>
    <w:rsid w:val="007E3969"/>
    <w:rsid w:val="007E4095"/>
    <w:rsid w:val="007F09DB"/>
    <w:rsid w:val="007F0DC9"/>
    <w:rsid w:val="007F28C4"/>
    <w:rsid w:val="007F34B7"/>
    <w:rsid w:val="007F431C"/>
    <w:rsid w:val="007F4A54"/>
    <w:rsid w:val="007F4E00"/>
    <w:rsid w:val="008038C2"/>
    <w:rsid w:val="0080416F"/>
    <w:rsid w:val="00804994"/>
    <w:rsid w:val="00806723"/>
    <w:rsid w:val="00806DA3"/>
    <w:rsid w:val="008073C9"/>
    <w:rsid w:val="00810180"/>
    <w:rsid w:val="00810577"/>
    <w:rsid w:val="008110F1"/>
    <w:rsid w:val="00813145"/>
    <w:rsid w:val="00813BF4"/>
    <w:rsid w:val="0081405E"/>
    <w:rsid w:val="008142C5"/>
    <w:rsid w:val="00814B02"/>
    <w:rsid w:val="00815925"/>
    <w:rsid w:val="00816313"/>
    <w:rsid w:val="008166D7"/>
    <w:rsid w:val="0081789F"/>
    <w:rsid w:val="00822F17"/>
    <w:rsid w:val="00824723"/>
    <w:rsid w:val="00824A90"/>
    <w:rsid w:val="00824E8A"/>
    <w:rsid w:val="00824FBC"/>
    <w:rsid w:val="0082568A"/>
    <w:rsid w:val="00826AFC"/>
    <w:rsid w:val="00827060"/>
    <w:rsid w:val="00827FB9"/>
    <w:rsid w:val="00830029"/>
    <w:rsid w:val="0083062E"/>
    <w:rsid w:val="00830B85"/>
    <w:rsid w:val="0083167E"/>
    <w:rsid w:val="00832D93"/>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173E"/>
    <w:rsid w:val="008529BC"/>
    <w:rsid w:val="00853AA5"/>
    <w:rsid w:val="00854588"/>
    <w:rsid w:val="00854D69"/>
    <w:rsid w:val="00855905"/>
    <w:rsid w:val="00855A63"/>
    <w:rsid w:val="00857959"/>
    <w:rsid w:val="00860134"/>
    <w:rsid w:val="008620D0"/>
    <w:rsid w:val="0086244E"/>
    <w:rsid w:val="00863AEB"/>
    <w:rsid w:val="00866A8F"/>
    <w:rsid w:val="00866E35"/>
    <w:rsid w:val="00866FB7"/>
    <w:rsid w:val="0086705D"/>
    <w:rsid w:val="0087075C"/>
    <w:rsid w:val="00870F73"/>
    <w:rsid w:val="00871461"/>
    <w:rsid w:val="008733D0"/>
    <w:rsid w:val="00873B39"/>
    <w:rsid w:val="00874F96"/>
    <w:rsid w:val="00875D7E"/>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4A56"/>
    <w:rsid w:val="00885038"/>
    <w:rsid w:val="00885901"/>
    <w:rsid w:val="00886A28"/>
    <w:rsid w:val="008914B0"/>
    <w:rsid w:val="00891F59"/>
    <w:rsid w:val="00892A11"/>
    <w:rsid w:val="00892BB2"/>
    <w:rsid w:val="00894248"/>
    <w:rsid w:val="00894D74"/>
    <w:rsid w:val="00894E3E"/>
    <w:rsid w:val="00895815"/>
    <w:rsid w:val="008965F7"/>
    <w:rsid w:val="00896870"/>
    <w:rsid w:val="00897E00"/>
    <w:rsid w:val="008A21C8"/>
    <w:rsid w:val="008A361C"/>
    <w:rsid w:val="008A66F7"/>
    <w:rsid w:val="008A6924"/>
    <w:rsid w:val="008A7475"/>
    <w:rsid w:val="008B02DC"/>
    <w:rsid w:val="008B0405"/>
    <w:rsid w:val="008B18EE"/>
    <w:rsid w:val="008B2D9D"/>
    <w:rsid w:val="008B3739"/>
    <w:rsid w:val="008B469F"/>
    <w:rsid w:val="008B4711"/>
    <w:rsid w:val="008B4A60"/>
    <w:rsid w:val="008B5578"/>
    <w:rsid w:val="008B56AB"/>
    <w:rsid w:val="008B6309"/>
    <w:rsid w:val="008C1D23"/>
    <w:rsid w:val="008C286B"/>
    <w:rsid w:val="008C28C5"/>
    <w:rsid w:val="008C4BCE"/>
    <w:rsid w:val="008C578D"/>
    <w:rsid w:val="008C5914"/>
    <w:rsid w:val="008C6885"/>
    <w:rsid w:val="008C791F"/>
    <w:rsid w:val="008C7B97"/>
    <w:rsid w:val="008D29CD"/>
    <w:rsid w:val="008D32E6"/>
    <w:rsid w:val="008D4A6E"/>
    <w:rsid w:val="008D59E7"/>
    <w:rsid w:val="008D6A9D"/>
    <w:rsid w:val="008E182B"/>
    <w:rsid w:val="008E2112"/>
    <w:rsid w:val="008E2D27"/>
    <w:rsid w:val="008E3925"/>
    <w:rsid w:val="008E6F79"/>
    <w:rsid w:val="008E7BE8"/>
    <w:rsid w:val="008F0D39"/>
    <w:rsid w:val="008F1A5A"/>
    <w:rsid w:val="008F1C03"/>
    <w:rsid w:val="008F22DE"/>
    <w:rsid w:val="008F249D"/>
    <w:rsid w:val="008F4C85"/>
    <w:rsid w:val="008F4CE1"/>
    <w:rsid w:val="008F605D"/>
    <w:rsid w:val="008F7929"/>
    <w:rsid w:val="008F7DB5"/>
    <w:rsid w:val="00900EB6"/>
    <w:rsid w:val="0090347A"/>
    <w:rsid w:val="00903B34"/>
    <w:rsid w:val="0090539E"/>
    <w:rsid w:val="00905940"/>
    <w:rsid w:val="00905F96"/>
    <w:rsid w:val="00906049"/>
    <w:rsid w:val="00906E92"/>
    <w:rsid w:val="00907602"/>
    <w:rsid w:val="00910B48"/>
    <w:rsid w:val="00914D7E"/>
    <w:rsid w:val="00915380"/>
    <w:rsid w:val="00915603"/>
    <w:rsid w:val="00915D0D"/>
    <w:rsid w:val="00916E08"/>
    <w:rsid w:val="00917879"/>
    <w:rsid w:val="00920557"/>
    <w:rsid w:val="00920FCE"/>
    <w:rsid w:val="00922045"/>
    <w:rsid w:val="0092219A"/>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30"/>
    <w:rsid w:val="009460E5"/>
    <w:rsid w:val="009462DF"/>
    <w:rsid w:val="009463AE"/>
    <w:rsid w:val="00946CDD"/>
    <w:rsid w:val="00950B69"/>
    <w:rsid w:val="0095124F"/>
    <w:rsid w:val="00952573"/>
    <w:rsid w:val="00953B4C"/>
    <w:rsid w:val="0095438E"/>
    <w:rsid w:val="00954519"/>
    <w:rsid w:val="009554D8"/>
    <w:rsid w:val="00955EE7"/>
    <w:rsid w:val="00956061"/>
    <w:rsid w:val="0095652F"/>
    <w:rsid w:val="00957C72"/>
    <w:rsid w:val="0096014E"/>
    <w:rsid w:val="0096224A"/>
    <w:rsid w:val="00963082"/>
    <w:rsid w:val="00963115"/>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8FB"/>
    <w:rsid w:val="00977DEC"/>
    <w:rsid w:val="00980118"/>
    <w:rsid w:val="00981636"/>
    <w:rsid w:val="00981C13"/>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1EE8"/>
    <w:rsid w:val="009A37B7"/>
    <w:rsid w:val="009A3BC3"/>
    <w:rsid w:val="009A4DDA"/>
    <w:rsid w:val="009A528C"/>
    <w:rsid w:val="009A55AE"/>
    <w:rsid w:val="009A5C52"/>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5495"/>
    <w:rsid w:val="009C65E7"/>
    <w:rsid w:val="009C7699"/>
    <w:rsid w:val="009C7A0F"/>
    <w:rsid w:val="009D029A"/>
    <w:rsid w:val="009D2259"/>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943"/>
    <w:rsid w:val="009F09C0"/>
    <w:rsid w:val="009F0D25"/>
    <w:rsid w:val="009F0FA0"/>
    <w:rsid w:val="009F1585"/>
    <w:rsid w:val="009F271E"/>
    <w:rsid w:val="009F2E13"/>
    <w:rsid w:val="009F2FC2"/>
    <w:rsid w:val="009F305B"/>
    <w:rsid w:val="009F410E"/>
    <w:rsid w:val="009F4688"/>
    <w:rsid w:val="009F641E"/>
    <w:rsid w:val="009F68A1"/>
    <w:rsid w:val="009F6994"/>
    <w:rsid w:val="009F7834"/>
    <w:rsid w:val="009F7975"/>
    <w:rsid w:val="00A01B4C"/>
    <w:rsid w:val="00A03A31"/>
    <w:rsid w:val="00A03BAA"/>
    <w:rsid w:val="00A03BC0"/>
    <w:rsid w:val="00A048E3"/>
    <w:rsid w:val="00A04CAB"/>
    <w:rsid w:val="00A05988"/>
    <w:rsid w:val="00A05C73"/>
    <w:rsid w:val="00A06012"/>
    <w:rsid w:val="00A06E05"/>
    <w:rsid w:val="00A06ECE"/>
    <w:rsid w:val="00A10085"/>
    <w:rsid w:val="00A10DC0"/>
    <w:rsid w:val="00A11DB5"/>
    <w:rsid w:val="00A121A6"/>
    <w:rsid w:val="00A126F3"/>
    <w:rsid w:val="00A13291"/>
    <w:rsid w:val="00A13870"/>
    <w:rsid w:val="00A138A2"/>
    <w:rsid w:val="00A1399B"/>
    <w:rsid w:val="00A1401B"/>
    <w:rsid w:val="00A15CD5"/>
    <w:rsid w:val="00A16435"/>
    <w:rsid w:val="00A16D10"/>
    <w:rsid w:val="00A17221"/>
    <w:rsid w:val="00A1782C"/>
    <w:rsid w:val="00A17CC3"/>
    <w:rsid w:val="00A2017F"/>
    <w:rsid w:val="00A20874"/>
    <w:rsid w:val="00A20DB1"/>
    <w:rsid w:val="00A221FB"/>
    <w:rsid w:val="00A26434"/>
    <w:rsid w:val="00A26993"/>
    <w:rsid w:val="00A30251"/>
    <w:rsid w:val="00A305AC"/>
    <w:rsid w:val="00A31911"/>
    <w:rsid w:val="00A3236C"/>
    <w:rsid w:val="00A33370"/>
    <w:rsid w:val="00A34339"/>
    <w:rsid w:val="00A349AA"/>
    <w:rsid w:val="00A357F8"/>
    <w:rsid w:val="00A35BB1"/>
    <w:rsid w:val="00A36EA8"/>
    <w:rsid w:val="00A37871"/>
    <w:rsid w:val="00A4096E"/>
    <w:rsid w:val="00A40BB7"/>
    <w:rsid w:val="00A40FC5"/>
    <w:rsid w:val="00A417B8"/>
    <w:rsid w:val="00A424B8"/>
    <w:rsid w:val="00A435C4"/>
    <w:rsid w:val="00A43E85"/>
    <w:rsid w:val="00A44190"/>
    <w:rsid w:val="00A45F42"/>
    <w:rsid w:val="00A47469"/>
    <w:rsid w:val="00A50585"/>
    <w:rsid w:val="00A52C62"/>
    <w:rsid w:val="00A53A65"/>
    <w:rsid w:val="00A5542C"/>
    <w:rsid w:val="00A56329"/>
    <w:rsid w:val="00A56C53"/>
    <w:rsid w:val="00A607E2"/>
    <w:rsid w:val="00A60833"/>
    <w:rsid w:val="00A61253"/>
    <w:rsid w:val="00A64B9E"/>
    <w:rsid w:val="00A652E9"/>
    <w:rsid w:val="00A65843"/>
    <w:rsid w:val="00A66F48"/>
    <w:rsid w:val="00A70828"/>
    <w:rsid w:val="00A710E1"/>
    <w:rsid w:val="00A72875"/>
    <w:rsid w:val="00A7336F"/>
    <w:rsid w:val="00A7544B"/>
    <w:rsid w:val="00A75880"/>
    <w:rsid w:val="00A76006"/>
    <w:rsid w:val="00A80411"/>
    <w:rsid w:val="00A80854"/>
    <w:rsid w:val="00A8138D"/>
    <w:rsid w:val="00A81B39"/>
    <w:rsid w:val="00A838C6"/>
    <w:rsid w:val="00A838E3"/>
    <w:rsid w:val="00A843ED"/>
    <w:rsid w:val="00A84A7E"/>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2D63"/>
    <w:rsid w:val="00AB380A"/>
    <w:rsid w:val="00AB5095"/>
    <w:rsid w:val="00AB56C5"/>
    <w:rsid w:val="00AB65AF"/>
    <w:rsid w:val="00AB7BB9"/>
    <w:rsid w:val="00AC0574"/>
    <w:rsid w:val="00AC2C7D"/>
    <w:rsid w:val="00AC6E35"/>
    <w:rsid w:val="00AC7A67"/>
    <w:rsid w:val="00AD22F8"/>
    <w:rsid w:val="00AD2B6E"/>
    <w:rsid w:val="00AD4617"/>
    <w:rsid w:val="00AD58B3"/>
    <w:rsid w:val="00AD5AEC"/>
    <w:rsid w:val="00AD7157"/>
    <w:rsid w:val="00AD7FF9"/>
    <w:rsid w:val="00AE135C"/>
    <w:rsid w:val="00AE272B"/>
    <w:rsid w:val="00AE2AF8"/>
    <w:rsid w:val="00AE30B3"/>
    <w:rsid w:val="00AE323B"/>
    <w:rsid w:val="00AE4230"/>
    <w:rsid w:val="00AE44D7"/>
    <w:rsid w:val="00AE4B13"/>
    <w:rsid w:val="00AE5A45"/>
    <w:rsid w:val="00AE6086"/>
    <w:rsid w:val="00AE6B53"/>
    <w:rsid w:val="00AE7259"/>
    <w:rsid w:val="00AF0D37"/>
    <w:rsid w:val="00AF1535"/>
    <w:rsid w:val="00AF2568"/>
    <w:rsid w:val="00AF3B08"/>
    <w:rsid w:val="00AF5F2E"/>
    <w:rsid w:val="00AF6076"/>
    <w:rsid w:val="00AF6A0B"/>
    <w:rsid w:val="00AF775A"/>
    <w:rsid w:val="00AF77E3"/>
    <w:rsid w:val="00B01C5E"/>
    <w:rsid w:val="00B01E62"/>
    <w:rsid w:val="00B01F75"/>
    <w:rsid w:val="00B032CE"/>
    <w:rsid w:val="00B03A9F"/>
    <w:rsid w:val="00B03D80"/>
    <w:rsid w:val="00B05DDC"/>
    <w:rsid w:val="00B05F43"/>
    <w:rsid w:val="00B07160"/>
    <w:rsid w:val="00B078C8"/>
    <w:rsid w:val="00B07C4D"/>
    <w:rsid w:val="00B10252"/>
    <w:rsid w:val="00B10B5D"/>
    <w:rsid w:val="00B10C49"/>
    <w:rsid w:val="00B10D76"/>
    <w:rsid w:val="00B110F8"/>
    <w:rsid w:val="00B11C2F"/>
    <w:rsid w:val="00B13AD8"/>
    <w:rsid w:val="00B140CE"/>
    <w:rsid w:val="00B14627"/>
    <w:rsid w:val="00B15A90"/>
    <w:rsid w:val="00B166B9"/>
    <w:rsid w:val="00B16BD2"/>
    <w:rsid w:val="00B17292"/>
    <w:rsid w:val="00B174F8"/>
    <w:rsid w:val="00B21954"/>
    <w:rsid w:val="00B22F90"/>
    <w:rsid w:val="00B2443B"/>
    <w:rsid w:val="00B24C6C"/>
    <w:rsid w:val="00B260B9"/>
    <w:rsid w:val="00B26585"/>
    <w:rsid w:val="00B26F75"/>
    <w:rsid w:val="00B312B9"/>
    <w:rsid w:val="00B3155B"/>
    <w:rsid w:val="00B317B0"/>
    <w:rsid w:val="00B318B8"/>
    <w:rsid w:val="00B32C61"/>
    <w:rsid w:val="00B34154"/>
    <w:rsid w:val="00B352DF"/>
    <w:rsid w:val="00B35953"/>
    <w:rsid w:val="00B3651B"/>
    <w:rsid w:val="00B36D87"/>
    <w:rsid w:val="00B371CE"/>
    <w:rsid w:val="00B377BE"/>
    <w:rsid w:val="00B40693"/>
    <w:rsid w:val="00B418F4"/>
    <w:rsid w:val="00B42615"/>
    <w:rsid w:val="00B43886"/>
    <w:rsid w:val="00B4467E"/>
    <w:rsid w:val="00B448CA"/>
    <w:rsid w:val="00B450D4"/>
    <w:rsid w:val="00B452B4"/>
    <w:rsid w:val="00B45571"/>
    <w:rsid w:val="00B455F8"/>
    <w:rsid w:val="00B47034"/>
    <w:rsid w:val="00B47095"/>
    <w:rsid w:val="00B50F0B"/>
    <w:rsid w:val="00B53396"/>
    <w:rsid w:val="00B5377C"/>
    <w:rsid w:val="00B5471B"/>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2EE1"/>
    <w:rsid w:val="00B8496F"/>
    <w:rsid w:val="00B84E39"/>
    <w:rsid w:val="00B852CD"/>
    <w:rsid w:val="00B859D9"/>
    <w:rsid w:val="00B86496"/>
    <w:rsid w:val="00B91CC8"/>
    <w:rsid w:val="00B93EE1"/>
    <w:rsid w:val="00B93F9A"/>
    <w:rsid w:val="00B94FE2"/>
    <w:rsid w:val="00B95970"/>
    <w:rsid w:val="00B95C2C"/>
    <w:rsid w:val="00B96798"/>
    <w:rsid w:val="00B97940"/>
    <w:rsid w:val="00B97CAC"/>
    <w:rsid w:val="00BA00F3"/>
    <w:rsid w:val="00BA1235"/>
    <w:rsid w:val="00BA177E"/>
    <w:rsid w:val="00BA18B4"/>
    <w:rsid w:val="00BA32E2"/>
    <w:rsid w:val="00BA3E58"/>
    <w:rsid w:val="00BA3E68"/>
    <w:rsid w:val="00BA51B8"/>
    <w:rsid w:val="00BA555E"/>
    <w:rsid w:val="00BA7ECE"/>
    <w:rsid w:val="00BB0B3D"/>
    <w:rsid w:val="00BB1D22"/>
    <w:rsid w:val="00BB23D6"/>
    <w:rsid w:val="00BB2A46"/>
    <w:rsid w:val="00BB38AC"/>
    <w:rsid w:val="00BB44F4"/>
    <w:rsid w:val="00BB50C6"/>
    <w:rsid w:val="00BB512A"/>
    <w:rsid w:val="00BC0760"/>
    <w:rsid w:val="00BC1053"/>
    <w:rsid w:val="00BC1697"/>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E5D4A"/>
    <w:rsid w:val="00BF038F"/>
    <w:rsid w:val="00BF1979"/>
    <w:rsid w:val="00BF1EAB"/>
    <w:rsid w:val="00BF36A1"/>
    <w:rsid w:val="00BF3A04"/>
    <w:rsid w:val="00BF4A57"/>
    <w:rsid w:val="00BF5082"/>
    <w:rsid w:val="00C00528"/>
    <w:rsid w:val="00C00D52"/>
    <w:rsid w:val="00C00E59"/>
    <w:rsid w:val="00C01CAD"/>
    <w:rsid w:val="00C03704"/>
    <w:rsid w:val="00C03A24"/>
    <w:rsid w:val="00C052C3"/>
    <w:rsid w:val="00C059CE"/>
    <w:rsid w:val="00C0718A"/>
    <w:rsid w:val="00C12441"/>
    <w:rsid w:val="00C12C67"/>
    <w:rsid w:val="00C135CB"/>
    <w:rsid w:val="00C1562D"/>
    <w:rsid w:val="00C15CAD"/>
    <w:rsid w:val="00C16030"/>
    <w:rsid w:val="00C16149"/>
    <w:rsid w:val="00C20AD1"/>
    <w:rsid w:val="00C21FCC"/>
    <w:rsid w:val="00C23789"/>
    <w:rsid w:val="00C23CD0"/>
    <w:rsid w:val="00C2677F"/>
    <w:rsid w:val="00C26A30"/>
    <w:rsid w:val="00C27C06"/>
    <w:rsid w:val="00C27F2C"/>
    <w:rsid w:val="00C3047A"/>
    <w:rsid w:val="00C30F1A"/>
    <w:rsid w:val="00C31E33"/>
    <w:rsid w:val="00C32EA3"/>
    <w:rsid w:val="00C33874"/>
    <w:rsid w:val="00C34BCC"/>
    <w:rsid w:val="00C34DCE"/>
    <w:rsid w:val="00C354B6"/>
    <w:rsid w:val="00C375D3"/>
    <w:rsid w:val="00C37B38"/>
    <w:rsid w:val="00C40DCD"/>
    <w:rsid w:val="00C412A2"/>
    <w:rsid w:val="00C41652"/>
    <w:rsid w:val="00C41FED"/>
    <w:rsid w:val="00C42470"/>
    <w:rsid w:val="00C4252C"/>
    <w:rsid w:val="00C42726"/>
    <w:rsid w:val="00C42F28"/>
    <w:rsid w:val="00C43D57"/>
    <w:rsid w:val="00C442D0"/>
    <w:rsid w:val="00C45451"/>
    <w:rsid w:val="00C454EE"/>
    <w:rsid w:val="00C45728"/>
    <w:rsid w:val="00C473EC"/>
    <w:rsid w:val="00C501FF"/>
    <w:rsid w:val="00C52447"/>
    <w:rsid w:val="00C52630"/>
    <w:rsid w:val="00C52A7F"/>
    <w:rsid w:val="00C52D93"/>
    <w:rsid w:val="00C636C3"/>
    <w:rsid w:val="00C65100"/>
    <w:rsid w:val="00C65DA8"/>
    <w:rsid w:val="00C67018"/>
    <w:rsid w:val="00C678A4"/>
    <w:rsid w:val="00C701E2"/>
    <w:rsid w:val="00C70C0B"/>
    <w:rsid w:val="00C71984"/>
    <w:rsid w:val="00C73F5B"/>
    <w:rsid w:val="00C75463"/>
    <w:rsid w:val="00C75A2B"/>
    <w:rsid w:val="00C7790B"/>
    <w:rsid w:val="00C77C7E"/>
    <w:rsid w:val="00C80E26"/>
    <w:rsid w:val="00C80E28"/>
    <w:rsid w:val="00C817C2"/>
    <w:rsid w:val="00C81E7D"/>
    <w:rsid w:val="00C831FF"/>
    <w:rsid w:val="00C837E3"/>
    <w:rsid w:val="00C84385"/>
    <w:rsid w:val="00C84935"/>
    <w:rsid w:val="00C8500A"/>
    <w:rsid w:val="00C8592B"/>
    <w:rsid w:val="00C86C83"/>
    <w:rsid w:val="00C870C7"/>
    <w:rsid w:val="00C87992"/>
    <w:rsid w:val="00C90965"/>
    <w:rsid w:val="00C90A6A"/>
    <w:rsid w:val="00C916CE"/>
    <w:rsid w:val="00C921B3"/>
    <w:rsid w:val="00C9366B"/>
    <w:rsid w:val="00C95833"/>
    <w:rsid w:val="00CA1BF5"/>
    <w:rsid w:val="00CA3B4F"/>
    <w:rsid w:val="00CA3EBD"/>
    <w:rsid w:val="00CA4515"/>
    <w:rsid w:val="00CA4577"/>
    <w:rsid w:val="00CA474D"/>
    <w:rsid w:val="00CA74B2"/>
    <w:rsid w:val="00CA7701"/>
    <w:rsid w:val="00CB045D"/>
    <w:rsid w:val="00CB0798"/>
    <w:rsid w:val="00CB29CA"/>
    <w:rsid w:val="00CB44AB"/>
    <w:rsid w:val="00CB46D4"/>
    <w:rsid w:val="00CC108A"/>
    <w:rsid w:val="00CC36F5"/>
    <w:rsid w:val="00CC3F6A"/>
    <w:rsid w:val="00CC50B1"/>
    <w:rsid w:val="00CC59D4"/>
    <w:rsid w:val="00CC69E0"/>
    <w:rsid w:val="00CC7188"/>
    <w:rsid w:val="00CC7961"/>
    <w:rsid w:val="00CD0125"/>
    <w:rsid w:val="00CD0285"/>
    <w:rsid w:val="00CD10DE"/>
    <w:rsid w:val="00CD27A7"/>
    <w:rsid w:val="00CD3022"/>
    <w:rsid w:val="00CD3212"/>
    <w:rsid w:val="00CD4D42"/>
    <w:rsid w:val="00CE0B3F"/>
    <w:rsid w:val="00CE106B"/>
    <w:rsid w:val="00CE2A55"/>
    <w:rsid w:val="00CE2B56"/>
    <w:rsid w:val="00CE3DDB"/>
    <w:rsid w:val="00CE42E9"/>
    <w:rsid w:val="00CE4683"/>
    <w:rsid w:val="00CE536A"/>
    <w:rsid w:val="00CE659C"/>
    <w:rsid w:val="00CE78AC"/>
    <w:rsid w:val="00CF1B40"/>
    <w:rsid w:val="00CF1E48"/>
    <w:rsid w:val="00CF3EE3"/>
    <w:rsid w:val="00CF4545"/>
    <w:rsid w:val="00CF58F8"/>
    <w:rsid w:val="00CF7936"/>
    <w:rsid w:val="00CF7E54"/>
    <w:rsid w:val="00CF7F68"/>
    <w:rsid w:val="00D00468"/>
    <w:rsid w:val="00D00DD4"/>
    <w:rsid w:val="00D0141F"/>
    <w:rsid w:val="00D0288C"/>
    <w:rsid w:val="00D04C0E"/>
    <w:rsid w:val="00D054D1"/>
    <w:rsid w:val="00D0551E"/>
    <w:rsid w:val="00D058B8"/>
    <w:rsid w:val="00D05DA1"/>
    <w:rsid w:val="00D06447"/>
    <w:rsid w:val="00D0651E"/>
    <w:rsid w:val="00D07AD9"/>
    <w:rsid w:val="00D1070D"/>
    <w:rsid w:val="00D12166"/>
    <w:rsid w:val="00D121ED"/>
    <w:rsid w:val="00D12252"/>
    <w:rsid w:val="00D129E4"/>
    <w:rsid w:val="00D13E34"/>
    <w:rsid w:val="00D159CF"/>
    <w:rsid w:val="00D15EB1"/>
    <w:rsid w:val="00D1607F"/>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0E1"/>
    <w:rsid w:val="00D34411"/>
    <w:rsid w:val="00D34EEC"/>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06AE"/>
    <w:rsid w:val="00D619FC"/>
    <w:rsid w:val="00D6364D"/>
    <w:rsid w:val="00D63E55"/>
    <w:rsid w:val="00D64204"/>
    <w:rsid w:val="00D67688"/>
    <w:rsid w:val="00D67793"/>
    <w:rsid w:val="00D70A65"/>
    <w:rsid w:val="00D71261"/>
    <w:rsid w:val="00D7159E"/>
    <w:rsid w:val="00D715CA"/>
    <w:rsid w:val="00D718BA"/>
    <w:rsid w:val="00D745C4"/>
    <w:rsid w:val="00D75E24"/>
    <w:rsid w:val="00D761D0"/>
    <w:rsid w:val="00D765C0"/>
    <w:rsid w:val="00D816A8"/>
    <w:rsid w:val="00D8243E"/>
    <w:rsid w:val="00D83768"/>
    <w:rsid w:val="00D865FE"/>
    <w:rsid w:val="00D86C61"/>
    <w:rsid w:val="00D87B81"/>
    <w:rsid w:val="00D9144C"/>
    <w:rsid w:val="00D91A5C"/>
    <w:rsid w:val="00D9252A"/>
    <w:rsid w:val="00D9325B"/>
    <w:rsid w:val="00D93786"/>
    <w:rsid w:val="00D93B05"/>
    <w:rsid w:val="00D93D05"/>
    <w:rsid w:val="00D950F7"/>
    <w:rsid w:val="00D95709"/>
    <w:rsid w:val="00D9637D"/>
    <w:rsid w:val="00D968A9"/>
    <w:rsid w:val="00D973F1"/>
    <w:rsid w:val="00DA013A"/>
    <w:rsid w:val="00DA05A9"/>
    <w:rsid w:val="00DA1CE5"/>
    <w:rsid w:val="00DA2397"/>
    <w:rsid w:val="00DA30D1"/>
    <w:rsid w:val="00DA3B72"/>
    <w:rsid w:val="00DA49C6"/>
    <w:rsid w:val="00DA59CC"/>
    <w:rsid w:val="00DA66B5"/>
    <w:rsid w:val="00DA730F"/>
    <w:rsid w:val="00DA7A33"/>
    <w:rsid w:val="00DA7B82"/>
    <w:rsid w:val="00DB1086"/>
    <w:rsid w:val="00DB1CA5"/>
    <w:rsid w:val="00DB2315"/>
    <w:rsid w:val="00DB244E"/>
    <w:rsid w:val="00DB28B1"/>
    <w:rsid w:val="00DB33D8"/>
    <w:rsid w:val="00DB355D"/>
    <w:rsid w:val="00DB46C3"/>
    <w:rsid w:val="00DB4A28"/>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2E6E"/>
    <w:rsid w:val="00DF3DCC"/>
    <w:rsid w:val="00DF45B3"/>
    <w:rsid w:val="00DF481A"/>
    <w:rsid w:val="00DF5A76"/>
    <w:rsid w:val="00DF6C79"/>
    <w:rsid w:val="00DF6E64"/>
    <w:rsid w:val="00DF6FD1"/>
    <w:rsid w:val="00DF7F0D"/>
    <w:rsid w:val="00E00918"/>
    <w:rsid w:val="00E00F2B"/>
    <w:rsid w:val="00E01419"/>
    <w:rsid w:val="00E015D1"/>
    <w:rsid w:val="00E01768"/>
    <w:rsid w:val="00E02A00"/>
    <w:rsid w:val="00E031AA"/>
    <w:rsid w:val="00E036CB"/>
    <w:rsid w:val="00E04062"/>
    <w:rsid w:val="00E0411D"/>
    <w:rsid w:val="00E0412F"/>
    <w:rsid w:val="00E047EA"/>
    <w:rsid w:val="00E05342"/>
    <w:rsid w:val="00E066D9"/>
    <w:rsid w:val="00E0672F"/>
    <w:rsid w:val="00E06A5F"/>
    <w:rsid w:val="00E10413"/>
    <w:rsid w:val="00E112E6"/>
    <w:rsid w:val="00E11F20"/>
    <w:rsid w:val="00E12A71"/>
    <w:rsid w:val="00E12EE4"/>
    <w:rsid w:val="00E143D6"/>
    <w:rsid w:val="00E14BF0"/>
    <w:rsid w:val="00E155B9"/>
    <w:rsid w:val="00E1563E"/>
    <w:rsid w:val="00E171D8"/>
    <w:rsid w:val="00E2054A"/>
    <w:rsid w:val="00E2605C"/>
    <w:rsid w:val="00E2661F"/>
    <w:rsid w:val="00E26EFA"/>
    <w:rsid w:val="00E27073"/>
    <w:rsid w:val="00E27D7C"/>
    <w:rsid w:val="00E30ED7"/>
    <w:rsid w:val="00E31A9B"/>
    <w:rsid w:val="00E3204D"/>
    <w:rsid w:val="00E3298D"/>
    <w:rsid w:val="00E341C3"/>
    <w:rsid w:val="00E342E9"/>
    <w:rsid w:val="00E34C3C"/>
    <w:rsid w:val="00E3550A"/>
    <w:rsid w:val="00E3613F"/>
    <w:rsid w:val="00E36210"/>
    <w:rsid w:val="00E41329"/>
    <w:rsid w:val="00E417EB"/>
    <w:rsid w:val="00E41CCA"/>
    <w:rsid w:val="00E42D56"/>
    <w:rsid w:val="00E43837"/>
    <w:rsid w:val="00E43A9A"/>
    <w:rsid w:val="00E4600E"/>
    <w:rsid w:val="00E473F8"/>
    <w:rsid w:val="00E478EE"/>
    <w:rsid w:val="00E47E51"/>
    <w:rsid w:val="00E51180"/>
    <w:rsid w:val="00E517B7"/>
    <w:rsid w:val="00E520B9"/>
    <w:rsid w:val="00E523B4"/>
    <w:rsid w:val="00E52E6E"/>
    <w:rsid w:val="00E54EB2"/>
    <w:rsid w:val="00E55506"/>
    <w:rsid w:val="00E57917"/>
    <w:rsid w:val="00E579B6"/>
    <w:rsid w:val="00E60082"/>
    <w:rsid w:val="00E60447"/>
    <w:rsid w:val="00E60FA5"/>
    <w:rsid w:val="00E611B6"/>
    <w:rsid w:val="00E617DD"/>
    <w:rsid w:val="00E62518"/>
    <w:rsid w:val="00E6322E"/>
    <w:rsid w:val="00E638F8"/>
    <w:rsid w:val="00E63E40"/>
    <w:rsid w:val="00E65978"/>
    <w:rsid w:val="00E6623F"/>
    <w:rsid w:val="00E66A12"/>
    <w:rsid w:val="00E66F14"/>
    <w:rsid w:val="00E71D48"/>
    <w:rsid w:val="00E73269"/>
    <w:rsid w:val="00E73A52"/>
    <w:rsid w:val="00E75386"/>
    <w:rsid w:val="00E76504"/>
    <w:rsid w:val="00E776C1"/>
    <w:rsid w:val="00E777BA"/>
    <w:rsid w:val="00E8016B"/>
    <w:rsid w:val="00E8172D"/>
    <w:rsid w:val="00E824BB"/>
    <w:rsid w:val="00E83458"/>
    <w:rsid w:val="00E837BB"/>
    <w:rsid w:val="00E842A7"/>
    <w:rsid w:val="00E84520"/>
    <w:rsid w:val="00E84E03"/>
    <w:rsid w:val="00E875AB"/>
    <w:rsid w:val="00E903D0"/>
    <w:rsid w:val="00E90634"/>
    <w:rsid w:val="00E90D5B"/>
    <w:rsid w:val="00E923D6"/>
    <w:rsid w:val="00E92A1C"/>
    <w:rsid w:val="00E9313E"/>
    <w:rsid w:val="00E960DB"/>
    <w:rsid w:val="00E965C1"/>
    <w:rsid w:val="00E977A0"/>
    <w:rsid w:val="00EA1856"/>
    <w:rsid w:val="00EA30BC"/>
    <w:rsid w:val="00EA4066"/>
    <w:rsid w:val="00EA4ECF"/>
    <w:rsid w:val="00EA6241"/>
    <w:rsid w:val="00EA6BAB"/>
    <w:rsid w:val="00EB10B8"/>
    <w:rsid w:val="00EB1B76"/>
    <w:rsid w:val="00EB2B16"/>
    <w:rsid w:val="00EB2C13"/>
    <w:rsid w:val="00EB35C2"/>
    <w:rsid w:val="00EB3ADA"/>
    <w:rsid w:val="00EB3EB3"/>
    <w:rsid w:val="00EB5C3F"/>
    <w:rsid w:val="00EB6D7D"/>
    <w:rsid w:val="00EB6E8A"/>
    <w:rsid w:val="00EB73AB"/>
    <w:rsid w:val="00EB73ED"/>
    <w:rsid w:val="00EC278C"/>
    <w:rsid w:val="00EC377F"/>
    <w:rsid w:val="00EC4774"/>
    <w:rsid w:val="00EC6003"/>
    <w:rsid w:val="00EC646B"/>
    <w:rsid w:val="00EC731A"/>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EF7192"/>
    <w:rsid w:val="00F00729"/>
    <w:rsid w:val="00F00A40"/>
    <w:rsid w:val="00F010BF"/>
    <w:rsid w:val="00F01219"/>
    <w:rsid w:val="00F01539"/>
    <w:rsid w:val="00F02581"/>
    <w:rsid w:val="00F054A9"/>
    <w:rsid w:val="00F05B38"/>
    <w:rsid w:val="00F07725"/>
    <w:rsid w:val="00F07DAA"/>
    <w:rsid w:val="00F12292"/>
    <w:rsid w:val="00F12BB3"/>
    <w:rsid w:val="00F1387C"/>
    <w:rsid w:val="00F14C07"/>
    <w:rsid w:val="00F15060"/>
    <w:rsid w:val="00F157B0"/>
    <w:rsid w:val="00F161E0"/>
    <w:rsid w:val="00F16EAA"/>
    <w:rsid w:val="00F179E0"/>
    <w:rsid w:val="00F17B33"/>
    <w:rsid w:val="00F17CE2"/>
    <w:rsid w:val="00F214D8"/>
    <w:rsid w:val="00F21949"/>
    <w:rsid w:val="00F2227C"/>
    <w:rsid w:val="00F226DC"/>
    <w:rsid w:val="00F227AD"/>
    <w:rsid w:val="00F23018"/>
    <w:rsid w:val="00F238F5"/>
    <w:rsid w:val="00F252D6"/>
    <w:rsid w:val="00F25350"/>
    <w:rsid w:val="00F26A91"/>
    <w:rsid w:val="00F27C40"/>
    <w:rsid w:val="00F27D7D"/>
    <w:rsid w:val="00F31A0D"/>
    <w:rsid w:val="00F32756"/>
    <w:rsid w:val="00F32E91"/>
    <w:rsid w:val="00F336AC"/>
    <w:rsid w:val="00F34D49"/>
    <w:rsid w:val="00F3660E"/>
    <w:rsid w:val="00F367AB"/>
    <w:rsid w:val="00F3689F"/>
    <w:rsid w:val="00F4092A"/>
    <w:rsid w:val="00F41670"/>
    <w:rsid w:val="00F42142"/>
    <w:rsid w:val="00F4280C"/>
    <w:rsid w:val="00F42F22"/>
    <w:rsid w:val="00F43CED"/>
    <w:rsid w:val="00F44B3B"/>
    <w:rsid w:val="00F45584"/>
    <w:rsid w:val="00F4559F"/>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3F61"/>
    <w:rsid w:val="00F64E42"/>
    <w:rsid w:val="00F66E05"/>
    <w:rsid w:val="00F700FE"/>
    <w:rsid w:val="00F7038F"/>
    <w:rsid w:val="00F713FC"/>
    <w:rsid w:val="00F72678"/>
    <w:rsid w:val="00F7322C"/>
    <w:rsid w:val="00F75770"/>
    <w:rsid w:val="00F76C2E"/>
    <w:rsid w:val="00F773FB"/>
    <w:rsid w:val="00F80533"/>
    <w:rsid w:val="00F806A0"/>
    <w:rsid w:val="00F80B1F"/>
    <w:rsid w:val="00F80B8C"/>
    <w:rsid w:val="00F81DD0"/>
    <w:rsid w:val="00F82994"/>
    <w:rsid w:val="00F85BEB"/>
    <w:rsid w:val="00F87B48"/>
    <w:rsid w:val="00F87C8F"/>
    <w:rsid w:val="00F87DC3"/>
    <w:rsid w:val="00F9007F"/>
    <w:rsid w:val="00F905B6"/>
    <w:rsid w:val="00F90AAB"/>
    <w:rsid w:val="00F923F9"/>
    <w:rsid w:val="00F926B5"/>
    <w:rsid w:val="00F94453"/>
    <w:rsid w:val="00F96B1C"/>
    <w:rsid w:val="00FA079E"/>
    <w:rsid w:val="00FA2459"/>
    <w:rsid w:val="00FA267F"/>
    <w:rsid w:val="00FA2CDC"/>
    <w:rsid w:val="00FA4E2C"/>
    <w:rsid w:val="00FA575A"/>
    <w:rsid w:val="00FA5D34"/>
    <w:rsid w:val="00FA6051"/>
    <w:rsid w:val="00FA74D3"/>
    <w:rsid w:val="00FB0FED"/>
    <w:rsid w:val="00FB106D"/>
    <w:rsid w:val="00FB187D"/>
    <w:rsid w:val="00FB30A0"/>
    <w:rsid w:val="00FB3E74"/>
    <w:rsid w:val="00FB46D5"/>
    <w:rsid w:val="00FB4E0A"/>
    <w:rsid w:val="00FB4F47"/>
    <w:rsid w:val="00FB52B0"/>
    <w:rsid w:val="00FB5CB5"/>
    <w:rsid w:val="00FB62AE"/>
    <w:rsid w:val="00FB6DD0"/>
    <w:rsid w:val="00FB7CB5"/>
    <w:rsid w:val="00FC03A1"/>
    <w:rsid w:val="00FC1BDE"/>
    <w:rsid w:val="00FC44D2"/>
    <w:rsid w:val="00FC5730"/>
    <w:rsid w:val="00FC5E09"/>
    <w:rsid w:val="00FC61C7"/>
    <w:rsid w:val="00FC6544"/>
    <w:rsid w:val="00FC681D"/>
    <w:rsid w:val="00FC6AEB"/>
    <w:rsid w:val="00FC7E41"/>
    <w:rsid w:val="00FD0415"/>
    <w:rsid w:val="00FD18E4"/>
    <w:rsid w:val="00FD3192"/>
    <w:rsid w:val="00FD50F9"/>
    <w:rsid w:val="00FD6E56"/>
    <w:rsid w:val="00FD789C"/>
    <w:rsid w:val="00FD78C4"/>
    <w:rsid w:val="00FD7DD3"/>
    <w:rsid w:val="00FE0BBC"/>
    <w:rsid w:val="00FE10C7"/>
    <w:rsid w:val="00FE1269"/>
    <w:rsid w:val="00FE1D66"/>
    <w:rsid w:val="00FE326E"/>
    <w:rsid w:val="00FE37B1"/>
    <w:rsid w:val="00FE42BC"/>
    <w:rsid w:val="00FE7F4E"/>
    <w:rsid w:val="00FF0F79"/>
    <w:rsid w:val="00FF1C5F"/>
    <w:rsid w:val="00FF1FA2"/>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15</Pages>
  <Words>6285</Words>
  <Characters>35827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phuc Nguyen</cp:lastModifiedBy>
  <cp:revision>105</cp:revision>
  <dcterms:created xsi:type="dcterms:W3CDTF">2026-10-21T09:34:00Z</dcterms:created>
  <dcterms:modified xsi:type="dcterms:W3CDTF">2026-10-23T02:03:00Z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