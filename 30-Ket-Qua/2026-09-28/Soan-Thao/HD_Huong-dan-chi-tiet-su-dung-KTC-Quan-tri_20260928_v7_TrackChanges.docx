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del w:id="1001" w:author="Cập nhật 28 - 29/9, bản 1.3.12 (Claude)" w:date="2026-09-29T08:21:37Z">
              <w:r>
                <w:rPr>
                  <w:sz w:val="24"/>
                </w:rPr>
                <w:delText xml:space="preserve">Plugin KTC-Quan-tri 1.3.2 (mã SHA-256</w:delText>
              </w:r>
            </w:del>
            <w:del w:id="1002" w:author="Cập nhật 28 - 29/9, bản 1.3.12 (Claude)" w:date="2026-09-29T08:21:37Z">
              <w:r>
                <w:rPr>
                  <w:sz w:val="24"/>
                </w:rPr>
                <w:delText xml:space="preserve"> công bố kèm ghi chú phát hành) - cập nhật ngày 27/9/2026</w:delText>
              </w:r>
            </w:del>
            <w:ins w:id="1003" w:author="Cập nhật 28 - 29/9, bản 1.3.12 (Claude)" w:date="2026-09-29T08:21:37Z">
              <w:r>
                <w:rPr>
                  <w:sz w:val="24"/>
                </w:rPr>
                <w:t xml:space="preserve">Plugin KTC-Quan-tri 1.3.12 (mã SHA-256 công bố kèm ghi chú phát hành) - cập nhật ngày 29/9/2026</w:t>
              </w:r>
            </w:ins>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A2F2620" w14:textId="77777777" w:rsidR="00E12D34" w:rsidRDefault="00E12D34">
      <w:pPr>
        <w:jc w:val="center"/>
        <w:rPr>
          <w:ins w:id="990001" w:author="Người phụ trách (sửa trên bản sạch)" w:date="2026-09-29T08:21:38Z"/>
        </w:rPr>
      </w:pP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3</w:t>
      </w:r>
    </w:p>
    <w:p w14:paraId="55EF0C5C" w14:textId="77777777" w:rsidR="00FA4B7E" w:rsidRDefault="00802107">
      <w:pPr>
        <w:tabs>
          <w:tab w:val="right" w:leader="dot" w:pos="9072"/>
        </w:tabs>
      </w:pPr>
      <w:r>
        <w:rPr>
          <w:b/>
        </w:rPr>
        <w:t>II. PLUGIN, KỸ NĂNG VÀ CÁC NỀN TẢNG SỬ DỤNG</w:t>
      </w:r>
      <w:r>
        <w:tab/>
        <w:t>4</w:t>
      </w:r>
    </w:p>
    <w:p w14:paraId="4EBA0D6C" w14:textId="77777777" w:rsidR="00FA4B7E" w:rsidRDefault="00802107">
      <w:pPr>
        <w:tabs>
          <w:tab w:val="right" w:leader="dot" w:pos="9072"/>
        </w:tabs>
        <w:ind w:left="440"/>
      </w:pPr>
      <w:r>
        <w:t>1. Plugin và kỹ năng</w:t>
      </w:r>
      <w:r>
        <w:tab/>
        <w:t>4</w:t>
      </w:r>
    </w:p>
    <w:p w14:paraId="52A1C691" w14:textId="77777777" w:rsidR="00FA4B7E" w:rsidRDefault="00802107">
      <w:pPr>
        <w:tabs>
          <w:tab w:val="right" w:leader="dot" w:pos="9072"/>
        </w:tabs>
        <w:ind w:left="440"/>
      </w:pPr>
      <w:r>
        <w:t>2. Ba nền tảng Claude</w:t>
      </w:r>
      <w:r>
        <w:tab/>
        <w:t>5</w:t>
      </w:r>
    </w:p>
    <w:p w14:paraId="234B9CD1" w14:textId="77777777" w:rsidR="00FA4B7E" w:rsidRDefault="00802107">
      <w:pPr>
        <w:tabs>
          <w:tab w:val="right" w:leader="dot" w:pos="9072"/>
        </w:tabs>
      </w:pPr>
      <w:r>
        <w:rPr>
          <w:b/>
        </w:rPr>
        <w:t>III. CÀI ĐẶT</w:t>
      </w:r>
      <w:r>
        <w:tab/>
        <w:t>5</w:t>
      </w:r>
    </w:p>
    <w:p w14:paraId="26CBC63C" w14:textId="77777777" w:rsidR="00FA4B7E" w:rsidRDefault="00802107">
      <w:pPr>
        <w:tabs>
          <w:tab w:val="right" w:leader="dot" w:pos="9072"/>
        </w:tabs>
        <w:ind w:left="440"/>
      </w:pPr>
      <w:r>
        <w:t>1. Tệp cài đặt</w:t>
      </w:r>
      <w:r>
        <w:tab/>
        <w:t>5</w:t>
      </w:r>
    </w:p>
    <w:p w14:paraId="7280AA22" w14:textId="77777777" w:rsidR="00FA4B7E" w:rsidRDefault="00802107">
      <w:pPr>
        <w:tabs>
          <w:tab w:val="right" w:leader="dot" w:pos="9072"/>
        </w:tabs>
        <w:ind w:left="440"/>
      </w:pPr>
      <w:r>
        <w:t>2. Cài ở cấp tổ chức - Hệ thống Claude AI Team (Phòng QLKHCN&amp;HTPT)</w:t>
      </w:r>
      <w:r>
        <w:tab/>
        <w:t>6</w:t>
      </w:r>
    </w:p>
    <w:p w14:paraId="4D0BDF59" w14:textId="77777777" w:rsidR="00FA4B7E" w:rsidRDefault="00802107">
      <w:pPr>
        <w:tabs>
          <w:tab w:val="right" w:leader="dot" w:pos="9072"/>
        </w:tabs>
        <w:ind w:left="440"/>
      </w:pPr>
      <w:r>
        <w:t>3. Người dùng tài khoản Team của đơn vị</w:t>
      </w:r>
      <w:r>
        <w:tab/>
        <w:t>7</w:t>
      </w:r>
    </w:p>
    <w:p w14:paraId="5B84430E" w14:textId="77777777" w:rsidR="00FA4B7E" w:rsidRDefault="00802107">
      <w:pPr>
        <w:tabs>
          <w:tab w:val="right" w:leader="dot" w:pos="9072"/>
        </w:tabs>
        <w:ind w:left="440"/>
      </w:pPr>
      <w:r>
        <w:t>4. Tài khoản Claude cá nhân (Pro, Max)</w:t>
      </w:r>
      <w:r>
        <w:tab/>
        <w:t>7</w:t>
      </w:r>
    </w:p>
    <w:p w14:paraId="7C0D553C" w14:textId="77777777" w:rsidR="00FA4B7E" w:rsidRDefault="00802107">
      <w:pPr>
        <w:tabs>
          <w:tab w:val="right" w:leader="dot" w:pos="9072"/>
        </w:tabs>
        <w:ind w:left="440"/>
      </w:pPr>
      <w:r>
        <w:t>5. Claude Code, Cowork</w:t>
      </w:r>
      <w:r>
        <w:tab/>
        <w:t>7</w:t>
      </w:r>
    </w:p>
    <w:p w14:paraId="268BE73E" w14:textId="77777777" w:rsidR="00FA4B7E" w:rsidRDefault="00802107">
      <w:pPr>
        <w:tabs>
          <w:tab w:val="right" w:leader="dot" w:pos="9072"/>
        </w:tabs>
        <w:ind w:left="440"/>
      </w:pPr>
      <w:r>
        <w:t xml:space="preserve">6. Dùng tài liệu kỹ năng trên ChatGPT, Gemini (không phải plugin, chỉ đối chiếu chéo)</w:t>
      </w:r>
      <w:r>
        <w:tab/>
        <w:t>7</w:t>
      </w:r>
    </w:p>
    <w:p w14:paraId="60330685" w14:textId="77777777" w:rsidR="00FA4B7E" w:rsidRDefault="00802107">
      <w:pPr>
        <w:tabs>
          <w:tab w:val="right" w:leader="dot" w:pos="9072"/>
        </w:tabs>
      </w:pPr>
      <w:r>
        <w:rPr>
          <w:b/>
        </w:rPr>
        <w:t>IV. QUY TRÌNH SỬ DỤNG CHUNG</w:t>
      </w:r>
      <w:r>
        <w:tab/>
        <w:t>8</w:t>
      </w:r>
    </w:p>
    <w:p w14:paraId="208E03B8" w14:textId="77777777" w:rsidR="00FA4B7E" w:rsidRDefault="00802107">
      <w:pPr>
        <w:tabs>
          <w:tab w:val="right" w:leader="dot" w:pos="9072"/>
        </w:tabs>
      </w:pPr>
      <w:r>
        <w:rPr>
          <w:b/>
        </w:rPr>
        <w:t>V. VIỆC NÊN LÀM TRÊN NỀN TẢNG NÀO</w:t>
      </w:r>
      <w:r>
        <w:tab/>
        <w:t>9</w:t>
      </w:r>
    </w:p>
    <w:p w14:paraId="033176CD" w14:textId="77777777" w:rsidR="00FA4B7E" w:rsidRDefault="00802107">
      <w:pPr>
        <w:tabs>
          <w:tab w:val="right" w:leader="dot" w:pos="9072"/>
        </w:tabs>
      </w:pPr>
      <w:r>
        <w:rPr>
          <w:b/>
        </w:rPr>
        <w:t>VI. CÂU LỆNH MẪU THEO CHỨC NĂNG</w:t>
      </w:r>
      <w:r>
        <w:tab/>
        <w:t>10</w:t>
      </w:r>
    </w:p>
    <w:p w14:paraId="1BA7387E" w14:textId="77777777" w:rsidR="00FA4B7E" w:rsidRDefault="00802107">
      <w:pPr>
        <w:tabs>
          <w:tab w:val="right" w:leader="dot" w:pos="9072"/>
        </w:tabs>
        <w:ind w:left="440"/>
      </w:pPr>
      <w:r>
        <w:t>1. Xây dựng kế hoạch công tác</w:t>
      </w:r>
      <w:r>
        <w:tab/>
        <w:t>10</w:t>
      </w:r>
    </w:p>
    <w:p w14:paraId="792EFF15" w14:textId="77777777" w:rsidR="00FA4B7E" w:rsidRDefault="00802107">
      <w:pPr>
        <w:tabs>
          <w:tab w:val="right" w:leader="dot" w:pos="9072"/>
        </w:tabs>
        <w:ind w:left="440"/>
      </w:pPr>
      <w:r>
        <w:t>2. Tổng hợp báo cáo công tác định kỳ</w:t>
      </w:r>
      <w:r>
        <w:tab/>
        <w:t>10</w:t>
      </w:r>
    </w:p>
    <w:p w14:paraId="1AFCBA26" w14:textId="77777777" w:rsidR="00FA4B7E" w:rsidRDefault="00802107">
      <w:pPr>
        <w:tabs>
          <w:tab w:val="right" w:leader="dot" w:pos="9072"/>
        </w:tabs>
        <w:ind w:left="440"/>
      </w:pPr>
      <w:r>
        <w:t>3. Theo dõi nhiệm vụ</w:t>
      </w:r>
      <w:r>
        <w:tab/>
        <w:t>11</w:t>
      </w:r>
    </w:p>
    <w:p w14:paraId="6C7DFE79" w14:textId="77777777" w:rsidR="00FA4B7E" w:rsidRDefault="00802107">
      <w:pPr>
        <w:tabs>
          <w:tab w:val="right" w:leader="dot" w:pos="9072"/>
        </w:tabs>
        <w:ind w:left="440"/>
      </w:pPr>
      <w:r>
        <w:t>4. Lập kế hoạch KPI cá nhân quý</w:t>
      </w:r>
      <w:r>
        <w:tab/>
        <w:t>11</w:t>
      </w:r>
    </w:p>
    <w:p w14:paraId="38984A6A" w14:textId="77777777" w:rsidR="00FA4B7E" w:rsidRDefault="00802107">
      <w:pPr>
        <w:tabs>
          <w:tab w:val="right" w:leader="dot" w:pos="9072"/>
        </w:tabs>
        <w:ind w:left="440"/>
      </w:pPr>
      <w:r>
        <w:t>5. Tự đánh giá KPI cá nhân quý</w:t>
      </w:r>
      <w:r>
        <w:tab/>
        <w:t>12</w:t>
      </w:r>
    </w:p>
    <w:p w14:paraId="456B920F" w14:textId="77777777" w:rsidR="00FA4B7E" w:rsidRDefault="00802107">
      <w:pPr>
        <w:tabs>
          <w:tab w:val="right" w:leader="dot" w:pos="9072"/>
        </w:tabs>
        <w:ind w:left="440"/>
      </w:pPr>
      <w:r>
        <w:t>6. Soạn thảo văn bản hành chính</w:t>
      </w:r>
      <w:r>
        <w:tab/>
        <w:t>12</w:t>
      </w:r>
    </w:p>
    <w:p w14:paraId="4ACF2337" w14:textId="77777777" w:rsidR="00FA4B7E" w:rsidRDefault="00802107">
      <w:pPr>
        <w:tabs>
          <w:tab w:val="right" w:leader="dot" w:pos="9072"/>
        </w:tabs>
        <w:ind w:left="440"/>
      </w:pPr>
      <w:r>
        <w:t>7. Quản trị, điều phối nhiệm vụ</w:t>
      </w:r>
      <w:r>
        <w:tab/>
        <w:t>13</w:t>
      </w:r>
    </w:p>
    <w:p w14:paraId="0786BFB0" w14:textId="77777777" w:rsidR="00FA4B7E" w:rsidRDefault="00802107">
      <w:pPr>
        <w:tabs>
          <w:tab w:val="right" w:leader="dot" w:pos="9072"/>
        </w:tabs>
        <w:ind w:left="440"/>
      </w:pPr>
      <w:r>
        <w:t>8. Kiểm tra độc lập bằng tác tử (Cowork, Claude Code)</w:t>
      </w:r>
      <w:r>
        <w:tab/>
        <w:t>13</w:t>
      </w:r>
    </w:p>
    <w:p w14:paraId="57747A15" w14:textId="77777777" w:rsidR="00FA4B7E" w:rsidRDefault="00802107">
      <w:pPr>
        <w:tabs>
          <w:tab w:val="right" w:leader="dot" w:pos="9072"/>
        </w:tabs>
      </w:pPr>
      <w:r>
        <w:rPr>
          <w:b/>
        </w:rPr>
        <w:t>VII. HỒ SƠ ĐẦU VÀO, ĐẦU RA CHUẨN</w:t>
      </w:r>
      <w:r>
        <w:tab/>
        <w:t>14</w:t>
      </w:r>
    </w:p>
    <w:p w14:paraId="2A7C6BD8" w14:textId="77777777" w:rsidR="00FA4B7E" w:rsidRDefault="00802107">
      <w:pPr>
        <w:tabs>
          <w:tab w:val="right" w:leader="dot" w:pos="9072"/>
        </w:tabs>
      </w:pPr>
      <w:r>
        <w:rPr>
          <w:b/>
        </w:rPr>
        <w:t>VIII. CÂU HỎI THƯỜNG GẶP VÀ XỬ LÝ LỖI</w:t>
      </w:r>
      <w:r>
        <w:tab/>
        <w:t>15</w:t>
      </w:r>
    </w:p>
    <w:p w14:paraId="02420CBF" w14:textId="77777777" w:rsidR="00FA4B7E" w:rsidRDefault="00802107">
      <w:pPr>
        <w:tabs>
          <w:tab w:val="right" w:leader="dot" w:pos="9072"/>
        </w:tabs>
      </w:pPr>
      <w:r>
        <w:rPr>
          <w:b/>
        </w:rPr>
        <w:t>IX. NGUYÊN TẮC AN TOÀN VÀ TRÁCH NHIỆM</w:t>
      </w:r>
      <w:r>
        <w:tab/>
        <w:t>15</w:t>
      </w:r>
    </w:p>
    <w:p w14:paraId="3AEFB59B" w14:textId="77777777" w:rsidR="00FA4B7E" w:rsidRDefault="00802107">
      <w:pPr>
        <w:tabs>
          <w:tab w:val="right" w:leader="dot" w:pos="9072"/>
        </w:tabs>
      </w:pPr>
      <w:r>
        <w:rPr>
          <w:b/>
        </w:rPr>
        <w:t>X. TÀI LIỆU THAM KHẢO</w:t>
      </w:r>
      <w:r>
        <w:tab/>
        <w:t>16</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 xml:space="preserve">Không rà soát văn bản trước khi trình ký (dùng Skill “ktc-ra-soat-897”); không tự phê duyệt, không quyết định mức xếp loại thay người có thẩm quyền; không tự tạo nhiệm vụ trùng với nhiệm vụ đã có trong kế hoạch; </w:t>
            </w:r>
            <w:del w:id="1008" w:author="Cập nhật 28 - 29/9, bản 1.3.12 (Claude)" w:date="2026-09-29T08:21:37Z">
              <w:r>
                <w:rPr>
                  <w:sz w:val="26"/>
                </w:rPr>
                <w:delText xml:space="preserve">không tự quy đổi giữa các thang điểm khi chưa có văn bản hướng dẫn;</w:delText>
              </w:r>
            </w:del>
            <w:ins w:id="1009" w:author="Cập nhật 28 - 29/9, bản 1.3.12 (Claude)" w:date="2026-09-29T08:21:37Z">
              <w:r>
                <w:rPr>
                  <w:sz w:val="26"/>
                </w:rPr>
                <w:t xml:space="preserve">không tự đặt hệ số quy đổi ngoài Danh mục sản phẩm, công việc ban hành kèm theo Quyết định số 2119/QĐ-CĐKT ngày 28/9/2026;</w:t>
              </w:r>
            </w:ins>
            <w:r>
              <w:rPr>
                <w:sz w:val="26"/>
              </w:rPr>
              <w:t xml:space="preserve">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 xml:space="preserve">Tự chạy khi mở, kết thúc phiên và sau khi tạo tệp: in phiên bản và tự thử thao tác chặn ghi; chặn thao tác ghi, xóa đã nhận dạng được </w:t>
            </w:r>
            <w:r>
              <w:rPr>
                <w:sz w:val="24"/>
              </w:rPr>
              <w:t xml:space="preserve">vào kho KTC-Database, 03-Templates(1), 04-Good-Documents, kể cả thao tác không xác định được nơi ghi;</w:t>
            </w:r>
            <w:r>
              <w:rPr>
                <w:sz w:val="24"/>
              </w:rPr>
              <w:t xml:space="preserve">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rPr>
              <w:t xml:space="preserve">(không ghi câu lệnh: từ 1.3.1; chặn thao tác không xác định được nơi ghi: từ 1.3.2)</w:t>
            </w:r>
            <w:r>
              <w:rPr>
                <w:sz w:val="24"/>
              </w:rPr>
              <w:t xml:space="preserve">; chạy trên Claude Code (đã kiểm thử) và Cowork (theo tài liệu nhà cung cấp, chưa nghiệm thu). Thao tác chặn ghi là biện pháp hỗ trợ: không kiểm được chương trình do AI viết sẵn trong tệp, không chạy khi máy thiếu Python;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 xml:space="preserve">Trong giai đoạn thí điểm, </w:t>
      </w:r>
      <w:r>
        <w: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t>
      </w:r>
      <w:r>
        <w:t xml:space="preserve"> và sau khi kho KTC-Database đã được phân quyền chỉ đọc; trên Claude (trò chuyện) và Claude Cowork, trước khi có biên bản nghiệm thu, chỉ sử dụng văn bản đã ban hành, công khai hoặc dữ liệu giả lập.</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 xml:space="preserve">Phòng TH-HC&amp;QT cung cấp các tệp trên qua thư mục dùng chung trên Google Drive. Chỉ dùng tệp do Phòng TH-HC&amp;QT cung cấp; không cài plugin, kỹ năng KTC từ nguồn khác. </w:t>
      </w:r>
      <w:r>
        <w:t xml:space="preserve">Chỉ dùng phiên bản 1.3.2 trở lên: thao tác chặn ghi (kể cả thao tác không xác định được nơi ghi)</w:t>
      </w:r>
      <w:r>
        <w:t xml:space="preserve"> và nhật ký không ghi nội dung lời nhắn, câu lệnh chỉ có đầy đủ từ phiên bản này.</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r>
        <w:rPr>
          <w:b/>
        </w:rPr>
        <w:t xml:space="preserve">Khi Claude báo “KTC-Quan-tri guard: CHẶN …”: không tìm cách khác để ghi vào kho KTC-Database, 03-Templates(1), 04-Good-Documents; ghi sản phẩm vào thư mục kết quả; cần sửa kho thì lập đề xuất gửi Phòng TH-HC&amp;QT.</w:t>
      </w:r>
      <w:r>
        <w:rPr>
          <w:b/>
        </w:rPr>
        <w:t xml:space="preserve"> Thao tác chặn ghi chỉ chặn các lệnh ghi, xóa nhận dạng được; phân quyền chỉ đọc trên Google Drive là biện pháp bảo vệ chính.</w:t>
      </w:r>
    </w:p>
    <w:p w14:paraId="338FDE89" w14:textId="77777777" w:rsidR="00FA4B7E" w:rsidRDefault="00802107">
      <w:pPr>
        <w:rPr>
          <w:ins w:id="1011" w:author="Cập nhật 28 - 29/9, bản 1.3.12 (Claude)" w:date="2026-09-29T08:21:37Z"/>
        </w:rPr>
      </w:pPr>
      <w:ins w:id="1010" w:author="Cập nhật 28 - 29/9, bản 1.3.12 (Claude)" w:date="2026-09-29T08:21:37Z">
        <w:r>
          <w:rPr>
            <w:b/>
          </w:rPr>
          <w:t xml:space="preserve">Kết nối thư mục đầu vào, đầu ra (Cowork, tài khoản thành viên; từ phiên bản 1.3.5):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ins>
    </w:p>
    <w:p w14:paraId="338FDE89" w14:textId="77777777" w:rsidR="00FA4B7E" w:rsidRDefault="00802107">
      <w:pPr>
        <w:rPr>
          <w:ins w:id="1013" w:author="Cập nhật 28 - 29/9, bản 1.3.12 (Claude)" w:date="2026-09-29T08:21:37Z"/>
        </w:rPr>
      </w:pPr>
      <w:ins w:id="1012" w:author="Cập nhật 28 - 29/9, bản 1.3.12 (Claude)" w:date="2026-09-29T08:21:37Z">
        <w:r>
          <w:rPr>
            <w:b/>
          </w:rPr>
          <w:t xml:space="preserve">Kho KTC-Database: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ins>
    </w:p>
    <w:p w14:paraId="338FDE89" w14:textId="77777777" w:rsidR="00FA4B7E" w:rsidRDefault="00802107">
      <w:pPr>
        <w:rPr>
          <w:ins w:id="1015" w:author="Cập nhật 28 - 29/9, bản 1.3.12 (Claude)" w:date="2026-09-29T08:21:37Z"/>
        </w:rPr>
      </w:pPr>
      <w:ins w:id="1014" w:author="Cập nhật 28 - 29/9, bản 1.3.12 (Claude)" w:date="2026-09-29T08:21:37Z">
        <w:r>
          <w:rPr>
            <w:b/>
          </w:rPr>
          <w:t xml:space="preserve">Plugin tự đủ (từ phiên bản 1.3.9): kỹ năng, công cụ, mẫu cần dùng đều nằm trong tệp plugin. Trên Cowork, nếu Claude đề nghị thêm thư mục dự án KTC-Quan-tri vào phiên thì từ chối và báo Phòng TH-HC&amp;QT.</w:t>
        </w:r>
      </w:ins>
    </w:p>
    <w:p w14:paraId="338FDE89" w14:textId="77777777" w:rsidR="00FA4B7E" w:rsidRDefault="00802107">
      <w:pPr>
        <w:rPr>
          <w:ins w:id="1017" w:author="Cập nhật 28 - 29/9, bản 1.3.12 (Claude)" w:date="2026-09-29T08:21:37Z"/>
        </w:rPr>
      </w:pPr>
      <w:ins w:id="1016" w:author="Cập nhật 28 - 29/9, bản 1.3.12 (Claude)" w:date="2026-09-29T08:21:37Z">
        <w:r>
          <w:rPr>
            <w:b/>
          </w:rPr>
          <w:t xml:space="preserve">Soạn văn bản hành chính (từ phiên bản 1.3.11):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ins>
    </w:p>
    <w:p w14:paraId="0A01B41B" w14:textId="0E59FEB7" w:rsidR="00FA4B7E" w:rsidRDefault="00802107">
      <w:pPr>
        <w:pStyle w:val="Heading2"/>
      </w:pPr>
      <w:r>
        <w:rPr>
          <w:rFonts w:ascii="Times New Roman" w:hAnsi="Times New Roman"/>
        </w:rPr>
        <w:t xml:space="preserve">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THANG_DIEM_CHUA_PHAN_DINH (hai thang điểm chưa có văn bản phân định - giữ điểm gốc);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del w:id="1004" w:author="Cập nhật 28 - 29/9, bản 1.3.12 (Claude)" w:date="2026-09-29T08:21:37Z">
              <w:r>
                <w:rPr>
                  <w:b/>
                  <w:bCs/>
                  <w:color w:val="1F3864"/>
                  <w:sz w:val="24"/>
                </w:rPr>
                <w:delText>Tổng hợp báo cáo công tác [quý IV/2026] của Trường từ các báo cáo đơn vị đính kèm, đối chiếu kế hoạch cùng kỳ, tính KPI theo 6 trục, dự thảo báo cáo theo mẫu TB 736.</w:delText>
              </w:r>
            </w:del>
            <w:ins w:id="1005" w:author="Cập nhật 28 - 29/9, bản 1.3.12 (Claude)" w:date="2026-09-29T08:21:37Z">
              <w:r>
                <w:rPr>
                  <w:b/>
                  <w:bCs/>
                  <w:color w:val="1F3864"/>
                  <w:sz w:val="24"/>
                </w:rPr>
                <w:t xml:space="preserve">Hoàn thiện báo cáo kết quả công tác [tháng 9] và kế hoạch công tác [tháng 10] năm 2026 của Trường theo TB 736, từ báo cáo các đơn vị đã nộp; phát triển từ báo cáo, phụ lục, kế hoạch tháng trước đã ban hành.</w:t>
              </w:r>
            </w:ins>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del w:id="1006" w:author="Cập nhật 28 - 29/9, bản 1.3.12 (Claude)" w:date="2026-09-29T08:21:37Z">
              <w:r>
                <w:rPr>
                  <w:b/>
                  <w:color w:val="1F3864"/>
                  <w:sz w:val="24"/>
                </w:rPr>
                <w:delTex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delText>
              </w:r>
            </w:del>
            <w:ins w:id="1007" w:author="Cập nhật 28 - 29/9, bản 1.3.12 (Claude)" w:date="2026-09-29T08:21:37Z">
              <w:r>
                <w:rPr>
                  <w:b/>
                  <w:color w:val="1F3864"/>
                  <w:sz w:val="24"/>
                </w:rPr>
                <w:t xml:space="preserve">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ins>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del w:id="1018" w:author="Cập nhật 28 - 29/9, bản 1.3.12 (Claude)" w:date="2026-09-29T08:21:37Z">
      <w:r>
        <w:rPr>
          <w:color w:val="666666"/>
          <w:sz w:val="20"/>
        </w:rPr>
        <w:delText xml:space="preserve">KTC-Quan-tri - Hướng dẫn sử dụng 1.3.2 | Trang </w:delText>
      </w:r>
    </w:del>
    <w:ins w:id="1019" w:author="Cập nhật 28 - 29/9, bản 1.3.12 (Claude)" w:date="2026-09-29T08:21:37Z">
      <w:r>
        <w:rPr>
          <w:color w:val="666666"/>
          <w:sz w:val="20"/>
        </w:rPr>
        <w:t xml:space="preserve">KTC-Quan-tri - Hướng dẫn sử dụng 1.3.12 | Trang </w:t>
      </w:r>
    </w:ins>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