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del w:id="1001" w:author="Cập nhật QĐ 2119, bản 1.3.4 (Claude)" w:date="2026-09-28T13:45:30Z">
              <w:r>
                <w:rPr>
                  <w:rFonts w:asciiTheme="majorHAnsi" w:hAnsiTheme="majorHAnsi" w:cstheme="majorHAnsi"/>
                  <w:sz w:val="28"/>
                  <w:szCs w:val="28"/>
                </w:rPr>
                <w:delText xml:space="preserve">Bản 1.3.2 (hiện hành), mã SHA-256</w:delText>
              </w:r>
            </w:del>
            <w:ins w:id="1002" w:author="Cập nhật QĐ 2119, bản 1.3.4 (Claude)" w:date="2026-09-28T13:45:30Z">
              <w:r>
                <w:rPr>
                  <w:rFonts w:asciiTheme="majorHAnsi" w:hAnsiTheme="majorHAnsi" w:cstheme="majorHAnsi"/>
                  <w:sz w:val="28"/>
                  <w:szCs w:val="28"/>
                </w:rPr>
                <w:t xml:space="preserve">Bản 1.3.2, mã SHA-256</w:t>
              </w:r>
            </w:ins>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ins w:id="1003" w:author="Cập nhật QĐ 2119, bản 1.3.4 (Claude)" w:date="2026-09-28T13:45:30Z"/>
        </w:trPr>
        <w:tc>
          <w:tcPr>
            <w:tcW w:w="704" w:type="dxa"/>
            <w:vAlign w:val="center"/>
          </w:tcPr>
          <w:p w14:paraId="671846F4" w14:textId="77777777" w:rsidR="00E0585F" w:rsidRPr="008F2450" w:rsidRDefault="008F2450" w:rsidP="008F2450">
            <w:pPr>
              <w:widowControl w:val="0"/>
              <w:jc w:val="center"/>
              <w:rPr>
                <w:ins w:id="1005" w:author="Cập nhật QĐ 2119, bản 1.3.4 (Claude)" w:date="2026-09-28T13:45:30Z"/>
                <w:rFonts w:asciiTheme="majorHAnsi" w:hAnsiTheme="majorHAnsi" w:cstheme="majorHAnsi"/>
                <w:sz w:val="28"/>
                <w:szCs w:val="28"/>
              </w:rPr>
            </w:pPr>
            <w:ins w:id="1004" w:author="Cập nhật QĐ 2119, bản 1.3.4 (Claude)" w:date="2026-09-28T13:45:30Z">
              <w:r>
                <w:rPr>
                  <w:rFonts w:asciiTheme="majorHAnsi" w:hAnsiTheme="majorHAnsi" w:cstheme="majorHAnsi"/>
                  <w:sz w:val="28"/>
                  <w:szCs w:val="28"/>
                </w:rPr>
                <w:t xml:space="preserve">11</w:t>
              </w:r>
            </w:ins>
          </w:p>
        </w:tc>
        <w:tc>
          <w:tcPr>
            <w:tcW w:w="3600" w:type="dxa"/>
            <w:vAlign w:val="center"/>
          </w:tcPr>
          <w:p w14:paraId="2966FDCC" w14:textId="77777777" w:rsidR="00E0585F" w:rsidRPr="00160C0F" w:rsidRDefault="00E90F83" w:rsidP="008F2450">
            <w:pPr>
              <w:widowControl w:val="0"/>
              <w:jc w:val="both"/>
              <w:rPr>
                <w:ins w:id="1007" w:author="Cập nhật QĐ 2119, bản 1.3.4 (Claude)" w:date="2026-09-28T13:45:30Z"/>
                <w:rFonts w:asciiTheme="majorHAnsi" w:hAnsiTheme="majorHAnsi" w:cstheme="majorHAnsi"/>
                <w:sz w:val="28"/>
                <w:szCs w:val="28"/>
              </w:rPr>
            </w:pPr>
            <w:ins w:id="1006" w:author="Cập nhật QĐ 2119, bản 1.3.4 (Claude)" w:date="2026-09-28T13:45:30Z">
              <w:r>
                <w:rPr>
                  <w:rFonts w:asciiTheme="majorHAnsi" w:hAnsiTheme="majorHAnsi" w:cstheme="majorHAnsi"/>
                  <w:sz w:val="28"/>
                  <w:szCs w:val="28"/>
                </w:rPr>
                <w:t xml:space="preserve">Cập nhật theo Quyết định số 2119/QĐ-CĐKT ngày 28/9/2026 ban hành Danh mục sản phẩm, công việc (thay thế danh mục dự thảo kèm Thông báo số 1052/TB-CĐKT):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w:t>
              </w:r>
            </w:ins>
          </w:p>
        </w:tc>
        <w:tc>
          <w:tcPr>
            <w:tcW w:w="3600" w:type="dxa"/>
            <w:vAlign w:val="center"/>
          </w:tcPr>
          <w:p w14:paraId="6F2337F3" w14:textId="77777777" w:rsidR="00E0585F" w:rsidRPr="00160C0F" w:rsidRDefault="00E90F83" w:rsidP="008F2450">
            <w:pPr>
              <w:widowControl w:val="0"/>
              <w:jc w:val="both"/>
              <w:rPr>
                <w:ins w:id="1009" w:author="Cập nhật QĐ 2119, bản 1.3.4 (Claude)" w:date="2026-09-28T13:45:30Z"/>
                <w:rFonts w:asciiTheme="majorHAnsi" w:hAnsiTheme="majorHAnsi" w:cstheme="majorHAnsi"/>
                <w:sz w:val="28"/>
                <w:szCs w:val="28"/>
              </w:rPr>
            </w:pPr>
            <w:ins w:id="1008" w:author="Cập nhật QĐ 2119, bản 1.3.4 (Claude)" w:date="2026-09-28T13:45:30Z">
              <w:r>
                <w:rPr>
                  <w:rFonts w:asciiTheme="majorHAnsi" w:hAnsiTheme="majorHAnsi" w:cstheme="majorHAnsi"/>
                  <w:sz w:val="28"/>
                  <w:szCs w:val="28"/>
                </w:rPr>
                <w:t xml:space="preserve">Bản 1.3.3, 1.3.4 (hiện hành), mã SHA-256 45c6199e...fa5e, mã nguồn commit a989cd9; hồ sơ bằng chứng kiểm thử</w:t>
              </w:r>
            </w:ins>
          </w:p>
        </w:tc>
        <w:tc>
          <w:tcPr>
            <w:tcW w:w="1163" w:type="dxa"/>
            <w:vAlign w:val="center"/>
          </w:tcPr>
          <w:p w14:paraId="35265200" w14:textId="77777777" w:rsidR="00E0585F" w:rsidRPr="008F2450" w:rsidRDefault="00E90F83" w:rsidP="008F2450">
            <w:pPr>
              <w:widowControl w:val="0"/>
              <w:jc w:val="center"/>
              <w:rPr>
                <w:ins w:id="1011" w:author="Cập nhật QĐ 2119, bản 1.3.4 (Claude)" w:date="2026-09-28T13:45:30Z"/>
                <w:rFonts w:asciiTheme="majorHAnsi" w:hAnsiTheme="majorHAnsi" w:cstheme="majorHAnsi"/>
                <w:sz w:val="28"/>
                <w:szCs w:val="28"/>
              </w:rPr>
            </w:pPr>
            <w:ins w:id="1010" w:author="Cập nhật QĐ 2119, bản 1.3.4 (Claude)" w:date="2026-09-28T13:45:30Z">
              <w:r>
                <w:rPr>
                  <w:rFonts w:asciiTheme="majorHAnsi" w:hAnsiTheme="majorHAnsi" w:cstheme="majorHAnsi"/>
                  <w:sz w:val="28"/>
                  <w:szCs w:val="28"/>
                </w:rPr>
                <w:t xml:space="preserve">28/9/2026</w:t>
              </w:r>
            </w:ins>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del w:id="1012" w:author="Cập nhật QĐ 2119, bản 1.3.4 (Claude)" w:date="2026-09-28T13:45:30Z">
        <w:r w:rsidRPr="00517B10">
          <w:rPr>
            <w:rFonts w:asciiTheme="majorHAnsi" w:hAnsiTheme="majorHAnsi" w:cstheme="majorHAnsi"/>
            <w:sz w:val="28"/>
            <w:szCs w:val="28"/>
          </w:rPr>
          <w:delText xml:space="preserve">87 lần cập nhật trên kho mã nguồn (từ 18/9/2026), nhật ký thay đổi 28 phiên bản, 26</w:delText>
        </w:r>
      </w:del>
      <w:ins w:id="1013" w:author="Cập nhật QĐ 2119, bản 1.3.4 (Claude)" w:date="2026-09-28T13:45:30Z">
        <w:r w:rsidRPr="00517B10">
          <w:rPr>
            <w:rFonts w:asciiTheme="majorHAnsi" w:hAnsiTheme="majorHAnsi" w:cstheme="majorHAnsi"/>
            <w:sz w:val="28"/>
            <w:szCs w:val="28"/>
          </w:rPr>
          <w:t xml:space="preserve">98 lần cập nhật trên kho mã nguồn (từ 18/9/2026), nhật ký thay đổi 30 phiên bản, 28</w:t>
        </w:r>
      </w:ins>
      <w:r w:rsidRPr="00517B10">
        <w:rPr>
          <w:rFonts w:asciiTheme="majorHAnsi" w:hAnsiTheme="majorHAnsi" w:cstheme="majorHAnsi"/>
          <w:sz w:val="28"/>
          <w:szCs w:val="28"/>
        </w:rPr>
        <w:t xml:space="preserve">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del w:id="1014" w:author="Cập nhật QĐ 2119, bản 1.3.4 (Claude)" w:date="2026-09-28T13:45:30Z">
              <w:r w:rsidRPr="00160C0F">
                <w:rPr>
                  <w:rFonts w:asciiTheme="majorHAnsi" w:hAnsiTheme="majorHAnsi" w:cstheme="majorHAnsi"/>
                  <w:sz w:val="28"/>
                  <w:szCs w:val="28"/>
                </w:rPr>
                <w:delText xml:space="preserve">Quyết định số 1923/QĐ-CĐKT, TB 1052, 6 mẫu Kế hoạch + KPI</w:delText>
              </w:r>
            </w:del>
            <w:ins w:id="1015" w:author="Cập nhật QĐ 2119, bản 1.3.4 (Claude)" w:date="2026-09-28T13:45:30Z">
              <w:r w:rsidRPr="00160C0F">
                <w:rPr>
                  <w:rFonts w:asciiTheme="majorHAnsi" w:hAnsiTheme="majorHAnsi" w:cstheme="majorHAnsi"/>
                  <w:sz w:val="28"/>
                  <w:szCs w:val="28"/>
                </w:rPr>
                <w:t xml:space="preserve">Quyết định số 1923/QĐ-CĐKT, TB 1052, Quyết định số 2119/QĐ-CĐKT, 6 mẫu Kế hoạch + KPI</w:t>
              </w:r>
            </w:ins>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del w:id="1016" w:author="Cập nhật QĐ 2119, bản 1.3.4 (Claude)" w:date="2026-09-28T13:45:30Z">
              <w:r w:rsidRPr="00160C0F">
                <w:rPr>
                  <w:rFonts w:asciiTheme="majorHAnsi" w:hAnsiTheme="majorHAnsi" w:cstheme="majorHAnsi"/>
                  <w:sz w:val="28"/>
                  <w:szCs w:val="28"/>
                </w:rPr>
                <w:delText xml:space="preserve">Dừng, không tự đặt quy tắc đối với: hai thang điểm quy đổi khối lượng công việc chưa có văn bản phân định; </w:delText>
              </w:r>
            </w:del>
            <w:ins w:id="1017" w:author="Cập nhật QĐ 2119, bản 1.3.4 (Claude)" w:date="2026-09-28T13:45:30Z">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(đã có văn bản: Quyết định số 2119/QĐ-CĐKT ngày 28/9/2026,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ins>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8" w:author="Cập nhật QĐ 2119, bản 1.3.4 (Claude)" w:date="2026-09-28T13:45:30Z">
        <w:r w:rsidRPr="00517B10">
          <w:rPr>
            <w:rFonts w:asciiTheme="majorHAnsi" w:hAnsiTheme="majorHAnsi" w:cstheme="majorHAnsi"/>
            <w:b/>
            <w:bCs/>
            <w:sz w:val="28"/>
            <w:szCs w:val="28"/>
          </w:rPr>
          <w:delText xml:space="preserve">4. Kết quả kiểm thử (chạy lại ngày 27/9/2026, bản 1.3.2)</w:delText>
        </w:r>
      </w:del>
      <w:ins w:id="1019" w:author="Cập nhật QĐ 2119, bản 1.3.4 (Claude)" w:date="2026-09-28T13:45:30Z">
        <w:r w:rsidRPr="00517B10">
          <w:rPr>
            <w:rFonts w:asciiTheme="majorHAnsi" w:hAnsiTheme="majorHAnsi" w:cstheme="majorHAnsi"/>
            <w:b/>
            <w:bCs/>
            <w:sz w:val="28"/>
            <w:szCs w:val="28"/>
          </w:rPr>
          <w:t xml:space="preserve">4. Kết quả kiểm thử (chạy lại ngày 28/9/2026, bản 1.3.4)</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21 bộ ca thử hồi quy (tính KPI, xếp loại, biểu mẫu, viện dẫn, thể thức, minh chứng, Track Changes, nhật ký, </w:t>
            </w:r>
            <w:del w:id="1020" w:author="Cập nhật QĐ 2119, bản 1.3.4 (Claude)" w:date="2026-09-28T13:45:30Z">
              <w:r w:rsidRPr="00160C0F">
                <w:rPr>
                  <w:rFonts w:asciiTheme="majorHAnsi" w:hAnsiTheme="majorHAnsi" w:cstheme="majorHAnsi"/>
                  <w:sz w:val="28"/>
                  <w:szCs w:val="28"/>
                </w:rPr>
                <w:delText xml:space="preserve">thao tác chặn ghi và bản dựng 1.3.0, 1.3.1)</w:delText>
              </w:r>
            </w:del>
            <w:ins w:id="1021" w:author="Cập nhật QĐ 2119, bản 1.3.4 (Claude)" w:date="2026-09-28T13:45:30Z">
              <w:r w:rsidRPr="00160C0F">
                <w:rPr>
                  <w:rFonts w:asciiTheme="majorHAnsi" w:hAnsiTheme="majorHAnsi" w:cstheme="majorHAnsi"/>
                  <w:sz w:val="28"/>
                  <w:szCs w:val="28"/>
                </w:rPr>
                <w:t xml:space="preserve">thao tác chặn ghi và bản dựng 1.3.0, 1.3.1, hệ số theo Danh mục Quyết định số 2119/QĐ-CĐKT)</w:t>
              </w:r>
            </w:ins>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del w:id="1022" w:author="Cập nhật QĐ 2119, bản 1.3.4 (Claude)" w:date="2026-09-28T13:45:30Z">
              <w:r w:rsidRPr="008F2450">
                <w:rPr>
                  <w:rFonts w:asciiTheme="majorHAnsi" w:hAnsiTheme="majorHAnsi" w:cstheme="majorHAnsi"/>
                  <w:sz w:val="28"/>
                  <w:szCs w:val="28"/>
                </w:rPr>
                <w:delText>20/20 đạt</w:delText>
              </w:r>
            </w:del>
            <w:ins w:id="1023" w:author="Cập nhật QĐ 2119, bản 1.3.4 (Claude)" w:date="2026-09-28T13:45:30Z">
              <w:r w:rsidRPr="008F2450">
                <w:rPr>
                  <w:rFonts w:asciiTheme="majorHAnsi" w:hAnsiTheme="majorHAnsi" w:cstheme="majorHAnsi"/>
                  <w:sz w:val="28"/>
                  <w:szCs w:val="28"/>
                </w:rPr>
                <w:t xml:space="preserve">21/21 đạt</w:t>
              </w:r>
            </w:ins>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del w:id="1024" w:author="Cập nhật QĐ 2119, bản 1.3.4 (Claude)" w:date="2026-09-28T13:45:30Z">
              <w:r>
                <w:rPr>
                  <w:rFonts w:asciiTheme="majorHAnsi" w:hAnsiTheme="majorHAnsi" w:cstheme="majorHAnsi"/>
                  <w:sz w:val="28"/>
                  <w:szCs w:val="28"/>
                </w:rPr>
                <w:delText xml:space="preserve">Bản 1.3.2; ngày 27/9/2026</w:delText>
              </w:r>
            </w:del>
            <w:ins w:id="1025" w:author="Cập nhật QĐ 2119, bản 1.3.4 (Claude)" w:date="2026-09-28T13:45:30Z">
              <w:r>
                <w:rPr>
                  <w:rFonts w:asciiTheme="majorHAnsi" w:hAnsiTheme="majorHAnsi" w:cstheme="majorHAnsi"/>
                  <w:sz w:val="28"/>
                  <w:szCs w:val="28"/>
                </w:rPr>
                <w:t xml:space="preserve">Bản 1.3.2; ngày 27/9/2026 (bản 1.3.1: 15/15 ca, 30/30 lượt)</w:t>
              </w:r>
            </w:ins>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del w:id="1026" w:author="Cập nhật QĐ 2119, bản 1.3.4 (Claude)" w:date="2026-09-28T13:45:30Z">
              <w:r>
                <w:rPr>
                  <w:rFonts w:asciiTheme="majorHAnsi" w:hAnsiTheme="majorHAnsi" w:cstheme="majorHAnsi"/>
                  <w:sz w:val="28"/>
                  <w:szCs w:val="28"/>
                </w:rPr>
                <w:delText>15/15 ca, 30/30 lượt đạt</w:delText>
              </w:r>
            </w:del>
            <w:ins w:id="1027" w:author="Cập nhật QĐ 2119, bản 1.3.4 (Claude)" w:date="2026-09-28T13:45:30Z">
              <w:r>
                <w:rPr>
                  <w:rFonts w:asciiTheme="majorHAnsi" w:hAnsiTheme="majorHAnsi" w:cstheme="majorHAnsi"/>
                  <w:sz w:val="28"/>
                  <w:szCs w:val="28"/>
                </w:rPr>
                <w:t xml:space="preserve">11/15 ca đạt cả 2 lượt, 26/30 lượt đạt (1 lượt quá thời gian chờ)</w:t>
              </w:r>
            </w:ins>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del w:id="1028" w:author="Cập nhật QĐ 2119, bản 1.3.4 (Claude)" w:date="2026-09-28T13:45:30Z">
              <w:r>
                <w:rPr>
                  <w:rFonts w:asciiTheme="majorHAnsi" w:hAnsiTheme="majorHAnsi" w:cstheme="majorHAnsi"/>
                  <w:sz w:val="28"/>
                  <w:szCs w:val="28"/>
                </w:rPr>
                <w:delText xml:space="preserve">Thao tác chặn ghi: chạy lại 1.653 câu lệnh thật trong nhật ký vận hành</w:delText>
              </w:r>
            </w:del>
            <w:ins w:id="1029" w:author="Cập nhật QĐ 2119, bản 1.3.4 (Claude)" w:date="2026-09-28T13:45:30Z">
              <w:r>
                <w:rPr>
                  <w:rFonts w:asciiTheme="majorHAnsi" w:hAnsiTheme="majorHAnsi" w:cstheme="majorHAnsi"/>
                  <w:sz w:val="28"/>
                  <w:szCs w:val="28"/>
                </w:rPr>
                <w:t xml:space="preserve">Thao tác chặn ghi: chạy lại 2.289 câu lệnh thật trong nhật ký vận hành</w:t>
              </w:r>
            </w:ins>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del w:id="1030" w:author="Cập nhật QĐ 2119, bản 1.3.4 (Claude)" w:date="2026-09-28T13:45:30Z">
              <w:r>
                <w:rPr>
                  <w:rFonts w:asciiTheme="majorHAnsi" w:hAnsiTheme="majorHAnsi" w:cstheme="majorHAnsi"/>
                  <w:sz w:val="28"/>
                  <w:szCs w:val="28"/>
                </w:rPr>
                <w:delText xml:space="preserve">Bản 1.3.2; gồm các lệnh vượt chặn do thẩm định lần 3, lần 4 phát hiện (ca thử riêng)</w:delText>
              </w:r>
            </w:del>
            <w:ins w:id="1031" w:author="Cập nhật QĐ 2119, bản 1.3.4 (Claude)" w:date="2026-09-28T13:45:30Z">
              <w:r>
                <w:rPr>
                  <w:rFonts w:asciiTheme="majorHAnsi" w:hAnsiTheme="majorHAnsi" w:cstheme="majorHAnsi"/>
                  <w:sz w:val="28"/>
                  <w:szCs w:val="28"/>
                </w:rPr>
                <w:t xml:space="preserve">Bản 1.3.4 so với 1.3.2; gồm các lệnh vượt chặn do thẩm định lần 3, lần 4 phát hiện, các lệnh bị chặn nhầm ngày 28/9/2026 (ca thử riêng)</w:t>
              </w:r>
            </w:ins>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del w:id="1032" w:author="Cập nhật QĐ 2119, bản 1.3.4 (Claude)" w:date="2026-09-28T13:45:30Z">
              <w:r>
                <w:rPr>
                  <w:rFonts w:asciiTheme="majorHAnsi" w:hAnsiTheme="majorHAnsi" w:cstheme="majorHAnsi"/>
                  <w:sz w:val="28"/>
                  <w:szCs w:val="28"/>
                </w:rPr>
                <w:delText xml:space="preserve">0 chặn nhầm</w:delText>
              </w:r>
            </w:del>
            <w:ins w:id="1033" w:author="Cập nhật QĐ 2119, bản 1.3.4 (Claude)" w:date="2026-09-28T13:45:30Z">
              <w:r>
                <w:rPr>
                  <w:rFonts w:asciiTheme="majorHAnsi" w:hAnsiTheme="majorHAnsi" w:cstheme="majorHAnsi"/>
                  <w:sz w:val="28"/>
                  <w:szCs w:val="28"/>
                </w:rPr>
                <w:t xml:space="preserve">Bỏ 25 lần chặn nhầm (lệnh chỉ đọc kho); 0 lần chặn mới</w:t>
              </w:r>
            </w:ins>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del w:id="1034" w:author="Cập nhật QĐ 2119, bản 1.3.4 (Claude)" w:date="2026-09-28T13:45:31Z">
              <w:r>
                <w:rPr>
                  <w:rFonts w:asciiTheme="majorHAnsi" w:hAnsiTheme="majorHAnsi" w:cstheme="majorHAnsi"/>
                  <w:sz w:val="28"/>
                  <w:szCs w:val="28"/>
                </w:rPr>
                <w:delText xml:space="preserve">trên Claude Code (18 - 27/9/2026)</w:delText>
              </w:r>
            </w:del>
            <w:ins w:id="1035" w:author="Cập nhật QĐ 2119, bản 1.3.4 (Claude)" w:date="2026-09-28T13:45:31Z">
              <w:r>
                <w:rPr>
                  <w:rFonts w:asciiTheme="majorHAnsi" w:hAnsiTheme="majorHAnsi" w:cstheme="majorHAnsi"/>
                  <w:sz w:val="28"/>
                  <w:szCs w:val="28"/>
                </w:rPr>
                <w:t xml:space="preserve">trên Claude Code (18 - 28/9/2026)</w:t>
              </w:r>
            </w:ins>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del w:id="1036" w:author="Cập nhật QĐ 2119, bản 1.3.4 (Claude)" w:date="2026-09-28T13:45:31Z">
              <w:r>
                <w:rPr>
                  <w:rFonts w:asciiTheme="majorHAnsi" w:hAnsiTheme="majorHAnsi" w:cstheme="majorHAnsi"/>
                  <w:sz w:val="28"/>
                  <w:szCs w:val="28"/>
                </w:rPr>
                <w:delText xml:space="preserve">10 ngày, 37 phiên, 2.024 thao tác</w:delText>
              </w:r>
            </w:del>
            <w:ins w:id="1037" w:author="Cập nhật QĐ 2119, bản 1.3.4 (Claude)" w:date="2026-09-28T13:45:31Z">
              <w:r>
                <w:rPr>
                  <w:rFonts w:asciiTheme="majorHAnsi" w:hAnsiTheme="majorHAnsi" w:cstheme="majorHAnsi"/>
                  <w:sz w:val="28"/>
                  <w:szCs w:val="28"/>
                </w:rPr>
                <w:t xml:space="preserve">11 ngày, 38 phiên, 2.274 thao tác</w:t>
              </w:r>
            </w:ins>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ins w:id="1038" w:author="Cập nhật QĐ 2119, bản 1.3.4 (Claude)" w:date="2026-09-28T13:45:31Z"/>
        </w:trPr>
        <w:tc>
          <w:tcPr>
            <w:tcW w:w="704" w:type="dxa"/>
            <w:vAlign w:val="center"/>
          </w:tcPr>
          <w:p w14:paraId="0763CF10" w14:textId="77777777" w:rsidR="00E0585F" w:rsidRPr="008F2450" w:rsidRDefault="008F2450" w:rsidP="008F2450">
            <w:pPr>
              <w:widowControl w:val="0"/>
              <w:jc w:val="center"/>
              <w:rPr>
                <w:ins w:id="1040" w:author="Cập nhật QĐ 2119, bản 1.3.4 (Claude)" w:date="2026-09-28T13:45:31Z"/>
                <w:rFonts w:asciiTheme="majorHAnsi" w:hAnsiTheme="majorHAnsi" w:cstheme="majorHAnsi"/>
                <w:sz w:val="28"/>
                <w:szCs w:val="28"/>
              </w:rPr>
            </w:pPr>
            <w:ins w:id="1039" w:author="Cập nhật QĐ 2119, bản 1.3.4 (Claude)" w:date="2026-09-28T13:45:31Z">
              <w:r>
                <w:rPr>
                  <w:rFonts w:asciiTheme="majorHAnsi" w:hAnsiTheme="majorHAnsi" w:cstheme="majorHAnsi"/>
                  <w:sz w:val="28"/>
                  <w:szCs w:val="28"/>
                </w:rPr>
                <w:t xml:space="preserve">11</w:t>
              </w:r>
            </w:ins>
          </w:p>
        </w:tc>
        <w:tc>
          <w:tcPr>
            <w:tcW w:w="3600" w:type="dxa"/>
            <w:vAlign w:val="center"/>
          </w:tcPr>
          <w:p w14:paraId="1B0B5D4D" w14:textId="77777777" w:rsidR="00E0585F" w:rsidRPr="00160C0F" w:rsidRDefault="005B300B" w:rsidP="008F2450">
            <w:pPr>
              <w:widowControl w:val="0"/>
              <w:jc w:val="both"/>
              <w:rPr>
                <w:ins w:id="1042" w:author="Cập nhật QĐ 2119, bản 1.3.4 (Claude)" w:date="2026-09-28T13:45:31Z"/>
                <w:rFonts w:asciiTheme="majorHAnsi" w:hAnsiTheme="majorHAnsi" w:cstheme="majorHAnsi"/>
                <w:sz w:val="28"/>
                <w:szCs w:val="28"/>
              </w:rPr>
            </w:pPr>
            <w:ins w:id="1041" w:author="Cập nhật QĐ 2119, bản 1.3.4 (Claude)" w:date="2026-09-28T13:45:31Z">
              <w:r>
                <w:rPr>
                  <w:rFonts w:asciiTheme="majorHAnsi" w:hAnsiTheme="majorHAnsi" w:cstheme="majorHAnsi"/>
                  <w:sz w:val="28"/>
                  <w:szCs w:val="28"/>
                </w:rPr>
                <w:t xml:space="preserve">Nghiệm thu lại 4 ca về hệ số quy đổi, KPI (thang điểm dự thảo, thiếu dữ liệu, tự phê duyệt) trên bản 1.3.3, 1.3.4 (claude plugin eval, 2 lượt mỗi ca); tiêu chí chấm cập nhật theo Quyết định số 2119/QĐ-CĐKT</w:t>
              </w:r>
            </w:ins>
          </w:p>
        </w:tc>
        <w:tc>
          <w:tcPr>
            <w:tcW w:w="3600" w:type="dxa"/>
            <w:vAlign w:val="center"/>
          </w:tcPr>
          <w:p w14:paraId="1E070733" w14:textId="77777777" w:rsidR="00E0585F" w:rsidRPr="00160C0F" w:rsidRDefault="005B300B" w:rsidP="008F2450">
            <w:pPr>
              <w:widowControl w:val="0"/>
              <w:jc w:val="both"/>
              <w:rPr>
                <w:ins w:id="1044" w:author="Cập nhật QĐ 2119, bản 1.3.4 (Claude)" w:date="2026-09-28T13:45:31Z"/>
                <w:rFonts w:asciiTheme="majorHAnsi" w:hAnsiTheme="majorHAnsi" w:cstheme="majorHAnsi"/>
                <w:sz w:val="28"/>
                <w:szCs w:val="28"/>
              </w:rPr>
            </w:pPr>
            <w:ins w:id="1043" w:author="Cập nhật QĐ 2119, bản 1.3.4 (Claude)" w:date="2026-09-28T13:45:31Z">
              <w:r>
                <w:rPr>
                  <w:rFonts w:asciiTheme="majorHAnsi" w:hAnsiTheme="majorHAnsi" w:cstheme="majorHAnsi"/>
                  <w:sz w:val="28"/>
                  <w:szCs w:val="28"/>
                </w:rPr>
                <w:t xml:space="preserve">Bản 1.3.3 (ca 05, 07, 08, 09), bản 1.3.4 (ca 05, 07); ngày 28/9/2026</w:t>
              </w:r>
            </w:ins>
          </w:p>
        </w:tc>
        <w:tc>
          <w:tcPr>
            <w:tcW w:w="1163" w:type="dxa"/>
            <w:vAlign w:val="center"/>
          </w:tcPr>
          <w:p w14:paraId="0EABFA29" w14:textId="77777777" w:rsidR="00E0585F" w:rsidRPr="008F2450" w:rsidRDefault="005B300B" w:rsidP="008F2450">
            <w:pPr>
              <w:widowControl w:val="0"/>
              <w:jc w:val="center"/>
              <w:rPr>
                <w:ins w:id="1046" w:author="Cập nhật QĐ 2119, bản 1.3.4 (Claude)" w:date="2026-09-28T13:45:31Z"/>
                <w:rFonts w:asciiTheme="majorHAnsi" w:hAnsiTheme="majorHAnsi" w:cstheme="majorHAnsi"/>
                <w:sz w:val="28"/>
                <w:szCs w:val="28"/>
              </w:rPr>
            </w:pPr>
            <w:ins w:id="1045" w:author="Cập nhật QĐ 2119, bản 1.3.4 (Claude)" w:date="2026-09-28T13:45:31Z">
              <w:r>
                <w:rPr>
                  <w:rFonts w:asciiTheme="majorHAnsi" w:hAnsiTheme="majorHAnsi" w:cstheme="majorHAnsi"/>
                  <w:sz w:val="28"/>
                  <w:szCs w:val="28"/>
                </w:rPr>
                <w:t xml:space="preserve">4/4 ca, 8/8 lượt đạt (bản 1.3.3); 4/4 lượt đạt (bản 1.3.4)</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47" w:author="Cập nhật QĐ 2119, bản 1.3.4 (Claude)" w:date="2026-09-28T13:45:31Z">
        <w:r>
          <w:rPr>
            <w:rFonts w:asciiTheme="majorHAnsi" w:hAnsiTheme="majorHAnsi" w:cstheme="majorHAnsi"/>
            <w:sz w:val="28"/>
            <w:szCs w:val="28"/>
            <w:shd w:val="clear" w:color="auto" w:fill="FFFFFF"/>
          </w:rPr>
          <w:delText xml:space="preserve">- Hai thang điểm quy đổi khối lượng công việc chưa có văn bản phân định; một số nội dung đánh giá KPI chờ ý kiến Phòng TCCB&amp;CTHSSV;</w:delText>
        </w:r>
      </w:del>
      <w:ins w:id="1048" w:author="Cập nhật QĐ 2119, bản 1.3.4 (Claude)" w:date="2026-09-28T13:45:31Z">
        <w:r>
          <w:rPr>
            <w:rFonts w:asciiTheme="majorHAnsi" w:hAnsiTheme="majorHAnsi" w:cstheme="majorHAnsi"/>
            <w:sz w:val="28"/>
            <w:szCs w:val="28"/>
            <w:shd w:val="clear" w:color="auto" w:fill="FFFFFF"/>
          </w:rPr>
          <w:t xml:space="preserve">-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ins>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del w:id="1049" w:author="Cập nhật QĐ 2119, bản 1.3.4 (Claude)" w:date="2026-09-28T13:45:31Z">
              <w:r>
                <w:rPr>
                  <w:rFonts w:asciiTheme="majorHAnsi" w:hAnsiTheme="majorHAnsi" w:cstheme="majorHAnsi"/>
                  <w:b/>
                  <w:bCs/>
                  <w:sz w:val="24"/>
                  <w:szCs w:val="24"/>
                </w:rPr>
                <w:delText>Trạng thái ngày 27/9/2026</w:delText>
              </w:r>
            </w:del>
            <w:ins w:id="1050" w:author="Cập nhật QĐ 2119, bản 1.3.4 (Claude)" w:date="2026-09-28T13:45:31Z">
              <w:r>
                <w:rPr>
                  <w:rFonts w:asciiTheme="majorHAnsi" w:hAnsiTheme="majorHAnsi" w:cstheme="majorHAnsi"/>
                  <w:b/>
                  <w:bCs/>
                  <w:sz w:val="24"/>
                  <w:szCs w:val="24"/>
                </w:rPr>
                <w:t xml:space="preserve">Trạng thái ngày 28/9/2026</w:t>
              </w:r>
            </w:ins>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del w:id="1051" w:author="Cập nhật QĐ 2119, bản 1.3.4 (Claude)" w:date="2026-09-28T13:45:31Z">
              <w:r>
                <w:rPr>
                  <w:rFonts w:asciiTheme="majorHAnsi" w:hAnsiTheme="majorHAnsi" w:cstheme="majorHAnsi"/>
                  <w:sz w:val="24"/>
                  <w:szCs w:val="24"/>
                </w:rPr>
                <w:delText xml:space="preserve">ngày 27/9/2026 lên 1.3.1, 1.3.2,</w:delText>
              </w:r>
            </w:del>
            <w:ins w:id="1052" w:author="Cập nhật QĐ 2119, bản 1.3.4 (Claude)" w:date="2026-09-28T13:45:31Z">
              <w:r>
                <w:rPr>
                  <w:rFonts w:asciiTheme="majorHAnsi" w:hAnsiTheme="majorHAnsi" w:cstheme="majorHAnsi"/>
                  <w:sz w:val="24"/>
                  <w:szCs w:val="24"/>
                </w:rPr>
                <w:t xml:space="preserve">ngày 27/9/2026 lên 1.3.1, 1.3.2, ngày 28/9/2026 lên 1.3.3, 1.3.4,</w:t>
              </w:r>
            </w:ins>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del w:id="1053" w:author="Cập nhật QĐ 2119, bản 1.3.4 (Claude)" w:date="2026-09-28T13:45:31Z">
              <w:r>
                <w:rPr>
                  <w:rFonts w:asciiTheme="majorHAnsi" w:hAnsiTheme="majorHAnsi" w:cstheme="majorHAnsi"/>
                  <w:sz w:val="24"/>
                  <w:szCs w:val="24"/>
                </w:rPr>
                <w:delText xml:space="preserve">Có số liệu vận hành của Phòng TH-HC&amp;QT (18 - 27/9/2026)</w:delText>
              </w:r>
            </w:del>
            <w:ins w:id="1054" w:author="Cập nhật QĐ 2119, bản 1.3.4 (Claude)" w:date="2026-09-28T13:45:31Z">
              <w:r>
                <w:rPr>
                  <w:rFonts w:asciiTheme="majorHAnsi" w:hAnsiTheme="majorHAnsi" w:cstheme="majorHAnsi"/>
                  <w:sz w:val="24"/>
                  <w:szCs w:val="24"/>
                </w:rPr>
                <w:t xml:space="preserve">Có số liệu vận hành của Phòng TH-HC&amp;QT (18 - 28/9/2026)</w:t>
              </w:r>
            </w:ins>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ins w:id="1055" w:author="Cập nhật QĐ 2119, bản 1.3.4 (Claude)" w:date="2026-09-28T13:45:31Z"/>
        </w:trPr>
        <w:tc>
          <w:tcPr>
            <w:tcW w:w="567" w:type="dxa"/>
            <w:vAlign w:val="center"/>
          </w:tcPr>
          <w:p w14:paraId="344DBD52" w14:textId="77777777" w:rsidR="00E0585F" w:rsidRPr="008F2450" w:rsidRDefault="00E0585F" w:rsidP="008F2450">
            <w:pPr>
              <w:widowControl w:val="0"/>
              <w:jc w:val="center"/>
              <w:rPr>
                <w:ins w:id="1057" w:author="Cập nhật QĐ 2119, bản 1.3.4 (Claude)" w:date="2026-09-28T13:45:31Z"/>
                <w:rFonts w:asciiTheme="majorHAnsi" w:hAnsiTheme="majorHAnsi" w:cstheme="majorHAnsi"/>
                <w:sz w:val="28"/>
                <w:szCs w:val="28"/>
              </w:rPr>
            </w:pPr>
            <w:ins w:id="1056" w:author="Cập nhật QĐ 2119, bản 1.3.4 (Claude)" w:date="2026-09-28T13:45:31Z">
              <w:r>
                <w:rPr>
                  <w:rFonts w:asciiTheme="majorHAnsi" w:hAnsiTheme="majorHAnsi" w:cstheme="majorHAnsi"/>
                  <w:sz w:val="24"/>
                  <w:szCs w:val="24"/>
                </w:rPr>
                <w:t xml:space="preserve">18</w:t>
              </w:r>
            </w:ins>
          </w:p>
        </w:tc>
        <w:tc>
          <w:tcPr>
            <w:tcW w:w="3000" w:type="dxa"/>
            <w:vAlign w:val="center"/>
          </w:tcPr>
          <w:p w14:paraId="2564BB06" w14:textId="77777777" w:rsidR="00E0585F" w:rsidRPr="008F2450" w:rsidRDefault="00E0585F" w:rsidP="008F2450">
            <w:pPr>
              <w:widowControl w:val="0"/>
              <w:jc w:val="both"/>
              <w:rPr>
                <w:ins w:id="1059" w:author="Cập nhật QĐ 2119, bản 1.3.4 (Claude)" w:date="2026-09-28T13:45:31Z"/>
                <w:rFonts w:asciiTheme="majorHAnsi" w:hAnsiTheme="majorHAnsi" w:cstheme="majorHAnsi"/>
                <w:sz w:val="28"/>
                <w:szCs w:val="28"/>
              </w:rPr>
            </w:pPr>
            <w:ins w:id="1058" w:author="Cập nhật QĐ 2119, bản 1.3.4 (Claude)" w:date="2026-09-28T13:45:31Z">
              <w:r>
                <w:rPr>
                  <w:rFonts w:asciiTheme="majorHAnsi" w:hAnsiTheme="majorHAnsi" w:cstheme="majorHAnsi"/>
                  <w:sz w:val="24"/>
                  <w:szCs w:val="24"/>
                </w:rPr>
                <w:t xml:space="preserve">Hai thang điểm quy đổi chưa có văn bản phân định (bảo lưu từ lần 1)</w:t>
              </w:r>
            </w:ins>
          </w:p>
        </w:tc>
        <w:tc>
          <w:tcPr>
            <w:tcW w:w="3000" w:type="dxa"/>
            <w:vAlign w:val="center"/>
          </w:tcPr>
          <w:p w14:paraId="24678C8E" w14:textId="77777777" w:rsidR="00E0585F" w:rsidRPr="008F2450" w:rsidRDefault="00E0585F" w:rsidP="008F2450">
            <w:pPr>
              <w:widowControl w:val="0"/>
              <w:jc w:val="both"/>
              <w:rPr>
                <w:ins w:id="1061" w:author="Cập nhật QĐ 2119, bản 1.3.4 (Claude)" w:date="2026-09-28T13:45:31Z"/>
                <w:rFonts w:asciiTheme="majorHAnsi" w:hAnsiTheme="majorHAnsi" w:cstheme="majorHAnsi"/>
                <w:sz w:val="28"/>
                <w:szCs w:val="28"/>
              </w:rPr>
            </w:pPr>
            <w:ins w:id="1060" w:author="Cập nhật QĐ 2119, bản 1.3.4 (Claude)" w:date="2026-09-28T13:45:31Z">
              <w:r>
                <w:rPr>
                  <w:rFonts w:asciiTheme="majorHAnsi" w:hAnsiTheme="majorHAnsi" w:cstheme="majorHAnsi"/>
                  <w:sz w:val="24"/>
                  <w:szCs w:val="24"/>
                </w:rPr>
                <w:t xml:space="preserve">Đã có văn bản: Quyết định số 2119/QĐ-CĐKT ngày 28/9/2026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ins>
          </w:p>
        </w:tc>
        <w:tc>
          <w:tcPr>
            <w:tcW w:w="2500" w:type="dxa"/>
            <w:vAlign w:val="center"/>
          </w:tcPr>
          <w:p w14:paraId="3387DFFB" w14:textId="77777777" w:rsidR="00E0585F" w:rsidRPr="008F2450" w:rsidRDefault="00E0585F" w:rsidP="008F2450">
            <w:pPr>
              <w:widowControl w:val="0"/>
              <w:jc w:val="both"/>
              <w:rPr>
                <w:ins w:id="1063" w:author="Cập nhật QĐ 2119, bản 1.3.4 (Claude)" w:date="2026-09-28T13:45:31Z"/>
                <w:rFonts w:asciiTheme="majorHAnsi" w:hAnsiTheme="majorHAnsi" w:cstheme="majorHAnsi"/>
                <w:sz w:val="28"/>
                <w:szCs w:val="28"/>
              </w:rPr>
            </w:pPr>
            <w:ins w:id="1062" w:author="Cập nhật QĐ 2119, bản 1.3.4 (Claude)" w:date="2026-09-28T13:45:31Z">
              <w:r>
                <w:rPr>
                  <w:rFonts w:asciiTheme="majorHAnsi" w:hAnsiTheme="majorHAnsi" w:cstheme="majorHAnsi"/>
                  <w:sz w:val="24"/>
                  <w:szCs w:val="24"/>
                </w:rPr>
                <w:t xml:space="preserve">kpi_calc.py; test_kpi_calc; nghiệm thu ca 05, 07</w:t>
              </w:r>
            </w:ins>
          </w:p>
        </w:tc>
      </w:tr>
      <w:tr w:rsidR="00E0585F" w:rsidRPr="00E0585F" w14:paraId="7EA86317" w14:textId="77777777" w:rsidTr="008F2450">
        <w:trPr>
          <w:jc w:val="center"/>
          <w:ins w:id="1064" w:author="Cập nhật QĐ 2119, bản 1.3.4 (Claude)" w:date="2026-09-28T13:45:31Z"/>
        </w:trPr>
        <w:tc>
          <w:tcPr>
            <w:tcW w:w="567" w:type="dxa"/>
            <w:vAlign w:val="center"/>
          </w:tcPr>
          <w:p w14:paraId="344DBD52" w14:textId="77777777" w:rsidR="00E0585F" w:rsidRPr="008F2450" w:rsidRDefault="00E0585F" w:rsidP="008F2450">
            <w:pPr>
              <w:widowControl w:val="0"/>
              <w:jc w:val="center"/>
              <w:rPr>
                <w:ins w:id="1066" w:author="Cập nhật QĐ 2119, bản 1.3.4 (Claude)" w:date="2026-09-28T13:45:31Z"/>
                <w:ins w:id="1057" w:author="Cập nhật QĐ 2119, bản 1.3.4 (Claude)" w:date="2026-09-28T13:45:31Z"/>
                <w:rFonts w:asciiTheme="majorHAnsi" w:hAnsiTheme="majorHAnsi" w:cstheme="majorHAnsi"/>
                <w:sz w:val="28"/>
                <w:szCs w:val="28"/>
              </w:rPr>
            </w:pPr>
            <w:ins w:id="1065" w:author="Cập nhật QĐ 2119, bản 1.3.4 (Claude)" w:date="2026-09-28T13:45:31Z">
              <w:r>
                <w:rPr>
                  <w:rFonts w:asciiTheme="majorHAnsi" w:hAnsiTheme="majorHAnsi" w:cstheme="majorHAnsi"/>
                  <w:sz w:val="24"/>
                  <w:szCs w:val="24"/>
                </w:rPr>
                <w:t xml:space="preserve">19</w:t>
              </w:r>
            </w:ins>
          </w:p>
        </w:tc>
        <w:tc>
          <w:tcPr>
            <w:tcW w:w="3000" w:type="dxa"/>
            <w:vAlign w:val="center"/>
          </w:tcPr>
          <w:p w14:paraId="2564BB06" w14:textId="77777777" w:rsidR="00E0585F" w:rsidRPr="008F2450" w:rsidRDefault="00E0585F" w:rsidP="008F2450">
            <w:pPr>
              <w:widowControl w:val="0"/>
              <w:jc w:val="both"/>
              <w:rPr>
                <w:ins w:id="1068" w:author="Cập nhật QĐ 2119, bản 1.3.4 (Claude)" w:date="2026-09-28T13:45:31Z"/>
                <w:ins w:id="1059" w:author="Cập nhật QĐ 2119, bản 1.3.4 (Claude)" w:date="2026-09-28T13:45:31Z"/>
                <w:rFonts w:asciiTheme="majorHAnsi" w:hAnsiTheme="majorHAnsi" w:cstheme="majorHAnsi"/>
                <w:sz w:val="28"/>
                <w:szCs w:val="28"/>
              </w:rPr>
            </w:pPr>
            <w:ins w:id="1067" w:author="Cập nhật QĐ 2119, bản 1.3.4 (Claude)" w:date="2026-09-28T13:45:31Z">
              <w:r>
                <w:rPr>
                  <w:rFonts w:asciiTheme="majorHAnsi" w:hAnsiTheme="majorHAnsi" w:cstheme="majorHAnsi"/>
                  <w:sz w:val="24"/>
                  <w:szCs w:val="24"/>
                </w:rPr>
                <w:t xml:space="preserve">Thao tác chặn ghi chặn nhầm lệnh chỉ đọc kho có phép thay chuỗi (vận hành thật 28/9/2026)</w:t>
              </w:r>
            </w:ins>
          </w:p>
        </w:tc>
        <w:tc>
          <w:tcPr>
            <w:tcW w:w="3000" w:type="dxa"/>
            <w:vAlign w:val="center"/>
          </w:tcPr>
          <w:p w14:paraId="24678C8E" w14:textId="77777777" w:rsidR="00E0585F" w:rsidRPr="008F2450" w:rsidRDefault="00E0585F" w:rsidP="008F2450">
            <w:pPr>
              <w:widowControl w:val="0"/>
              <w:jc w:val="both"/>
              <w:rPr>
                <w:ins w:id="1070" w:author="Cập nhật QĐ 2119, bản 1.3.4 (Claude)" w:date="2026-09-28T13:45:31Z"/>
                <w:ins w:id="1061" w:author="Cập nhật QĐ 2119, bản 1.3.4 (Claude)" w:date="2026-09-28T13:45:31Z"/>
                <w:rFonts w:asciiTheme="majorHAnsi" w:hAnsiTheme="majorHAnsi" w:cstheme="majorHAnsi"/>
                <w:sz w:val="28"/>
                <w:szCs w:val="28"/>
              </w:rPr>
            </w:pPr>
            <w:ins w:id="1069" w:author="Cập nhật QĐ 2119, bản 1.3.4 (Claude)" w:date="2026-09-28T13:45:31Z">
              <w:r>
                <w:rPr>
                  <w:rFonts w:asciiTheme="majorHAnsi" w:hAnsiTheme="majorHAnsi" w:cstheme="majorHAnsi"/>
                  <w:sz w:val="24"/>
                  <w:szCs w:val="24"/>
                </w:rPr>
                <w:t xml:space="preserve">Đã khắc phục trong bản 1.3.3, 1.3.4; chạy lại 2.289 lệnh thật: bỏ 25 lần chặn nhầm, không phát sinh lần chặn mới</w:t>
              </w:r>
            </w:ins>
          </w:p>
        </w:tc>
        <w:tc>
          <w:tcPr>
            <w:tcW w:w="2500" w:type="dxa"/>
            <w:vAlign w:val="center"/>
          </w:tcPr>
          <w:p w14:paraId="3387DFFB" w14:textId="77777777" w:rsidR="00E0585F" w:rsidRPr="008F2450" w:rsidRDefault="00E0585F" w:rsidP="008F2450">
            <w:pPr>
              <w:widowControl w:val="0"/>
              <w:jc w:val="both"/>
              <w:rPr>
                <w:ins w:id="1072" w:author="Cập nhật QĐ 2119, bản 1.3.4 (Claude)" w:date="2026-09-28T13:45:31Z"/>
                <w:ins w:id="1063" w:author="Cập nhật QĐ 2119, bản 1.3.4 (Claude)" w:date="2026-09-28T13:45:31Z"/>
                <w:rFonts w:asciiTheme="majorHAnsi" w:hAnsiTheme="majorHAnsi" w:cstheme="majorHAnsi"/>
                <w:sz w:val="28"/>
                <w:szCs w:val="28"/>
              </w:rPr>
            </w:pPr>
            <w:ins w:id="1071" w:author="Cập nhật QĐ 2119, bản 1.3.4 (Claude)" w:date="2026-09-28T13:45:31Z">
              <w:r>
                <w:rPr>
                  <w:rFonts w:asciiTheme="majorHAnsi" w:hAnsiTheme="majorHAnsi" w:cstheme="majorHAnsi"/>
                  <w:sz w:val="24"/>
                  <w:szCs w:val="24"/>
                </w:rPr>
                <w:t xml:space="preserve">ktc_guard.py; test_plugin_131</w:t>
              </w:r>
            </w:ins>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del w:id="1073" w:author="Cập nhật QĐ 2119, bản 1.3.4 (Claude)" w:date="2026-09-28T13:45:31Z">
        <w:r>
          <w:rPr>
            <w:rFonts w:asciiTheme="majorHAnsi" w:hAnsiTheme="majorHAnsi" w:cstheme="majorHAnsi"/>
            <w:sz w:val="28"/>
            <w:szCs w:val="28"/>
            <w:shd w:val="clear" w:color="auto" w:fill="FFFFFF"/>
          </w:rPr>
          <w:delText xml:space="preserve">Quyết định số 1923/QĐ-CĐKT, Thông báo số 1052/TB-CĐKT, mẫu Phụ lục</w:delText>
        </w:r>
      </w:del>
      <w:ins w:id="1074" w:author="Cập nhật QĐ 2119, bản 1.3.4 (Claude)" w:date="2026-09-28T13:45:31Z">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ins>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ins w:id="1076" w:author="Cập nhật QĐ 2119, bản 1.3.4 (Claude)" w:date="2026-09-28T13:45:31Z"/>
          <w:rFonts w:asciiTheme="majorHAnsi" w:hAnsiTheme="majorHAnsi" w:cstheme="majorHAnsi"/>
          <w:sz w:val="28"/>
          <w:szCs w:val="28"/>
          <w:shd w:val="clear" w:color="auto" w:fill="FFFFFF"/>
        </w:rPr>
      </w:pPr>
      <w:ins w:id="1075" w:author="Cập nhật QĐ 2119, bản 1.3.4 (Claude)" w:date="2026-09-28T13:45:31Z">
        <w:r>
          <w:rPr>
            <w:rFonts w:asciiTheme="majorHAnsi" w:hAnsiTheme="majorHAnsi" w:cstheme="majorHAnsi"/>
            <w:sz w:val="28"/>
            <w:szCs w:val="28"/>
            <w:shd w:val="clear" w:color="auto" w:fill="FFFFFF"/>
          </w:rPr>
          <w:t xml:space="preserve">- Cập nhật ngày 28/9/2026 theo Quyết định số 2119/QĐ-CĐKT ngày 28/9/2026: tệp plugin bản 1.3.4, mã SHA-256, hồ sơ bằng chứng kiểm thử, kết quả nghiệm thu lại các ca liên quan, phiếu nghiệm thu trên Claude, Cowork bản 1.3.4; Báo cáo quá trình xây dựng bản 6, Tài liệu hướng dẫn bản 7, Báo cáo tiếp thu, giải trình lần 4 bản 2 (Track Changes và bản sạch).</w:t>
        </w:r>
      </w:ins>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bổ sung </w:t>
      </w:r>
      <w:del w:id="1077" w:author="Cập nhật QĐ 2119, bản 1.3.4 (Claude)" w:date="2026-09-28T13:45:31Z">
        <w:r w:rsidRPr="00387637">
          <w:rPr>
            <w:rFonts w:asciiTheme="majorHAnsi" w:hAnsiTheme="majorHAnsi" w:cstheme="majorHAnsi"/>
            <w:bCs/>
            <w:i/>
            <w:sz w:val="28"/>
            <w:szCs w:val="28"/>
            <w:shd w:val="clear" w:color="auto" w:fill="FFFFFF"/>
          </w:rPr>
          <w:delText xml:space="preserve">(vòng 5) trên tệp plugin bản 1.3.2 để xác nhận</w:delText>
        </w:r>
      </w:del>
      <w:ins w:id="1078" w:author="Cập nhật QĐ 2119, bản 1.3.4 (Claude)" w:date="2026-09-28T13:45:31Z">
        <w:r w:rsidRPr="00387637">
          <w:rPr>
            <w:rFonts w:asciiTheme="majorHAnsi" w:hAnsiTheme="majorHAnsi" w:cstheme="majorHAnsi"/>
            <w:bCs/>
            <w:i/>
            <w:sz w:val="28"/>
            <w:szCs w:val="28"/>
            <w:shd w:val="clear" w:color="auto" w:fill="FFFFFF"/>
          </w:rPr>
          <w:t xml:space="preserve">(vòng 5) trên tệp plugin bản 1.3.4 để xác nhận</w:t>
        </w:r>
      </w:ins>
      <w:r w:rsidRPr="00387637">
        <w:rPr>
          <w:rFonts w:asciiTheme="majorHAnsi" w:hAnsiTheme="majorHAnsi" w:cstheme="majorHAnsi"/>
          <w:bCs/>
          <w:i/>
          <w:sz w:val="28"/>
          <w:szCs w:val="28"/>
          <w:shd w:val="clear" w:color="auto" w:fill="FFFFFF"/>
        </w:rPr>
        <w:t xml:space="preserve"> việc khắc phục (vòng 1 đến vòng 4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w:t>
      </w:r>
      <w:del w:id="1079" w:author="Cập nhật QĐ 2119, bản 1.3.4 (Claude)" w:date="2026-09-28T13:45:31Z">
        <w:r w:rsidRPr="00387637">
          <w:rPr>
            <w:rFonts w:asciiTheme="majorHAnsi" w:hAnsiTheme="majorHAnsi" w:cstheme="majorHAnsi"/>
            <w:bCs/>
            <w:i/>
            <w:sz w:val="28"/>
            <w:szCs w:val="28"/>
            <w:shd w:val="clear" w:color="auto" w:fill="FFFFFF"/>
          </w:rPr>
          <w:delText xml:space="preserve">đã đối chiếu bản gốc ngày 27/9/2026)</w:delText>
        </w:r>
      </w:del>
      <w:ins w:id="1080" w:author="Cập nhật QĐ 2119, bản 1.3.4 (Claude)" w:date="2026-09-28T13:45:31Z">
        <w:r w:rsidRPr="00387637">
          <w:rPr>
            <w:rFonts w:asciiTheme="majorHAnsi" w:hAnsiTheme="majorHAnsi" w:cstheme="majorHAnsi"/>
            <w:bCs/>
            <w:i/>
            <w:sz w:val="28"/>
            <w:szCs w:val="28"/>
            <w:shd w:val="clear" w:color="auto" w:fill="FFFFFF"/>
          </w:rPr>
          <w:t xml:space="preserve">đã đối chiếu bản gốc ngày 27/9/2026; phần cập nhật ngày 28/9/2026 chưa rà soát bằng Skill “ktc-ra-soat-897”)</w:t>
        </w:r>
      </w:ins>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