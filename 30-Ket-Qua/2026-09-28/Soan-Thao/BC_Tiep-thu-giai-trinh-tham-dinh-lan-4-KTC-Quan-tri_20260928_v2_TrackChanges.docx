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r w:rsidR="00EF06A4" w:rsidRPr="00335ACD">
              <w:rPr>
                <w:rFonts w:asciiTheme="majorHAnsi" w:hAnsiTheme="majorHAnsi" w:cstheme="majorHAnsi"/>
                <w:i/>
                <w:color w:val="000000"/>
                <w:sz w:val="28"/>
                <w:szCs w:val="28"/>
              </w:rPr>
              <w:t xml:space="preserve"/>
            </w:r>
            <w:r w:rsidR="008A421E">
              <w:rPr>
                <w:rFonts w:asciiTheme="majorHAnsi" w:hAnsiTheme="majorHAnsi" w:cstheme="majorHAnsi"/>
                <w:i/>
                <w:color w:val="000000"/>
                <w:sz w:val="28"/>
                <w:szCs w:val="28"/>
              </w:rPr>
              <w:t/>
            </w:r>
            <w:r w:rsidR="00525547">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xml:space="preserve"/>
            </w:r>
            <w:r w:rsidR="003217E5">
              <w:rPr>
                <w:rFonts w:asciiTheme="majorHAnsi" w:hAnsiTheme="majorHAnsi" w:cstheme="majorHAnsi"/>
                <w:i/>
                <w:color w:val="000000"/>
                <w:sz w:val="28"/>
                <w:szCs w:val="28"/>
              </w:rPr>
              <w:t xml:space="preserve"/>
            </w:r>
            <w:r w:rsidR="00EF06A4" w:rsidRPr="00335ACD">
              <w:rPr>
                <w:rFonts w:asciiTheme="majorHAnsi" w:hAnsiTheme="majorHAnsi" w:cstheme="majorHAnsi"/>
                <w:i/>
                <w:color w:val="000000"/>
                <w:sz w:val="28"/>
                <w:szCs w:val="28"/>
              </w:rPr>
              <w:t/>
            </w:r>
            <w:r w:rsidRPr="00335ACD">
              <w:rPr>
                <w:rFonts w:asciiTheme="majorHAnsi" w:hAnsiTheme="majorHAnsi" w:cstheme="majorHAnsi"/>
                <w:i/>
                <w:color w:val="000000"/>
                <w:sz w:val="28"/>
                <w:szCs w:val="28"/>
              </w:rPr>
              <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tiếp thu, giải trình ý kiến thẩm định độc lập lần 4 đối với bộ công cụ trí tuệ nhân tạo KTC-Quan-tri và các văn bản kèm theo</w:t>
      </w:r>
      <w:r w:rsidR="00D16E0C" w:rsidRPr="00517B10">
        <w:rPr>
          <w:rFonts w:asciiTheme="majorHAnsi" w:hAnsiTheme="majorHAnsi" w:cstheme="majorHAnsi"/>
          <w:b/>
          <w:bCs/>
          <w:sz w:val="28"/>
          <w:szCs w:val="28"/>
        </w:rPr>
        <w:t xml:space="preserve"/>
      </w:r>
      <w:r w:rsidR="00C75406" w:rsidRPr="00517B10">
        <w:rPr>
          <w:rFonts w:asciiTheme="majorHAnsi" w:hAnsiTheme="majorHAnsi" w:cstheme="majorHAnsi"/>
          <w:b/>
          <w:bCs/>
          <w:sz w:val="28"/>
          <w:szCs w:val="28"/>
        </w:rPr>
        <w:t/>
      </w:r>
      <w:r w:rsidR="00D16E0C" w:rsidRPr="00517B10">
        <w:rPr>
          <w:rFonts w:asciiTheme="majorHAnsi" w:hAnsiTheme="majorHAnsi" w:cstheme="majorHAnsi"/>
          <w:b/>
          <w:bCs/>
          <w:sz w:val="28"/>
          <w:szCs w:val="28"/>
        </w:rPr>
        <w:t xml:space="preserve"/>
      </w:r>
      <w:r w:rsidR="008A421E">
        <w:rPr>
          <w:rFonts w:asciiTheme="majorHAnsi" w:hAnsiTheme="majorHAnsi" w:cstheme="majorHAnsi"/>
          <w:b/>
          <w:bCs/>
          <w:sz w:val="28"/>
          <w:szCs w:val="28"/>
        </w:rPr>
        <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 xml:space="preserve">Kính gửi: </w:t>
      </w:r>
      <w:r w:rsidR="004B4C8F" w:rsidRPr="00517B10">
        <w:rPr>
          <w:rFonts w:asciiTheme="majorHAnsi" w:hAnsiTheme="majorHAnsi" w:cstheme="majorHAnsi"/>
          <w:bCs/>
          <w:sz w:val="28"/>
          <w:szCs w:val="28"/>
        </w:rPr>
        <w:t>Lãnh đạo Trường</w:t>
      </w:r>
      <w:r w:rsidRPr="00517B10">
        <w:rPr>
          <w:rFonts w:asciiTheme="majorHAnsi" w:hAnsiTheme="majorHAnsi" w:cstheme="majorHAnsi"/>
          <w:bCs/>
          <w:sz w:val="28"/>
          <w:szCs w:val="28"/>
        </w:rPr>
        <w:t>.</w:t>
      </w:r>
    </w:p>
    <w:p w14:paraId="541FE8DB" w14:textId="77777777" w:rsidR="006F07B1" w:rsidRPr="00517B10" w:rsidRDefault="006F07B1" w:rsidP="006F07B1">
      <w:pPr>
        <w:spacing w:before="120" w:line="288" w:lineRule="auto"/>
        <w:ind w:firstLine="720"/>
        <w:jc w:val="both"/>
        <w:rPr>
          <w:rFonts w:asciiTheme="majorHAnsi" w:hAnsiTheme="majorHAnsi" w:cstheme="majorHAnsi"/>
          <w:sz w:val="2"/>
          <w:szCs w:val="28"/>
        </w:rPr>
      </w:pP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Mục 5 và điểm b Mục 8 Thông báo số 1056/TB-CĐKT ngày 16/9/2026 của Trường Cao đẳng Kon Tum hướng dẫn sử dụng Skill “tao-skill-va-prompt-chuan” để xây dựng các Skill chuyên dụng phục vụ công việc tại các đơn vị thuộc Trường, sau khi nhận 04 báo cáo thẩm định độc lập lần 4 ngày 27/9/2026 (ChatGPT, Grok, Copilot, Gemini) đối với tệp plugin KTC-Quan-tri bản 1.3.1 và hồ sơ tiếp thu lần 3, gồm: Báo cáo tiếp thu, giải trình lần 3, Báo cáo quá trình xây dựng bản 4, dự thảo Thông báo hướng dẫn sử dụng bản 6 (sau đây gọi là Dự thảo Thông báo) và Tài liệu hướng dẫn sử dụng chi tiết bản 5 (sau đây gọi là Tài liệu hướng dẫn), Phòng TH-HC&amp;QT (đơn vị soạn thảo) đã kiểm tra lại từng phát hiện trên mã nguồn và tệp thực tế, khắc phục trên tệp plugin, kiểm thử, rà soát bổ sung bằng Skill “ktc-ra-soat-897” và báo cáo tiếp thu, giải trình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Đánh giá chung kết quả thẩm định lần 4</w:t>
      </w:r>
    </w:p>
    <w:tbl>
      <w:tblPr>
        <w:tblStyle w:val="TableGrid"/>
        <w:tblW w:w="9067" w:type="dxa"/>
        <w:jc w:val="center"/>
        <w:tblLook w:val="04A0" w:firstRow="1" w:lastRow="0" w:firstColumn="1" w:lastColumn="0" w:noHBand="0" w:noVBand="1"/>
      </w:tblPr>
      <w:tblGrid>
        <w:gridCol w:w="567"/>
        <w:gridCol w:w="1600"/>
        <w:gridCol w:w="1250"/>
        <w:gridCol w:w="2750"/>
        <w:gridCol w:w="2900"/>
      </w:tblGrid>
      <w:tr w:rsidR="00E0585F" w:rsidRPr="00E0585F" w14:paraId="595E2142" w14:textId="25732765" w:rsidTr="008F2450">
        <w:trPr>
          <w:jc w:val="center"/>
          <w:tblHeader/>
        </w:trPr>
        <w:tc>
          <w:tcPr>
            <w:tcW w:w="567"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16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Hệ thống</w:t>
            </w:r>
          </w:p>
        </w:tc>
        <w:tc>
          <w:tcPr>
            <w:tcW w:w="12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Điểm</w:t>
            </w:r>
          </w:p>
        </w:tc>
        <w:tc>
          <w:tcPr>
            <w:tcW w:w="275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Kết luận của bên thẩm định</w:t>
            </w:r>
          </w:p>
        </w:tc>
        <w:tc>
          <w:tcPr>
            <w:tcW w:w="2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Đánh giá của Đơn vị soạn thảo về độ tin cậy</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ChatGPT (OpenAI)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72/100</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Xác nhận 02 lỗi phát hiện ở lần 3 đã khắc phục; đồng ý kiểm thử trên Claude Code với dữ liệu giả lập; nêu 08 phát hiện (F4-01 đến F4-08), trong đó 03 điều kiện trước khi dùng dữ liệu nội bộ</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Cao: kiểm byte tệp nén, tệp Word, chạy lại ca thao tác chặn ghi và nhật ký; 03 phát hiện kỹ thuật (F4-01, F4-03, F4-04) được Đơn vị soạn thảo tái hiện đúng</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Grok (xAI)</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79 - 85</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hẹp trên Claude Code; chưa đồng ý trình ký để phân phối rộng khi chưa có biên bản nghiệm thu Claude (trò chuyện), Cowork và biên bản kiểm kê</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Khá: bám đúng hồ sơ; nhận diện đúng việc kết quả nghiệm thu đợt đầu thấp cần giải thích</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Copilot (Microsoft)</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92</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Đồng ý thí điểm có kiểm soát ở chế độ “Available to install”; chưa triển khai rộng</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nhận định chung, không nêu bằng chứng, không phát hiện vấn đề mới</w:t>
            </w:r>
          </w:p>
        </w:tc>
      </w:tr>
      <w:tr w:rsidR="00E0585F" w:rsidRPr="00E0585F" w14:paraId="309F89E7" w14:textId="1FD43EFC" w:rsidTr="008F2450">
        <w:trPr>
          <w:jc w:val="center"/>
        </w:trPr>
        <w:tc>
          <w:tcPr>
            <w:tcW w:w="567"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16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Gemini (Google)</w:t>
            </w:r>
          </w:p>
        </w:tc>
        <w:tc>
          <w:tcPr>
            <w:tcW w:w="1250"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Không chấm</w:t>
            </w:r>
          </w:p>
        </w:tc>
        <w:tc>
          <w:tcPr>
            <w:tcW w:w="275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Trình bày dưới dạng “Hội đồng thẩm định”, kết luận nghiệm thu có điều kiện để “ban hành chính thức toàn trường”; 04 yêu cầu điều chỉnh</w:t>
            </w:r>
          </w:p>
        </w:tc>
        <w:tc>
          <w:tcPr>
            <w:tcW w:w="2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Thấp: tự xưng Hội đồng không có quyết định thành lập, địa danh sai (“Kon Tum”), nêu tệp không có trong hồ sơ (06 biểu mẫu Excel, 14 script kiểm thử); có 02 ý có thể dùng</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Cả 04 báo cáo xác nhận các lỗi nghiêm trọng của các lần trước đã được khắc phục trên tệp plugin và chưa đồng ý triển khai diện rộng. ChatGPT tiếp tục là hệ thống duy nhất chạy thử, phát hiện: thao tác chặn ghi còn hỏi xác nhận (thay vì chặn) khi không xác định được nơi ghi; ba văn bản mang tên Track Changes trong hồ sơ không còn đánh dấu; metadata nghiệm thu ghi 3 lượt mỗi ca trong khi chạy 2 lượt. Đơn vị soạn thảo đã tái hiện cả ba, khắc phục trong bản 1.3.2 ngày 27/9/2026 (tệp ktc-quan-tri-1.3.2.zip, mã SHA-256 83cd2815113ce30de0a7af64c6f1eee99c83907fca18a180312516848ffa7959), nghiệm thu lại 15 ca trên Claude Code: 11/15 ca đạt cả 2 lượt, 26/30 lượt đạt (1 lượt quá thời gian chờ). Theo ý kiến của người phụ trách, Báo cáo này bổ sung tiêu chí vận hành thực tế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Ý kiến của ChatGPT (OpenAI)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2.1. </w:t>
      </w:r>
      <w:r>
        <w:rPr>
          <w:rFonts w:asciiTheme="majorHAnsi" w:hAnsiTheme="majorHAnsi" w:cstheme="majorHAnsi"/>
          <w:sz w:val="28"/>
          <w:szCs w:val="28"/>
        </w:rPr>
        <w:t xml:space="preserve">Đồng ý: nhật ký mặc định không còn lưu nguyên câu lệnh (ca thử độc lập); thao tác chặn ghi chặn được mã Python mở tệp để ghi, lệnh PowerShell lồng, lệnh PowerShell mã hóa.</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2.2. </w:t>
      </w:r>
      <w:r>
        <w:rPr>
          <w:rFonts w:asciiTheme="majorHAnsi" w:hAnsiTheme="majorHAnsi" w:cstheme="majorHAnsi"/>
          <w:sz w:val="28"/>
          <w:szCs w:val="28"/>
        </w:rPr>
        <w:t xml:space="preserve">F4-01 (Mức 1 đối với dữ liệu thật): lệnh có biến trỏ vào kho kèm thao tác sao chép vẫn chỉ được hỏi xác nhận; người dùng đồng ý là ghi được vào kho. Đề nghị chặn mặc định.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khắc phục trong bản 1.3.2: lệnh có nhắc tới kho, có dấu hiệu ghi nhưng không xác định được nơi ghi nay bị chặn, không còn lựa chọn đồng ý; chặn thêm việc tạo liên kết trỏ vào kho (một đường vòng để ghi). Chạy lại 1.653 câu lệnh thật trong nhật ký vận hành: không lệnh nào rơi vào trường hợp này, nên đổi sang chặn không làm tăng chặn nhầm. Ca thử dùng đúng lệnh bên thẩm định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2.3. </w:t>
      </w:r>
      <w:r>
        <w:rPr>
          <w:rFonts w:asciiTheme="majorHAnsi" w:hAnsiTheme="majorHAnsi" w:cstheme="majorHAnsi"/>
          <w:sz w:val="28"/>
          <w:szCs w:val="28"/>
        </w:rPr>
        <w:t xml:space="preserve">F4-02: chưa nghiệm thu Claude (trò chuyện), Cowork; phiếu mới là biểu mẫu trống.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Chưa thực hiện được vì cần tài khoản người dùng trên hai nền tảng và người chứng kiến; phiếu 15 ca (Claude), 17 ca (Cowork) đã sẵn sàng, cập nhật mã SHA-256 bản 1.3.2 (lộ trình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2.4. </w:t>
      </w:r>
      <w:r>
        <w:rPr>
          <w:rFonts w:asciiTheme="majorHAnsi" w:hAnsiTheme="majorHAnsi" w:cstheme="majorHAnsi"/>
          <w:sz w:val="28"/>
          <w:szCs w:val="28"/>
        </w:rPr>
        <w:t xml:space="preserve">F4-03: ba văn bản mang tên Track Changes không có đánh dấu trong toàn bộ tệp; đề nghị dựng lại có đánh dấu thật hoặc đổi tên thành bản sạch.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Giải trình, tiếp thu. Đơn vị soạn thảo kiểm tra byte: bản gốc tại thư mục soạn thảo còn đủ đánh dấu (17, 43 và 147 đánh dấu); bốn tệp trong thư mục hồ sơ được người phụ trách mở trong Word, chấp nhận toàn bộ thay đổi và lưu lại sau khi lập hồ sơ (11 giờ 42 - 11 giờ 48 ngày 27/9/2026), nên tệp gửi thẩm định không còn đánh dấu và không còn khớp mã băm trong danh mục. Khắc phục: (1) mỗi văn bản gửi kèm hai tệp: bản Track Changes (đặt thuộc tính chỉ đọc) và bản sạch để đọc duyệt; (2) công cụ kiểm hồ sơ ngay trước khi gửi (đối chiếu mã băm với danh mục, đếm đánh dấu của tệp Track Changes) — chạy thử trên hồ sơ vòng 4 bắt đúng sự cố; (3) văn bản lần này dựng trên chính các bản người phụ trách đã chấp nhận và chỉnh sửa (giữ cách trình bày khối chữ ký người phụ trách đã sửa ở hai Báo cáo).</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2.5. </w:t>
      </w:r>
      <w:r>
        <w:rPr>
          <w:rFonts w:asciiTheme="majorHAnsi" w:hAnsiTheme="majorHAnsi" w:cstheme="majorHAnsi"/>
          <w:sz w:val="28"/>
          <w:szCs w:val="28"/>
        </w:rPr>
        <w:t xml:space="preserve">F4-04: tệp kết quả nghiệm thu ghi 3 lượt mỗi ca, thực tế 2 lượt; bằng chứng tự mâu thuẫn.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công cụ đánh giá lấy số lượt ghi trong tệp kết quả từ khai báo của từng ca (mặc định 3), không từ tham số dòng lệnh. Đã khai báo 2 lượt trong từng ca; tệp kết quả nghiệm thu lại ghi 2 lượt mỗi ca, khớp số lượt đã chạy.</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2.6. </w:t>
      </w:r>
      <w:r>
        <w:rPr>
          <w:rFonts w:asciiTheme="majorHAnsi" w:hAnsiTheme="majorHAnsi" w:cstheme="majorHAnsi"/>
          <w:sz w:val="28"/>
          <w:szCs w:val="28"/>
        </w:rPr>
        <w:t xml:space="preserve">F4-05: kiểm tra tĩnh toàn hệ còn 28 lỗi; lập biên bản ngoại lệ, không ghi “tất cả kiểm tra đạt”.</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28 lỗi đều là tệp đầu vào người phụ trách nạp vào thư mục đầu vào ngày 27/9/2026 đã có sẵn trong kho; không thuộc tệp plugin. Đã lập danh mục 28 tệp để người phụ trách quyết định bỏ (đọc thẳng từ kho) hoặc giữ (ghi ngoại lệ đã duyệt); hồ sơ ghi rõ kiểm tra toàn hệ còn 28 lỗi chờ quyết định.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2.7. </w:t>
      </w:r>
      <w:r>
        <w:rPr>
          <w:rFonts w:asciiTheme="majorHAnsi" w:hAnsiTheme="majorHAnsi" w:cstheme="majorHAnsi"/>
          <w:sz w:val="28"/>
          <w:szCs w:val="28"/>
        </w:rPr>
        <w:t xml:space="preserve">F4-06: phân quyền chỉ đọc là biện pháp chính nhưng chưa có biên bản kiểm tra bằng tài khoản thử.</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lập sẵn biểu mẫu biên bản (cấu hình chia sẻ từng thư mục, 7 thao tác thử bằng tài khoản không phải người quản lý kho, kết luận, chữ ký); Phòng TH-HC&amp;QT thực hiện trước khi thí điểm.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2.8. </w:t>
      </w:r>
      <w:r>
        <w:rPr>
          <w:rFonts w:asciiTheme="majorHAnsi" w:hAnsiTheme="majorHAnsi" w:cstheme="majorHAnsi"/>
          <w:sz w:val="28"/>
          <w:szCs w:val="28"/>
        </w:rPr>
        <w:t xml:space="preserve">F4-07: số đo token theo quy ước ký tự/4 chỉ là ước lượng; cần đo thực tế theo tác vụ; đường dẫn quy tắc đầy đủ cho tác tử chưa tường minh. F4-08: Tài liệu hướng dẫn đặt ChatGPT, Gemini song song như plugin.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ghi đường dẫn tường minh tệp quy tắc đầy đủ cho tác tử; Tài liệu hướng dẫn đổi tiêu đề mục 6 Phần III thành “Dùng tài liệu kỹ năng trên ChatGPT, Gemini (không phải plugin, chỉ đối chiếu chéo)”; đo token, tỷ lệ chọn đúng kỹ năng theo tác vụ đưa vào báo cáo hậu thí điểm (Dự thảo Thông báo điểm d Mục 1 Phần III).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2.9. </w:t>
      </w:r>
      <w:r>
        <w:rPr>
          <w:rFonts w:asciiTheme="majorHAnsi" w:hAnsiTheme="majorHAnsi" w:cstheme="majorHAnsi"/>
          <w:sz w:val="28"/>
          <w:szCs w:val="28"/>
        </w:rPr>
        <w:t xml:space="preserve">Kịch bản biên còn phải chạy: biến môi trường đặt từ trước, liên kết tượng trưng, chương trình có sẵn trong tệp, chép qua ứng dụng kết nối hoặc giao diện; 3 lần lặp từng ca trên mô hình, phiên bản cụ thể.</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đã chặn tạo liên kết trỏ vào kho (có ca thử). Biến đặt từ phiên trước, chương trình có sẵn trong tệp, thao tác qua giao diện hoặc ứng dụng kết nối: thao tác chặn ghi không nhìn thấy — lớp bảo vệ là phân quyền chỉ đọc (nội dung 2.7, ca 7 biên bản). Lặp theo mô hình: ghi mô hình, phiên bản vào phiếu nghiệm thu Claude,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Ý kiến của Grok (xAI)</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3.1. </w:t>
      </w:r>
      <w:r>
        <w:rPr>
          <w:rFonts w:asciiTheme="majorHAnsi" w:hAnsiTheme="majorHAnsi" w:cstheme="majorHAnsi"/>
          <w:sz w:val="28"/>
          <w:szCs w:val="28"/>
        </w:rPr>
        <w:t xml:space="preserve">Bản 1.3.1 đã khắc phục các lỗi các vòng trước; đồng ý thí điểm hẹp (Claude Code; Phòng TH-HC&amp;QT và tối đa 1 - 2 đơn vị); chưa trình ký để phân phối rộng.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Thống nhất; đề xuất phạm vi thí điểm tại mục 9.</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3.2. </w:t>
      </w:r>
      <w:r>
        <w:rPr>
          <w:rFonts w:asciiTheme="majorHAnsi" w:hAnsiTheme="majorHAnsi" w:cstheme="majorHAnsi"/>
          <w:sz w:val="28"/>
          <w:szCs w:val="28"/>
        </w:rPr>
        <w:t xml:space="preserve">Cần giải thích kết quả nghiệm thu đợt đầu thấp (tỷ lệ đạt khoảng 0,27) so với đợt sau 15/15.</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đợt 1 dừng ở ca 05 do tài khoản chạm giới hạn phiên — 11 ca lỗi hạ tầng, không phải không đạt; đợt 3 (ca 10 - 15) 2/6 ca đạt, phát hiện kỹ năng báo cáo không tự kích hoạt và hai bộ chấm chấm sai → sửa; đợt 4 chạy lại đủ 15 ca bản 1.3.1 (30/30 lượt); đợt 5 chạy đủ 15 ca bản 1.3.2 (11/15 ca đạt cả 2 lượt, 26/30 lượt đạt (1 lượt quá thời gian chờ), phân tích tại nội dung 7.4). Các đợt đều giữ tệp kết quả, giải thích tại hồ sơ bằng chứng.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3.3. </w:t>
      </w:r>
      <w:r>
        <w:rPr>
          <w:rFonts w:asciiTheme="majorHAnsi" w:hAnsiTheme="majorHAnsi" w:cstheme="majorHAnsi"/>
          <w:sz w:val="28"/>
          <w:szCs w:val="28"/>
        </w:rPr>
        <w:t xml:space="preserve">Trước thí điểm Claude (trò chuyện), Cowork: điền phiếu nghiệm thu; biên bản kiểm kê cấp tổ chức; đính kèm phiếu rà soát 897 khi trình ký; không tuyên bố “đã nghiệm thu 3 nền tảng”.</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Đã rà soát bổ sung (vòng 3) bằng Skill “ktc-ra-soat-897” phần sửa đổi lần 3, lần 4 của Dự thảo Thông báo, Tài liệu hướng dẫn: không có Mức 1; 03 vấn đề Mức 2 (phạm vi dữ liệu trong thí điểm có thể hiểu rộng hơn Thông báo số 924/TB-CĐKT; cách nói về kết quả trên Claude Code dễ hiểu nhầm) đã sửa bằng Track Changes; hồ sơ trình ký kèm 06 phiếu rà soát (3 vòng × 2 văn bản).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Ý kiến của Copilot (Microsoft)</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4.1. </w:t>
      </w:r>
      <w:r>
        <w:rPr>
          <w:rFonts w:asciiTheme="majorHAnsi" w:hAnsiTheme="majorHAnsi" w:cstheme="majorHAnsi"/>
          <w:sz w:val="28"/>
          <w:szCs w:val="28"/>
        </w:rPr>
        <w:t xml:space="preserve">Đồng ý thí điểm có kiểm soát; kiến nghị: nghiệm thu Claude, Cowork; xác nhận phân quyền chỉ đọc; báo cáo hậu thí điểm, thống kê lưu lượng thực tế, tỷ lệ kích hoạt đúng kỹ năng, xử lý sự cố.</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Dự thảo Thông báo bổ sung nội dung báo cáo hậu thí điểm (số phiên, sản phẩm, sự cố, tỷ lệ chọn đúng kỹ năng, lưu lượng); công cụ thống kê vận hành đã có (mục 6).</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Ý kiến của Gemini (Google)</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5.1. </w:t>
      </w:r>
      <w:r>
        <w:rPr>
          <w:rFonts w:asciiTheme="majorHAnsi" w:hAnsiTheme="majorHAnsi" w:cstheme="majorHAnsi"/>
          <w:sz w:val="28"/>
          <w:szCs w:val="28"/>
        </w:rPr>
        <w:t xml:space="preserve">Xóa tệp plugin 1.3.0 trong thư mục hồ sơ để tránh xung đột phiên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Tiếp thu một phần: không xóa vì ChatGPT (lần 3) yêu cầu hồ sơ kèm phiên bản liền trước để đối chiếu; chuyển vào thư mục riêng “ban-lien-truoc” kèm ghi chú, tránh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5.2. </w:t>
      </w:r>
      <w:r>
        <w:rPr>
          <w:rFonts w:asciiTheme="majorHAnsi" w:hAnsiTheme="majorHAnsi" w:cstheme="majorHAnsi"/>
          <w:sz w:val="28"/>
          <w:szCs w:val="28"/>
        </w:rPr>
        <w:t xml:space="preserve">Khóa vùng công thức trong 06 biểu mẫu Excel KPI.</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tiếp thu tại lần này, có giải trình: 06 mẫu thuộc Quyết định số 1923/QĐ-CĐKT do Phòng TCCB&amp;CTHSSV quản lý; người dùng phải chèn dòng đầu việc nên khóa trang tính sẽ cản trở việc nhập. Đề xuất bổ sung phép kiểm phát hiện ô công thức bị ghi đè trong kỹ năng lập KPI ở lần cập nhật sau, có ý kiến Phòng TCCB&amp;CTHSSV.</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5.3. </w:t>
      </w:r>
      <w:r>
        <w:rPr>
          <w:rFonts w:asciiTheme="majorHAnsi" w:hAnsiTheme="majorHAnsi" w:cstheme="majorHAnsi"/>
          <w:sz w:val="28"/>
          <w:szCs w:val="28"/>
        </w:rPr>
        <w:t xml:space="preserve">Bổ sung cơ chế cắt tỉa bộ nhớ trong nhật ký; bổ sung xử lý nhiều bảng mã trong công cụ kiểm tra văn bản.</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Nội dung thứ nhất đã có (tự xóa nhật ký cũ hơn 30 ngày; phần nạp đầu phiên có ngưỡng 4.500 ký tự). Tiếp thu nội dung thứ hai: công cụ kiểm viện dẫn đọc được tệp văn bản UTF-8, UTF-16, Windows-1258, Windows-1252, báo bảng mã đã dùng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5.4. </w:t>
      </w:r>
      <w:r>
        <w:rPr>
          <w:rFonts w:asciiTheme="majorHAnsi" w:hAnsiTheme="majorHAnsi" w:cstheme="majorHAnsi"/>
          <w:sz w:val="28"/>
          <w:szCs w:val="28"/>
        </w:rPr>
        <w:t xml:space="preserve">Kết luận “nghiệm thu có điều kiện … để đóng gói ban hành chính thức toàn trường” trước 30/9/2026.</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Ý kiến tiếp thu, giải trình của Đơn vị soạn thảo: </w:t>
      </w:r>
      <w:r>
        <w:rPr>
          <w:rFonts w:asciiTheme="majorHAnsi" w:hAnsiTheme="majorHAnsi" w:cstheme="majorHAnsi"/>
          <w:sz w:val="28"/>
          <w:szCs w:val="28"/>
          <w:shd w:val="clear" w:color="auto" w:fill="FFFFFF"/>
        </w:rPr>
        <w:t xml:space="preserve">Không dùng làm căn cứ: không có Hội đồng thẩm định được thành lập; kết luận ban hành toàn Trường trái với 03 báo cáo còn lại và với điều kiện nghiệm thu tại Dự thảo Thông báo.</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Vận hành thực tế của Bộ công cụ (bổ sung theo ý kiến người phụ trách)</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Từ ngày 18/9/2026, người phụ trách xây dựng đã sử dụng Bộ công cụ hằng ngày trong công việc thật của Phòng TH-HC&amp;QT trên Claude Code. Số liệu thống kê tự động từ nhật ký vận hành (chỉ thông tin mô tả), sản phẩm và lịch sử mã nguồn: 10 ngày, 37 phiên, 2.111 thao tác, 95 lượt yêu cầu; 87 lần cập nhật mã nguồn. Sản phẩm nghiệp vụ thật gồm: công văn; rà soát văn bản theo Thông báo số 897/TB-CĐKT; đề án, đề cương hạng A; bản cam kết KPI của Phòng TH-HC&amp;QT; báo cáo công tác tháng 9/2026; kế hoạch và KPI cá nhân (bảng tính Excel); đề xuất bổ sung kho dữ liệu. Trong vận hành, thao tác chặn ghi đã chặn một lệnh sửa tệp ngoài kho có chữ “KTC-Database” trong nội dung thay thế (chặn nhầm) — đã sửa trong bản 1.3.2, có ca thử. Phạm vi: đây là vận hành của Phòng TH-HC&amp;QT trên Claude Code, chưa phải thí điểm tại các đơn vị; chưa có số liệu trên Claude (trò chuyện), Cowork.</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Đơn vị soạn thảo tự phát hiện, điều chỉnh</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7.1. </w:t>
      </w:r>
      <w:r>
        <w:rPr>
          <w:rFonts w:asciiTheme="majorHAnsi" w:hAnsiTheme="majorHAnsi" w:cstheme="majorHAnsi"/>
          <w:sz w:val="28"/>
          <w:szCs w:val="28"/>
        </w:rPr>
        <w:t xml:space="preserve">Bản 1.3.1 nhận đường dẫn tuyệt đối dạng “C:\…” là đường dẫn tương đối (lỗi khi viết mã), có thể chặn nhầm lệnh ghi ra ngoài khi đang đứng trong thư mục kho.</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sửa, có ca thử.</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7.2. </w:t>
      </w:r>
      <w:r>
        <w:rPr>
          <w:rFonts w:asciiTheme="majorHAnsi" w:hAnsiTheme="majorHAnsi" w:cstheme="majorHAnsi"/>
          <w:sz w:val="28"/>
          <w:szCs w:val="28"/>
        </w:rPr>
        <w:t xml:space="preserve">Thao tác chặn ghi coi biểu thức thay thế của lệnh sed, perl là đường dẫn đích (chặn nhầm thật trong vận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Chỉ xét tệp đích; ca thử gồm đúng lệnh bị chặn nhầm.</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7.3. </w:t>
      </w:r>
      <w:r>
        <w:rPr>
          <w:rFonts w:asciiTheme="majorHAnsi" w:hAnsiTheme="majorHAnsi" w:cstheme="majorHAnsi"/>
          <w:sz w:val="28"/>
          <w:szCs w:val="28"/>
        </w:rPr>
        <w:t xml:space="preserve">Rà soát 897 vòng 3 phát hiện Tài liệu hướng dẫn nhắc Thông báo số 924/TB-CĐKT lần đầu chưa kèm ngày ban hành.</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Đã bổ sung “ngày 11/8/2026”.</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b/>
          <w:bCs/>
          <w:sz w:val="28"/>
          <w:szCs w:val="28"/>
        </w:rPr>
        <w:t xml:space="preserve">7.4. </w:t>
      </w:r>
      <w:r>
        <w:rPr>
          <w:rFonts w:asciiTheme="majorHAnsi" w:hAnsiTheme="majorHAnsi" w:cstheme="majorHAnsi"/>
          <w:sz w:val="28"/>
          <w:szCs w:val="28"/>
        </w:rPr>
        <w:t xml:space="preserve">Nghiệm thu bản 1.3.2 đạt 11/15 ca đạt cả 2 lượt, 26/30 lượt đạt (1 lượt quá thời gian chờ), thấp hơn đợt trước trên bản 1.3.1 (30/30 lượt) dù nội dung 8 kỹ năng gần như không đổi — kết quả của mô hình dao động giữa các lượt chạy. Đọc lại từng lượt không đạt: 01 lượt quá thời gian chờ (hạ tầng); 01 lượt giám khảo AI chấm “không đạt” câu trả lời đạt đủ tiêu chí (ca 01); 01 lượt kỹ năng báo cáo không tự kích hoạt nên thiếu mã cảnh báo, nội dung vẫn an toàn (ca 12); 01 lượt soạn đúng căn cứ nhưng vẫn đưa kèm phương án ghi số hiệu Luật trái quy ước, có cảnh báo (ca 13). Cộng hai đợt trên cùng nội dung kỹ năng: 56/60 lượt đạt. Bản dựng chạy nghiệm thu khác bản phát hành 1.3.2 đúng tệp thao tác chặn ghi (sửa chặn nhầm sed, perl) và tệp ghi chú; 8 kỹ năng, 7 tác tử giống nhau từng byte.</w:t>
      </w:r>
    </w:p>
    <w:p w14:paraId="20EE2A5A" w14:textId="591CB587"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b/>
          <w:bCs/>
          <w:i/>
          <w:iCs/>
          <w:sz w:val="28"/>
          <w:szCs w:val="28"/>
          <w:shd w:val="clear" w:color="auto" w:fill="FFFFFF"/>
        </w:rPr>
        <w:t xml:space="preserve">Nội dung điều chỉnh: </w:t>
      </w:r>
      <w:r>
        <w:rPr>
          <w:rFonts w:asciiTheme="majorHAnsi" w:hAnsiTheme="majorHAnsi" w:cstheme="majorHAnsi"/>
          <w:sz w:val="28"/>
          <w:szCs w:val="28"/>
          <w:shd w:val="clear" w:color="auto" w:fill="FFFFFF"/>
        </w:rPr>
        <w:t xml:space="preserve">Ghi nhận trung thực trong hồ sơ bằng chứng; tiếp tục khuyến nghị gọi đích danh kỹ năng với việc báo cáo (Dự thảo Thông báo, Tài liệu hướng dẫn); nghiệm thu Claude, Cowork lặp tối thiểu 2 lượt mỗi ca; kỹ năng soạn thảo bổ sung quy tắc không đưa phương án trái quy ước ở lần cập nhật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Điều chỉnh, sửa đổi, bổ sung tại sản phẩm và dự thảo, cụ thể:</w:t>
      </w:r>
    </w:p>
    <w:tbl>
      <w:tblPr>
        <w:tblStyle w:val="TableGrid"/>
        <w:tblW w:w="9067" w:type="dxa"/>
        <w:jc w:val="center"/>
        <w:tblLook w:val="04A0" w:firstRow="1" w:lastRow="0" w:firstColumn="1" w:lastColumn="0" w:noHBand="0" w:noVBand="1"/>
      </w:tblPr>
      <w:tblGrid>
        <w:gridCol w:w="704"/>
        <w:gridCol w:w="3300"/>
        <w:gridCol w:w="3900"/>
        <w:gridCol w:w="1163"/>
      </w:tblGrid>
      <w:tr w:rsidR="00E0585F" w:rsidRPr="00E0585F" w14:paraId="595E2142" w14:textId="25732765" w:rsidTr="008F2450">
        <w:trPr>
          <w:jc w:val="center"/>
          <w:tblHeader/>
        </w:trPr>
        <w:tc>
          <w:tcPr>
            <w:tcW w:w="704"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TT</w:t>
            </w:r>
          </w:p>
        </w:tc>
        <w:tc>
          <w:tcPr>
            <w:tcW w:w="33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lỗi</w:t>
            </w:r>
          </w:p>
        </w:tc>
        <w:tc>
          <w:tcPr>
            <w:tcW w:w="3900"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Nội dung điều chỉnh</w:t>
            </w:r>
          </w:p>
        </w:tc>
        <w:tc>
          <w:tcPr>
            <w:tcW w:w="1163" w:type="dxa"/>
            <w:vAlign w:val="center"/>
          </w:tcPr>
          <w:p w14:paraId="7A45BD6F" w14:textId="08F6E95D" w:rsidR="00E0585F" w:rsidRPr="00E0585F" w:rsidRDefault="008F2450" w:rsidP="008F2450">
            <w:pPr>
              <w:widowControl w:val="0"/>
              <w:jc w:val="center"/>
              <w:rPr>
                <w:rFonts w:asciiTheme="majorHAnsi" w:hAnsiTheme="majorHAnsi" w:cstheme="majorHAnsi"/>
                <w:b/>
                <w:bCs/>
                <w:sz w:val="26"/>
                <w:szCs w:val="26"/>
              </w:rPr>
            </w:pPr>
            <w:r>
              <w:rPr>
                <w:rFonts w:asciiTheme="majorHAnsi" w:hAnsiTheme="majorHAnsi" w:cstheme="majorHAnsi"/>
                <w:b/>
                <w:bCs/>
                <w:sz w:val="26"/>
                <w:szCs w:val="26"/>
              </w:rPr>
              <w:t xml:space="preserve">Mức lỗi</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chỉ hỏi xác nhận khi không xác định được nơi ghi</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Bản 1.3.2: chặn; chặn tạo liên kết trỏ vào kho</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1</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Track Changes trong hồ sơ mất đánh dấu, lệch mã băm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Gửi kèm bản Track Changes (chỉ đọc) và bản sạch; công cụ kiểm hồ sơ trước khi gửi</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Tệp kết quả nghiệm thu ghi sai số lượt</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Khai báo số lượt trong từng ca; nghiệm thu lại bản 1.3.2</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4.</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Tài liệu hướng dẫn: phạm vi dữ liệu thí điểm có thể hiểu rộng hơn TB 924; cách nói về Claude Code dễ hiểu nhầm</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Giới hạn theo Thông báo số 924/TB-CĐKT; ghi rõ chưa nền tảng nào có biên bản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5.</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Chưa có biên bản phân quyền chỉ đọc, kiểm kê cấp tổ chức, nghiệm thu Claude, Cowork</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Biểu mẫu biên bản, phiếu nghiệm thu sẵn sàng; giao đơn vị thực hiện</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6.</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Thao tác chặn ghi chặn nhầm sed, perl; nhận nhầm đường dẫn “C:\…”</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có ca thử; 1.653 lệnh thật: 0 chặn nhầm</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2</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7.</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Dự thảo Thông báo: phiên bản gắn cho cả danh sách thao tác tự động; chưa giao ai lập biên bản nghiệm thu; báo cáo hậu thí điểm chưa rõ nơi nhận</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Sửa theo phiếu rà soát 897 vòng 3</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r w:rsidR="00E0585F" w:rsidRPr="00E0585F" w14:paraId="309F89E7" w14:textId="1FD43EFC" w:rsidTr="008F2450">
        <w:trPr>
          <w:jc w:val="center"/>
        </w:trPr>
        <w:tc>
          <w:tcPr>
            <w:tcW w:w="704"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8.</w:t>
            </w:r>
          </w:p>
        </w:tc>
        <w:tc>
          <w:tcPr>
            <w:tcW w:w="33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Tài liệu hướng dẫn đặt ChatGPT, Gemini như plugin; đường dẫn quy tắc cho tác tử chưa tường minh; công cụ kiểm viện dẫn chỉ đọc UTF-8</w:t>
            </w:r>
          </w:p>
        </w:tc>
        <w:tc>
          <w:tcPr>
            <w:tcW w:w="3900" w:type="dxa"/>
            <w:vAlign w:val="center"/>
          </w:tcPr>
          <w:p w14:paraId="0AE9D591" w14:textId="709B6120" w:rsidR="00E0585F" w:rsidRPr="00160C0F" w:rsidRDefault="00E0585F" w:rsidP="008F2450">
            <w:pPr>
              <w:widowControl w:val="0"/>
              <w:jc w:val="both"/>
              <w:rPr>
                <w:rFonts w:asciiTheme="majorHAnsi" w:hAnsiTheme="majorHAnsi" w:cstheme="majorHAnsi"/>
                <w:sz w:val="26"/>
                <w:szCs w:val="26"/>
              </w:rPr>
            </w:pPr>
            <w:r>
              <w:rPr>
                <w:rFonts w:asciiTheme="majorHAnsi" w:hAnsiTheme="majorHAnsi" w:cstheme="majorHAnsi"/>
                <w:sz w:val="26"/>
                <w:szCs w:val="26"/>
              </w:rPr>
              <w:t xml:space="preserve">Đổi tiêu đề mục 6 Phần III; đường dẫn tường minh; đọc nhiều bảng mã</w:t>
            </w:r>
          </w:p>
        </w:tc>
        <w:tc>
          <w:tcPr>
            <w:tcW w:w="1163" w:type="dxa"/>
            <w:vAlign w:val="center"/>
          </w:tcPr>
          <w:p w14:paraId="0AE9D591" w14:textId="709B6120" w:rsidR="00E0585F" w:rsidRPr="00160C0F" w:rsidRDefault="00E0585F" w:rsidP="008F2450">
            <w:pPr>
              <w:widowControl w:val="0"/>
              <w:jc w:val="center"/>
              <w:rPr>
                <w:rFonts w:asciiTheme="majorHAnsi" w:hAnsiTheme="majorHAnsi" w:cstheme="majorHAnsi"/>
                <w:sz w:val="26"/>
                <w:szCs w:val="26"/>
              </w:rPr>
            </w:pPr>
            <w:r>
              <w:rPr>
                <w:rFonts w:asciiTheme="majorHAnsi" w:hAnsiTheme="majorHAnsi" w:cstheme="majorHAnsi"/>
                <w:sz w:val="26"/>
                <w:szCs w:val="26"/>
              </w:rPr>
              <w:t xml:space="preserve">3</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Tổng hợp: 17 ý kiến, gồm 10 ý kiến tiếp thu hoặc thống nhất, 05 ý kiến tiếp thu một phần có giải trình (2.4, 2.6, 2.9, 5.1, 5.3), 02 ý kiến không tiếp thu có giải trình (5.2, 5.4); Đơn vị soạn thảo tự phát hiện, điều chỉnh thêm 04 nội dung.</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Lộ trình hoàn thiện và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Đã thực hiện ngày 27/9/2026: plugin bản 1.3.2 (chưa phân phối), hồ sơ bằng chứng; nghiệm thu Claude Code 15 ca (11/15 ca đạt cả 2 lượt, 26/30 lượt đạt (1 lượt quá thời gian chờ)); rà soát 897 vòng 3; Dự thảo Thông báo bản 7, Tài liệu hướng dẫn bản 6, Báo cáo quá trình xây dựng bản 5 (Track Changes và bản sạch); thống kê vận hành thực tế; biểu mẫu biên bản phân quyền chỉ đọc.</w:t>
      </w:r>
    </w:p>
    <w:p w14:paraId="70928652" w14:textId="4D2D36C6" w:rsidR="00B60CA8" w:rsidRPr="00B60CA8" w:rsidRDefault="008F2450" w:rsidP="006465FF">
      <w:pPr>
        <w:widowControl w:val="0"/>
        <w:spacing w:before="120" w:after="120"/>
        <w:ind w:firstLine="720"/>
        <w:jc w:val="both"/>
        <w:rPr>
          <w:ins w:id="1002" w:author="Cập nhật 28/9, bản 1.3.5 (Claude)" w:date="2026-09-28T14:38:48Z"/>
          <w:rFonts w:asciiTheme="majorHAnsi" w:hAnsiTheme="majorHAnsi" w:cstheme="majorHAnsi"/>
          <w:sz w:val="28"/>
          <w:szCs w:val="28"/>
          <w:shd w:val="clear" w:color="auto" w:fill="FFFFFF"/>
        </w:rPr>
      </w:pPr>
      <w:ins w:id="1001" w:author="Cập nhật 28/9, bản 1.3.5 (Claude)" w:date="2026-09-28T14:38:48Z">
        <w:r>
          <w:rPr>
            <w:rFonts w:asciiTheme="majorHAnsi" w:hAnsiTheme="majorHAnsi" w:cstheme="majorHAnsi"/>
            <w:sz w:val="28"/>
            <w:szCs w:val="28"/>
            <w:shd w:val="clear" w:color="auto" w:fill="FFFFFF"/>
          </w:rPr>
          <w:t xml:space="preserve">- Đã thực hiện ngày 28/9/2026: cập nhật plugin bản 1.3.3 - 1.3.5 theo Quyết định số 2119/QĐ-CĐKT ngày 28/9/2026 ban hành Danh mục sản phẩm, công việc (thay thế danh mục dự thảo kèm Thông báo số 1052/TB-CĐKT; nội dung hai thang điểm quy đổi được bảo lưu từ lần 1 nay đã có văn bản phân định; cột Điểm chấm, Hệ số của kế hoạch, báo cáo giữ 4 mức theo Quyết định số 1923/QĐ-CĐKT Phụ lục I, II); sửa thao tác chặn ghi chặn nhầm lệnh chỉ đọc kho (chạy lại 2.289 lệnh thật: bỏ 25 lần chặn nhầm, không phát sinh lần chặn mới); bổ sung kết nối thư mục đầu vào, đầu ra cho tài khoản thành viên trên Cowork (1.3.5); nghiệm thu lại: 8/8 lượt đạt (1.3.3), 4/4 lượt đạt (bản 1.3.4); 6/8 lượt đạt (bản 1.3.5; 2 lượt ca 01 bị chấm trượt do tiêu chí lấy mã đơn vị đoán làm đáp án, đã sửa tiêu chí, chạy lại ca 01: 2/2 lượt đạt); mã SHA-256 bản 1.3.5 228926d5ae61ec27fe59be8c4b569940c56740c752e605ad8ca8690e02ebd929.</w:t>
        </w:r>
      </w:ins>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30/9/2026: Phòng TH-HC&amp;QT phân quyền chỉ đọc kho, kiểm bằng tài khoản thử, lập biên bản; người phụ trách quyết định 28 tệp đầu vào trùng kho.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03/10/2026: Phòng QLKHCN&amp;HTPT kiểm kê, chuyển các bản 1.3.1 trở về trước sang “Not available”, lập biên bản; </w:t>
      </w:r>
      <w:del w:id="1003" w:author="Cập nhật 28/9, bản 1.3.5 (Claude)" w:date="2026-09-28T14:38:48Z">
        <w:r>
          <w:rPr>
            <w:rFonts w:asciiTheme="majorHAnsi" w:hAnsiTheme="majorHAnsi" w:cstheme="majorHAnsi"/>
            <w:sz w:val="28"/>
            <w:szCs w:val="28"/>
            <w:shd w:val="clear" w:color="auto" w:fill="FFFFFF"/>
          </w:rPr>
          <w:delText xml:space="preserve">nạp bản 1.3.2 để nghiệm thu.</w:delText>
        </w:r>
      </w:del>
      <w:ins w:id="1004" w:author="Cập nhật 28/9, bản 1.3.5 (Claude)" w:date="2026-09-28T14:38:48Z">
        <w:r>
          <w:rPr>
            <w:rFonts w:asciiTheme="majorHAnsi" w:hAnsiTheme="majorHAnsi" w:cstheme="majorHAnsi"/>
            <w:sz w:val="28"/>
            <w:szCs w:val="28"/>
            <w:shd w:val="clear" w:color="auto" w:fill="FFFFFF"/>
          </w:rPr>
          <w:t xml:space="preserve">nạp bản 1.3.5 để nghiệm thu.</w:t>
        </w:r>
      </w:ins>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Trước ngày 05/10/2026: nghiệm thu Claude (trò chuyện) 15 ca, Cowork 17 ca theo phiếu, có đại diện Phòng TCCB&amp;CTHSSV và 01 đơn vị thí điểm.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Từ kỳ báo cáo tháng 10/2026, khi đã có các biên bản trên: thí điểm “Available to install” tại Phòng TH-HC&amp;QT và tối đa 02 đơn vị do Hiệu trưởng chỉ định; sau 01 kỳ, báo cáo hậu thí điểm để Hiệu trưởng xem xét trình ký Thông báo và chế độ phân phối.</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Trong thời gian chờ, không cài đặt, không phân phối bản 1.3.1 trở về trước; </w:t>
      </w:r>
      <w:del w:id="1005" w:author="Cập nhật 28/9, bản 1.3.5 (Claude)" w:date="2026-09-28T14:38:48Z">
        <w:r>
          <w:rPr>
            <w:rFonts w:asciiTheme="majorHAnsi" w:hAnsiTheme="majorHAnsi" w:cstheme="majorHAnsi"/>
            <w:sz w:val="28"/>
            <w:szCs w:val="28"/>
          </w:rPr>
          <w:delText xml:space="preserve">bản 1.3.2 dùng trên Claude Code với dữ liệu giả lập</w:delText>
        </w:r>
      </w:del>
      <w:ins w:id="1006" w:author="Cập nhật 28/9, bản 1.3.5 (Claude)" w:date="2026-09-28T14:38:48Z">
        <w:r>
          <w:rPr>
            <w:rFonts w:asciiTheme="majorHAnsi" w:hAnsiTheme="majorHAnsi" w:cstheme="majorHAnsi"/>
            <w:sz w:val="28"/>
            <w:szCs w:val="28"/>
          </w:rPr>
          <w:t xml:space="preserve">bản 1.3.5 dùng trên Claude Code với dữ liệu giả lập</w:t>
        </w:r>
      </w:ins>
      <w:r>
        <w:rPr>
          <w:rFonts w:asciiTheme="majorHAnsi" w:hAnsiTheme="majorHAnsi" w:cstheme="majorHAnsi"/>
          <w:sz w:val="28"/>
          <w:szCs w:val="28"/>
        </w:rPr>
        <w:t xml:space="preserve">, văn bản đã ban hành hoặc công khai. Đơn vị soạn thảo kính đề nghị Lãnh đạo Trường cho ý kiến về: (a) đơn vị tham gia thí điểm; (b) người chứng kiến nghiệm thu trên Claude, Cowork.</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Báo cáo tiếp thu, giải trình ý kiến thẩm định độc lập lần 4 đối với bộ công cụ trí tuệ nhân tạo KTC-Quan-tri và các văn bản kèm theo của Phòng TH-HC&amp;QT, Phòng kính trình Hiệu trưởng nhà trường xem xét, phê duyệt./.</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